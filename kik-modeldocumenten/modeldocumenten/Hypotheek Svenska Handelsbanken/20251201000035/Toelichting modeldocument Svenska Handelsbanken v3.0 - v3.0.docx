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2269" w:tblpY="625"/>
        <w:tblW w:w="8859" w:type="dxa"/>
        <w:tblCellMar>
          <w:left w:w="70" w:type="dxa"/>
          <w:right w:w="70" w:type="dxa"/>
        </w:tblCellMar>
        <w:tblLook w:val="0000" w:firstRow="0" w:lastRow="0" w:firstColumn="0" w:lastColumn="0" w:noHBand="0" w:noVBand="0"/>
      </w:tblPr>
      <w:tblGrid>
        <w:gridCol w:w="5173"/>
        <w:gridCol w:w="3686"/>
      </w:tblGrid>
      <w:tr w:rsidR="00451606" w:rsidRPr="00AA22DC" w14:paraId="6962C2F5" w14:textId="77777777" w:rsidTr="000B4FD9">
        <w:trPr>
          <w:gridAfter w:val="1"/>
          <w:wAfter w:w="3686" w:type="dxa"/>
        </w:trPr>
        <w:tc>
          <w:tcPr>
            <w:tcW w:w="5173" w:type="dxa"/>
          </w:tcPr>
          <w:p w14:paraId="7371A20D" w14:textId="77777777" w:rsidR="00451606" w:rsidRPr="00AA22DC" w:rsidRDefault="00451606" w:rsidP="0014445F">
            <w:pPr>
              <w:pStyle w:val="Geenafstand"/>
            </w:pPr>
          </w:p>
        </w:tc>
      </w:tr>
      <w:tr w:rsidR="00451606" w:rsidRPr="00AA22DC" w14:paraId="40F6283D" w14:textId="77777777" w:rsidTr="000B4FD9">
        <w:trPr>
          <w:gridAfter w:val="1"/>
          <w:wAfter w:w="3686" w:type="dxa"/>
        </w:trPr>
        <w:tc>
          <w:tcPr>
            <w:tcW w:w="5173" w:type="dxa"/>
          </w:tcPr>
          <w:p w14:paraId="0CDE2320" w14:textId="77777777" w:rsidR="00451606" w:rsidRPr="00AA22DC" w:rsidRDefault="00451606" w:rsidP="000B4FD9"/>
        </w:tc>
      </w:tr>
      <w:tr w:rsidR="00451606" w:rsidRPr="00AA22DC" w14:paraId="4B99B384" w14:textId="77777777" w:rsidTr="000B4FD9">
        <w:trPr>
          <w:gridAfter w:val="1"/>
          <w:wAfter w:w="3686" w:type="dxa"/>
        </w:trPr>
        <w:tc>
          <w:tcPr>
            <w:tcW w:w="5173" w:type="dxa"/>
          </w:tcPr>
          <w:p w14:paraId="3E728D0B" w14:textId="7ECF1219" w:rsidR="00451606" w:rsidRPr="00AA22DC" w:rsidRDefault="00FC2D9F" w:rsidP="000B4FD9">
            <w:pPr>
              <w:pStyle w:val="Eenheid"/>
            </w:pPr>
            <w:bookmarkStart w:id="0" w:name="bmDirectie"/>
            <w:bookmarkEnd w:id="0"/>
            <w:r w:rsidRPr="00E80392">
              <w:rPr>
                <w:rStyle w:val="Ondertitel1"/>
              </w:rPr>
              <w:t>Directie Beheer en Ontwikkeling Informatietechnologie</w:t>
            </w:r>
            <w:r>
              <w:rPr>
                <w:rStyle w:val="Ondertitel1"/>
              </w:rPr>
              <w:t xml:space="preserve"> </w:t>
            </w:r>
            <w:r w:rsidRPr="00E80392">
              <w:rPr>
                <w:rStyle w:val="Ondertitel1"/>
              </w:rPr>
              <w:t>(BOI)</w:t>
            </w:r>
          </w:p>
        </w:tc>
      </w:tr>
      <w:tr w:rsidR="00451606" w:rsidRPr="00AA22DC" w14:paraId="2F1F4CA9" w14:textId="77777777" w:rsidTr="000B4FD9">
        <w:trPr>
          <w:gridAfter w:val="1"/>
          <w:wAfter w:w="3686" w:type="dxa"/>
        </w:trPr>
        <w:tc>
          <w:tcPr>
            <w:tcW w:w="5173" w:type="dxa"/>
          </w:tcPr>
          <w:p w14:paraId="6288A498" w14:textId="77777777" w:rsidR="00451606" w:rsidRPr="00AA22DC" w:rsidRDefault="00451606" w:rsidP="000B4FD9">
            <w:pPr>
              <w:pStyle w:val="Afdeling"/>
              <w:rPr>
                <w:lang w:val="nl-NL"/>
              </w:rPr>
            </w:pPr>
            <w:bookmarkStart w:id="1" w:name="bmAfdeling"/>
            <w:bookmarkEnd w:id="1"/>
          </w:p>
        </w:tc>
      </w:tr>
      <w:tr w:rsidR="00451606" w:rsidRPr="00AA22DC" w14:paraId="71569435" w14:textId="77777777" w:rsidTr="000B4FD9">
        <w:trPr>
          <w:gridAfter w:val="1"/>
          <w:wAfter w:w="3686" w:type="dxa"/>
        </w:trPr>
        <w:tc>
          <w:tcPr>
            <w:tcW w:w="5173" w:type="dxa"/>
          </w:tcPr>
          <w:p w14:paraId="5ECCC962" w14:textId="77777777" w:rsidR="00451606" w:rsidRPr="00AA22DC" w:rsidRDefault="00451606" w:rsidP="000B4FD9">
            <w:pPr>
              <w:spacing w:before="90"/>
              <w:rPr>
                <w:sz w:val="14"/>
              </w:rPr>
            </w:pPr>
          </w:p>
        </w:tc>
      </w:tr>
      <w:tr w:rsidR="00451606" w:rsidRPr="00AA22DC" w14:paraId="6070AA40" w14:textId="77777777" w:rsidTr="000B4FD9">
        <w:trPr>
          <w:gridAfter w:val="1"/>
          <w:wAfter w:w="3686" w:type="dxa"/>
          <w:trHeight w:val="3804"/>
        </w:trPr>
        <w:tc>
          <w:tcPr>
            <w:tcW w:w="5173" w:type="dxa"/>
            <w:vAlign w:val="bottom"/>
          </w:tcPr>
          <w:p w14:paraId="2180ACC4" w14:textId="77777777" w:rsidR="00451606" w:rsidRPr="00AA22DC" w:rsidRDefault="00451606" w:rsidP="000B4FD9">
            <w:pPr>
              <w:pStyle w:val="Vertrouwelijk"/>
              <w:framePr w:wrap="auto" w:vAnchor="margin" w:hAnchor="text" w:xAlign="left" w:yAlign="inline"/>
              <w:spacing w:before="200" w:line="240" w:lineRule="auto"/>
            </w:pPr>
            <w:bookmarkStart w:id="2" w:name="bmVertrouwelijk"/>
            <w:bookmarkEnd w:id="2"/>
          </w:p>
        </w:tc>
      </w:tr>
      <w:tr w:rsidR="00451606" w:rsidRPr="00AA22DC" w14:paraId="06954142" w14:textId="77777777" w:rsidTr="000B4FD9">
        <w:trPr>
          <w:gridAfter w:val="1"/>
          <w:wAfter w:w="3686" w:type="dxa"/>
          <w:trHeight w:val="135"/>
        </w:trPr>
        <w:tc>
          <w:tcPr>
            <w:tcW w:w="5173" w:type="dxa"/>
          </w:tcPr>
          <w:p w14:paraId="5D404B4A" w14:textId="77777777" w:rsidR="00451606" w:rsidRPr="00AA22DC" w:rsidRDefault="00451606" w:rsidP="000B4FD9">
            <w:pPr>
              <w:spacing w:before="90"/>
              <w:rPr>
                <w:sz w:val="14"/>
              </w:rPr>
            </w:pPr>
          </w:p>
        </w:tc>
      </w:tr>
      <w:tr w:rsidR="00451606" w:rsidRPr="00AA22DC" w14:paraId="2996648B" w14:textId="77777777" w:rsidTr="000B4FD9">
        <w:trPr>
          <w:gridAfter w:val="1"/>
          <w:wAfter w:w="3686" w:type="dxa"/>
          <w:trHeight w:val="181"/>
        </w:trPr>
        <w:tc>
          <w:tcPr>
            <w:tcW w:w="5173" w:type="dxa"/>
          </w:tcPr>
          <w:p w14:paraId="26F53F9E" w14:textId="77777777" w:rsidR="00451606" w:rsidRPr="00AA22DC" w:rsidRDefault="00451606" w:rsidP="000B4FD9"/>
        </w:tc>
      </w:tr>
      <w:tr w:rsidR="00451606" w:rsidRPr="00AA22DC" w14:paraId="40F89014" w14:textId="77777777" w:rsidTr="000B4FD9">
        <w:trPr>
          <w:gridAfter w:val="1"/>
          <w:wAfter w:w="3686" w:type="dxa"/>
        </w:trPr>
        <w:tc>
          <w:tcPr>
            <w:tcW w:w="5173" w:type="dxa"/>
          </w:tcPr>
          <w:p w14:paraId="099C01AA" w14:textId="300C8F7C" w:rsidR="00451606" w:rsidRPr="00D54B63" w:rsidRDefault="005475EE" w:rsidP="000B4FD9">
            <w:pPr>
              <w:pStyle w:val="Titel"/>
              <w:spacing w:line="240" w:lineRule="auto"/>
              <w:rPr>
                <w:color w:val="000000" w:themeColor="text1"/>
                <w:lang w:val="nl-NL"/>
              </w:rPr>
            </w:pPr>
            <w:bookmarkStart w:id="3" w:name="bmTitel"/>
            <w:bookmarkEnd w:id="3"/>
            <w:r>
              <w:rPr>
                <w:color w:val="000000" w:themeColor="text1"/>
                <w:lang w:val="nl-NL"/>
              </w:rPr>
              <w:t>Toelichting modeldocument Svenska Handelsbanken</w:t>
            </w:r>
            <w:r w:rsidR="001B4DAC">
              <w:rPr>
                <w:color w:val="000000" w:themeColor="text1"/>
                <w:lang w:val="nl-NL"/>
              </w:rPr>
              <w:t xml:space="preserve"> v</w:t>
            </w:r>
            <w:ins w:id="4" w:author="Groot, Karina de" w:date="2025-12-08T13:41:00Z" w16du:dateUtc="2025-12-08T12:41:00Z">
              <w:r w:rsidR="00514060">
                <w:rPr>
                  <w:color w:val="000000" w:themeColor="text1"/>
                  <w:lang w:val="nl-NL"/>
                </w:rPr>
                <w:t>3</w:t>
              </w:r>
            </w:ins>
            <w:del w:id="5" w:author="Groot, Karina de" w:date="2025-12-08T13:41:00Z" w16du:dateUtc="2025-12-08T12:41:00Z">
              <w:r w:rsidR="001B4DAC" w:rsidDel="00514060">
                <w:rPr>
                  <w:color w:val="000000" w:themeColor="text1"/>
                  <w:lang w:val="nl-NL"/>
                </w:rPr>
                <w:delText>2</w:delText>
              </w:r>
            </w:del>
            <w:r w:rsidR="001B4DAC">
              <w:rPr>
                <w:color w:val="000000" w:themeColor="text1"/>
                <w:lang w:val="nl-NL"/>
              </w:rPr>
              <w:t>.0</w:t>
            </w:r>
          </w:p>
        </w:tc>
      </w:tr>
      <w:tr w:rsidR="00451606" w:rsidRPr="00AA22DC" w14:paraId="3F3FA575" w14:textId="77777777" w:rsidTr="000B4FD9">
        <w:trPr>
          <w:gridAfter w:val="1"/>
          <w:wAfter w:w="3686" w:type="dxa"/>
          <w:trHeight w:val="268"/>
        </w:trPr>
        <w:tc>
          <w:tcPr>
            <w:tcW w:w="5173" w:type="dxa"/>
          </w:tcPr>
          <w:p w14:paraId="1ABC2762" w14:textId="77777777" w:rsidR="00451606" w:rsidRPr="00D54B63" w:rsidRDefault="00451606" w:rsidP="000B4FD9">
            <w:pPr>
              <w:rPr>
                <w:color w:val="000000" w:themeColor="text1"/>
              </w:rPr>
            </w:pPr>
          </w:p>
        </w:tc>
      </w:tr>
      <w:tr w:rsidR="00451606" w:rsidRPr="00AA22DC" w14:paraId="355CEC77" w14:textId="77777777" w:rsidTr="000B4FD9">
        <w:trPr>
          <w:gridAfter w:val="1"/>
          <w:wAfter w:w="3686" w:type="dxa"/>
          <w:trHeight w:hRule="exact" w:val="275"/>
        </w:trPr>
        <w:tc>
          <w:tcPr>
            <w:tcW w:w="5173" w:type="dxa"/>
            <w:vAlign w:val="bottom"/>
          </w:tcPr>
          <w:p w14:paraId="07BB3E97" w14:textId="08B4167D" w:rsidR="00451606" w:rsidRPr="00D54B63" w:rsidRDefault="005475EE" w:rsidP="007B4960">
            <w:pPr>
              <w:pStyle w:val="Subtitel"/>
              <w:framePr w:hSpace="0" w:wrap="auto" w:hAnchor="text" w:xAlign="left" w:yAlign="inline"/>
              <w:rPr>
                <w:rStyle w:val="Ondertitel1"/>
                <w:color w:val="000000" w:themeColor="text1"/>
              </w:rPr>
            </w:pPr>
            <w:bookmarkStart w:id="6" w:name="bmSubtitel"/>
            <w:r>
              <w:rPr>
                <w:rStyle w:val="Ondertitel1"/>
                <w:color w:val="000000" w:themeColor="text1"/>
              </w:rPr>
              <w:t>Automati</w:t>
            </w:r>
            <w:r w:rsidR="000B756B">
              <w:rPr>
                <w:rStyle w:val="Ondertitel1"/>
                <w:color w:val="000000" w:themeColor="text1"/>
              </w:rPr>
              <w:t>s</w:t>
            </w:r>
            <w:r>
              <w:rPr>
                <w:rStyle w:val="Ondertitel1"/>
                <w:color w:val="000000" w:themeColor="text1"/>
              </w:rPr>
              <w:t>che Akteverwerking</w:t>
            </w:r>
            <w:r w:rsidR="00F2446B" w:rsidRPr="00D54B63">
              <w:rPr>
                <w:rStyle w:val="Ondertitel1"/>
                <w:color w:val="000000" w:themeColor="text1"/>
              </w:rPr>
              <w:t xml:space="preserve"> </w:t>
            </w:r>
            <w:bookmarkEnd w:id="6"/>
          </w:p>
        </w:tc>
      </w:tr>
      <w:tr w:rsidR="00451606" w:rsidRPr="00AA22DC" w14:paraId="15E7D428" w14:textId="77777777" w:rsidTr="000B4FD9">
        <w:trPr>
          <w:gridAfter w:val="1"/>
          <w:wAfter w:w="3686" w:type="dxa"/>
          <w:trHeight w:hRule="exact" w:val="804"/>
        </w:trPr>
        <w:tc>
          <w:tcPr>
            <w:tcW w:w="5173" w:type="dxa"/>
            <w:vAlign w:val="bottom"/>
          </w:tcPr>
          <w:p w14:paraId="48E86141" w14:textId="77777777" w:rsidR="00451606" w:rsidRPr="00AA22DC" w:rsidRDefault="00451606" w:rsidP="000B4FD9"/>
        </w:tc>
      </w:tr>
      <w:tr w:rsidR="00451606" w:rsidRPr="00AA22DC" w14:paraId="3E265864" w14:textId="77777777" w:rsidTr="000B4FD9">
        <w:trPr>
          <w:gridAfter w:val="1"/>
          <w:wAfter w:w="3686" w:type="dxa"/>
        </w:trPr>
        <w:tc>
          <w:tcPr>
            <w:tcW w:w="5173" w:type="dxa"/>
            <w:vAlign w:val="bottom"/>
          </w:tcPr>
          <w:p w14:paraId="79C2B854" w14:textId="77777777" w:rsidR="00451606" w:rsidRPr="00AA22DC" w:rsidRDefault="00451606" w:rsidP="000B4FD9">
            <w:pPr>
              <w:pStyle w:val="tussenkopje"/>
              <w:rPr>
                <w:lang w:val="nl-NL"/>
              </w:rPr>
            </w:pPr>
            <w:r w:rsidRPr="00AA22DC">
              <w:rPr>
                <w:lang w:val="nl-NL"/>
              </w:rPr>
              <w:t>Versie</w:t>
            </w:r>
          </w:p>
        </w:tc>
      </w:tr>
      <w:tr w:rsidR="00451606" w:rsidRPr="00AA22DC" w14:paraId="5712EFCB" w14:textId="77777777" w:rsidTr="000B4FD9">
        <w:trPr>
          <w:gridAfter w:val="1"/>
          <w:wAfter w:w="3686" w:type="dxa"/>
        </w:trPr>
        <w:tc>
          <w:tcPr>
            <w:tcW w:w="5173" w:type="dxa"/>
            <w:vAlign w:val="bottom"/>
          </w:tcPr>
          <w:p w14:paraId="6019C121" w14:textId="31B70D06" w:rsidR="00451606" w:rsidRPr="00AA22DC" w:rsidRDefault="00514060" w:rsidP="000B4FD9">
            <w:pPr>
              <w:pStyle w:val="Voettekst"/>
              <w:tabs>
                <w:tab w:val="clear" w:pos="4536"/>
                <w:tab w:val="clear" w:pos="9072"/>
              </w:tabs>
            </w:pPr>
            <w:fldSimple w:instr=" DOCPROPERTY  propVersie  \* MERGEFORMAT ">
              <w:ins w:id="7" w:author="Groot, Karina de" w:date="2025-12-08T13:40:00Z" w16du:dateUtc="2025-12-08T12:40:00Z">
                <w:r>
                  <w:t>3.0</w:t>
                </w:r>
              </w:ins>
              <w:del w:id="8" w:author="Groot, Karina de" w:date="2025-12-08T13:40:00Z" w16du:dateUtc="2025-12-08T12:40:00Z">
                <w:r w:rsidR="004516C2" w:rsidDel="00514060">
                  <w:delText>2.0</w:delText>
                </w:r>
              </w:del>
            </w:fldSimple>
          </w:p>
        </w:tc>
      </w:tr>
      <w:tr w:rsidR="008A02E7" w:rsidRPr="00AA22DC" w14:paraId="13525729" w14:textId="77777777" w:rsidTr="000B4FD9">
        <w:trPr>
          <w:gridAfter w:val="1"/>
          <w:wAfter w:w="3686" w:type="dxa"/>
        </w:trPr>
        <w:tc>
          <w:tcPr>
            <w:tcW w:w="5173" w:type="dxa"/>
            <w:vAlign w:val="bottom"/>
          </w:tcPr>
          <w:p w14:paraId="0C8632AA" w14:textId="77777777" w:rsidR="008A02E7" w:rsidRDefault="008A02E7" w:rsidP="008A02E7">
            <w:pPr>
              <w:pStyle w:val="Voettekst"/>
              <w:tabs>
                <w:tab w:val="clear" w:pos="4536"/>
                <w:tab w:val="clear" w:pos="9072"/>
              </w:tabs>
            </w:pPr>
            <w:r>
              <w:t>Datum</w:t>
            </w:r>
          </w:p>
        </w:tc>
      </w:tr>
      <w:tr w:rsidR="008A02E7" w:rsidRPr="00AA22DC" w14:paraId="1F5FED18" w14:textId="77777777" w:rsidTr="000B4FD9">
        <w:trPr>
          <w:gridAfter w:val="1"/>
          <w:wAfter w:w="3686" w:type="dxa"/>
        </w:trPr>
        <w:tc>
          <w:tcPr>
            <w:tcW w:w="5173" w:type="dxa"/>
            <w:vAlign w:val="bottom"/>
          </w:tcPr>
          <w:p w14:paraId="58E68A99" w14:textId="567B6B28" w:rsidR="008A02E7" w:rsidRDefault="00514060" w:rsidP="008A02E7">
            <w:pPr>
              <w:pStyle w:val="Voettekst"/>
              <w:tabs>
                <w:tab w:val="clear" w:pos="4536"/>
                <w:tab w:val="clear" w:pos="9072"/>
              </w:tabs>
            </w:pPr>
            <w:fldSimple w:instr=" DOCPROPERTY  propDatum  \* MERGEFORMAT ">
              <w:ins w:id="9" w:author="Groot, Karina de" w:date="2025-12-08T13:40:00Z" w16du:dateUtc="2025-12-08T12:40:00Z">
                <w:r>
                  <w:t>8 december 2025</w:t>
                </w:r>
              </w:ins>
              <w:del w:id="10" w:author="Groot, Karina de" w:date="2025-12-08T13:40:00Z" w16du:dateUtc="2025-12-08T12:40:00Z">
                <w:r w:rsidR="004516C2" w:rsidDel="00514060">
                  <w:delText>11 februari 2025</w:delText>
                </w:r>
              </w:del>
            </w:fldSimple>
          </w:p>
        </w:tc>
      </w:tr>
      <w:tr w:rsidR="008A02E7" w:rsidRPr="00AA22DC" w14:paraId="2685D351" w14:textId="77777777" w:rsidTr="000B4FD9">
        <w:trPr>
          <w:gridAfter w:val="1"/>
          <w:wAfter w:w="3686" w:type="dxa"/>
        </w:trPr>
        <w:tc>
          <w:tcPr>
            <w:tcW w:w="5173" w:type="dxa"/>
            <w:vAlign w:val="bottom"/>
          </w:tcPr>
          <w:p w14:paraId="3E177F92" w14:textId="77777777" w:rsidR="008A02E7" w:rsidRPr="00AA22DC" w:rsidRDefault="008A02E7" w:rsidP="008A02E7">
            <w:pPr>
              <w:pStyle w:val="tussenkopje"/>
              <w:rPr>
                <w:lang w:val="nl-NL"/>
              </w:rPr>
            </w:pPr>
            <w:r w:rsidRPr="00AA22DC">
              <w:rPr>
                <w:lang w:val="nl-NL"/>
              </w:rPr>
              <w:t>Auteur(s)</w:t>
            </w:r>
          </w:p>
        </w:tc>
      </w:tr>
      <w:tr w:rsidR="008A02E7" w:rsidRPr="00AA22DC" w14:paraId="1CD58CF4" w14:textId="77777777" w:rsidTr="000B4FD9">
        <w:trPr>
          <w:gridAfter w:val="1"/>
          <w:wAfter w:w="3686" w:type="dxa"/>
        </w:trPr>
        <w:tc>
          <w:tcPr>
            <w:tcW w:w="5173" w:type="dxa"/>
            <w:vAlign w:val="bottom"/>
          </w:tcPr>
          <w:p w14:paraId="770884A4" w14:textId="77777777" w:rsidR="008A02E7" w:rsidRPr="00AA22DC" w:rsidRDefault="005475EE" w:rsidP="008A02E7">
            <w:pPr>
              <w:pStyle w:val="Auteur"/>
              <w:framePr w:hSpace="0" w:wrap="auto" w:vAnchor="margin" w:hAnchor="text" w:yAlign="inline"/>
            </w:pPr>
            <w:bookmarkStart w:id="11" w:name="bmAuteurs"/>
            <w:bookmarkEnd w:id="11"/>
            <w:r>
              <w:t>BOI/BSU2/Team 2/AA</w:t>
            </w:r>
          </w:p>
        </w:tc>
      </w:tr>
      <w:tr w:rsidR="008A02E7" w:rsidRPr="00AA22DC" w14:paraId="0DED5B5D" w14:textId="77777777" w:rsidTr="000B4FD9">
        <w:trPr>
          <w:trHeight w:hRule="exact" w:val="246"/>
        </w:trPr>
        <w:tc>
          <w:tcPr>
            <w:tcW w:w="8859" w:type="dxa"/>
            <w:gridSpan w:val="2"/>
            <w:vAlign w:val="bottom"/>
          </w:tcPr>
          <w:p w14:paraId="478D2C68" w14:textId="77777777" w:rsidR="008A02E7" w:rsidRPr="00AA22DC" w:rsidRDefault="008A02E7" w:rsidP="008A02E7"/>
        </w:tc>
      </w:tr>
    </w:tbl>
    <w:p w14:paraId="65D6C07F" w14:textId="77777777" w:rsidR="00451606" w:rsidRPr="00AA22DC" w:rsidRDefault="00451606">
      <w:pPr>
        <w:pStyle w:val="Koptekst"/>
        <w:tabs>
          <w:tab w:val="clear" w:pos="4536"/>
          <w:tab w:val="clear" w:pos="9072"/>
        </w:tabs>
      </w:pPr>
    </w:p>
    <w:p w14:paraId="7AA3AD70" w14:textId="77777777" w:rsidR="00451606" w:rsidRPr="00AA22DC" w:rsidRDefault="00451606">
      <w:pPr>
        <w:pStyle w:val="Koptekst"/>
        <w:tabs>
          <w:tab w:val="clear" w:pos="4536"/>
          <w:tab w:val="clear" w:pos="9072"/>
        </w:tabs>
      </w:pPr>
    </w:p>
    <w:p w14:paraId="744191B4" w14:textId="77777777" w:rsidR="00451606" w:rsidRPr="00AA22DC" w:rsidRDefault="00451606">
      <w:pPr>
        <w:pStyle w:val="Koptekst"/>
        <w:tabs>
          <w:tab w:val="clear" w:pos="4536"/>
          <w:tab w:val="clear" w:pos="9072"/>
        </w:tabs>
      </w:pPr>
    </w:p>
    <w:p w14:paraId="127F9583" w14:textId="77777777" w:rsidR="00451606" w:rsidRPr="00AA22DC" w:rsidRDefault="00451606" w:rsidP="00D13B14">
      <w:pPr>
        <w:pStyle w:val="Kop2"/>
        <w:sectPr w:rsidR="00451606" w:rsidRPr="00AA22DC" w:rsidSect="00742B7B">
          <w:headerReference w:type="default" r:id="rId11"/>
          <w:footerReference w:type="first" r:id="rId12"/>
          <w:pgSz w:w="11906" w:h="16838" w:code="9"/>
          <w:pgMar w:top="2835" w:right="1531" w:bottom="2552" w:left="2268" w:header="567" w:footer="431" w:gutter="0"/>
          <w:cols w:space="708"/>
        </w:sectPr>
      </w:pPr>
    </w:p>
    <w:tbl>
      <w:tblPr>
        <w:tblpPr w:leftFromText="142" w:rightFromText="142" w:vertAnchor="page" w:horzAnchor="margin" w:tblpY="625"/>
        <w:tblW w:w="8859" w:type="dxa"/>
        <w:tblCellMar>
          <w:left w:w="70" w:type="dxa"/>
          <w:right w:w="70" w:type="dxa"/>
        </w:tblCellMar>
        <w:tblLook w:val="0000" w:firstRow="0" w:lastRow="0" w:firstColumn="0" w:lastColumn="0" w:noHBand="0" w:noVBand="0"/>
      </w:tblPr>
      <w:tblGrid>
        <w:gridCol w:w="3686"/>
        <w:gridCol w:w="5173"/>
      </w:tblGrid>
      <w:tr w:rsidR="00451606" w:rsidRPr="00AA22DC" w14:paraId="26C12305" w14:textId="77777777" w:rsidTr="009F2F69">
        <w:trPr>
          <w:gridAfter w:val="1"/>
          <w:wAfter w:w="5173" w:type="dxa"/>
        </w:trPr>
        <w:tc>
          <w:tcPr>
            <w:tcW w:w="3686" w:type="dxa"/>
          </w:tcPr>
          <w:p w14:paraId="43978474" w14:textId="77777777" w:rsidR="00451606" w:rsidRPr="00AA22DC" w:rsidRDefault="00451606"/>
        </w:tc>
      </w:tr>
      <w:tr w:rsidR="00451606" w:rsidRPr="00AA22DC" w14:paraId="119EF8DE" w14:textId="77777777" w:rsidTr="009F2F69">
        <w:trPr>
          <w:gridAfter w:val="1"/>
          <w:wAfter w:w="5173" w:type="dxa"/>
        </w:trPr>
        <w:tc>
          <w:tcPr>
            <w:tcW w:w="3686" w:type="dxa"/>
          </w:tcPr>
          <w:p w14:paraId="5A69383A" w14:textId="77777777" w:rsidR="00451606" w:rsidRPr="00AA22DC" w:rsidRDefault="00451606"/>
        </w:tc>
      </w:tr>
      <w:tr w:rsidR="00451606" w:rsidRPr="00AA22DC" w14:paraId="0888ECC9" w14:textId="77777777" w:rsidTr="009F2F69">
        <w:trPr>
          <w:gridAfter w:val="1"/>
          <w:wAfter w:w="5173" w:type="dxa"/>
        </w:trPr>
        <w:tc>
          <w:tcPr>
            <w:tcW w:w="3686" w:type="dxa"/>
          </w:tcPr>
          <w:p w14:paraId="1ABE106D" w14:textId="615C3F2C" w:rsidR="00451606" w:rsidRPr="00AA22DC" w:rsidRDefault="004516C2">
            <w:pPr>
              <w:pStyle w:val="Eenheid"/>
            </w:pPr>
            <w:del w:id="12" w:author="Groot, Karina de" w:date="2025-12-08T13:41:00Z" w16du:dateUtc="2025-12-08T12:41:00Z">
              <w:r w:rsidDel="007D0CAE">
                <w:fldChar w:fldCharType="begin"/>
              </w:r>
              <w:r w:rsidDel="007D0CAE">
                <w:delInstrText xml:space="preserve"> STYLEREF Eenheid \* MERGEFORMAT </w:delInstrText>
              </w:r>
              <w:r w:rsidDel="007D0CAE">
                <w:fldChar w:fldCharType="separate"/>
              </w:r>
              <w:r w:rsidR="00514060" w:rsidDel="007D0CAE">
                <w:rPr>
                  <w:noProof/>
                </w:rPr>
                <w:delText>Directie Beheer en Ontwikkeling Informatietechnologie (BOI)</w:delText>
              </w:r>
              <w:r w:rsidDel="007D0CAE">
                <w:rPr>
                  <w:noProof/>
                </w:rPr>
                <w:fldChar w:fldCharType="end"/>
              </w:r>
            </w:del>
          </w:p>
        </w:tc>
      </w:tr>
      <w:tr w:rsidR="00451606" w:rsidRPr="00AA22DC" w14:paraId="300DCD0A" w14:textId="77777777" w:rsidTr="009F2F69">
        <w:trPr>
          <w:gridAfter w:val="1"/>
          <w:wAfter w:w="5173" w:type="dxa"/>
        </w:trPr>
        <w:tc>
          <w:tcPr>
            <w:tcW w:w="3686" w:type="dxa"/>
          </w:tcPr>
          <w:p w14:paraId="07F07D91" w14:textId="39B77B84" w:rsidR="00451606" w:rsidRPr="00AA22DC" w:rsidRDefault="00451606">
            <w:pPr>
              <w:pStyle w:val="Afdeling"/>
              <w:rPr>
                <w:lang w:val="nl-NL"/>
              </w:rPr>
            </w:pPr>
            <w:r w:rsidRPr="00AA22DC">
              <w:rPr>
                <w:lang w:val="nl-NL"/>
              </w:rPr>
              <w:fldChar w:fldCharType="begin"/>
            </w:r>
            <w:r w:rsidRPr="00AA22DC">
              <w:rPr>
                <w:lang w:val="nl-NL"/>
              </w:rPr>
              <w:instrText xml:space="preserve"> STYLEREF Afdeling \* MERGEFORMAT </w:instrText>
            </w:r>
            <w:r w:rsidRPr="00AA22DC">
              <w:rPr>
                <w:lang w:val="nl-NL"/>
              </w:rPr>
              <w:fldChar w:fldCharType="end"/>
            </w:r>
          </w:p>
        </w:tc>
      </w:tr>
      <w:tr w:rsidR="00451606" w:rsidRPr="00AA22DC" w14:paraId="6A816E41" w14:textId="77777777" w:rsidTr="009F2F69">
        <w:trPr>
          <w:gridAfter w:val="1"/>
          <w:wAfter w:w="5173" w:type="dxa"/>
        </w:trPr>
        <w:tc>
          <w:tcPr>
            <w:tcW w:w="3686" w:type="dxa"/>
          </w:tcPr>
          <w:p w14:paraId="1C7FB64D" w14:textId="77777777" w:rsidR="00451606" w:rsidRPr="00AA22DC" w:rsidRDefault="00451606">
            <w:pPr>
              <w:spacing w:before="90"/>
              <w:rPr>
                <w:sz w:val="14"/>
              </w:rPr>
            </w:pPr>
          </w:p>
        </w:tc>
      </w:tr>
      <w:tr w:rsidR="00451606" w:rsidRPr="00AA22DC" w14:paraId="0EC013BA" w14:textId="77777777" w:rsidTr="009F2F69">
        <w:trPr>
          <w:gridAfter w:val="1"/>
          <w:wAfter w:w="5173" w:type="dxa"/>
          <w:trHeight w:val="3958"/>
        </w:trPr>
        <w:tc>
          <w:tcPr>
            <w:tcW w:w="3686" w:type="dxa"/>
            <w:vAlign w:val="bottom"/>
          </w:tcPr>
          <w:p w14:paraId="026F9BFE" w14:textId="77777777" w:rsidR="00451606" w:rsidRPr="00AA22DC" w:rsidRDefault="00451606" w:rsidP="00E92944">
            <w:pPr>
              <w:pStyle w:val="Kop"/>
              <w:framePr w:wrap="auto" w:vAnchor="margin" w:hAnchor="text" w:xAlign="left" w:yAlign="inline"/>
            </w:pPr>
          </w:p>
        </w:tc>
      </w:tr>
      <w:tr w:rsidR="00451606" w:rsidRPr="00AA22DC" w14:paraId="0F4E7D35" w14:textId="77777777" w:rsidTr="009F2F69">
        <w:trPr>
          <w:gridAfter w:val="1"/>
          <w:wAfter w:w="5173" w:type="dxa"/>
          <w:trHeight w:val="135"/>
        </w:trPr>
        <w:tc>
          <w:tcPr>
            <w:tcW w:w="3686" w:type="dxa"/>
          </w:tcPr>
          <w:p w14:paraId="79C17FBD" w14:textId="77777777" w:rsidR="00451606" w:rsidRPr="00AA22DC" w:rsidRDefault="00451606" w:rsidP="009F2F69">
            <w:pPr>
              <w:pStyle w:val="BriefRef"/>
            </w:pPr>
          </w:p>
        </w:tc>
      </w:tr>
      <w:tr w:rsidR="00451606" w:rsidRPr="00AA22DC" w14:paraId="3F4DA98D" w14:textId="77777777" w:rsidTr="009F2F69">
        <w:trPr>
          <w:gridAfter w:val="1"/>
          <w:wAfter w:w="5173" w:type="dxa"/>
          <w:trHeight w:val="181"/>
        </w:trPr>
        <w:tc>
          <w:tcPr>
            <w:tcW w:w="3686" w:type="dxa"/>
          </w:tcPr>
          <w:p w14:paraId="5126245B" w14:textId="13686A04" w:rsidR="00451606" w:rsidRPr="00AA22DC" w:rsidRDefault="00451606">
            <w:r w:rsidRPr="00AA22DC">
              <w:rPr>
                <w:b/>
                <w:bCs/>
                <w:sz w:val="20"/>
              </w:rPr>
              <w:fldChar w:fldCharType="begin"/>
            </w:r>
            <w:r w:rsidRPr="00AA22DC">
              <w:rPr>
                <w:b/>
                <w:bCs/>
                <w:sz w:val="20"/>
              </w:rPr>
              <w:instrText xml:space="preserve"> STYLEREF Titel \* MERGEFORMAT </w:instrText>
            </w:r>
            <w:r w:rsidRPr="00AA22DC">
              <w:rPr>
                <w:b/>
                <w:bCs/>
                <w:sz w:val="20"/>
              </w:rPr>
              <w:fldChar w:fldCharType="separate"/>
            </w:r>
            <w:r w:rsidR="00514060">
              <w:rPr>
                <w:b/>
                <w:bCs/>
                <w:noProof/>
                <w:sz w:val="20"/>
              </w:rPr>
              <w:t>Toelichting modeldocument Svenska Handelsbanken v</w:t>
            </w:r>
            <w:ins w:id="13" w:author="Groot, Karina de" w:date="2025-12-08T13:40:00Z" w16du:dateUtc="2025-12-08T12:40:00Z">
              <w:r w:rsidR="00514060">
                <w:rPr>
                  <w:b/>
                  <w:bCs/>
                  <w:noProof/>
                  <w:sz w:val="20"/>
                </w:rPr>
                <w:t>3</w:t>
              </w:r>
            </w:ins>
            <w:del w:id="14" w:author="Groot, Karina de" w:date="2025-12-08T13:40:00Z" w16du:dateUtc="2025-12-08T12:40:00Z">
              <w:r w:rsidR="00514060" w:rsidDel="00514060">
                <w:rPr>
                  <w:b/>
                  <w:bCs/>
                  <w:noProof/>
                  <w:sz w:val="20"/>
                </w:rPr>
                <w:delText>2</w:delText>
              </w:r>
            </w:del>
            <w:r w:rsidR="00514060">
              <w:rPr>
                <w:b/>
                <w:bCs/>
                <w:noProof/>
                <w:sz w:val="20"/>
              </w:rPr>
              <w:t>.0</w:t>
            </w:r>
            <w:r w:rsidRPr="00AA22DC">
              <w:rPr>
                <w:b/>
                <w:bCs/>
                <w:sz w:val="20"/>
              </w:rPr>
              <w:fldChar w:fldCharType="end"/>
            </w:r>
            <w:r w:rsidR="001B4DAC">
              <w:rPr>
                <w:b/>
                <w:bCs/>
                <w:sz w:val="20"/>
              </w:rPr>
              <w:t xml:space="preserve"> v</w:t>
            </w:r>
            <w:ins w:id="15" w:author="Groot, Karina de" w:date="2025-12-08T13:40:00Z" w16du:dateUtc="2025-12-08T12:40:00Z">
              <w:r w:rsidR="00514060">
                <w:rPr>
                  <w:b/>
                  <w:bCs/>
                  <w:sz w:val="20"/>
                </w:rPr>
                <w:t>3</w:t>
              </w:r>
            </w:ins>
            <w:del w:id="16" w:author="Groot, Karina de" w:date="2025-12-08T13:40:00Z" w16du:dateUtc="2025-12-08T12:40:00Z">
              <w:r w:rsidR="001B4DAC" w:rsidDel="00514060">
                <w:rPr>
                  <w:b/>
                  <w:bCs/>
                  <w:sz w:val="20"/>
                </w:rPr>
                <w:delText>2</w:delText>
              </w:r>
            </w:del>
            <w:r w:rsidR="001B4DAC">
              <w:rPr>
                <w:b/>
                <w:bCs/>
                <w:sz w:val="20"/>
              </w:rPr>
              <w:t>.0</w:t>
            </w:r>
          </w:p>
        </w:tc>
      </w:tr>
      <w:tr w:rsidR="00451606" w:rsidRPr="00AA22DC" w14:paraId="1FCD357D" w14:textId="77777777" w:rsidTr="009F2F69">
        <w:trPr>
          <w:gridAfter w:val="1"/>
          <w:wAfter w:w="5173" w:type="dxa"/>
        </w:trPr>
        <w:tc>
          <w:tcPr>
            <w:tcW w:w="3686" w:type="dxa"/>
          </w:tcPr>
          <w:p w14:paraId="216E4EAE" w14:textId="77777777" w:rsidR="00451606" w:rsidRPr="00AA22DC" w:rsidRDefault="00451606"/>
        </w:tc>
      </w:tr>
      <w:tr w:rsidR="00451606" w:rsidRPr="00AA22DC" w14:paraId="2868ECDF" w14:textId="77777777" w:rsidTr="009F2F69">
        <w:trPr>
          <w:gridAfter w:val="1"/>
          <w:wAfter w:w="5173" w:type="dxa"/>
          <w:trHeight w:val="268"/>
        </w:trPr>
        <w:tc>
          <w:tcPr>
            <w:tcW w:w="3686" w:type="dxa"/>
          </w:tcPr>
          <w:p w14:paraId="1E89D2CE" w14:textId="126907F9" w:rsidR="00451606" w:rsidRPr="00AA22DC" w:rsidRDefault="00514060">
            <w:fldSimple w:instr=" STYLEREF Subtitel \* MERGEFORMAT ">
              <w:r>
                <w:rPr>
                  <w:noProof/>
                </w:rPr>
                <w:t>Automatische Akteverwerking</w:t>
              </w:r>
            </w:fldSimple>
          </w:p>
        </w:tc>
      </w:tr>
      <w:tr w:rsidR="00451606" w:rsidRPr="00AA22DC" w14:paraId="1D4A0186" w14:textId="77777777" w:rsidTr="009F2F69">
        <w:trPr>
          <w:gridAfter w:val="1"/>
          <w:wAfter w:w="5173" w:type="dxa"/>
          <w:cantSplit/>
          <w:trHeight w:hRule="exact" w:val="345"/>
        </w:trPr>
        <w:tc>
          <w:tcPr>
            <w:tcW w:w="3686" w:type="dxa"/>
            <w:vAlign w:val="bottom"/>
          </w:tcPr>
          <w:p w14:paraId="5C53FE27" w14:textId="77777777" w:rsidR="00451606" w:rsidRPr="00AA22DC" w:rsidRDefault="00451606"/>
        </w:tc>
      </w:tr>
      <w:tr w:rsidR="00451606" w:rsidRPr="00AA22DC" w14:paraId="396E488F" w14:textId="77777777" w:rsidTr="009F2F69">
        <w:trPr>
          <w:gridAfter w:val="1"/>
          <w:wAfter w:w="5173" w:type="dxa"/>
          <w:cantSplit/>
          <w:trHeight w:hRule="exact" w:val="333"/>
        </w:trPr>
        <w:tc>
          <w:tcPr>
            <w:tcW w:w="3686" w:type="dxa"/>
            <w:vAlign w:val="bottom"/>
          </w:tcPr>
          <w:p w14:paraId="3B2945FA" w14:textId="77777777" w:rsidR="00451606" w:rsidRPr="00AA22DC" w:rsidRDefault="00451606">
            <w:pPr>
              <w:pStyle w:val="kopje"/>
            </w:pPr>
            <w:r w:rsidRPr="00AA22DC">
              <w:t>Opdrachtgever</w:t>
            </w:r>
          </w:p>
        </w:tc>
      </w:tr>
      <w:tr w:rsidR="00451606" w:rsidRPr="00AA22DC" w14:paraId="478B6E31" w14:textId="77777777" w:rsidTr="009F2F69">
        <w:trPr>
          <w:gridAfter w:val="1"/>
          <w:wAfter w:w="5173" w:type="dxa"/>
          <w:cantSplit/>
          <w:trHeight w:val="244"/>
        </w:trPr>
        <w:tc>
          <w:tcPr>
            <w:tcW w:w="3686" w:type="dxa"/>
            <w:vAlign w:val="bottom"/>
          </w:tcPr>
          <w:p w14:paraId="56E26D64" w14:textId="77777777" w:rsidR="00451606" w:rsidRPr="00AA22DC" w:rsidRDefault="005475EE">
            <w:bookmarkStart w:id="17" w:name="bmOpdrachtgever"/>
            <w:bookmarkEnd w:id="17"/>
            <w:r>
              <w:t>ODR/DPI</w:t>
            </w:r>
          </w:p>
        </w:tc>
      </w:tr>
      <w:tr w:rsidR="00451606" w:rsidRPr="00AA22DC" w14:paraId="21E3340F" w14:textId="77777777" w:rsidTr="009F2F69">
        <w:trPr>
          <w:gridAfter w:val="1"/>
          <w:wAfter w:w="5173" w:type="dxa"/>
          <w:cantSplit/>
          <w:trHeight w:hRule="exact" w:val="313"/>
        </w:trPr>
        <w:tc>
          <w:tcPr>
            <w:tcW w:w="3686" w:type="dxa"/>
            <w:vAlign w:val="bottom"/>
          </w:tcPr>
          <w:p w14:paraId="4B0F37F9" w14:textId="77777777" w:rsidR="00451606" w:rsidRPr="00AA22DC" w:rsidRDefault="00451606">
            <w:pPr>
              <w:pStyle w:val="kopje"/>
            </w:pPr>
            <w:r w:rsidRPr="00AA22DC">
              <w:t>Status</w:t>
            </w:r>
          </w:p>
        </w:tc>
      </w:tr>
      <w:tr w:rsidR="00451606" w:rsidRPr="00AA22DC" w14:paraId="4F996E01" w14:textId="77777777" w:rsidTr="009F2F69">
        <w:trPr>
          <w:gridAfter w:val="1"/>
          <w:wAfter w:w="5173" w:type="dxa"/>
          <w:cantSplit/>
          <w:trHeight w:val="244"/>
        </w:trPr>
        <w:tc>
          <w:tcPr>
            <w:tcW w:w="3686" w:type="dxa"/>
            <w:vAlign w:val="bottom"/>
          </w:tcPr>
          <w:p w14:paraId="2450ECCE" w14:textId="3F54E628" w:rsidR="00451606" w:rsidRPr="00AA22DC" w:rsidRDefault="004516C2">
            <w:bookmarkStart w:id="18" w:name="bmStatus"/>
            <w:bookmarkEnd w:id="18"/>
            <w:r>
              <w:t>Definitief</w:t>
            </w:r>
          </w:p>
        </w:tc>
      </w:tr>
      <w:tr w:rsidR="00451606" w:rsidRPr="00AA22DC" w14:paraId="380D1170" w14:textId="77777777" w:rsidTr="009F2F69">
        <w:trPr>
          <w:gridAfter w:val="1"/>
          <w:wAfter w:w="5173" w:type="dxa"/>
          <w:cantSplit/>
          <w:trHeight w:hRule="exact" w:val="332"/>
        </w:trPr>
        <w:tc>
          <w:tcPr>
            <w:tcW w:w="3686" w:type="dxa"/>
            <w:vAlign w:val="bottom"/>
          </w:tcPr>
          <w:p w14:paraId="4C1E0E07" w14:textId="77777777" w:rsidR="00451606" w:rsidRPr="00AA22DC" w:rsidRDefault="00451606">
            <w:pPr>
              <w:pStyle w:val="kopje"/>
            </w:pPr>
            <w:r w:rsidRPr="00AA22DC">
              <w:t>Verspreiding</w:t>
            </w:r>
          </w:p>
        </w:tc>
      </w:tr>
      <w:tr w:rsidR="00451606" w:rsidRPr="00AA22DC" w14:paraId="30C34B19" w14:textId="77777777" w:rsidTr="009F2F69">
        <w:trPr>
          <w:gridAfter w:val="1"/>
          <w:wAfter w:w="5173" w:type="dxa"/>
          <w:cantSplit/>
          <w:trHeight w:val="238"/>
        </w:trPr>
        <w:tc>
          <w:tcPr>
            <w:tcW w:w="3686" w:type="dxa"/>
            <w:vAlign w:val="bottom"/>
          </w:tcPr>
          <w:p w14:paraId="6862C8EE" w14:textId="4D3C26EC" w:rsidR="00451606" w:rsidRPr="00AA22DC" w:rsidRDefault="004516C2">
            <w:bookmarkStart w:id="19" w:name="bmVerspreiding"/>
            <w:bookmarkEnd w:id="19"/>
            <w:r>
              <w:t>Openbaar</w:t>
            </w:r>
          </w:p>
        </w:tc>
      </w:tr>
      <w:tr w:rsidR="00451606" w:rsidRPr="00AA22DC" w14:paraId="50462F65" w14:textId="77777777">
        <w:trPr>
          <w:cantSplit/>
          <w:trHeight w:hRule="exact" w:val="246"/>
        </w:trPr>
        <w:tc>
          <w:tcPr>
            <w:tcW w:w="8859" w:type="dxa"/>
            <w:gridSpan w:val="2"/>
            <w:vAlign w:val="bottom"/>
          </w:tcPr>
          <w:p w14:paraId="4F24C27E" w14:textId="77777777" w:rsidR="00451606" w:rsidRPr="00AA22DC" w:rsidRDefault="00451606"/>
        </w:tc>
      </w:tr>
    </w:tbl>
    <w:tbl>
      <w:tblPr>
        <w:tblW w:w="5173" w:type="dxa"/>
        <w:tblCellMar>
          <w:left w:w="70" w:type="dxa"/>
          <w:right w:w="70" w:type="dxa"/>
        </w:tblCellMar>
        <w:tblLook w:val="0000" w:firstRow="0" w:lastRow="0" w:firstColumn="0" w:lastColumn="0" w:noHBand="0" w:noVBand="0"/>
      </w:tblPr>
      <w:tblGrid>
        <w:gridCol w:w="5173"/>
      </w:tblGrid>
      <w:tr w:rsidR="00451606" w:rsidRPr="00AA22DC" w14:paraId="02D83939" w14:textId="77777777">
        <w:trPr>
          <w:cantSplit/>
          <w:trHeight w:hRule="exact" w:val="332"/>
        </w:trPr>
        <w:tc>
          <w:tcPr>
            <w:tcW w:w="5173" w:type="dxa"/>
            <w:vAlign w:val="bottom"/>
          </w:tcPr>
          <w:p w14:paraId="2F950471" w14:textId="77777777" w:rsidR="00451606" w:rsidRPr="00AA22DC" w:rsidRDefault="00451606">
            <w:pPr>
              <w:pStyle w:val="kopje"/>
              <w:keepNext/>
              <w:rPr>
                <w:b w:val="0"/>
                <w:bCs/>
              </w:rPr>
            </w:pPr>
            <w:r w:rsidRPr="00AA22DC">
              <w:t>Versiehistorie</w:t>
            </w:r>
          </w:p>
        </w:tc>
      </w:tr>
    </w:tbl>
    <w:p w14:paraId="3C17EED6" w14:textId="77777777" w:rsidR="00451606" w:rsidRPr="00AA22DC" w:rsidRDefault="00451606">
      <w:pPr>
        <w:keepNext/>
        <w:spacing w:line="14" w:lineRule="exact"/>
      </w:pPr>
    </w:p>
    <w:tbl>
      <w:tblPr>
        <w:tblW w:w="8859" w:type="dxa"/>
        <w:tblCellMar>
          <w:left w:w="70" w:type="dxa"/>
          <w:right w:w="70" w:type="dxa"/>
        </w:tblCellMar>
        <w:tblLook w:val="0000" w:firstRow="0" w:lastRow="0" w:firstColumn="0" w:lastColumn="0" w:noHBand="0" w:noVBand="0"/>
      </w:tblPr>
      <w:tblGrid>
        <w:gridCol w:w="779"/>
        <w:gridCol w:w="1701"/>
        <w:gridCol w:w="3402"/>
        <w:gridCol w:w="2977"/>
      </w:tblGrid>
      <w:tr w:rsidR="00451606" w:rsidRPr="00AA22DC" w14:paraId="38F674F9" w14:textId="77777777">
        <w:trPr>
          <w:cantSplit/>
          <w:trHeight w:hRule="exact" w:val="281"/>
          <w:tblHeader/>
        </w:trPr>
        <w:tc>
          <w:tcPr>
            <w:tcW w:w="779" w:type="dxa"/>
            <w:vAlign w:val="bottom"/>
          </w:tcPr>
          <w:p w14:paraId="7D326B3F" w14:textId="77777777" w:rsidR="00451606" w:rsidRPr="00AA22DC" w:rsidRDefault="00451606">
            <w:pPr>
              <w:pStyle w:val="tussenkopje"/>
              <w:spacing w:before="0"/>
              <w:rPr>
                <w:lang w:val="nl-NL"/>
              </w:rPr>
            </w:pPr>
            <w:r w:rsidRPr="00AA22DC">
              <w:rPr>
                <w:lang w:val="nl-NL"/>
              </w:rPr>
              <w:t>Versie</w:t>
            </w:r>
          </w:p>
        </w:tc>
        <w:tc>
          <w:tcPr>
            <w:tcW w:w="1701" w:type="dxa"/>
            <w:vAlign w:val="bottom"/>
          </w:tcPr>
          <w:p w14:paraId="12494920" w14:textId="77777777" w:rsidR="00451606" w:rsidRPr="00AA22DC" w:rsidRDefault="00451606">
            <w:pPr>
              <w:pStyle w:val="tussenkopje"/>
              <w:spacing w:before="0"/>
              <w:rPr>
                <w:lang w:val="nl-NL"/>
              </w:rPr>
            </w:pPr>
            <w:r w:rsidRPr="00AA22DC">
              <w:rPr>
                <w:lang w:val="nl-NL"/>
              </w:rPr>
              <w:t>Datum</w:t>
            </w:r>
          </w:p>
        </w:tc>
        <w:tc>
          <w:tcPr>
            <w:tcW w:w="3402" w:type="dxa"/>
            <w:vAlign w:val="bottom"/>
          </w:tcPr>
          <w:p w14:paraId="20870035" w14:textId="77777777" w:rsidR="00451606" w:rsidRPr="00AA22DC" w:rsidRDefault="00451606">
            <w:pPr>
              <w:pStyle w:val="tussenkopje"/>
              <w:spacing w:before="0"/>
              <w:rPr>
                <w:lang w:val="nl-NL"/>
              </w:rPr>
            </w:pPr>
            <w:r w:rsidRPr="00AA22DC">
              <w:rPr>
                <w:lang w:val="nl-NL"/>
              </w:rPr>
              <w:t>Auteur</w:t>
            </w:r>
          </w:p>
        </w:tc>
        <w:tc>
          <w:tcPr>
            <w:tcW w:w="2977" w:type="dxa"/>
            <w:vAlign w:val="bottom"/>
          </w:tcPr>
          <w:p w14:paraId="761FB1D7" w14:textId="77777777" w:rsidR="00451606" w:rsidRPr="00AA22DC" w:rsidRDefault="00451606">
            <w:pPr>
              <w:pStyle w:val="tussenkopje"/>
              <w:spacing w:before="0"/>
              <w:rPr>
                <w:lang w:val="nl-NL"/>
              </w:rPr>
            </w:pPr>
            <w:r w:rsidRPr="00AA22DC">
              <w:rPr>
                <w:lang w:val="nl-NL"/>
              </w:rPr>
              <w:t>Opmerking</w:t>
            </w:r>
          </w:p>
        </w:tc>
      </w:tr>
      <w:tr w:rsidR="00451606" w:rsidRPr="00AA22DC" w14:paraId="2DB940E8" w14:textId="77777777">
        <w:trPr>
          <w:cantSplit/>
        </w:trPr>
        <w:tc>
          <w:tcPr>
            <w:tcW w:w="779" w:type="dxa"/>
          </w:tcPr>
          <w:p w14:paraId="61F255A3" w14:textId="77777777" w:rsidR="00451606" w:rsidRPr="00AA22DC" w:rsidRDefault="005475EE">
            <w:pPr>
              <w:pStyle w:val="Koptekst"/>
              <w:tabs>
                <w:tab w:val="clear" w:pos="4536"/>
                <w:tab w:val="clear" w:pos="9072"/>
              </w:tabs>
              <w:spacing w:line="280" w:lineRule="atLeast"/>
              <w:rPr>
                <w:rStyle w:val="Versie0"/>
              </w:rPr>
            </w:pPr>
            <w:bookmarkStart w:id="20" w:name="bmVersie"/>
            <w:bookmarkEnd w:id="20"/>
            <w:r>
              <w:rPr>
                <w:rStyle w:val="Versie0"/>
              </w:rPr>
              <w:t>1.0</w:t>
            </w:r>
          </w:p>
        </w:tc>
        <w:tc>
          <w:tcPr>
            <w:tcW w:w="1701" w:type="dxa"/>
          </w:tcPr>
          <w:p w14:paraId="28CC3E9C" w14:textId="77777777" w:rsidR="00451606" w:rsidRPr="00AA22DC" w:rsidRDefault="005475EE">
            <w:pPr>
              <w:rPr>
                <w:rStyle w:val="Datumopmaakprofiel"/>
              </w:rPr>
            </w:pPr>
            <w:bookmarkStart w:id="21" w:name="bmDatum"/>
            <w:bookmarkEnd w:id="21"/>
            <w:r>
              <w:rPr>
                <w:rStyle w:val="Datumopmaakprofiel"/>
              </w:rPr>
              <w:t>17 oktober 2024</w:t>
            </w:r>
          </w:p>
        </w:tc>
        <w:tc>
          <w:tcPr>
            <w:tcW w:w="3402" w:type="dxa"/>
          </w:tcPr>
          <w:p w14:paraId="3E8AABD5" w14:textId="23045AC1" w:rsidR="00451606" w:rsidRPr="00AA22DC" w:rsidRDefault="00514060">
            <w:fldSimple w:instr=" STYLEREF  Auteur  \* MERGEFORMAT ">
              <w:r>
                <w:rPr>
                  <w:noProof/>
                </w:rPr>
                <w:t>BOI/BSU2/Team 2/AA</w:t>
              </w:r>
            </w:fldSimple>
          </w:p>
        </w:tc>
        <w:tc>
          <w:tcPr>
            <w:tcW w:w="2977" w:type="dxa"/>
          </w:tcPr>
          <w:p w14:paraId="68EED6F4" w14:textId="7388EB7C" w:rsidR="00FC2D9F" w:rsidRPr="00AA22DC" w:rsidRDefault="00673166">
            <w:r>
              <w:t>AA-6505: Eerste opzet</w:t>
            </w:r>
          </w:p>
        </w:tc>
      </w:tr>
      <w:tr w:rsidR="004516C2" w:rsidRPr="00AA22DC" w14:paraId="02B602B8" w14:textId="77777777">
        <w:trPr>
          <w:cantSplit/>
        </w:trPr>
        <w:tc>
          <w:tcPr>
            <w:tcW w:w="779" w:type="dxa"/>
          </w:tcPr>
          <w:p w14:paraId="25FD3B9A" w14:textId="4D404B64" w:rsidR="004516C2" w:rsidRDefault="004516C2">
            <w:pPr>
              <w:pStyle w:val="Koptekst"/>
              <w:tabs>
                <w:tab w:val="clear" w:pos="4536"/>
                <w:tab w:val="clear" w:pos="9072"/>
              </w:tabs>
              <w:spacing w:line="280" w:lineRule="atLeast"/>
              <w:rPr>
                <w:rStyle w:val="Versie0"/>
              </w:rPr>
            </w:pPr>
            <w:r>
              <w:rPr>
                <w:rStyle w:val="Versie0"/>
              </w:rPr>
              <w:t>2.0</w:t>
            </w:r>
          </w:p>
        </w:tc>
        <w:tc>
          <w:tcPr>
            <w:tcW w:w="1701" w:type="dxa"/>
          </w:tcPr>
          <w:p w14:paraId="7EE444E1" w14:textId="2F40D5BF" w:rsidR="004516C2" w:rsidRDefault="004516C2">
            <w:pPr>
              <w:rPr>
                <w:rStyle w:val="Datumopmaakprofiel"/>
              </w:rPr>
            </w:pPr>
            <w:r>
              <w:rPr>
                <w:rStyle w:val="Datumopmaakprofiel"/>
              </w:rPr>
              <w:t>11 februari 2025</w:t>
            </w:r>
          </w:p>
        </w:tc>
        <w:tc>
          <w:tcPr>
            <w:tcW w:w="3402" w:type="dxa"/>
          </w:tcPr>
          <w:p w14:paraId="163365F3" w14:textId="6FFD39A4" w:rsidR="004516C2" w:rsidRDefault="004516C2">
            <w:r>
              <w:t>BOI/BSU2/Team 2/AA</w:t>
            </w:r>
          </w:p>
        </w:tc>
        <w:tc>
          <w:tcPr>
            <w:tcW w:w="2977" w:type="dxa"/>
          </w:tcPr>
          <w:p w14:paraId="4CDAD8A5" w14:textId="5E3D446E" w:rsidR="004516C2" w:rsidRDefault="004516C2">
            <w:r>
              <w:t>AA-7670: Keuzeblok partijnamen en de mogelijkheid om genderneutrale akte op te stellen toegevoegd.</w:t>
            </w:r>
          </w:p>
        </w:tc>
      </w:tr>
      <w:tr w:rsidR="00514060" w:rsidRPr="00AA22DC" w14:paraId="05907974" w14:textId="77777777">
        <w:trPr>
          <w:cantSplit/>
          <w:ins w:id="22" w:author="Groot, Karina de" w:date="2025-12-08T13:40:00Z"/>
        </w:trPr>
        <w:tc>
          <w:tcPr>
            <w:tcW w:w="779" w:type="dxa"/>
          </w:tcPr>
          <w:p w14:paraId="6838B30A" w14:textId="128FFA0F" w:rsidR="00514060" w:rsidRDefault="00514060">
            <w:pPr>
              <w:pStyle w:val="Koptekst"/>
              <w:tabs>
                <w:tab w:val="clear" w:pos="4536"/>
                <w:tab w:val="clear" w:pos="9072"/>
              </w:tabs>
              <w:spacing w:line="280" w:lineRule="atLeast"/>
              <w:rPr>
                <w:ins w:id="23" w:author="Groot, Karina de" w:date="2025-12-08T13:40:00Z" w16du:dateUtc="2025-12-08T12:40:00Z"/>
                <w:rStyle w:val="Versie0"/>
              </w:rPr>
            </w:pPr>
            <w:ins w:id="24" w:author="Groot, Karina de" w:date="2025-12-08T13:40:00Z" w16du:dateUtc="2025-12-08T12:40:00Z">
              <w:r>
                <w:rPr>
                  <w:rStyle w:val="Versie0"/>
                </w:rPr>
                <w:t>3.0</w:t>
              </w:r>
            </w:ins>
          </w:p>
        </w:tc>
        <w:tc>
          <w:tcPr>
            <w:tcW w:w="1701" w:type="dxa"/>
          </w:tcPr>
          <w:p w14:paraId="62396D95" w14:textId="3878DDA7" w:rsidR="00514060" w:rsidRDefault="00514060">
            <w:pPr>
              <w:rPr>
                <w:ins w:id="25" w:author="Groot, Karina de" w:date="2025-12-08T13:40:00Z" w16du:dateUtc="2025-12-08T12:40:00Z"/>
                <w:rStyle w:val="Datumopmaakprofiel"/>
              </w:rPr>
            </w:pPr>
            <w:ins w:id="26" w:author="Groot, Karina de" w:date="2025-12-08T13:40:00Z" w16du:dateUtc="2025-12-08T12:40:00Z">
              <w:r>
                <w:rPr>
                  <w:rStyle w:val="Datumopmaakprofiel"/>
                </w:rPr>
                <w:t>8 december 2025</w:t>
              </w:r>
            </w:ins>
          </w:p>
        </w:tc>
        <w:tc>
          <w:tcPr>
            <w:tcW w:w="3402" w:type="dxa"/>
          </w:tcPr>
          <w:p w14:paraId="502DDCFF" w14:textId="0FDC1F18" w:rsidR="00514060" w:rsidRDefault="00514060">
            <w:pPr>
              <w:rPr>
                <w:ins w:id="27" w:author="Groot, Karina de" w:date="2025-12-08T13:40:00Z" w16du:dateUtc="2025-12-08T12:40:00Z"/>
              </w:rPr>
            </w:pPr>
            <w:ins w:id="28" w:author="Groot, Karina de" w:date="2025-12-08T13:40:00Z" w16du:dateUtc="2025-12-08T12:40:00Z">
              <w:r>
                <w:t>BOI/BSU2/Team 2/AA</w:t>
              </w:r>
            </w:ins>
          </w:p>
        </w:tc>
        <w:tc>
          <w:tcPr>
            <w:tcW w:w="2977" w:type="dxa"/>
          </w:tcPr>
          <w:p w14:paraId="0A8403BF" w14:textId="0AA1A3E1" w:rsidR="00514060" w:rsidRDefault="00514060">
            <w:pPr>
              <w:rPr>
                <w:ins w:id="29" w:author="Groot, Karina de" w:date="2025-12-08T13:40:00Z" w16du:dateUtc="2025-12-08T12:40:00Z"/>
              </w:rPr>
            </w:pPr>
            <w:ins w:id="30" w:author="Groot, Karina de" w:date="2025-12-08T13:40:00Z" w16du:dateUtc="2025-12-08T12:40:00Z">
              <w:r>
                <w:t>AA-9012: Nieuwe versie Bankmodel</w:t>
              </w:r>
            </w:ins>
          </w:p>
        </w:tc>
      </w:tr>
    </w:tbl>
    <w:p w14:paraId="36FBDE32" w14:textId="77777777" w:rsidR="00451606" w:rsidRPr="00AA22DC" w:rsidRDefault="00451606"/>
    <w:p w14:paraId="7787FCCD" w14:textId="77777777" w:rsidR="00451606" w:rsidRPr="00AA22DC" w:rsidRDefault="00DC72C8">
      <w:pPr>
        <w:rPr>
          <w:vanish/>
          <w:color w:val="FF0000"/>
        </w:rPr>
      </w:pPr>
      <w:r>
        <w:rPr>
          <w:vanish/>
          <w:color w:val="FF0000"/>
        </w:rPr>
        <w:t>Om een nieuwe Versie en</w:t>
      </w:r>
      <w:r w:rsidR="00FA38CC">
        <w:rPr>
          <w:vanish/>
          <w:color w:val="FF0000"/>
        </w:rPr>
        <w:t>/of</w:t>
      </w:r>
      <w:r>
        <w:rPr>
          <w:vanish/>
          <w:color w:val="FF0000"/>
        </w:rPr>
        <w:t xml:space="preserve"> Datum toe te voegen aan het document klik </w:t>
      </w:r>
      <w:r w:rsidR="00FA38CC">
        <w:rPr>
          <w:vanish/>
          <w:color w:val="FF0000"/>
        </w:rPr>
        <w:t xml:space="preserve">op </w:t>
      </w:r>
      <w:r w:rsidRPr="00FA38CC">
        <w:rPr>
          <w:b/>
          <w:bCs/>
          <w:vanish/>
          <w:color w:val="FF0000"/>
        </w:rPr>
        <w:t>HUISSTIJL</w:t>
      </w:r>
      <w:r>
        <w:rPr>
          <w:vanish/>
          <w:color w:val="FF0000"/>
        </w:rPr>
        <w:t xml:space="preserve"> en </w:t>
      </w:r>
      <w:r w:rsidR="002B7BFE">
        <w:rPr>
          <w:vanish/>
          <w:color w:val="FF0000"/>
        </w:rPr>
        <w:t xml:space="preserve">in </w:t>
      </w:r>
      <w:r w:rsidR="00FA38CC">
        <w:rPr>
          <w:vanish/>
          <w:color w:val="FF0000"/>
        </w:rPr>
        <w:t xml:space="preserve">de groep </w:t>
      </w:r>
      <w:r w:rsidR="00FA38CC" w:rsidRPr="00FA38CC">
        <w:rPr>
          <w:b/>
          <w:bCs/>
          <w:vanish/>
          <w:color w:val="FF0000"/>
        </w:rPr>
        <w:t>Rapport</w:t>
      </w:r>
      <w:r w:rsidR="00FA38CC">
        <w:rPr>
          <w:vanish/>
          <w:color w:val="FF0000"/>
        </w:rPr>
        <w:t xml:space="preserve"> op </w:t>
      </w:r>
      <w:r>
        <w:rPr>
          <w:vanish/>
          <w:color w:val="FF0000"/>
        </w:rPr>
        <w:t xml:space="preserve">de knop </w:t>
      </w:r>
      <w:r w:rsidRPr="00FA38CC">
        <w:rPr>
          <w:b/>
          <w:bCs/>
          <w:vanish/>
          <w:color w:val="FF0000"/>
        </w:rPr>
        <w:t>Versie</w:t>
      </w:r>
      <w:r w:rsidR="00FA38CC" w:rsidRPr="00FA38CC">
        <w:rPr>
          <w:b/>
          <w:bCs/>
          <w:vanish/>
          <w:color w:val="FF0000"/>
        </w:rPr>
        <w:t xml:space="preserve"> beheer</w:t>
      </w:r>
      <w:r>
        <w:rPr>
          <w:vanish/>
          <w:color w:val="FF0000"/>
        </w:rPr>
        <w:t>. De versie en datum wordt ook in de koptekst doorgevoerd.</w:t>
      </w:r>
    </w:p>
    <w:p w14:paraId="1C59B61F" w14:textId="77777777" w:rsidR="00451606" w:rsidRPr="00AA22DC" w:rsidRDefault="00451606">
      <w:pPr>
        <w:keepNext/>
        <w:spacing w:line="14" w:lineRule="exact"/>
      </w:pPr>
    </w:p>
    <w:p w14:paraId="7FD4BB4E" w14:textId="77777777" w:rsidR="00451606" w:rsidRPr="00AA22DC" w:rsidRDefault="00451606" w:rsidP="00BC3B41"/>
    <w:p w14:paraId="1F22A130" w14:textId="77777777" w:rsidR="00451606" w:rsidRPr="00AA22DC" w:rsidRDefault="00451606">
      <w:pPr>
        <w:pStyle w:val="Koptekst"/>
        <w:tabs>
          <w:tab w:val="clear" w:pos="4536"/>
          <w:tab w:val="clear" w:pos="9072"/>
        </w:tabs>
      </w:pPr>
    </w:p>
    <w:p w14:paraId="0E8E800A" w14:textId="3FF9AF87" w:rsidR="00451606" w:rsidRPr="00AA22DC" w:rsidRDefault="00673166">
      <w:pPr>
        <w:pStyle w:val="Koptekst"/>
        <w:tabs>
          <w:tab w:val="clear" w:pos="4536"/>
          <w:tab w:val="clear" w:pos="9072"/>
        </w:tabs>
        <w:sectPr w:rsidR="00451606" w:rsidRPr="00AA22DC" w:rsidSect="00E62EAC">
          <w:headerReference w:type="default" r:id="rId13"/>
          <w:headerReference w:type="first" r:id="rId14"/>
          <w:footerReference w:type="first" r:id="rId15"/>
          <w:pgSz w:w="11906" w:h="16838" w:code="9"/>
          <w:pgMar w:top="2835" w:right="1531" w:bottom="2552" w:left="2268" w:header="567" w:footer="431" w:gutter="0"/>
          <w:pgNumType w:start="1"/>
          <w:cols w:space="708"/>
          <w:titlePg/>
          <w:docGrid w:linePitch="245"/>
        </w:sectPr>
      </w:pPr>
      <w:r>
        <w:tab/>
      </w:r>
      <w:r>
        <w:tab/>
      </w:r>
    </w:p>
    <w:p w14:paraId="0BD2ABB2" w14:textId="77777777" w:rsidR="00451606" w:rsidRPr="00AA22DC" w:rsidRDefault="00451606">
      <w:pPr>
        <w:pStyle w:val="Koptekst"/>
        <w:tabs>
          <w:tab w:val="clear" w:pos="4536"/>
          <w:tab w:val="clear" w:pos="9072"/>
        </w:tabs>
        <w:rPr>
          <w:b/>
          <w:bCs w:val="0"/>
        </w:rPr>
      </w:pPr>
      <w:r w:rsidRPr="00AA22DC">
        <w:rPr>
          <w:b/>
          <w:bCs w:val="0"/>
        </w:rPr>
        <w:lastRenderedPageBreak/>
        <w:t>Inhoudsopgave</w:t>
      </w:r>
    </w:p>
    <w:bookmarkStart w:id="31" w:name="bmInhoudsopgave"/>
    <w:bookmarkEnd w:id="31"/>
    <w:p w14:paraId="7DDEB485" w14:textId="7516F471" w:rsidR="007E2216" w:rsidRDefault="005C6A74">
      <w:pPr>
        <w:pStyle w:val="Inhopg1"/>
        <w:rPr>
          <w:rFonts w:asciiTheme="minorHAnsi" w:eastAsiaTheme="minorEastAsia" w:hAnsiTheme="minorHAnsi" w:cstheme="minorBidi"/>
          <w:b w:val="0"/>
          <w:bCs w:val="0"/>
          <w:snapToGrid/>
          <w:kern w:val="2"/>
          <w:sz w:val="24"/>
          <w:szCs w:val="24"/>
          <w:lang w:eastAsia="nl-NL"/>
          <w14:ligatures w14:val="standardContextual"/>
        </w:rPr>
      </w:pPr>
      <w:r>
        <w:rPr>
          <w:b w:val="0"/>
        </w:rPr>
        <w:fldChar w:fldCharType="begin"/>
      </w:r>
      <w:r>
        <w:rPr>
          <w:b w:val="0"/>
        </w:rPr>
        <w:instrText xml:space="preserve"> TOC \o "1-3" \h \z \t "Bijlagenblad;1;Bijlage;1" </w:instrText>
      </w:r>
      <w:r>
        <w:rPr>
          <w:b w:val="0"/>
        </w:rPr>
        <w:fldChar w:fldCharType="separate"/>
      </w:r>
      <w:hyperlink w:anchor="_Toc180495156" w:history="1">
        <w:r w:rsidR="007E2216" w:rsidRPr="00676C58">
          <w:rPr>
            <w:rStyle w:val="Hyperlink"/>
          </w:rPr>
          <w:t>1</w:t>
        </w:r>
        <w:r w:rsidR="007E2216">
          <w:rPr>
            <w:rFonts w:asciiTheme="minorHAnsi" w:eastAsiaTheme="minorEastAsia" w:hAnsiTheme="minorHAnsi" w:cstheme="minorBidi"/>
            <w:b w:val="0"/>
            <w:bCs w:val="0"/>
            <w:snapToGrid/>
            <w:kern w:val="2"/>
            <w:sz w:val="24"/>
            <w:szCs w:val="24"/>
            <w:lang w:eastAsia="nl-NL"/>
            <w14:ligatures w14:val="standardContextual"/>
          </w:rPr>
          <w:tab/>
        </w:r>
        <w:r w:rsidR="007E2216" w:rsidRPr="00676C58">
          <w:rPr>
            <w:rStyle w:val="Hyperlink"/>
          </w:rPr>
          <w:t>Inleiding</w:t>
        </w:r>
        <w:r w:rsidR="007E2216">
          <w:rPr>
            <w:webHidden/>
          </w:rPr>
          <w:tab/>
        </w:r>
        <w:r w:rsidR="007E2216">
          <w:rPr>
            <w:webHidden/>
          </w:rPr>
          <w:fldChar w:fldCharType="begin"/>
        </w:r>
        <w:r w:rsidR="007E2216">
          <w:rPr>
            <w:webHidden/>
          </w:rPr>
          <w:instrText xml:space="preserve"> PAGEREF _Toc180495156 \h </w:instrText>
        </w:r>
        <w:r w:rsidR="007E2216">
          <w:rPr>
            <w:webHidden/>
          </w:rPr>
        </w:r>
        <w:r w:rsidR="007E2216">
          <w:rPr>
            <w:webHidden/>
          </w:rPr>
          <w:fldChar w:fldCharType="separate"/>
        </w:r>
        <w:r w:rsidR="00514060">
          <w:rPr>
            <w:webHidden/>
          </w:rPr>
          <w:t>3</w:t>
        </w:r>
        <w:r w:rsidR="007E2216">
          <w:rPr>
            <w:webHidden/>
          </w:rPr>
          <w:fldChar w:fldCharType="end"/>
        </w:r>
      </w:hyperlink>
    </w:p>
    <w:p w14:paraId="63C05B35" w14:textId="77CC3225"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57" w:history="1">
        <w:r w:rsidRPr="00676C58">
          <w:rPr>
            <w:rStyle w:val="Hyperlink"/>
          </w:rPr>
          <w:t>1.1</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Doel</w:t>
        </w:r>
        <w:r>
          <w:rPr>
            <w:webHidden/>
          </w:rPr>
          <w:tab/>
        </w:r>
        <w:r>
          <w:rPr>
            <w:webHidden/>
          </w:rPr>
          <w:fldChar w:fldCharType="begin"/>
        </w:r>
        <w:r>
          <w:rPr>
            <w:webHidden/>
          </w:rPr>
          <w:instrText xml:space="preserve"> PAGEREF _Toc180495157 \h </w:instrText>
        </w:r>
        <w:r>
          <w:rPr>
            <w:webHidden/>
          </w:rPr>
        </w:r>
        <w:r>
          <w:rPr>
            <w:webHidden/>
          </w:rPr>
          <w:fldChar w:fldCharType="separate"/>
        </w:r>
        <w:r w:rsidR="00514060">
          <w:rPr>
            <w:webHidden/>
          </w:rPr>
          <w:t>3</w:t>
        </w:r>
        <w:r>
          <w:rPr>
            <w:webHidden/>
          </w:rPr>
          <w:fldChar w:fldCharType="end"/>
        </w:r>
      </w:hyperlink>
    </w:p>
    <w:p w14:paraId="6577FB0F" w14:textId="52AD2D27"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58" w:history="1">
        <w:r w:rsidRPr="00676C58">
          <w:rPr>
            <w:rStyle w:val="Hyperlink"/>
          </w:rPr>
          <w:t>1.2</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Algemeen</w:t>
        </w:r>
        <w:r>
          <w:rPr>
            <w:webHidden/>
          </w:rPr>
          <w:tab/>
        </w:r>
        <w:r>
          <w:rPr>
            <w:webHidden/>
          </w:rPr>
          <w:fldChar w:fldCharType="begin"/>
        </w:r>
        <w:r>
          <w:rPr>
            <w:webHidden/>
          </w:rPr>
          <w:instrText xml:space="preserve"> PAGEREF _Toc180495158 \h </w:instrText>
        </w:r>
        <w:r>
          <w:rPr>
            <w:webHidden/>
          </w:rPr>
        </w:r>
        <w:r>
          <w:rPr>
            <w:webHidden/>
          </w:rPr>
          <w:fldChar w:fldCharType="separate"/>
        </w:r>
        <w:r w:rsidR="00514060">
          <w:rPr>
            <w:webHidden/>
          </w:rPr>
          <w:t>3</w:t>
        </w:r>
        <w:r>
          <w:rPr>
            <w:webHidden/>
          </w:rPr>
          <w:fldChar w:fldCharType="end"/>
        </w:r>
      </w:hyperlink>
    </w:p>
    <w:p w14:paraId="46E7637D" w14:textId="62A617B0"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59" w:history="1">
        <w:r w:rsidRPr="00676C58">
          <w:rPr>
            <w:rStyle w:val="Hyperlink"/>
          </w:rPr>
          <w:t>1.3</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Referenties</w:t>
        </w:r>
        <w:r>
          <w:rPr>
            <w:webHidden/>
          </w:rPr>
          <w:tab/>
        </w:r>
        <w:r>
          <w:rPr>
            <w:webHidden/>
          </w:rPr>
          <w:fldChar w:fldCharType="begin"/>
        </w:r>
        <w:r>
          <w:rPr>
            <w:webHidden/>
          </w:rPr>
          <w:instrText xml:space="preserve"> PAGEREF _Toc180495159 \h </w:instrText>
        </w:r>
        <w:r>
          <w:rPr>
            <w:webHidden/>
          </w:rPr>
        </w:r>
        <w:r>
          <w:rPr>
            <w:webHidden/>
          </w:rPr>
          <w:fldChar w:fldCharType="separate"/>
        </w:r>
        <w:r w:rsidR="00514060">
          <w:rPr>
            <w:webHidden/>
          </w:rPr>
          <w:t>4</w:t>
        </w:r>
        <w:r>
          <w:rPr>
            <w:webHidden/>
          </w:rPr>
          <w:fldChar w:fldCharType="end"/>
        </w:r>
      </w:hyperlink>
    </w:p>
    <w:p w14:paraId="35E0819C" w14:textId="1D92D921" w:rsidR="007E2216" w:rsidRDefault="007E2216">
      <w:pPr>
        <w:pStyle w:val="Inhopg1"/>
        <w:rPr>
          <w:rFonts w:asciiTheme="minorHAnsi" w:eastAsiaTheme="minorEastAsia" w:hAnsiTheme="minorHAnsi" w:cstheme="minorBidi"/>
          <w:b w:val="0"/>
          <w:bCs w:val="0"/>
          <w:snapToGrid/>
          <w:kern w:val="2"/>
          <w:sz w:val="24"/>
          <w:szCs w:val="24"/>
          <w:lang w:eastAsia="nl-NL"/>
          <w14:ligatures w14:val="standardContextual"/>
        </w:rPr>
      </w:pPr>
      <w:hyperlink w:anchor="_Toc180495160" w:history="1">
        <w:r w:rsidRPr="00676C58">
          <w:rPr>
            <w:rStyle w:val="Hyperlink"/>
          </w:rPr>
          <w:t>2</w:t>
        </w:r>
        <w:r>
          <w:rPr>
            <w:rFonts w:asciiTheme="minorHAnsi" w:eastAsiaTheme="minorEastAsia" w:hAnsiTheme="minorHAnsi" w:cstheme="minorBidi"/>
            <w:b w:val="0"/>
            <w:bCs w:val="0"/>
            <w:snapToGrid/>
            <w:kern w:val="2"/>
            <w:sz w:val="24"/>
            <w:szCs w:val="24"/>
            <w:lang w:eastAsia="nl-NL"/>
            <w14:ligatures w14:val="standardContextual"/>
          </w:rPr>
          <w:tab/>
        </w:r>
        <w:r w:rsidRPr="00676C58">
          <w:rPr>
            <w:rStyle w:val="Hyperlink"/>
          </w:rPr>
          <w:t>Svenska Handelsbanken</w:t>
        </w:r>
        <w:r>
          <w:rPr>
            <w:webHidden/>
          </w:rPr>
          <w:tab/>
        </w:r>
        <w:r>
          <w:rPr>
            <w:webHidden/>
          </w:rPr>
          <w:fldChar w:fldCharType="begin"/>
        </w:r>
        <w:r>
          <w:rPr>
            <w:webHidden/>
          </w:rPr>
          <w:instrText xml:space="preserve"> PAGEREF _Toc180495160 \h </w:instrText>
        </w:r>
        <w:r>
          <w:rPr>
            <w:webHidden/>
          </w:rPr>
        </w:r>
        <w:r>
          <w:rPr>
            <w:webHidden/>
          </w:rPr>
          <w:fldChar w:fldCharType="separate"/>
        </w:r>
        <w:r w:rsidR="00514060">
          <w:rPr>
            <w:webHidden/>
          </w:rPr>
          <w:t>5</w:t>
        </w:r>
        <w:r>
          <w:rPr>
            <w:webHidden/>
          </w:rPr>
          <w:fldChar w:fldCharType="end"/>
        </w:r>
      </w:hyperlink>
    </w:p>
    <w:p w14:paraId="00D9174A" w14:textId="40F6235B"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61" w:history="1">
        <w:r w:rsidRPr="00676C58">
          <w:rPr>
            <w:rStyle w:val="Hyperlink"/>
          </w:rPr>
          <w:t>2.1</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Equivalentieverklaring</w:t>
        </w:r>
        <w:r>
          <w:rPr>
            <w:webHidden/>
          </w:rPr>
          <w:tab/>
        </w:r>
        <w:r>
          <w:rPr>
            <w:webHidden/>
          </w:rPr>
          <w:fldChar w:fldCharType="begin"/>
        </w:r>
        <w:r>
          <w:rPr>
            <w:webHidden/>
          </w:rPr>
          <w:instrText xml:space="preserve"> PAGEREF _Toc180495161 \h </w:instrText>
        </w:r>
        <w:r>
          <w:rPr>
            <w:webHidden/>
          </w:rPr>
        </w:r>
        <w:r>
          <w:rPr>
            <w:webHidden/>
          </w:rPr>
          <w:fldChar w:fldCharType="separate"/>
        </w:r>
        <w:r w:rsidR="00514060">
          <w:rPr>
            <w:webHidden/>
          </w:rPr>
          <w:t>5</w:t>
        </w:r>
        <w:r>
          <w:rPr>
            <w:webHidden/>
          </w:rPr>
          <w:fldChar w:fldCharType="end"/>
        </w:r>
      </w:hyperlink>
    </w:p>
    <w:p w14:paraId="235F2EA7" w14:textId="532C3990"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62" w:history="1">
        <w:r w:rsidRPr="00676C58">
          <w:rPr>
            <w:rStyle w:val="Hyperlink"/>
          </w:rPr>
          <w:t>2.2</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Titel</w:t>
        </w:r>
        <w:r>
          <w:rPr>
            <w:webHidden/>
          </w:rPr>
          <w:tab/>
        </w:r>
        <w:r>
          <w:rPr>
            <w:webHidden/>
          </w:rPr>
          <w:fldChar w:fldCharType="begin"/>
        </w:r>
        <w:r>
          <w:rPr>
            <w:webHidden/>
          </w:rPr>
          <w:instrText xml:space="preserve"> PAGEREF _Toc180495162 \h </w:instrText>
        </w:r>
        <w:r>
          <w:rPr>
            <w:webHidden/>
          </w:rPr>
        </w:r>
        <w:r>
          <w:rPr>
            <w:webHidden/>
          </w:rPr>
          <w:fldChar w:fldCharType="separate"/>
        </w:r>
        <w:r w:rsidR="00514060">
          <w:rPr>
            <w:webHidden/>
          </w:rPr>
          <w:t>5</w:t>
        </w:r>
        <w:r>
          <w:rPr>
            <w:webHidden/>
          </w:rPr>
          <w:fldChar w:fldCharType="end"/>
        </w:r>
      </w:hyperlink>
    </w:p>
    <w:p w14:paraId="158D7C10" w14:textId="53D11593"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63" w:history="1">
        <w:r w:rsidRPr="00676C58">
          <w:rPr>
            <w:rStyle w:val="Hyperlink"/>
          </w:rPr>
          <w:t>2.3</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Aanhef</w:t>
        </w:r>
        <w:r>
          <w:rPr>
            <w:webHidden/>
          </w:rPr>
          <w:tab/>
        </w:r>
        <w:r>
          <w:rPr>
            <w:webHidden/>
          </w:rPr>
          <w:fldChar w:fldCharType="begin"/>
        </w:r>
        <w:r>
          <w:rPr>
            <w:webHidden/>
          </w:rPr>
          <w:instrText xml:space="preserve"> PAGEREF _Toc180495163 \h </w:instrText>
        </w:r>
        <w:r>
          <w:rPr>
            <w:webHidden/>
          </w:rPr>
        </w:r>
        <w:r>
          <w:rPr>
            <w:webHidden/>
          </w:rPr>
          <w:fldChar w:fldCharType="separate"/>
        </w:r>
        <w:r w:rsidR="00514060">
          <w:rPr>
            <w:webHidden/>
          </w:rPr>
          <w:t>6</w:t>
        </w:r>
        <w:r>
          <w:rPr>
            <w:webHidden/>
          </w:rPr>
          <w:fldChar w:fldCharType="end"/>
        </w:r>
      </w:hyperlink>
    </w:p>
    <w:p w14:paraId="6FDD240D" w14:textId="05FF29EA"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64" w:history="1">
        <w:r w:rsidRPr="00676C58">
          <w:rPr>
            <w:rStyle w:val="Hyperlink"/>
          </w:rPr>
          <w:t>2.4</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Partijen</w:t>
        </w:r>
        <w:r>
          <w:rPr>
            <w:webHidden/>
          </w:rPr>
          <w:tab/>
        </w:r>
        <w:r>
          <w:rPr>
            <w:webHidden/>
          </w:rPr>
          <w:fldChar w:fldCharType="begin"/>
        </w:r>
        <w:r>
          <w:rPr>
            <w:webHidden/>
          </w:rPr>
          <w:instrText xml:space="preserve"> PAGEREF _Toc180495164 \h </w:instrText>
        </w:r>
        <w:r>
          <w:rPr>
            <w:webHidden/>
          </w:rPr>
        </w:r>
        <w:r>
          <w:rPr>
            <w:webHidden/>
          </w:rPr>
          <w:fldChar w:fldCharType="separate"/>
        </w:r>
        <w:r w:rsidR="00514060">
          <w:rPr>
            <w:webHidden/>
          </w:rPr>
          <w:t>6</w:t>
        </w:r>
        <w:r>
          <w:rPr>
            <w:webHidden/>
          </w:rPr>
          <w:fldChar w:fldCharType="end"/>
        </w:r>
      </w:hyperlink>
    </w:p>
    <w:p w14:paraId="11BCEBB1" w14:textId="143A9AC9" w:rsidR="007E2216" w:rsidRDefault="007E2216">
      <w:pPr>
        <w:pStyle w:val="Inhopg3"/>
        <w:rPr>
          <w:rFonts w:asciiTheme="minorHAnsi" w:eastAsiaTheme="minorEastAsia" w:hAnsiTheme="minorHAnsi" w:cstheme="minorBidi"/>
          <w:snapToGrid/>
          <w:kern w:val="2"/>
          <w:sz w:val="24"/>
          <w:szCs w:val="24"/>
          <w:lang w:eastAsia="nl-NL"/>
          <w14:ligatures w14:val="standardContextual"/>
        </w:rPr>
      </w:pPr>
      <w:hyperlink w:anchor="_Toc180495165" w:history="1">
        <w:r w:rsidRPr="00676C58">
          <w:rPr>
            <w:rStyle w:val="Hyperlink"/>
            <w:b/>
          </w:rPr>
          <w:t>2.4.1</w:t>
        </w:r>
        <w:r>
          <w:rPr>
            <w:rFonts w:asciiTheme="minorHAnsi" w:eastAsiaTheme="minorEastAsia" w:hAnsiTheme="minorHAnsi" w:cstheme="minorBidi"/>
            <w:snapToGrid/>
            <w:kern w:val="2"/>
            <w:sz w:val="24"/>
            <w:szCs w:val="24"/>
            <w:lang w:eastAsia="nl-NL"/>
            <w14:ligatures w14:val="standardContextual"/>
          </w:rPr>
          <w:tab/>
        </w:r>
        <w:r w:rsidRPr="00676C58">
          <w:rPr>
            <w:rStyle w:val="Hyperlink"/>
            <w:b/>
          </w:rPr>
          <w:t>Onderzetter/Schuldenaar</w:t>
        </w:r>
        <w:r>
          <w:rPr>
            <w:webHidden/>
          </w:rPr>
          <w:tab/>
        </w:r>
        <w:r>
          <w:rPr>
            <w:webHidden/>
          </w:rPr>
          <w:fldChar w:fldCharType="begin"/>
        </w:r>
        <w:r>
          <w:rPr>
            <w:webHidden/>
          </w:rPr>
          <w:instrText xml:space="preserve"> PAGEREF _Toc180495165 \h </w:instrText>
        </w:r>
        <w:r>
          <w:rPr>
            <w:webHidden/>
          </w:rPr>
        </w:r>
        <w:r>
          <w:rPr>
            <w:webHidden/>
          </w:rPr>
          <w:fldChar w:fldCharType="separate"/>
        </w:r>
        <w:r w:rsidR="00514060">
          <w:rPr>
            <w:webHidden/>
          </w:rPr>
          <w:t>6</w:t>
        </w:r>
        <w:r>
          <w:rPr>
            <w:webHidden/>
          </w:rPr>
          <w:fldChar w:fldCharType="end"/>
        </w:r>
      </w:hyperlink>
    </w:p>
    <w:p w14:paraId="17AAA2D2" w14:textId="4AED8424" w:rsidR="007E2216" w:rsidRDefault="007E2216">
      <w:pPr>
        <w:pStyle w:val="Inhopg3"/>
        <w:rPr>
          <w:rFonts w:asciiTheme="minorHAnsi" w:eastAsiaTheme="minorEastAsia" w:hAnsiTheme="minorHAnsi" w:cstheme="minorBidi"/>
          <w:snapToGrid/>
          <w:kern w:val="2"/>
          <w:sz w:val="24"/>
          <w:szCs w:val="24"/>
          <w:lang w:eastAsia="nl-NL"/>
          <w14:ligatures w14:val="standardContextual"/>
        </w:rPr>
      </w:pPr>
      <w:hyperlink w:anchor="_Toc180495166" w:history="1">
        <w:r w:rsidRPr="00676C58">
          <w:rPr>
            <w:rStyle w:val="Hyperlink"/>
            <w:b/>
          </w:rPr>
          <w:t>2.4.2</w:t>
        </w:r>
        <w:r>
          <w:rPr>
            <w:rFonts w:asciiTheme="minorHAnsi" w:eastAsiaTheme="minorEastAsia" w:hAnsiTheme="minorHAnsi" w:cstheme="minorBidi"/>
            <w:snapToGrid/>
            <w:kern w:val="2"/>
            <w:sz w:val="24"/>
            <w:szCs w:val="24"/>
            <w:lang w:eastAsia="nl-NL"/>
            <w14:ligatures w14:val="standardContextual"/>
          </w:rPr>
          <w:tab/>
        </w:r>
        <w:r w:rsidRPr="00676C58">
          <w:rPr>
            <w:rStyle w:val="Hyperlink"/>
            <w:b/>
          </w:rPr>
          <w:t>Hypotheekverstrekker</w:t>
        </w:r>
        <w:r>
          <w:rPr>
            <w:webHidden/>
          </w:rPr>
          <w:tab/>
        </w:r>
        <w:r>
          <w:rPr>
            <w:webHidden/>
          </w:rPr>
          <w:fldChar w:fldCharType="begin"/>
        </w:r>
        <w:r>
          <w:rPr>
            <w:webHidden/>
          </w:rPr>
          <w:instrText xml:space="preserve"> PAGEREF _Toc180495166 \h </w:instrText>
        </w:r>
        <w:r>
          <w:rPr>
            <w:webHidden/>
          </w:rPr>
        </w:r>
        <w:r>
          <w:rPr>
            <w:webHidden/>
          </w:rPr>
          <w:fldChar w:fldCharType="separate"/>
        </w:r>
        <w:r w:rsidR="00514060">
          <w:rPr>
            <w:webHidden/>
          </w:rPr>
          <w:t>17</w:t>
        </w:r>
        <w:r>
          <w:rPr>
            <w:webHidden/>
          </w:rPr>
          <w:fldChar w:fldCharType="end"/>
        </w:r>
      </w:hyperlink>
    </w:p>
    <w:p w14:paraId="08350AA4" w14:textId="67AC068E"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67" w:history="1">
        <w:r w:rsidRPr="00676C58">
          <w:rPr>
            <w:rStyle w:val="Hyperlink"/>
          </w:rPr>
          <w:t>2.5</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Hypotheekverlening</w:t>
        </w:r>
        <w:r>
          <w:rPr>
            <w:webHidden/>
          </w:rPr>
          <w:tab/>
        </w:r>
        <w:r>
          <w:rPr>
            <w:webHidden/>
          </w:rPr>
          <w:fldChar w:fldCharType="begin"/>
        </w:r>
        <w:r>
          <w:rPr>
            <w:webHidden/>
          </w:rPr>
          <w:instrText xml:space="preserve"> PAGEREF _Toc180495167 \h </w:instrText>
        </w:r>
        <w:r>
          <w:rPr>
            <w:webHidden/>
          </w:rPr>
        </w:r>
        <w:r>
          <w:rPr>
            <w:webHidden/>
          </w:rPr>
          <w:fldChar w:fldCharType="separate"/>
        </w:r>
        <w:r w:rsidR="00514060">
          <w:rPr>
            <w:webHidden/>
          </w:rPr>
          <w:t>19</w:t>
        </w:r>
        <w:r>
          <w:rPr>
            <w:webHidden/>
          </w:rPr>
          <w:fldChar w:fldCharType="end"/>
        </w:r>
      </w:hyperlink>
    </w:p>
    <w:p w14:paraId="75E5D977" w14:textId="06087093"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68" w:history="1">
        <w:r w:rsidRPr="00676C58">
          <w:rPr>
            <w:rStyle w:val="Hyperlink"/>
          </w:rPr>
          <w:t>2.6</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Registergoed</w:t>
        </w:r>
        <w:r>
          <w:rPr>
            <w:webHidden/>
          </w:rPr>
          <w:tab/>
        </w:r>
        <w:r>
          <w:rPr>
            <w:webHidden/>
          </w:rPr>
          <w:fldChar w:fldCharType="begin"/>
        </w:r>
        <w:r>
          <w:rPr>
            <w:webHidden/>
          </w:rPr>
          <w:instrText xml:space="preserve"> PAGEREF _Toc180495168 \h </w:instrText>
        </w:r>
        <w:r>
          <w:rPr>
            <w:webHidden/>
          </w:rPr>
        </w:r>
        <w:r>
          <w:rPr>
            <w:webHidden/>
          </w:rPr>
          <w:fldChar w:fldCharType="separate"/>
        </w:r>
        <w:r w:rsidR="00514060">
          <w:rPr>
            <w:webHidden/>
          </w:rPr>
          <w:t>22</w:t>
        </w:r>
        <w:r>
          <w:rPr>
            <w:webHidden/>
          </w:rPr>
          <w:fldChar w:fldCharType="end"/>
        </w:r>
      </w:hyperlink>
    </w:p>
    <w:p w14:paraId="0DD4AAA9" w14:textId="5AB89DE3"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69" w:history="1">
        <w:r w:rsidRPr="00676C58">
          <w:rPr>
            <w:rStyle w:val="Hyperlink"/>
          </w:rPr>
          <w:t>2.7</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Woonplaatskeuze</w:t>
        </w:r>
        <w:r>
          <w:rPr>
            <w:webHidden/>
          </w:rPr>
          <w:tab/>
        </w:r>
        <w:r>
          <w:rPr>
            <w:webHidden/>
          </w:rPr>
          <w:fldChar w:fldCharType="begin"/>
        </w:r>
        <w:r>
          <w:rPr>
            <w:webHidden/>
          </w:rPr>
          <w:instrText xml:space="preserve"> PAGEREF _Toc180495169 \h </w:instrText>
        </w:r>
        <w:r>
          <w:rPr>
            <w:webHidden/>
          </w:rPr>
        </w:r>
        <w:r>
          <w:rPr>
            <w:webHidden/>
          </w:rPr>
          <w:fldChar w:fldCharType="separate"/>
        </w:r>
        <w:r w:rsidR="00514060">
          <w:rPr>
            <w:webHidden/>
          </w:rPr>
          <w:t>23</w:t>
        </w:r>
        <w:r>
          <w:rPr>
            <w:webHidden/>
          </w:rPr>
          <w:fldChar w:fldCharType="end"/>
        </w:r>
      </w:hyperlink>
    </w:p>
    <w:p w14:paraId="32A3D5C2" w14:textId="56300079"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70" w:history="1">
        <w:r w:rsidRPr="00676C58">
          <w:rPr>
            <w:rStyle w:val="Hyperlink"/>
          </w:rPr>
          <w:t>2.8</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Einde kadasterdeel</w:t>
        </w:r>
        <w:r>
          <w:rPr>
            <w:webHidden/>
          </w:rPr>
          <w:tab/>
        </w:r>
        <w:r>
          <w:rPr>
            <w:webHidden/>
          </w:rPr>
          <w:fldChar w:fldCharType="begin"/>
        </w:r>
        <w:r>
          <w:rPr>
            <w:webHidden/>
          </w:rPr>
          <w:instrText xml:space="preserve"> PAGEREF _Toc180495170 \h </w:instrText>
        </w:r>
        <w:r>
          <w:rPr>
            <w:webHidden/>
          </w:rPr>
        </w:r>
        <w:r>
          <w:rPr>
            <w:webHidden/>
          </w:rPr>
          <w:fldChar w:fldCharType="separate"/>
        </w:r>
        <w:r w:rsidR="00514060">
          <w:rPr>
            <w:webHidden/>
          </w:rPr>
          <w:t>23</w:t>
        </w:r>
        <w:r>
          <w:rPr>
            <w:webHidden/>
          </w:rPr>
          <w:fldChar w:fldCharType="end"/>
        </w:r>
      </w:hyperlink>
    </w:p>
    <w:p w14:paraId="524C4E70" w14:textId="632E7361" w:rsidR="007E2216" w:rsidRDefault="007E2216">
      <w:pPr>
        <w:pStyle w:val="Inhopg2"/>
        <w:rPr>
          <w:rFonts w:asciiTheme="minorHAnsi" w:eastAsiaTheme="minorEastAsia" w:hAnsiTheme="minorHAnsi" w:cstheme="minorBidi"/>
          <w:snapToGrid/>
          <w:kern w:val="2"/>
          <w:sz w:val="24"/>
          <w:szCs w:val="24"/>
          <w:lang w:eastAsia="nl-NL"/>
          <w14:ligatures w14:val="standardContextual"/>
        </w:rPr>
      </w:pPr>
      <w:hyperlink w:anchor="_Toc180495171" w:history="1">
        <w:r w:rsidRPr="00676C58">
          <w:rPr>
            <w:rStyle w:val="Hyperlink"/>
          </w:rPr>
          <w:t>2.9</w:t>
        </w:r>
        <w:r>
          <w:rPr>
            <w:rFonts w:asciiTheme="minorHAnsi" w:eastAsiaTheme="minorEastAsia" w:hAnsiTheme="minorHAnsi" w:cstheme="minorBidi"/>
            <w:snapToGrid/>
            <w:kern w:val="2"/>
            <w:sz w:val="24"/>
            <w:szCs w:val="24"/>
            <w:lang w:eastAsia="nl-NL"/>
            <w14:ligatures w14:val="standardContextual"/>
          </w:rPr>
          <w:tab/>
        </w:r>
        <w:r w:rsidRPr="00676C58">
          <w:rPr>
            <w:rStyle w:val="Hyperlink"/>
          </w:rPr>
          <w:t>Vrije gedeelte</w:t>
        </w:r>
        <w:r>
          <w:rPr>
            <w:webHidden/>
          </w:rPr>
          <w:tab/>
        </w:r>
        <w:r>
          <w:rPr>
            <w:webHidden/>
          </w:rPr>
          <w:fldChar w:fldCharType="begin"/>
        </w:r>
        <w:r>
          <w:rPr>
            <w:webHidden/>
          </w:rPr>
          <w:instrText xml:space="preserve"> PAGEREF _Toc180495171 \h </w:instrText>
        </w:r>
        <w:r>
          <w:rPr>
            <w:webHidden/>
          </w:rPr>
        </w:r>
        <w:r>
          <w:rPr>
            <w:webHidden/>
          </w:rPr>
          <w:fldChar w:fldCharType="separate"/>
        </w:r>
        <w:r w:rsidR="00514060">
          <w:rPr>
            <w:webHidden/>
          </w:rPr>
          <w:t>24</w:t>
        </w:r>
        <w:r>
          <w:rPr>
            <w:webHidden/>
          </w:rPr>
          <w:fldChar w:fldCharType="end"/>
        </w:r>
      </w:hyperlink>
    </w:p>
    <w:p w14:paraId="3527E6AF" w14:textId="546A0C28" w:rsidR="00451606" w:rsidRPr="00AA22DC" w:rsidRDefault="005C6A74">
      <w:pPr>
        <w:pStyle w:val="Koptekst"/>
        <w:tabs>
          <w:tab w:val="clear" w:pos="4536"/>
          <w:tab w:val="clear" w:pos="9072"/>
        </w:tabs>
      </w:pPr>
      <w:r>
        <w:rPr>
          <w:b/>
          <w:noProof/>
          <w:sz w:val="18"/>
        </w:rPr>
        <w:fldChar w:fldCharType="end"/>
      </w:r>
    </w:p>
    <w:p w14:paraId="56C99712" w14:textId="77777777" w:rsidR="00451606" w:rsidRPr="00AA22DC" w:rsidRDefault="00451606">
      <w:pPr>
        <w:pStyle w:val="Koptekst"/>
        <w:tabs>
          <w:tab w:val="clear" w:pos="4536"/>
          <w:tab w:val="clear" w:pos="9072"/>
        </w:tabs>
      </w:pPr>
    </w:p>
    <w:p w14:paraId="0EB58308" w14:textId="77777777" w:rsidR="00451606" w:rsidRPr="00AA22DC" w:rsidRDefault="00451606">
      <w:pPr>
        <w:pStyle w:val="Koptekst"/>
        <w:tabs>
          <w:tab w:val="clear" w:pos="4536"/>
          <w:tab w:val="clear" w:pos="9072"/>
        </w:tabs>
        <w:sectPr w:rsidR="00451606" w:rsidRPr="00AA22DC" w:rsidSect="00742B7B">
          <w:footerReference w:type="default" r:id="rId16"/>
          <w:headerReference w:type="first" r:id="rId17"/>
          <w:pgSz w:w="11906" w:h="16838" w:code="9"/>
          <w:pgMar w:top="2948" w:right="1531" w:bottom="1985" w:left="2268" w:header="567" w:footer="431" w:gutter="0"/>
          <w:cols w:space="708"/>
        </w:sectPr>
      </w:pPr>
    </w:p>
    <w:p w14:paraId="64707630" w14:textId="6091BAC3" w:rsidR="00451606" w:rsidRDefault="00673166" w:rsidP="00960278">
      <w:pPr>
        <w:pStyle w:val="Kop1"/>
      </w:pPr>
      <w:bookmarkStart w:id="32" w:name="_Toc498316301"/>
      <w:bookmarkStart w:id="33" w:name="bmStartpunt"/>
      <w:bookmarkStart w:id="34" w:name="_Toc180495156"/>
      <w:bookmarkEnd w:id="32"/>
      <w:r>
        <w:lastRenderedPageBreak/>
        <w:t>Inleiding</w:t>
      </w:r>
      <w:bookmarkEnd w:id="33"/>
      <w:bookmarkEnd w:id="34"/>
    </w:p>
    <w:p w14:paraId="46CE598C" w14:textId="77777777" w:rsidR="00673166" w:rsidRDefault="00673166" w:rsidP="00673166">
      <w:pPr>
        <w:rPr>
          <w:lang w:val="nl"/>
        </w:rPr>
      </w:pPr>
    </w:p>
    <w:p w14:paraId="6DBD35E4" w14:textId="2BE53214" w:rsidR="00673166" w:rsidRPr="00673166" w:rsidRDefault="00673166" w:rsidP="00673166">
      <w:pPr>
        <w:pStyle w:val="Kop2"/>
        <w:rPr>
          <w:sz w:val="20"/>
        </w:rPr>
      </w:pPr>
      <w:bookmarkStart w:id="35" w:name="_Toc180495157"/>
      <w:r w:rsidRPr="00673166">
        <w:rPr>
          <w:sz w:val="20"/>
        </w:rPr>
        <w:t>Doel</w:t>
      </w:r>
      <w:bookmarkEnd w:id="35"/>
    </w:p>
    <w:p w14:paraId="597DA010" w14:textId="77777777" w:rsidR="00673166" w:rsidRDefault="00673166" w:rsidP="00673166">
      <w:pPr>
        <w:spacing w:line="276" w:lineRule="auto"/>
        <w:rPr>
          <w:sz w:val="20"/>
          <w:lang w:val="nl"/>
        </w:rPr>
      </w:pPr>
      <w:r w:rsidRPr="005D70BC">
        <w:rPr>
          <w:sz w:val="20"/>
          <w:lang w:val="nl"/>
        </w:rPr>
        <w:t xml:space="preserve">In dit document wordt beschreven hoe het modeldocument voor </w:t>
      </w:r>
      <w:r>
        <w:rPr>
          <w:sz w:val="20"/>
          <w:lang w:val="nl"/>
        </w:rPr>
        <w:t>Stater generiek</w:t>
      </w:r>
      <w:r w:rsidRPr="005D70BC">
        <w:rPr>
          <w:sz w:val="20"/>
          <w:lang w:val="nl"/>
        </w:rPr>
        <w:t xml:space="preserve"> geïnterpreteerd moet worden. Het modeldocument is, samen met het schema (XSD) van het essentialiabestand (de stukgegevens in XML), de basis voor de gegevensuitwisseling tussen notariaat en het Kadaster in het kader van de automatische verwerking. Het dient ook als ingangsdocument voor de bouw van de stylesheet, waarmee van het essentialiabestand een stuk kan worden samengesteld.</w:t>
      </w:r>
    </w:p>
    <w:p w14:paraId="48E3D1B8" w14:textId="5477C3FE" w:rsidR="00673166" w:rsidRPr="00044A5A" w:rsidRDefault="00673166" w:rsidP="00673166">
      <w:pPr>
        <w:pStyle w:val="Kop2"/>
        <w:rPr>
          <w:sz w:val="20"/>
        </w:rPr>
      </w:pPr>
      <w:bookmarkStart w:id="36" w:name="_Toc180495158"/>
      <w:r w:rsidRPr="00044A5A">
        <w:rPr>
          <w:sz w:val="20"/>
        </w:rPr>
        <w:t>Algemeen</w:t>
      </w:r>
      <w:bookmarkEnd w:id="36"/>
    </w:p>
    <w:p w14:paraId="74BD1252" w14:textId="77777777" w:rsidR="00673166" w:rsidRPr="00C00EA9" w:rsidRDefault="00673166" w:rsidP="00673166">
      <w:pPr>
        <w:spacing w:line="276" w:lineRule="auto"/>
        <w:rPr>
          <w:sz w:val="20"/>
          <w:lang w:val="nl"/>
        </w:rPr>
      </w:pPr>
      <w:r w:rsidRPr="00C00EA9">
        <w:rPr>
          <w:sz w:val="20"/>
          <w:lang w:val="nl"/>
        </w:rPr>
        <w:t>Voor de beschrijving van het kleurgebruik in het modeldocument en de presentatie van bepaalde gegevens zie het document “Tekstblok: algemene afspraken modeldocumenten en tekstblokken”.</w:t>
      </w:r>
    </w:p>
    <w:p w14:paraId="1474B9FF" w14:textId="77777777" w:rsidR="00673166" w:rsidRPr="00C00EA9" w:rsidRDefault="00673166" w:rsidP="00673166">
      <w:pPr>
        <w:spacing w:line="276" w:lineRule="auto"/>
        <w:rPr>
          <w:sz w:val="20"/>
          <w:lang w:val="nl"/>
        </w:rPr>
      </w:pPr>
      <w:r w:rsidRPr="00C00EA9">
        <w:rPr>
          <w:sz w:val="20"/>
          <w:lang w:val="nl"/>
        </w:rPr>
        <w:t xml:space="preserve">Voor de toelichting op standaard tekstblokken zie de afzonderlijke beschrijvingen van die tekstblokken. </w:t>
      </w:r>
    </w:p>
    <w:p w14:paraId="5D1015D2" w14:textId="68AD9393" w:rsidR="00673166" w:rsidRDefault="00673166" w:rsidP="00673166">
      <w:pPr>
        <w:spacing w:line="276" w:lineRule="auto"/>
        <w:rPr>
          <w:sz w:val="20"/>
          <w:lang w:val="nl"/>
        </w:rPr>
      </w:pPr>
      <w:r w:rsidRPr="00482EB5">
        <w:rPr>
          <w:noProof/>
          <w:lang w:eastAsia="nl-NL"/>
        </w:rPr>
        <w:drawing>
          <wp:anchor distT="0" distB="0" distL="114300" distR="114300" simplePos="0" relativeHeight="251659264" behindDoc="0" locked="0" layoutInCell="1" allowOverlap="0" wp14:anchorId="4D21FD3E" wp14:editId="0BABB632">
            <wp:simplePos x="0" y="0"/>
            <wp:positionH relativeFrom="column">
              <wp:posOffset>63500</wp:posOffset>
            </wp:positionH>
            <wp:positionV relativeFrom="page">
              <wp:posOffset>5836285</wp:posOffset>
            </wp:positionV>
            <wp:extent cx="3283200" cy="3175200"/>
            <wp:effectExtent l="0" t="0" r="0" b="6350"/>
            <wp:wrapTopAndBottom/>
            <wp:docPr id="144378317" name="Afbeelding 14437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3200" cy="31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0EA9">
        <w:rPr>
          <w:sz w:val="20"/>
          <w:lang w:val="nl"/>
        </w:rPr>
        <w:t>Aanvullende presentatie beschrijving:</w:t>
      </w:r>
      <w:r>
        <w:rPr>
          <w:sz w:val="20"/>
          <w:lang w:val="nl"/>
        </w:rPr>
        <w:t xml:space="preserve"> </w:t>
      </w:r>
      <w:r w:rsidRPr="004775F3">
        <w:rPr>
          <w:sz w:val="20"/>
          <w:lang w:val="nl"/>
        </w:rPr>
        <w:t xml:space="preserve">Vanaf tekstblok Aanhef dienen alle alinea’s onder elkaar zonder blanco regels gepresenteerd te worden. Blanco regels vóór tekstblok Aanhef dienen </w:t>
      </w:r>
      <w:r>
        <w:rPr>
          <w:sz w:val="20"/>
          <w:lang w:val="nl"/>
        </w:rPr>
        <w:t>o</w:t>
      </w:r>
      <w:r w:rsidRPr="004775F3">
        <w:rPr>
          <w:sz w:val="20"/>
          <w:lang w:val="nl"/>
        </w:rPr>
        <w:t>pgenomen</w:t>
      </w:r>
      <w:r>
        <w:rPr>
          <w:sz w:val="20"/>
          <w:lang w:val="nl"/>
        </w:rPr>
        <w:t xml:space="preserve"> </w:t>
      </w:r>
      <w:r w:rsidRPr="004775F3">
        <w:rPr>
          <w:sz w:val="20"/>
          <w:lang w:val="nl"/>
        </w:rPr>
        <w:t>te worden conform het modeldocument</w:t>
      </w:r>
      <w:r>
        <w:rPr>
          <w:sz w:val="20"/>
          <w:lang w:val="nl"/>
        </w:rPr>
        <w:t xml:space="preserve"> </w:t>
      </w:r>
      <w:r w:rsidRPr="004775F3">
        <w:rPr>
          <w:sz w:val="20"/>
          <w:lang w:val="nl"/>
        </w:rPr>
        <w:t>en</w:t>
      </w:r>
      <w:r>
        <w:rPr>
          <w:sz w:val="20"/>
          <w:lang w:val="nl"/>
        </w:rPr>
        <w:t xml:space="preserve"> de </w:t>
      </w:r>
      <w:r w:rsidRPr="004775F3">
        <w:rPr>
          <w:sz w:val="20"/>
          <w:lang w:val="nl"/>
        </w:rPr>
        <w:t>akte zonder equivalentieverklaring, die gebruikt worden voor de ondertekening (minuut), moet vanaf het Tekstblok Aanhef uitgelijnd worden met streepjes (’-‘). Voorbeeld:</w:t>
      </w:r>
    </w:p>
    <w:p w14:paraId="45D63781" w14:textId="3DDA15D6" w:rsidR="00044A5A" w:rsidRDefault="00044A5A" w:rsidP="00673166">
      <w:pPr>
        <w:spacing w:line="276" w:lineRule="auto"/>
      </w:pPr>
    </w:p>
    <w:p w14:paraId="72847C05" w14:textId="77777777" w:rsidR="00044A5A" w:rsidRDefault="00044A5A">
      <w:pPr>
        <w:spacing w:line="240" w:lineRule="auto"/>
      </w:pPr>
      <w:r>
        <w:br w:type="page"/>
      </w:r>
    </w:p>
    <w:p w14:paraId="00FB257E" w14:textId="2340FB9A" w:rsidR="00044A5A" w:rsidRDefault="00044A5A" w:rsidP="00044A5A">
      <w:pPr>
        <w:pStyle w:val="Kop2"/>
        <w:rPr>
          <w:sz w:val="20"/>
        </w:rPr>
      </w:pPr>
      <w:bookmarkStart w:id="37" w:name="_Toc180495159"/>
      <w:r w:rsidRPr="00044A5A">
        <w:rPr>
          <w:sz w:val="20"/>
        </w:rPr>
        <w:lastRenderedPageBreak/>
        <w:t>Referenties</w:t>
      </w:r>
      <w:bookmarkEnd w:id="37"/>
    </w:p>
    <w:p w14:paraId="73F0B3FD" w14:textId="77777777" w:rsidR="00D3041C" w:rsidRDefault="00D3041C" w:rsidP="00D3041C">
      <w:pPr>
        <w:rPr>
          <w:sz w:val="20"/>
          <w:lang w:val="nl"/>
        </w:rPr>
      </w:pPr>
      <w:r w:rsidRPr="00F42AA9">
        <w:rPr>
          <w:sz w:val="20"/>
          <w:lang w:val="nl"/>
        </w:rPr>
        <w:t>Dit document is gebaseerd op de volgende uitgangsdocumentatie:</w:t>
      </w:r>
    </w:p>
    <w:p w14:paraId="091134DA" w14:textId="77777777" w:rsidR="00C6167F" w:rsidRPr="00F42AA9" w:rsidRDefault="00C6167F" w:rsidP="00D3041C">
      <w:pPr>
        <w:rPr>
          <w:sz w:val="20"/>
          <w:lang w:val="nl"/>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8228"/>
      </w:tblGrid>
      <w:tr w:rsidR="00D3041C" w:rsidRPr="00DB7FA4" w14:paraId="39E06DCC" w14:textId="77777777" w:rsidTr="005A53E2">
        <w:tc>
          <w:tcPr>
            <w:tcW w:w="556" w:type="dxa"/>
            <w:shd w:val="clear" w:color="auto" w:fill="DEEAF6" w:themeFill="accent1" w:themeFillTint="33"/>
          </w:tcPr>
          <w:p w14:paraId="7435DDC7" w14:textId="77777777" w:rsidR="00D3041C" w:rsidRPr="00DB7FA4" w:rsidRDefault="00D3041C" w:rsidP="00051DE6">
            <w:pPr>
              <w:rPr>
                <w:b/>
                <w:lang w:val="nl"/>
              </w:rPr>
            </w:pPr>
            <w:r w:rsidRPr="00DB7FA4">
              <w:rPr>
                <w:b/>
                <w:lang w:val="nl"/>
              </w:rPr>
              <w:t>ID</w:t>
            </w:r>
          </w:p>
        </w:tc>
        <w:tc>
          <w:tcPr>
            <w:tcW w:w="8228" w:type="dxa"/>
            <w:shd w:val="clear" w:color="auto" w:fill="DEEAF6" w:themeFill="accent1" w:themeFillTint="33"/>
          </w:tcPr>
          <w:p w14:paraId="518A18A6" w14:textId="77777777" w:rsidR="00D3041C" w:rsidRPr="00DB7FA4" w:rsidRDefault="00D3041C" w:rsidP="00051DE6">
            <w:pPr>
              <w:rPr>
                <w:b/>
                <w:lang w:val="nl"/>
              </w:rPr>
            </w:pPr>
            <w:r w:rsidRPr="00DB7FA4">
              <w:rPr>
                <w:b/>
                <w:lang w:val="nl"/>
              </w:rPr>
              <w:t>Documentnaam</w:t>
            </w:r>
          </w:p>
        </w:tc>
      </w:tr>
      <w:tr w:rsidR="00D3041C" w:rsidRPr="00DB7FA4" w14:paraId="61F132A3" w14:textId="77777777" w:rsidTr="00051DE6">
        <w:tc>
          <w:tcPr>
            <w:tcW w:w="556" w:type="dxa"/>
          </w:tcPr>
          <w:p w14:paraId="71E10E9D" w14:textId="77777777" w:rsidR="00D3041C" w:rsidRPr="00DB7FA4" w:rsidRDefault="00D3041C" w:rsidP="00051DE6">
            <w:pPr>
              <w:rPr>
                <w:lang w:val="nl"/>
              </w:rPr>
            </w:pPr>
            <w:r w:rsidRPr="002C7327">
              <w:t>[1]</w:t>
            </w:r>
          </w:p>
        </w:tc>
        <w:tc>
          <w:tcPr>
            <w:tcW w:w="8228" w:type="dxa"/>
          </w:tcPr>
          <w:p w14:paraId="61FA7F44" w14:textId="77777777" w:rsidR="00D3041C" w:rsidRPr="00DB7FA4" w:rsidRDefault="00D3041C" w:rsidP="00051DE6">
            <w:pPr>
              <w:rPr>
                <w:lang w:val="nl"/>
              </w:rPr>
            </w:pPr>
            <w:r w:rsidRPr="00CC0276">
              <w:t xml:space="preserve">Modeldocument </w:t>
            </w:r>
            <w:r>
              <w:t>Stater generiek</w:t>
            </w:r>
          </w:p>
        </w:tc>
      </w:tr>
      <w:tr w:rsidR="00D3041C" w:rsidRPr="00DB7FA4" w14:paraId="194E052E" w14:textId="77777777" w:rsidTr="00051DE6">
        <w:tc>
          <w:tcPr>
            <w:tcW w:w="556" w:type="dxa"/>
          </w:tcPr>
          <w:p w14:paraId="7D30765F" w14:textId="77777777" w:rsidR="00D3041C" w:rsidRPr="00DB7FA4" w:rsidRDefault="00D3041C" w:rsidP="00051DE6">
            <w:pPr>
              <w:rPr>
                <w:lang w:val="nl"/>
              </w:rPr>
            </w:pPr>
            <w:r w:rsidRPr="00134AAB">
              <w:t>[2]</w:t>
            </w:r>
          </w:p>
        </w:tc>
        <w:tc>
          <w:tcPr>
            <w:tcW w:w="8228" w:type="dxa"/>
          </w:tcPr>
          <w:p w14:paraId="473A0E93" w14:textId="507ED162" w:rsidR="00D3041C" w:rsidRPr="00DB7FA4" w:rsidRDefault="00D3041C" w:rsidP="00051DE6">
            <w:pPr>
              <w:rPr>
                <w:lang w:val="nl"/>
              </w:rPr>
            </w:pPr>
            <w:r w:rsidRPr="00134AAB">
              <w:t xml:space="preserve">Documentatie standaard tekstblokken: namen van de documenten en de versies daarvan zijn </w:t>
            </w:r>
            <w:r>
              <w:t xml:space="preserve">te vinden in de releasenotes van </w:t>
            </w:r>
            <w:r w:rsidR="00570BF8">
              <w:t>Svenska Handelsbanken</w:t>
            </w:r>
          </w:p>
        </w:tc>
      </w:tr>
      <w:tr w:rsidR="00D3041C" w:rsidRPr="00DB7FA4" w14:paraId="5367C586" w14:textId="77777777" w:rsidTr="00051DE6">
        <w:tc>
          <w:tcPr>
            <w:tcW w:w="556" w:type="dxa"/>
          </w:tcPr>
          <w:p w14:paraId="61297F24" w14:textId="77777777" w:rsidR="00D3041C" w:rsidRPr="00DB7FA4" w:rsidRDefault="00D3041C" w:rsidP="00051DE6">
            <w:pPr>
              <w:rPr>
                <w:lang w:val="nl"/>
              </w:rPr>
            </w:pPr>
            <w:bookmarkStart w:id="38" w:name="AlgemeneAfsprakenDocument"/>
            <w:r>
              <w:t>[3]</w:t>
            </w:r>
            <w:bookmarkEnd w:id="38"/>
          </w:p>
        </w:tc>
        <w:tc>
          <w:tcPr>
            <w:tcW w:w="8228" w:type="dxa"/>
          </w:tcPr>
          <w:p w14:paraId="0FFF6238" w14:textId="77777777" w:rsidR="00D3041C" w:rsidRPr="00DB7FA4" w:rsidRDefault="00D3041C" w:rsidP="00051DE6">
            <w:pPr>
              <w:rPr>
                <w:lang w:val="nl"/>
              </w:rPr>
            </w:pPr>
            <w:r w:rsidRPr="00F04F48">
              <w:t>Tekstblok - Algemene afspraken modeldocumenten en tekstblokken</w:t>
            </w:r>
          </w:p>
        </w:tc>
      </w:tr>
      <w:tr w:rsidR="00D3041C" w:rsidRPr="00DB7FA4" w14:paraId="459C2A07" w14:textId="77777777" w:rsidTr="00051DE6">
        <w:tc>
          <w:tcPr>
            <w:tcW w:w="556" w:type="dxa"/>
          </w:tcPr>
          <w:p w14:paraId="4F1194F3" w14:textId="77777777" w:rsidR="00D3041C" w:rsidRDefault="00D3041C" w:rsidP="00051DE6">
            <w:bookmarkStart w:id="39" w:name="TC"/>
            <w:r>
              <w:t>[4]</w:t>
            </w:r>
            <w:bookmarkEnd w:id="39"/>
          </w:p>
        </w:tc>
        <w:tc>
          <w:tcPr>
            <w:tcW w:w="8228" w:type="dxa"/>
          </w:tcPr>
          <w:p w14:paraId="708BFE00" w14:textId="77777777" w:rsidR="00D3041C" w:rsidRDefault="00D3041C" w:rsidP="00051DE6">
            <w:r w:rsidRPr="00362DEE">
              <w:t>Toelichting - Comparitie nummering en layout</w:t>
            </w:r>
          </w:p>
        </w:tc>
      </w:tr>
      <w:tr w:rsidR="00D3041C" w:rsidRPr="00DB7FA4" w14:paraId="2C1FD845" w14:textId="77777777" w:rsidTr="00051DE6">
        <w:tc>
          <w:tcPr>
            <w:tcW w:w="556" w:type="dxa"/>
          </w:tcPr>
          <w:p w14:paraId="13053B44" w14:textId="77777777" w:rsidR="00D3041C" w:rsidRDefault="00D3041C" w:rsidP="00051DE6">
            <w:r>
              <w:t>[5]</w:t>
            </w:r>
          </w:p>
        </w:tc>
        <w:tc>
          <w:tcPr>
            <w:tcW w:w="8228" w:type="dxa"/>
          </w:tcPr>
          <w:p w14:paraId="4ABF68AF" w14:textId="77777777" w:rsidR="00D3041C" w:rsidRPr="00F04F48" w:rsidRDefault="00D3041C" w:rsidP="00051DE6">
            <w:r>
              <w:t xml:space="preserve">Generieke XSD </w:t>
            </w:r>
            <w:r w:rsidRPr="00887623">
              <w:t>StukAlgemeen</w:t>
            </w:r>
          </w:p>
        </w:tc>
      </w:tr>
    </w:tbl>
    <w:p w14:paraId="3EC6728D" w14:textId="77777777" w:rsidR="006E5CDC" w:rsidRDefault="006E5CDC" w:rsidP="00D3041C">
      <w:pPr>
        <w:rPr>
          <w:lang w:val="nl"/>
        </w:rPr>
        <w:sectPr w:rsidR="006E5CDC" w:rsidSect="00742B7B">
          <w:headerReference w:type="default" r:id="rId19"/>
          <w:pgSz w:w="11906" w:h="16838" w:code="9"/>
          <w:pgMar w:top="2977" w:right="1531" w:bottom="1985" w:left="2268" w:header="567" w:footer="431" w:gutter="0"/>
          <w:cols w:space="708"/>
        </w:sectPr>
      </w:pPr>
    </w:p>
    <w:p w14:paraId="22BB0A66" w14:textId="7B3BD2E3" w:rsidR="006E5CDC" w:rsidRDefault="006E5CDC" w:rsidP="00D3041C">
      <w:pPr>
        <w:rPr>
          <w:lang w:val="nl"/>
        </w:rPr>
      </w:pPr>
    </w:p>
    <w:p w14:paraId="03AF0FE7" w14:textId="77777777" w:rsidR="00031F6A" w:rsidRDefault="00031F6A" w:rsidP="00D3041C">
      <w:pPr>
        <w:rPr>
          <w:lang w:val="nl"/>
        </w:rPr>
      </w:pPr>
    </w:p>
    <w:p w14:paraId="002DEEEA" w14:textId="77777777" w:rsidR="00031F6A" w:rsidRDefault="00031F6A" w:rsidP="00D3041C">
      <w:pPr>
        <w:rPr>
          <w:lang w:val="nl"/>
        </w:rPr>
      </w:pPr>
    </w:p>
    <w:p w14:paraId="094D3BAC" w14:textId="7CD942A5" w:rsidR="00031F6A" w:rsidRDefault="00031F6A" w:rsidP="00031F6A">
      <w:pPr>
        <w:pStyle w:val="Kop1"/>
      </w:pPr>
      <w:bookmarkStart w:id="44" w:name="_Toc180495160"/>
      <w:r>
        <w:t>Svenska Han</w:t>
      </w:r>
      <w:r w:rsidR="00A719FA">
        <w:t>d</w:t>
      </w:r>
      <w:r>
        <w:t>elsbanken</w:t>
      </w:r>
      <w:bookmarkEnd w:id="44"/>
    </w:p>
    <w:p w14:paraId="5C59BD6A" w14:textId="77777777" w:rsidR="00031F6A" w:rsidRPr="00BD0B57" w:rsidRDefault="00031F6A" w:rsidP="00031F6A">
      <w:pPr>
        <w:spacing w:line="276" w:lineRule="auto"/>
        <w:rPr>
          <w:sz w:val="20"/>
        </w:rPr>
      </w:pPr>
      <w:r w:rsidRPr="00BD0B57">
        <w:rPr>
          <w:sz w:val="20"/>
        </w:rPr>
        <w:t>In dit hoofdstuk is de structuur van de hypotheekakte in detail beschreven.</w:t>
      </w:r>
      <w:r>
        <w:rPr>
          <w:sz w:val="20"/>
        </w:rPr>
        <w:t xml:space="preserve"> </w:t>
      </w:r>
      <w:r w:rsidRPr="00BD0B57">
        <w:rPr>
          <w:sz w:val="20"/>
        </w:rPr>
        <w:t>Bij de uitwerking staat ook de mapping naar de elementen in het essentialia bestand vermeld. Hierbij wordt eerst het basispad genoemd en, voorafgaand door een opsommingsteken, worden de achtereenvolgende elementen genoemd die corresponderen met de variabelen in het modeldocument. In deze toelichting wordt verwezen naar tekstblokken, welke zijn beschreven in aparte documenten.</w:t>
      </w:r>
    </w:p>
    <w:p w14:paraId="71A1A7CD" w14:textId="77777777" w:rsidR="00031F6A" w:rsidRDefault="00031F6A" w:rsidP="00031F6A">
      <w:pPr>
        <w:rPr>
          <w:lang w:val="nl"/>
        </w:rPr>
      </w:pPr>
    </w:p>
    <w:p w14:paraId="320FD57A" w14:textId="77777777" w:rsidR="00031F6A" w:rsidRDefault="00031F6A" w:rsidP="00031F6A">
      <w:pPr>
        <w:pStyle w:val="Kop2"/>
        <w:numPr>
          <w:ilvl w:val="1"/>
          <w:numId w:val="2"/>
        </w:numPr>
        <w:tabs>
          <w:tab w:val="clear" w:pos="680"/>
          <w:tab w:val="num" w:pos="1080"/>
        </w:tabs>
        <w:ind w:left="0" w:hanging="426"/>
        <w:rPr>
          <w:sz w:val="20"/>
        </w:rPr>
      </w:pPr>
      <w:bookmarkStart w:id="45" w:name="_Toc161391909"/>
      <w:bookmarkStart w:id="46" w:name="_Toc177117265"/>
      <w:bookmarkStart w:id="47" w:name="_Toc180495161"/>
      <w:r w:rsidRPr="00BD0B57">
        <w:rPr>
          <w:sz w:val="20"/>
        </w:rPr>
        <w:t>Equivalentieverklaring</w:t>
      </w:r>
      <w:bookmarkEnd w:id="45"/>
      <w:bookmarkEnd w:id="46"/>
      <w:bookmarkEnd w:id="47"/>
    </w:p>
    <w:p w14:paraId="0EF000E2" w14:textId="77777777" w:rsidR="00031F6A" w:rsidRDefault="00031F6A" w:rsidP="00031F6A">
      <w:pPr>
        <w:rPr>
          <w:sz w:val="20"/>
          <w:lang w:val="nl"/>
        </w:rPr>
      </w:pPr>
      <w:r w:rsidRPr="00AF47E2">
        <w:rPr>
          <w:sz w:val="20"/>
          <w:lang w:val="nl"/>
        </w:rPr>
        <w:t>De akte moet ook zonder equivalentieverklaring samengesteld en afgedrukt kunnen worden t.b.v. het passeren, maar de tekst is toch in rood vermeld omdat dat het formaat is zoals de akte door het Kadaster ontvangen zal worden</w:t>
      </w:r>
      <w:r>
        <w:rPr>
          <w:sz w:val="20"/>
          <w:lang w:val="nl"/>
        </w:rPr>
        <w:t>.</w:t>
      </w:r>
    </w:p>
    <w:p w14:paraId="3E51E378" w14:textId="77777777" w:rsidR="00031F6A" w:rsidRPr="00031F6A" w:rsidRDefault="00031F6A" w:rsidP="00031F6A">
      <w:pPr>
        <w:rPr>
          <w:lang w:val="nl"/>
        </w:rPr>
      </w:pPr>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6820"/>
      </w:tblGrid>
      <w:tr w:rsidR="00570BF8" w14:paraId="290715F4" w14:textId="77777777" w:rsidTr="00380764">
        <w:tc>
          <w:tcPr>
            <w:tcW w:w="5933" w:type="dxa"/>
            <w:shd w:val="clear" w:color="auto" w:fill="DEEAF6" w:themeFill="accent1" w:themeFillTint="33"/>
          </w:tcPr>
          <w:p w14:paraId="5601C691" w14:textId="77777777" w:rsidR="00570BF8" w:rsidRDefault="00570BF8" w:rsidP="00051DE6">
            <w:pPr>
              <w:rPr>
                <w:lang w:val="nl"/>
              </w:rPr>
            </w:pPr>
            <w:r>
              <w:rPr>
                <w:lang w:val="nl"/>
              </w:rPr>
              <w:t>Modeldocument tekst</w:t>
            </w:r>
          </w:p>
        </w:tc>
        <w:tc>
          <w:tcPr>
            <w:tcW w:w="6820" w:type="dxa"/>
            <w:shd w:val="clear" w:color="auto" w:fill="DEEAF6" w:themeFill="accent1" w:themeFillTint="33"/>
          </w:tcPr>
          <w:p w14:paraId="1D2B812B" w14:textId="77777777" w:rsidR="00570BF8" w:rsidRDefault="00570BF8" w:rsidP="00051DE6">
            <w:pPr>
              <w:rPr>
                <w:lang w:val="nl"/>
              </w:rPr>
            </w:pPr>
            <w:r>
              <w:rPr>
                <w:lang w:val="nl"/>
              </w:rPr>
              <w:t>Toelichting en mapping</w:t>
            </w:r>
          </w:p>
        </w:tc>
      </w:tr>
      <w:tr w:rsidR="00570BF8" w14:paraId="38F7BF75" w14:textId="77777777" w:rsidTr="00380764">
        <w:tc>
          <w:tcPr>
            <w:tcW w:w="5933" w:type="dxa"/>
          </w:tcPr>
          <w:p w14:paraId="0FE2087C" w14:textId="77777777" w:rsidR="00570BF8" w:rsidRDefault="00570BF8" w:rsidP="00051DE6">
            <w:pPr>
              <w:rPr>
                <w:lang w:val="nl"/>
              </w:rPr>
            </w:pPr>
            <w:r w:rsidRPr="0019641E">
              <w:rPr>
                <w:rFonts w:cs="Arial"/>
                <w:bCs/>
                <w:color w:val="FF0000"/>
                <w:sz w:val="20"/>
                <w:highlight w:val="yellow"/>
                <w:lang w:val="en-US"/>
              </w:rPr>
              <w:t>TEKSTBLOK EQUIVALENTIEVERKLARING</w:t>
            </w:r>
            <w:r w:rsidRPr="0019641E">
              <w:rPr>
                <w:rFonts w:cs="Arial"/>
                <w:bCs/>
                <w:color w:val="FF0000"/>
                <w:sz w:val="20"/>
                <w:lang w:val="en-US"/>
              </w:rPr>
              <w:t>.</w:t>
            </w:r>
          </w:p>
        </w:tc>
        <w:tc>
          <w:tcPr>
            <w:tcW w:w="6820" w:type="dxa"/>
          </w:tcPr>
          <w:p w14:paraId="6D6C4487" w14:textId="77777777" w:rsidR="00570BF8" w:rsidRPr="002B3914" w:rsidRDefault="00570BF8" w:rsidP="00051DE6">
            <w:pPr>
              <w:spacing w:line="276" w:lineRule="auto"/>
              <w:rPr>
                <w:sz w:val="20"/>
                <w:lang w:val="nl"/>
              </w:rPr>
            </w:pPr>
            <w:r w:rsidRPr="002B3914">
              <w:rPr>
                <w:sz w:val="20"/>
                <w:lang w:val="nl"/>
              </w:rPr>
              <w:t>Verplicht tekstblok. Gegevens van de notaris in de rol van verklaarder. Dit tekstblok wordt alleen getoond bij het afschrift.</w:t>
            </w:r>
          </w:p>
          <w:p w14:paraId="6D8DD3D2" w14:textId="77777777" w:rsidR="00570BF8" w:rsidRPr="000B32FB" w:rsidRDefault="00570BF8" w:rsidP="00051DE6">
            <w:pPr>
              <w:spacing w:line="276" w:lineRule="auto"/>
              <w:rPr>
                <w:b/>
                <w:bCs/>
                <w:sz w:val="20"/>
                <w:u w:val="single"/>
                <w:lang w:val="nl"/>
              </w:rPr>
            </w:pPr>
            <w:r w:rsidRPr="000B32FB">
              <w:rPr>
                <w:b/>
                <w:bCs/>
                <w:sz w:val="20"/>
                <w:u w:val="single"/>
                <w:lang w:val="nl"/>
              </w:rPr>
              <w:t>Mapping tekstblok:</w:t>
            </w:r>
          </w:p>
          <w:p w14:paraId="750404F7" w14:textId="75859497" w:rsidR="00570BF8" w:rsidRPr="002B3914" w:rsidRDefault="00570BF8" w:rsidP="00BD3AB0">
            <w:pPr>
              <w:spacing w:line="276" w:lineRule="auto"/>
              <w:rPr>
                <w:snapToGrid/>
                <w:kern w:val="0"/>
                <w:sz w:val="20"/>
                <w:lang w:eastAsia="nl-NL"/>
              </w:rPr>
            </w:pPr>
            <w:r w:rsidRPr="002B3914">
              <w:rPr>
                <w:rFonts w:cs="Arial"/>
                <w:snapToGrid/>
                <w:kern w:val="0"/>
                <w:sz w:val="20"/>
                <w:lang w:eastAsia="nl-NL"/>
              </w:rPr>
              <w:t>//IMKAD_</w:t>
            </w:r>
            <w:r w:rsidRPr="002B3914">
              <w:rPr>
                <w:snapToGrid/>
                <w:kern w:val="0"/>
                <w:sz w:val="20"/>
                <w:lang w:eastAsia="nl-NL"/>
              </w:rPr>
              <w:t>AangebodenStuk/</w:t>
            </w:r>
            <w:r w:rsidRPr="002B3914">
              <w:rPr>
                <w:sz w:val="20"/>
                <w:lang w:val="nl"/>
              </w:rPr>
              <w:t>heeftVerklaarder</w:t>
            </w:r>
          </w:p>
          <w:p w14:paraId="363F644D" w14:textId="54526E28" w:rsidR="00570BF8" w:rsidRPr="00F74E48" w:rsidRDefault="00F74E48" w:rsidP="00BD3AB0">
            <w:pPr>
              <w:spacing w:line="276" w:lineRule="auto"/>
              <w:rPr>
                <w:i/>
                <w:iCs/>
                <w:lang w:val="nl"/>
              </w:rPr>
            </w:pPr>
            <w:r>
              <w:rPr>
                <w:i/>
                <w:iCs/>
                <w:sz w:val="20"/>
                <w:lang w:val="nl"/>
              </w:rPr>
              <w:t>-</w:t>
            </w:r>
            <w:r w:rsidR="00570BF8" w:rsidRPr="00F74E48">
              <w:rPr>
                <w:i/>
                <w:iCs/>
                <w:sz w:val="20"/>
                <w:lang w:val="nl"/>
              </w:rPr>
              <w:t>verdere mapping is opgenomen in het genoemde tekstblok.</w:t>
            </w:r>
          </w:p>
        </w:tc>
      </w:tr>
    </w:tbl>
    <w:p w14:paraId="574EF7D3" w14:textId="4142754F" w:rsidR="00D3041C" w:rsidRDefault="009D1544" w:rsidP="009D1544">
      <w:pPr>
        <w:pStyle w:val="Kop2"/>
        <w:rPr>
          <w:sz w:val="20"/>
        </w:rPr>
      </w:pPr>
      <w:bookmarkStart w:id="48" w:name="_Toc180495162"/>
      <w:r w:rsidRPr="009D1544">
        <w:rPr>
          <w:sz w:val="20"/>
        </w:rPr>
        <w:t>Titel</w:t>
      </w:r>
      <w:bookmarkEnd w:id="48"/>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6820"/>
      </w:tblGrid>
      <w:tr w:rsidR="009D1544" w14:paraId="4089CDA9" w14:textId="77777777" w:rsidTr="00380764">
        <w:tc>
          <w:tcPr>
            <w:tcW w:w="5933" w:type="dxa"/>
            <w:shd w:val="clear" w:color="auto" w:fill="DEEAF6" w:themeFill="accent1" w:themeFillTint="33"/>
          </w:tcPr>
          <w:p w14:paraId="66165EE3" w14:textId="77777777" w:rsidR="009D1544" w:rsidRDefault="009D1544" w:rsidP="00051DE6">
            <w:pPr>
              <w:rPr>
                <w:lang w:val="nl"/>
              </w:rPr>
            </w:pPr>
            <w:r>
              <w:rPr>
                <w:lang w:val="nl"/>
              </w:rPr>
              <w:t>Modeldocument tekst</w:t>
            </w:r>
          </w:p>
        </w:tc>
        <w:tc>
          <w:tcPr>
            <w:tcW w:w="6820" w:type="dxa"/>
            <w:shd w:val="clear" w:color="auto" w:fill="DEEAF6" w:themeFill="accent1" w:themeFillTint="33"/>
          </w:tcPr>
          <w:p w14:paraId="03431BAF" w14:textId="77777777" w:rsidR="009D1544" w:rsidRDefault="009D1544" w:rsidP="00051DE6">
            <w:pPr>
              <w:rPr>
                <w:lang w:val="nl"/>
              </w:rPr>
            </w:pPr>
            <w:r>
              <w:rPr>
                <w:lang w:val="nl"/>
              </w:rPr>
              <w:t>Toelichting en mapping</w:t>
            </w:r>
          </w:p>
        </w:tc>
      </w:tr>
      <w:tr w:rsidR="009D1544" w14:paraId="77B2D5E7" w14:textId="77777777" w:rsidTr="00380764">
        <w:tc>
          <w:tcPr>
            <w:tcW w:w="5933" w:type="dxa"/>
          </w:tcPr>
          <w:p w14:paraId="01A39202" w14:textId="77777777" w:rsidR="009D1544" w:rsidRDefault="009D1544" w:rsidP="00051DE6">
            <w:pPr>
              <w:ind w:left="921"/>
              <w:rPr>
                <w:lang w:val="nl"/>
              </w:rPr>
            </w:pPr>
            <w:r w:rsidRPr="00CD057B">
              <w:rPr>
                <w:color w:val="800080"/>
                <w:sz w:val="20"/>
                <w:highlight w:val="yellow"/>
              </w:rPr>
              <w:t>TEKSTBLOK TITEL HYPOTHEEKAKTEN</w:t>
            </w:r>
          </w:p>
        </w:tc>
        <w:tc>
          <w:tcPr>
            <w:tcW w:w="6820" w:type="dxa"/>
          </w:tcPr>
          <w:p w14:paraId="7B251763" w14:textId="44F520DD" w:rsidR="009D1544" w:rsidRDefault="009D1544" w:rsidP="00051DE6">
            <w:pPr>
              <w:spacing w:line="276" w:lineRule="auto"/>
              <w:rPr>
                <w:snapToGrid/>
                <w:sz w:val="20"/>
              </w:rPr>
            </w:pPr>
            <w:r w:rsidRPr="002B3914">
              <w:rPr>
                <w:sz w:val="20"/>
              </w:rPr>
              <w:t xml:space="preserve">Optioneel tekstblok. </w:t>
            </w:r>
            <w:r w:rsidRPr="002B3914">
              <w:rPr>
                <w:snapToGrid/>
                <w:sz w:val="20"/>
              </w:rPr>
              <w:t xml:space="preserve">De titelvelden voor een hypotheekakte. </w:t>
            </w:r>
          </w:p>
          <w:p w14:paraId="58FF27CD" w14:textId="77777777" w:rsidR="009D1544" w:rsidRPr="002B3914" w:rsidRDefault="009D1544" w:rsidP="00051DE6">
            <w:pPr>
              <w:spacing w:line="276" w:lineRule="auto"/>
              <w:rPr>
                <w:snapToGrid/>
                <w:sz w:val="20"/>
              </w:rPr>
            </w:pPr>
          </w:p>
          <w:p w14:paraId="4FA6CBFF" w14:textId="77777777" w:rsidR="009D1544" w:rsidRPr="000B32FB" w:rsidRDefault="009D1544" w:rsidP="00051DE6">
            <w:pPr>
              <w:spacing w:line="276" w:lineRule="auto"/>
              <w:rPr>
                <w:b/>
                <w:bCs/>
                <w:sz w:val="20"/>
                <w:u w:val="single"/>
                <w:lang w:val="nl"/>
              </w:rPr>
            </w:pPr>
            <w:r w:rsidRPr="000B32FB">
              <w:rPr>
                <w:b/>
                <w:bCs/>
                <w:sz w:val="20"/>
                <w:u w:val="single"/>
                <w:lang w:val="nl"/>
              </w:rPr>
              <w:lastRenderedPageBreak/>
              <w:t>Mapping tekstblok:</w:t>
            </w:r>
          </w:p>
          <w:p w14:paraId="4CECDE63" w14:textId="77777777" w:rsidR="009D1544" w:rsidRPr="00DF0848" w:rsidRDefault="009D1544" w:rsidP="00051DE6">
            <w:pPr>
              <w:spacing w:line="276" w:lineRule="auto"/>
              <w:rPr>
                <w:snapToGrid/>
                <w:kern w:val="0"/>
                <w:sz w:val="20"/>
                <w:lang w:eastAsia="nl-NL"/>
              </w:rPr>
            </w:pPr>
            <w:r w:rsidRPr="00DF0848">
              <w:rPr>
                <w:rFonts w:cs="Arial"/>
                <w:snapToGrid/>
                <w:kern w:val="0"/>
                <w:sz w:val="20"/>
                <w:lang w:eastAsia="nl-NL"/>
              </w:rPr>
              <w:t>//IMKAD_</w:t>
            </w:r>
            <w:r w:rsidRPr="00DF0848">
              <w:rPr>
                <w:snapToGrid/>
                <w:kern w:val="0"/>
                <w:sz w:val="20"/>
                <w:lang w:eastAsia="nl-NL"/>
              </w:rPr>
              <w:t>AangebodenStuk</w:t>
            </w:r>
          </w:p>
          <w:p w14:paraId="361C5342" w14:textId="77777777" w:rsidR="009D1544" w:rsidRPr="00F74E48" w:rsidRDefault="009D1544" w:rsidP="00051DE6">
            <w:pPr>
              <w:spacing w:line="276" w:lineRule="auto"/>
              <w:rPr>
                <w:i/>
                <w:iCs/>
                <w:lang w:val="nl"/>
              </w:rPr>
            </w:pPr>
            <w:r w:rsidRPr="00F74E48">
              <w:rPr>
                <w:i/>
                <w:iCs/>
                <w:snapToGrid/>
                <w:kern w:val="0"/>
                <w:sz w:val="20"/>
                <w:lang w:eastAsia="nl-NL"/>
              </w:rPr>
              <w:t>-</w:t>
            </w:r>
            <w:r w:rsidRPr="00F74E48">
              <w:rPr>
                <w:i/>
                <w:iCs/>
                <w:sz w:val="20"/>
                <w:lang w:val="nl"/>
              </w:rPr>
              <w:t>verdere mapping is opgenomen in het genoemde tekstblok.</w:t>
            </w:r>
          </w:p>
        </w:tc>
      </w:tr>
    </w:tbl>
    <w:p w14:paraId="7F968EB5" w14:textId="77777777" w:rsidR="009D1544" w:rsidRDefault="009D1544" w:rsidP="009D1544">
      <w:pPr>
        <w:rPr>
          <w:lang w:val="nl"/>
        </w:rPr>
      </w:pPr>
    </w:p>
    <w:p w14:paraId="6572DDBF" w14:textId="77777777" w:rsidR="00E4499D" w:rsidRDefault="00E4499D" w:rsidP="009D1544">
      <w:pPr>
        <w:rPr>
          <w:lang w:val="nl"/>
        </w:rPr>
      </w:pPr>
    </w:p>
    <w:p w14:paraId="2F2485ED" w14:textId="02C68203" w:rsidR="00E4499D" w:rsidRDefault="00E4499D" w:rsidP="00E4499D">
      <w:pPr>
        <w:pStyle w:val="Kop2"/>
        <w:rPr>
          <w:sz w:val="20"/>
        </w:rPr>
      </w:pPr>
      <w:bookmarkStart w:id="49" w:name="_Toc180495163"/>
      <w:r w:rsidRPr="00E4499D">
        <w:rPr>
          <w:sz w:val="20"/>
        </w:rPr>
        <w:t>Aanhef</w:t>
      </w:r>
      <w:bookmarkEnd w:id="49"/>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6820"/>
      </w:tblGrid>
      <w:tr w:rsidR="00785205" w14:paraId="50C417EE" w14:textId="77777777" w:rsidTr="00380764">
        <w:tc>
          <w:tcPr>
            <w:tcW w:w="5933" w:type="dxa"/>
            <w:shd w:val="clear" w:color="auto" w:fill="DEEAF6" w:themeFill="accent1" w:themeFillTint="33"/>
          </w:tcPr>
          <w:p w14:paraId="4EAA108F" w14:textId="77777777" w:rsidR="00785205" w:rsidRDefault="00785205" w:rsidP="00051DE6">
            <w:pPr>
              <w:rPr>
                <w:lang w:val="nl"/>
              </w:rPr>
            </w:pPr>
            <w:r>
              <w:rPr>
                <w:lang w:val="nl"/>
              </w:rPr>
              <w:t>Modeldocument tekst</w:t>
            </w:r>
          </w:p>
        </w:tc>
        <w:tc>
          <w:tcPr>
            <w:tcW w:w="6820" w:type="dxa"/>
            <w:shd w:val="clear" w:color="auto" w:fill="DEEAF6" w:themeFill="accent1" w:themeFillTint="33"/>
          </w:tcPr>
          <w:p w14:paraId="6D4A26EC" w14:textId="77777777" w:rsidR="00785205" w:rsidRDefault="00785205" w:rsidP="00051DE6">
            <w:pPr>
              <w:rPr>
                <w:lang w:val="nl"/>
              </w:rPr>
            </w:pPr>
            <w:r>
              <w:rPr>
                <w:lang w:val="nl"/>
              </w:rPr>
              <w:t>Toelichting en mapping</w:t>
            </w:r>
          </w:p>
        </w:tc>
      </w:tr>
      <w:tr w:rsidR="00785205" w14:paraId="27B9E972" w14:textId="77777777" w:rsidTr="00380764">
        <w:tc>
          <w:tcPr>
            <w:tcW w:w="5933" w:type="dxa"/>
          </w:tcPr>
          <w:p w14:paraId="0DD6EA65" w14:textId="77777777" w:rsidR="00785205" w:rsidRDefault="00785205" w:rsidP="00051DE6">
            <w:pPr>
              <w:rPr>
                <w:lang w:val="nl"/>
              </w:rPr>
            </w:pPr>
            <w:r w:rsidRPr="00EE7A8B">
              <w:rPr>
                <w:rFonts w:cs="Arial"/>
                <w:bCs/>
                <w:color w:val="FF0000"/>
                <w:sz w:val="20"/>
                <w:highlight w:val="yellow"/>
                <w:lang w:val="en-US"/>
              </w:rPr>
              <w:t>TEKSTBLOK AANHEF</w:t>
            </w:r>
            <w:r w:rsidRPr="0019641E">
              <w:rPr>
                <w:rFonts w:cs="Arial"/>
                <w:bCs/>
                <w:color w:val="FF0000"/>
                <w:sz w:val="20"/>
                <w:lang w:val="en-US"/>
              </w:rPr>
              <w:t>.</w:t>
            </w:r>
          </w:p>
        </w:tc>
        <w:tc>
          <w:tcPr>
            <w:tcW w:w="6820" w:type="dxa"/>
          </w:tcPr>
          <w:p w14:paraId="08EACB82" w14:textId="77777777" w:rsidR="00785205" w:rsidRDefault="00785205" w:rsidP="00051DE6">
            <w:pPr>
              <w:spacing w:line="276" w:lineRule="auto"/>
              <w:rPr>
                <w:sz w:val="20"/>
              </w:rPr>
            </w:pPr>
            <w:r>
              <w:rPr>
                <w:sz w:val="20"/>
              </w:rPr>
              <w:t xml:space="preserve">Verplicht tekstblok. </w:t>
            </w:r>
            <w:r w:rsidRPr="00DF0848">
              <w:rPr>
                <w:sz w:val="20"/>
              </w:rPr>
              <w:t>Details van de notaris in de rol van ondertekenaar.</w:t>
            </w:r>
          </w:p>
          <w:p w14:paraId="30677427" w14:textId="77777777" w:rsidR="00785205" w:rsidRPr="00DF0848" w:rsidRDefault="00785205" w:rsidP="00051DE6">
            <w:pPr>
              <w:spacing w:line="276" w:lineRule="auto"/>
              <w:rPr>
                <w:sz w:val="20"/>
              </w:rPr>
            </w:pPr>
          </w:p>
          <w:p w14:paraId="328DF126" w14:textId="77777777" w:rsidR="00785205" w:rsidRPr="000B32FB" w:rsidRDefault="00785205" w:rsidP="00051DE6">
            <w:pPr>
              <w:spacing w:line="276" w:lineRule="auto"/>
              <w:rPr>
                <w:b/>
                <w:bCs/>
                <w:sz w:val="20"/>
                <w:u w:val="single"/>
                <w:lang w:val="nl"/>
              </w:rPr>
            </w:pPr>
            <w:r w:rsidRPr="000B32FB">
              <w:rPr>
                <w:b/>
                <w:bCs/>
                <w:sz w:val="20"/>
                <w:u w:val="single"/>
                <w:lang w:val="nl"/>
              </w:rPr>
              <w:t>Mapping tekstblok:</w:t>
            </w:r>
          </w:p>
          <w:p w14:paraId="0A691E1E" w14:textId="77777777" w:rsidR="00785205" w:rsidRPr="00DF0848" w:rsidRDefault="00785205" w:rsidP="00051DE6">
            <w:pPr>
              <w:spacing w:line="276" w:lineRule="auto"/>
              <w:rPr>
                <w:snapToGrid/>
                <w:kern w:val="0"/>
                <w:sz w:val="20"/>
                <w:lang w:eastAsia="nl-NL"/>
              </w:rPr>
            </w:pPr>
            <w:r w:rsidRPr="00DF0848">
              <w:rPr>
                <w:rFonts w:cs="Arial"/>
                <w:snapToGrid/>
                <w:kern w:val="0"/>
                <w:sz w:val="20"/>
                <w:lang w:eastAsia="nl-NL"/>
              </w:rPr>
              <w:t>//IMKAD_</w:t>
            </w:r>
            <w:r w:rsidRPr="00DF0848">
              <w:rPr>
                <w:snapToGrid/>
                <w:kern w:val="0"/>
                <w:sz w:val="20"/>
                <w:lang w:eastAsia="nl-NL"/>
              </w:rPr>
              <w:t>AangebodenStuk/</w:t>
            </w:r>
            <w:r w:rsidRPr="00DF0848">
              <w:rPr>
                <w:sz w:val="20"/>
                <w:lang w:val="nl"/>
              </w:rPr>
              <w:t xml:space="preserve"> heeft</w:t>
            </w:r>
            <w:r>
              <w:rPr>
                <w:sz w:val="20"/>
                <w:lang w:val="nl"/>
              </w:rPr>
              <w:t>Ondertekenaar</w:t>
            </w:r>
          </w:p>
          <w:p w14:paraId="7DB51A2B" w14:textId="0A3CC347" w:rsidR="00785205" w:rsidRPr="00F74E48" w:rsidRDefault="00F74E48" w:rsidP="00051DE6">
            <w:pPr>
              <w:spacing w:line="276" w:lineRule="auto"/>
              <w:rPr>
                <w:i/>
                <w:iCs/>
                <w:lang w:val="nl"/>
              </w:rPr>
            </w:pPr>
            <w:r w:rsidRPr="00F74E48">
              <w:rPr>
                <w:i/>
                <w:iCs/>
                <w:sz w:val="20"/>
                <w:lang w:val="nl"/>
              </w:rPr>
              <w:t>-</w:t>
            </w:r>
            <w:r w:rsidR="00785205" w:rsidRPr="00F74E48">
              <w:rPr>
                <w:i/>
                <w:iCs/>
                <w:sz w:val="20"/>
                <w:lang w:val="nl"/>
              </w:rPr>
              <w:t>verdere mapping is opgenomen in het genoemde tekstblok.</w:t>
            </w:r>
          </w:p>
        </w:tc>
      </w:tr>
    </w:tbl>
    <w:p w14:paraId="2A9E5100" w14:textId="77777777" w:rsidR="00785205" w:rsidRDefault="00785205" w:rsidP="00785205">
      <w:pPr>
        <w:rPr>
          <w:lang w:val="nl"/>
        </w:rPr>
      </w:pPr>
    </w:p>
    <w:p w14:paraId="4E7C9837" w14:textId="7D2A4224" w:rsidR="007703EE" w:rsidRDefault="007703EE" w:rsidP="007703EE">
      <w:pPr>
        <w:pStyle w:val="Kop2"/>
        <w:rPr>
          <w:sz w:val="20"/>
        </w:rPr>
      </w:pPr>
      <w:bookmarkStart w:id="50" w:name="_Toc180495164"/>
      <w:r w:rsidRPr="007703EE">
        <w:rPr>
          <w:sz w:val="20"/>
        </w:rPr>
        <w:t>Partijen</w:t>
      </w:r>
      <w:bookmarkEnd w:id="50"/>
    </w:p>
    <w:p w14:paraId="112CCB0D" w14:textId="626396C4" w:rsidR="007703EE" w:rsidRDefault="007703EE" w:rsidP="007703EE">
      <w:pPr>
        <w:spacing w:line="276" w:lineRule="auto"/>
        <w:rPr>
          <w:snapToGrid/>
          <w:sz w:val="20"/>
        </w:rPr>
      </w:pPr>
      <w:r w:rsidRPr="000B32FB">
        <w:rPr>
          <w:snapToGrid/>
          <w:sz w:val="20"/>
        </w:rPr>
        <w:t xml:space="preserve">In dit deel van de akte worden de partijen opgesomd. Partijen kunnen zich laten vertegenwoordigen door een gevolmachtigde. Als er sprake is van een volmacht wordt eerst de gevolmachtigde genoemd en daarna volgt (een opsomming van) de perso(o)n(en) die de gevolmachtigde vertegenwoordigt/vertegenwoordigen. Elke partij kan meer personen bevatten. Er moeten twee partijen worden genoemd. De nummering van partijen en personen wordt toegelicht in </w:t>
      </w:r>
      <w:r w:rsidRPr="000B32FB">
        <w:rPr>
          <w:snapToGrid/>
          <w:sz w:val="20"/>
        </w:rPr>
        <w:fldChar w:fldCharType="begin"/>
      </w:r>
      <w:r w:rsidRPr="000B32FB">
        <w:rPr>
          <w:snapToGrid/>
          <w:sz w:val="20"/>
        </w:rPr>
        <w:instrText xml:space="preserve"> REF TC \h  \* MERGEFORMAT </w:instrText>
      </w:r>
      <w:r w:rsidRPr="000B32FB">
        <w:rPr>
          <w:snapToGrid/>
          <w:sz w:val="20"/>
        </w:rPr>
      </w:r>
      <w:r w:rsidRPr="000B32FB">
        <w:rPr>
          <w:snapToGrid/>
          <w:sz w:val="20"/>
        </w:rPr>
        <w:fldChar w:fldCharType="separate"/>
      </w:r>
      <w:r w:rsidR="00514060" w:rsidRPr="007D0CAE">
        <w:rPr>
          <w:snapToGrid/>
          <w:sz w:val="20"/>
        </w:rPr>
        <w:t>[4]</w:t>
      </w:r>
      <w:r w:rsidRPr="000B32FB">
        <w:rPr>
          <w:snapToGrid/>
          <w:sz w:val="20"/>
        </w:rPr>
        <w:fldChar w:fldCharType="end"/>
      </w:r>
      <w:r w:rsidRPr="000B32FB">
        <w:rPr>
          <w:snapToGrid/>
          <w:sz w:val="20"/>
        </w:rPr>
        <w:t>.</w:t>
      </w:r>
    </w:p>
    <w:p w14:paraId="7D81FCA3" w14:textId="77777777" w:rsidR="007703EE" w:rsidRDefault="007703EE" w:rsidP="007703EE">
      <w:pPr>
        <w:rPr>
          <w:lang w:val="nl"/>
        </w:rPr>
      </w:pPr>
    </w:p>
    <w:p w14:paraId="01677F2A" w14:textId="10F039FF" w:rsidR="007703EE" w:rsidRPr="00E76F05" w:rsidRDefault="00446FC6" w:rsidP="00446FC6">
      <w:pPr>
        <w:pStyle w:val="Kop3"/>
        <w:rPr>
          <w:b/>
          <w:bCs w:val="0"/>
          <w:sz w:val="20"/>
          <w:szCs w:val="20"/>
        </w:rPr>
      </w:pPr>
      <w:bookmarkStart w:id="51" w:name="_Toc180495165"/>
      <w:r w:rsidRPr="00E76F05">
        <w:rPr>
          <w:b/>
          <w:bCs w:val="0"/>
          <w:sz w:val="20"/>
          <w:szCs w:val="20"/>
        </w:rPr>
        <w:t>Onderzetter/Schuldenaar</w:t>
      </w:r>
      <w:bookmarkEnd w:id="51"/>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6820"/>
      </w:tblGrid>
      <w:tr w:rsidR="00446FC6" w14:paraId="6DDDE0A3" w14:textId="77777777" w:rsidTr="00E76F05">
        <w:tc>
          <w:tcPr>
            <w:tcW w:w="5933" w:type="dxa"/>
            <w:shd w:val="clear" w:color="auto" w:fill="DEEAF6" w:themeFill="accent1" w:themeFillTint="33"/>
          </w:tcPr>
          <w:p w14:paraId="055002C3" w14:textId="77777777" w:rsidR="00446FC6" w:rsidRDefault="00446FC6" w:rsidP="00051DE6">
            <w:pPr>
              <w:rPr>
                <w:lang w:val="nl"/>
              </w:rPr>
            </w:pPr>
            <w:r>
              <w:rPr>
                <w:lang w:val="nl"/>
              </w:rPr>
              <w:t>Modeldocument tekst</w:t>
            </w:r>
          </w:p>
        </w:tc>
        <w:tc>
          <w:tcPr>
            <w:tcW w:w="6820" w:type="dxa"/>
            <w:shd w:val="clear" w:color="auto" w:fill="DEEAF6" w:themeFill="accent1" w:themeFillTint="33"/>
          </w:tcPr>
          <w:p w14:paraId="6986A7BD" w14:textId="77777777" w:rsidR="00446FC6" w:rsidRDefault="00446FC6" w:rsidP="00051DE6">
            <w:pPr>
              <w:rPr>
                <w:lang w:val="nl"/>
              </w:rPr>
            </w:pPr>
            <w:r>
              <w:rPr>
                <w:lang w:val="nl"/>
              </w:rPr>
              <w:t>Toelichting en mapping</w:t>
            </w:r>
          </w:p>
        </w:tc>
      </w:tr>
      <w:tr w:rsidR="00446FC6" w14:paraId="1046BF46" w14:textId="77777777" w:rsidTr="00E76F05">
        <w:tc>
          <w:tcPr>
            <w:tcW w:w="5933" w:type="dxa"/>
          </w:tcPr>
          <w:p w14:paraId="73FFCB64" w14:textId="549CAE2C" w:rsidR="00446FC6" w:rsidRDefault="00CE7603" w:rsidP="00051DE6">
            <w:pPr>
              <w:rPr>
                <w:lang w:val="nl"/>
              </w:rPr>
            </w:pPr>
            <w:r>
              <w:rPr>
                <w:color w:val="FF0000"/>
                <w:sz w:val="20"/>
              </w:rPr>
              <w:t>1</w:t>
            </w:r>
            <w:r w:rsidR="00446FC6" w:rsidRPr="00604095">
              <w:rPr>
                <w:color w:val="FF0000"/>
                <w:sz w:val="20"/>
              </w:rPr>
              <w:t>.</w:t>
            </w:r>
          </w:p>
        </w:tc>
        <w:tc>
          <w:tcPr>
            <w:tcW w:w="6820" w:type="dxa"/>
          </w:tcPr>
          <w:p w14:paraId="372AB709" w14:textId="77777777" w:rsidR="00446FC6" w:rsidRPr="000B32FB" w:rsidRDefault="00446FC6" w:rsidP="00051DE6">
            <w:pPr>
              <w:spacing w:line="276" w:lineRule="auto"/>
              <w:rPr>
                <w:sz w:val="20"/>
                <w:lang w:val="nl"/>
              </w:rPr>
            </w:pPr>
            <w:r w:rsidRPr="000B32FB">
              <w:rPr>
                <w:snapToGrid/>
                <w:sz w:val="20"/>
              </w:rPr>
              <w:t>Vaste</w:t>
            </w:r>
            <w:r w:rsidRPr="000B32FB">
              <w:rPr>
                <w:sz w:val="20"/>
                <w:lang w:val="nl"/>
              </w:rPr>
              <w:t xml:space="preserve"> tekst.</w:t>
            </w:r>
          </w:p>
          <w:p w14:paraId="7CBCA9E9" w14:textId="77777777" w:rsidR="00446FC6" w:rsidRDefault="00446FC6" w:rsidP="00051DE6">
            <w:pPr>
              <w:autoSpaceDE w:val="0"/>
              <w:autoSpaceDN w:val="0"/>
              <w:adjustRightInd w:val="0"/>
              <w:spacing w:line="276" w:lineRule="auto"/>
              <w:rPr>
                <w:kern w:val="0"/>
                <w:sz w:val="20"/>
                <w:lang w:eastAsia="nl-NL"/>
              </w:rPr>
            </w:pPr>
          </w:p>
          <w:p w14:paraId="6CCF4115" w14:textId="77777777" w:rsidR="00446FC6" w:rsidRDefault="00446FC6" w:rsidP="00051DE6">
            <w:pPr>
              <w:autoSpaceDE w:val="0"/>
              <w:autoSpaceDN w:val="0"/>
              <w:adjustRightInd w:val="0"/>
              <w:spacing w:line="276" w:lineRule="auto"/>
              <w:rPr>
                <w:b/>
                <w:bCs/>
                <w:snapToGrid/>
                <w:kern w:val="0"/>
                <w:sz w:val="20"/>
                <w:u w:val="single"/>
                <w:lang w:eastAsia="nl-NL"/>
              </w:rPr>
            </w:pPr>
            <w:r w:rsidRPr="000B32FB">
              <w:rPr>
                <w:b/>
                <w:bCs/>
                <w:snapToGrid/>
                <w:kern w:val="0"/>
                <w:sz w:val="20"/>
                <w:u w:val="single"/>
                <w:lang w:eastAsia="nl-NL"/>
              </w:rPr>
              <w:lastRenderedPageBreak/>
              <w:t xml:space="preserve">Mapping </w:t>
            </w:r>
            <w:r>
              <w:rPr>
                <w:b/>
                <w:bCs/>
                <w:snapToGrid/>
                <w:kern w:val="0"/>
                <w:sz w:val="20"/>
                <w:u w:val="single"/>
                <w:lang w:eastAsia="nl-NL"/>
              </w:rPr>
              <w:t>rol</w:t>
            </w:r>
            <w:r w:rsidRPr="000B32FB">
              <w:rPr>
                <w:b/>
                <w:bCs/>
                <w:snapToGrid/>
                <w:kern w:val="0"/>
                <w:sz w:val="20"/>
                <w:u w:val="single"/>
                <w:lang w:eastAsia="nl-NL"/>
              </w:rPr>
              <w:t xml:space="preserve"> partij:</w:t>
            </w:r>
          </w:p>
          <w:p w14:paraId="6600C321" w14:textId="77777777" w:rsidR="00446FC6" w:rsidRPr="000B32FB" w:rsidRDefault="00446FC6" w:rsidP="00051DE6">
            <w:pPr>
              <w:autoSpaceDE w:val="0"/>
              <w:autoSpaceDN w:val="0"/>
              <w:adjustRightInd w:val="0"/>
              <w:spacing w:line="276" w:lineRule="auto"/>
              <w:rPr>
                <w:b/>
                <w:bCs/>
                <w:snapToGrid/>
                <w:kern w:val="0"/>
                <w:sz w:val="20"/>
                <w:u w:val="single"/>
                <w:lang w:eastAsia="nl-NL"/>
              </w:rPr>
            </w:pPr>
            <w:r w:rsidRPr="00CF199A">
              <w:rPr>
                <w:rFonts w:cs="Arial"/>
                <w:snapToGrid/>
                <w:sz w:val="20"/>
              </w:rPr>
              <w:t>StukdeelHypotheek</w:t>
            </w:r>
            <w:r>
              <w:rPr>
                <w:rFonts w:cs="Arial"/>
                <w:snapToGrid/>
                <w:sz w:val="20"/>
              </w:rPr>
              <w:t>:</w:t>
            </w:r>
          </w:p>
          <w:p w14:paraId="464AB69C" w14:textId="77777777" w:rsidR="00446FC6" w:rsidRPr="000B32FB" w:rsidRDefault="00446FC6" w:rsidP="00051DE6">
            <w:pPr>
              <w:spacing w:line="276" w:lineRule="auto"/>
              <w:rPr>
                <w:rFonts w:cs="Arial"/>
                <w:sz w:val="20"/>
              </w:rPr>
            </w:pPr>
            <w:r w:rsidRPr="000B32FB">
              <w:rPr>
                <w:rFonts w:cs="Arial"/>
                <w:sz w:val="20"/>
              </w:rPr>
              <w:t xml:space="preserve">//IMKAD_AangebodenStuk/StukdeelHypotheek [aanduidingHypotheek = niet aanwezig] </w:t>
            </w:r>
          </w:p>
          <w:p w14:paraId="423AE0E9" w14:textId="77777777" w:rsidR="00446FC6" w:rsidRDefault="00446FC6" w:rsidP="00B95862">
            <w:pPr>
              <w:spacing w:line="276" w:lineRule="auto"/>
              <w:rPr>
                <w:rFonts w:cs="Arial"/>
                <w:sz w:val="20"/>
              </w:rPr>
            </w:pPr>
            <w:r w:rsidRPr="000B32FB">
              <w:rPr>
                <w:rFonts w:cs="Arial"/>
                <w:sz w:val="20"/>
              </w:rPr>
              <w:t xml:space="preserve">/vervreemderRechtRef [xlink:href="#id </w:t>
            </w:r>
            <w:r w:rsidR="00C86CEA">
              <w:rPr>
                <w:rFonts w:cs="Arial"/>
                <w:sz w:val="20"/>
              </w:rPr>
              <w:t>hypotheekgever</w:t>
            </w:r>
            <w:r w:rsidRPr="000B32FB">
              <w:rPr>
                <w:rFonts w:cs="Arial"/>
                <w:sz w:val="20"/>
              </w:rPr>
              <w:t>-partij"]</w:t>
            </w:r>
          </w:p>
          <w:p w14:paraId="796E1C75" w14:textId="093B0E13" w:rsidR="004252F5" w:rsidRDefault="004252F5" w:rsidP="00B95862">
            <w:pPr>
              <w:spacing w:line="276" w:lineRule="auto"/>
              <w:rPr>
                <w:lang w:val="nl"/>
              </w:rPr>
            </w:pPr>
          </w:p>
        </w:tc>
      </w:tr>
      <w:tr w:rsidR="00446FC6" w14:paraId="6A591DA3" w14:textId="77777777" w:rsidTr="00E76F05">
        <w:tc>
          <w:tcPr>
            <w:tcW w:w="5933" w:type="dxa"/>
          </w:tcPr>
          <w:p w14:paraId="0524A332" w14:textId="77777777" w:rsidR="00446FC6" w:rsidRDefault="00446FC6" w:rsidP="00051DE6">
            <w:pPr>
              <w:ind w:left="354"/>
              <w:rPr>
                <w:color w:val="FF0000"/>
                <w:sz w:val="20"/>
              </w:rPr>
            </w:pPr>
            <w:r w:rsidRPr="00E06053">
              <w:rPr>
                <w:rFonts w:cs="Arial"/>
                <w:bCs/>
                <w:color w:val="800080"/>
                <w:sz w:val="20"/>
                <w:highlight w:val="yellow"/>
              </w:rPr>
              <w:lastRenderedPageBreak/>
              <w:t>TEKSTBLOK GEVOLMACHTIGDE</w:t>
            </w:r>
            <w:r w:rsidRPr="00E06053">
              <w:rPr>
                <w:rFonts w:cs="Arial"/>
                <w:bCs/>
                <w:color w:val="800080"/>
                <w:sz w:val="20"/>
              </w:rPr>
              <w:t>:</w:t>
            </w:r>
          </w:p>
        </w:tc>
        <w:tc>
          <w:tcPr>
            <w:tcW w:w="6820" w:type="dxa"/>
          </w:tcPr>
          <w:p w14:paraId="69956292" w14:textId="77777777" w:rsidR="00446FC6" w:rsidRPr="003E0590" w:rsidRDefault="00446FC6" w:rsidP="00051DE6">
            <w:pPr>
              <w:spacing w:line="276" w:lineRule="auto"/>
              <w:rPr>
                <w:sz w:val="20"/>
                <w:lang w:val="nl"/>
              </w:rPr>
            </w:pPr>
            <w:r w:rsidRPr="003E0590">
              <w:rPr>
                <w:sz w:val="20"/>
                <w:lang w:val="nl"/>
              </w:rPr>
              <w:t>Dit tekstblok is optioneel en wordt alleen weergegeven wanneer een gevolmachtigde optreedt voor de genoemde partij. Er kan maximaal één gevolmachtigde vermeld worden, die optreedt voor de genoemde partij.</w:t>
            </w:r>
          </w:p>
          <w:p w14:paraId="22F357BA" w14:textId="77777777" w:rsidR="00446FC6" w:rsidRPr="003E0590" w:rsidRDefault="00446FC6" w:rsidP="00051DE6">
            <w:pPr>
              <w:spacing w:line="276" w:lineRule="auto"/>
              <w:rPr>
                <w:sz w:val="20"/>
                <w:lang w:val="nl"/>
              </w:rPr>
            </w:pPr>
          </w:p>
          <w:p w14:paraId="6C79487E" w14:textId="77777777" w:rsidR="00446FC6" w:rsidRPr="003E0590" w:rsidRDefault="00446FC6" w:rsidP="00051DE6">
            <w:pPr>
              <w:spacing w:line="276" w:lineRule="auto"/>
              <w:rPr>
                <w:b/>
                <w:bCs/>
                <w:sz w:val="20"/>
                <w:u w:val="single"/>
                <w:lang w:val="nl"/>
              </w:rPr>
            </w:pPr>
            <w:r w:rsidRPr="003E0590">
              <w:rPr>
                <w:b/>
                <w:bCs/>
                <w:sz w:val="20"/>
                <w:u w:val="single"/>
                <w:lang w:val="nl"/>
              </w:rPr>
              <w:t>Mapping gevolmachtigde:</w:t>
            </w:r>
          </w:p>
          <w:p w14:paraId="03DF0662" w14:textId="77777777" w:rsidR="00446FC6" w:rsidRPr="003E0590" w:rsidRDefault="00446FC6" w:rsidP="00051DE6">
            <w:pPr>
              <w:spacing w:line="276" w:lineRule="auto"/>
              <w:rPr>
                <w:sz w:val="20"/>
                <w:lang w:val="nl"/>
              </w:rPr>
            </w:pPr>
            <w:r w:rsidRPr="003E0590">
              <w:rPr>
                <w:sz w:val="20"/>
                <w:lang w:val="nl"/>
              </w:rPr>
              <w:t>//IMKAD_AangebodenStuk/Partij/Gevolmachtigde</w:t>
            </w:r>
          </w:p>
          <w:p w14:paraId="1E0493C7" w14:textId="77777777" w:rsidR="00446FC6" w:rsidRPr="00A10777" w:rsidRDefault="00446FC6" w:rsidP="00051DE6">
            <w:pPr>
              <w:spacing w:line="276" w:lineRule="auto"/>
              <w:rPr>
                <w:i/>
                <w:iCs/>
                <w:sz w:val="20"/>
                <w:lang w:val="nl"/>
              </w:rPr>
            </w:pPr>
            <w:r w:rsidRPr="00A10777">
              <w:rPr>
                <w:i/>
                <w:iCs/>
                <w:sz w:val="20"/>
                <w:lang w:val="nl"/>
              </w:rPr>
              <w:t>- verdere mapping is opgenomen in het genoemde tekstblok.</w:t>
            </w:r>
          </w:p>
          <w:p w14:paraId="30A5F948" w14:textId="77777777" w:rsidR="00446FC6" w:rsidRPr="000B32FB" w:rsidRDefault="00446FC6" w:rsidP="00051DE6">
            <w:pPr>
              <w:spacing w:line="276" w:lineRule="auto"/>
              <w:rPr>
                <w:snapToGrid/>
                <w:sz w:val="20"/>
              </w:rPr>
            </w:pPr>
          </w:p>
        </w:tc>
      </w:tr>
      <w:tr w:rsidR="00446FC6" w14:paraId="037292D4" w14:textId="77777777" w:rsidTr="00027A5B">
        <w:trPr>
          <w:trHeight w:val="3028"/>
        </w:trPr>
        <w:tc>
          <w:tcPr>
            <w:tcW w:w="5933" w:type="dxa"/>
          </w:tcPr>
          <w:p w14:paraId="77D2F84A" w14:textId="77777777" w:rsidR="00446FC6" w:rsidRDefault="00446FC6" w:rsidP="00051DE6">
            <w:pPr>
              <w:ind w:left="921" w:hanging="709"/>
              <w:rPr>
                <w:rFonts w:cs="Arial"/>
                <w:color w:val="FF0000"/>
                <w:sz w:val="20"/>
              </w:rPr>
            </w:pPr>
            <w:r w:rsidRPr="00FC5768">
              <w:rPr>
                <w:rFonts w:cs="Arial"/>
                <w:kern w:val="0"/>
                <w:sz w:val="20"/>
                <w:lang w:eastAsia="nl-NL"/>
              </w:rPr>
              <w:fldChar w:fldCharType="begin"/>
            </w:r>
            <w:r w:rsidRPr="00FC5768">
              <w:rPr>
                <w:rFonts w:cs="Arial"/>
                <w:kern w:val="0"/>
                <w:sz w:val="20"/>
                <w:lang w:eastAsia="nl-NL"/>
              </w:rPr>
              <w:instrText>MacroButton Nomacro §</w:instrText>
            </w:r>
            <w:r w:rsidRPr="00FC5768">
              <w:rPr>
                <w:rFonts w:cs="Arial"/>
                <w:kern w:val="0"/>
                <w:sz w:val="20"/>
                <w:lang w:eastAsia="nl-NL"/>
              </w:rPr>
              <w:fldChar w:fldCharType="end"/>
            </w:r>
            <w:r w:rsidRPr="00FC5768">
              <w:rPr>
                <w:rFonts w:cs="Arial"/>
                <w:kern w:val="0"/>
                <w:sz w:val="20"/>
                <w:lang w:eastAsia="nl-NL"/>
              </w:rPr>
              <w:t xml:space="preserve"> </w:t>
            </w:r>
            <w:r w:rsidRPr="00FC5768">
              <w:rPr>
                <w:rFonts w:cs="Arial"/>
                <w:color w:val="800080"/>
                <w:kern w:val="0"/>
                <w:sz w:val="20"/>
                <w:lang w:eastAsia="nl-NL"/>
              </w:rPr>
              <w:t>a.</w:t>
            </w:r>
            <w:r w:rsidRPr="00FC5768">
              <w:rPr>
                <w:rFonts w:cs="Arial"/>
                <w:kern w:val="0"/>
                <w:sz w:val="20"/>
                <w:lang w:eastAsia="nl-NL"/>
              </w:rPr>
              <w:t xml:space="preserve"> </w:t>
            </w:r>
            <w:r w:rsidRPr="00FC5768">
              <w:rPr>
                <w:rFonts w:cs="Arial"/>
                <w:kern w:val="0"/>
                <w:sz w:val="20"/>
                <w:lang w:eastAsia="nl-NL"/>
              </w:rPr>
              <w:fldChar w:fldCharType="begin"/>
            </w:r>
            <w:r w:rsidRPr="00FC5768">
              <w:rPr>
                <w:rFonts w:cs="Arial"/>
                <w:kern w:val="0"/>
                <w:sz w:val="20"/>
                <w:lang w:eastAsia="nl-NL"/>
              </w:rPr>
              <w:instrText>MacroButton Nomacro §</w:instrText>
            </w:r>
            <w:r w:rsidRPr="00FC5768">
              <w:rPr>
                <w:rFonts w:cs="Arial"/>
                <w:kern w:val="0"/>
                <w:sz w:val="20"/>
                <w:lang w:eastAsia="nl-NL"/>
              </w:rPr>
              <w:fldChar w:fldCharType="end"/>
            </w:r>
            <w:r>
              <w:rPr>
                <w:rFonts w:cs="Arial"/>
                <w:kern w:val="0"/>
                <w:sz w:val="20"/>
                <w:lang w:eastAsia="nl-NL"/>
              </w:rPr>
              <w:t xml:space="preserve">  </w:t>
            </w:r>
            <w:r>
              <w:rPr>
                <w:rFonts w:cs="Arial"/>
                <w:sz w:val="20"/>
              </w:rPr>
              <w:t xml:space="preserve"> </w:t>
            </w:r>
            <w:r w:rsidRPr="00654C6E">
              <w:rPr>
                <w:rFonts w:cs="Arial"/>
                <w:color w:val="339966"/>
                <w:sz w:val="20"/>
                <w:highlight w:val="yellow"/>
              </w:rPr>
              <w:t>TEKSTBLOK PARTIJ NATUURLIJK PERSOON/TEKSTBLOK PARTIJ NIET NATUURLIJK PERSOON</w:t>
            </w:r>
            <w:r w:rsidRPr="002E7F50">
              <w:rPr>
                <w:rFonts w:cs="Arial"/>
                <w:color w:val="FF0000"/>
                <w:sz w:val="20"/>
              </w:rPr>
              <w:t>;</w:t>
            </w:r>
          </w:p>
          <w:p w14:paraId="738C154F" w14:textId="77777777" w:rsidR="00446FC6" w:rsidRPr="00E06053" w:rsidRDefault="00446FC6" w:rsidP="00051DE6">
            <w:pPr>
              <w:rPr>
                <w:rFonts w:cs="Arial"/>
                <w:bCs/>
                <w:color w:val="800080"/>
                <w:sz w:val="20"/>
                <w:highlight w:val="yellow"/>
              </w:rPr>
            </w:pPr>
          </w:p>
        </w:tc>
        <w:tc>
          <w:tcPr>
            <w:tcW w:w="6820" w:type="dxa"/>
          </w:tcPr>
          <w:p w14:paraId="601A5D3A" w14:textId="77777777" w:rsidR="00446FC6" w:rsidRDefault="00446FC6" w:rsidP="00051DE6">
            <w:pPr>
              <w:spacing w:line="276" w:lineRule="auto"/>
              <w:rPr>
                <w:sz w:val="20"/>
              </w:rPr>
            </w:pPr>
            <w:r w:rsidRPr="00CF199A">
              <w:rPr>
                <w:sz w:val="20"/>
              </w:rPr>
              <w:t xml:space="preserve">Verplichte keuze uit 2 tekstblokken met de gegevens van de perso(o)n(en), die tot de partij behoren. </w:t>
            </w:r>
          </w:p>
          <w:p w14:paraId="6E7758B4" w14:textId="77777777" w:rsidR="00446FC6" w:rsidRDefault="00446FC6" w:rsidP="00051DE6">
            <w:pPr>
              <w:spacing w:line="276" w:lineRule="auto"/>
              <w:rPr>
                <w:sz w:val="20"/>
              </w:rPr>
            </w:pPr>
            <w:r w:rsidRPr="00CF199A">
              <w:rPr>
                <w:sz w:val="20"/>
              </w:rPr>
              <w:t>Er moet minimaal één tekstblok ingevuld worden. Er mogen meerdere dezelfde of verschillende tekstblokken na elkaar vermeld worden. Alle combinaties zijn toegestaan.</w:t>
            </w:r>
          </w:p>
          <w:p w14:paraId="7392DB09" w14:textId="77777777" w:rsidR="00446FC6" w:rsidRPr="00CF199A" w:rsidRDefault="00446FC6" w:rsidP="00051DE6">
            <w:pPr>
              <w:spacing w:line="276" w:lineRule="auto"/>
              <w:rPr>
                <w:sz w:val="20"/>
              </w:rPr>
            </w:pPr>
            <w:r>
              <w:rPr>
                <w:sz w:val="20"/>
              </w:rPr>
              <w:t xml:space="preserve">De opsomming </w:t>
            </w:r>
            <w:r w:rsidRPr="002E7F50">
              <w:rPr>
                <w:rFonts w:cs="Arial"/>
                <w:color w:val="800080"/>
                <w:sz w:val="20"/>
              </w:rPr>
              <w:t>a</w:t>
            </w:r>
            <w:r>
              <w:rPr>
                <w:rFonts w:cs="Arial"/>
                <w:color w:val="800080"/>
                <w:sz w:val="20"/>
              </w:rPr>
              <w:t>.</w:t>
            </w:r>
            <w:r w:rsidRPr="004821FF">
              <w:rPr>
                <w:rFonts w:cs="Arial"/>
                <w:sz w:val="20"/>
              </w:rPr>
              <w:t xml:space="preserve"> wordt</w:t>
            </w:r>
            <w:r>
              <w:rPr>
                <w:rFonts w:cs="Arial"/>
                <w:sz w:val="20"/>
              </w:rPr>
              <w:t xml:space="preserve"> alleen getoond als er meer dan 1 persoon in de partij is opgenomen.</w:t>
            </w:r>
          </w:p>
          <w:p w14:paraId="63E9ECF7" w14:textId="77777777" w:rsidR="00446FC6" w:rsidRPr="00CF199A" w:rsidRDefault="00446FC6" w:rsidP="00051DE6">
            <w:pPr>
              <w:spacing w:line="276" w:lineRule="auto"/>
              <w:rPr>
                <w:snapToGrid/>
                <w:kern w:val="0"/>
                <w:sz w:val="20"/>
                <w:lang w:eastAsia="nl-NL"/>
              </w:rPr>
            </w:pPr>
          </w:p>
          <w:p w14:paraId="2034B3F2" w14:textId="77777777" w:rsidR="00446FC6" w:rsidRPr="00CF199A" w:rsidRDefault="00446FC6" w:rsidP="00051DE6">
            <w:pPr>
              <w:spacing w:line="276" w:lineRule="auto"/>
              <w:rPr>
                <w:b/>
                <w:bCs/>
                <w:sz w:val="20"/>
                <w:u w:val="single"/>
              </w:rPr>
            </w:pPr>
            <w:r w:rsidRPr="00CF199A">
              <w:rPr>
                <w:b/>
                <w:bCs/>
                <w:sz w:val="20"/>
                <w:u w:val="single"/>
              </w:rPr>
              <w:t>Mapping persoon:</w:t>
            </w:r>
          </w:p>
          <w:p w14:paraId="20E81A31" w14:textId="77777777" w:rsidR="00446FC6" w:rsidRPr="00CF199A" w:rsidRDefault="00446FC6" w:rsidP="00051DE6">
            <w:pPr>
              <w:autoSpaceDE w:val="0"/>
              <w:autoSpaceDN w:val="0"/>
              <w:adjustRightInd w:val="0"/>
              <w:spacing w:line="276" w:lineRule="auto"/>
              <w:rPr>
                <w:rFonts w:cs="Arial"/>
                <w:snapToGrid/>
                <w:kern w:val="0"/>
                <w:sz w:val="20"/>
                <w:lang w:eastAsia="nl-NL"/>
              </w:rPr>
            </w:pPr>
            <w:r w:rsidRPr="00CF199A">
              <w:rPr>
                <w:rFonts w:cs="Arial"/>
                <w:snapToGrid/>
                <w:kern w:val="0"/>
                <w:sz w:val="20"/>
                <w:lang w:eastAsia="nl-NL"/>
              </w:rPr>
              <w:t>//IMKAD_</w:t>
            </w:r>
            <w:r w:rsidRPr="00CF199A">
              <w:rPr>
                <w:snapToGrid/>
                <w:kern w:val="0"/>
                <w:sz w:val="20"/>
                <w:lang w:eastAsia="nl-NL"/>
              </w:rPr>
              <w:t>AangebodenStuk</w:t>
            </w:r>
            <w:r w:rsidRPr="00CF199A">
              <w:rPr>
                <w:rFonts w:cs="Arial"/>
                <w:snapToGrid/>
                <w:kern w:val="0"/>
                <w:sz w:val="20"/>
                <w:lang w:eastAsia="nl-NL"/>
              </w:rPr>
              <w:t>/Partij/IMKAD_Persoon</w:t>
            </w:r>
          </w:p>
          <w:p w14:paraId="03418406" w14:textId="77777777" w:rsidR="00446FC6" w:rsidRPr="00A10777" w:rsidRDefault="00446FC6" w:rsidP="00051DE6">
            <w:pPr>
              <w:spacing w:line="276" w:lineRule="auto"/>
              <w:rPr>
                <w:i/>
                <w:iCs/>
                <w:sz w:val="20"/>
                <w:lang w:val="nl"/>
              </w:rPr>
            </w:pPr>
            <w:r w:rsidRPr="00A10777">
              <w:rPr>
                <w:i/>
                <w:iCs/>
                <w:sz w:val="20"/>
                <w:lang w:val="nl"/>
              </w:rPr>
              <w:t>- verdere mapping is opgenomen in het genoemde tekstblok.</w:t>
            </w:r>
          </w:p>
        </w:tc>
      </w:tr>
      <w:tr w:rsidR="00794B26" w14:paraId="6399E691" w14:textId="77777777" w:rsidTr="00E76F05">
        <w:tc>
          <w:tcPr>
            <w:tcW w:w="5933" w:type="dxa"/>
          </w:tcPr>
          <w:p w14:paraId="7528B61F" w14:textId="45F41CF7" w:rsidR="00794B26" w:rsidRPr="00FC5768" w:rsidRDefault="00782375" w:rsidP="00480D28">
            <w:pPr>
              <w:ind w:left="354"/>
              <w:rPr>
                <w:rFonts w:cs="Arial"/>
                <w:kern w:val="0"/>
                <w:sz w:val="20"/>
                <w:lang w:eastAsia="nl-NL"/>
              </w:rPr>
            </w:pPr>
            <w:r w:rsidRPr="00782375">
              <w:rPr>
                <w:rFonts w:cs="Arial"/>
                <w:color w:val="FFFFFF"/>
                <w:sz w:val="20"/>
                <w:shd w:val="clear" w:color="auto" w:fill="808000"/>
              </w:rPr>
              <w:t>KEUZEBLOK PARTIJNAMEN HYPOTHEEKAKTE</w:t>
            </w:r>
            <w:r w:rsidRPr="00782375">
              <w:rPr>
                <w:rFonts w:cs="Arial"/>
                <w:color w:val="FF0000"/>
                <w:sz w:val="20"/>
                <w:lang w:eastAsia="nl-NL"/>
              </w:rPr>
              <w:t>;</w:t>
            </w:r>
          </w:p>
        </w:tc>
        <w:tc>
          <w:tcPr>
            <w:tcW w:w="6820" w:type="dxa"/>
          </w:tcPr>
          <w:p w14:paraId="18CACECD" w14:textId="602DB828" w:rsidR="00027A5B" w:rsidRPr="00027A5B" w:rsidDel="00053F91" w:rsidRDefault="00027A5B" w:rsidP="00027A5B">
            <w:pPr>
              <w:autoSpaceDE w:val="0"/>
              <w:autoSpaceDN w:val="0"/>
              <w:adjustRightInd w:val="0"/>
              <w:spacing w:line="240" w:lineRule="auto"/>
              <w:rPr>
                <w:del w:id="52" w:author="Groot, Karina de" w:date="2025-12-08T14:13:00Z" w16du:dateUtc="2025-12-08T13:13:00Z"/>
                <w:rFonts w:cs="Arial"/>
                <w:snapToGrid/>
                <w:kern w:val="0"/>
                <w:sz w:val="20"/>
                <w:lang w:eastAsia="nl-NL"/>
              </w:rPr>
            </w:pPr>
            <w:r w:rsidRPr="00027A5B">
              <w:rPr>
                <w:sz w:val="20"/>
              </w:rPr>
              <w:t>Z</w:t>
            </w:r>
            <w:r w:rsidRPr="00A52265">
              <w:rPr>
                <w:sz w:val="20"/>
              </w:rPr>
              <w:t xml:space="preserve">ie paragraaf </w:t>
            </w:r>
            <w:r w:rsidRPr="00A52265">
              <w:rPr>
                <w:sz w:val="20"/>
              </w:rPr>
              <w:fldChar w:fldCharType="begin"/>
            </w:r>
            <w:r w:rsidRPr="00A52265">
              <w:rPr>
                <w:sz w:val="20"/>
              </w:rPr>
              <w:instrText xml:space="preserve"> REF _Ref454549849 \r \h  \* MERGEFORMAT </w:instrText>
            </w:r>
            <w:r w:rsidRPr="00A52265">
              <w:rPr>
                <w:sz w:val="20"/>
              </w:rPr>
            </w:r>
            <w:r w:rsidRPr="00A52265">
              <w:rPr>
                <w:sz w:val="20"/>
              </w:rPr>
              <w:fldChar w:fldCharType="separate"/>
            </w:r>
            <w:r w:rsidRPr="00A52265">
              <w:rPr>
                <w:sz w:val="20"/>
              </w:rPr>
              <w:t>2</w:t>
            </w:r>
            <w:r w:rsidR="00103C1C" w:rsidRPr="00A52265">
              <w:rPr>
                <w:sz w:val="20"/>
              </w:rPr>
              <w:t>.4.1.1</w:t>
            </w:r>
            <w:r w:rsidRPr="00A52265">
              <w:rPr>
                <w:sz w:val="20"/>
              </w:rPr>
              <w:fldChar w:fldCharType="end"/>
            </w:r>
            <w:r w:rsidRPr="00A52265">
              <w:rPr>
                <w:sz w:val="20"/>
              </w:rPr>
              <w:t xml:space="preserve"> </w:t>
            </w:r>
            <w:r w:rsidRPr="00A52265">
              <w:rPr>
                <w:sz w:val="20"/>
              </w:rPr>
              <w:fldChar w:fldCharType="begin"/>
            </w:r>
            <w:r w:rsidRPr="00A52265">
              <w:rPr>
                <w:sz w:val="20"/>
              </w:rPr>
              <w:instrText xml:space="preserve"> REF _Ref454549849 \h  \* MERGEFORMAT </w:instrText>
            </w:r>
            <w:r w:rsidRPr="00A52265">
              <w:rPr>
                <w:sz w:val="20"/>
              </w:rPr>
            </w:r>
            <w:r w:rsidRPr="00A52265">
              <w:rPr>
                <w:sz w:val="20"/>
              </w:rPr>
              <w:fldChar w:fldCharType="separate"/>
            </w:r>
            <w:r w:rsidRPr="00A52265">
              <w:rPr>
                <w:sz w:val="20"/>
              </w:rPr>
              <w:t>Keuzeblok Partijnamen Hypotheekakte</w:t>
            </w:r>
            <w:r w:rsidRPr="00A52265">
              <w:rPr>
                <w:sz w:val="20"/>
              </w:rPr>
              <w:fldChar w:fldCharType="end"/>
            </w:r>
          </w:p>
          <w:p w14:paraId="35DFBE72" w14:textId="77777777" w:rsidR="00794B26" w:rsidRPr="00CF199A" w:rsidRDefault="00794B26">
            <w:pPr>
              <w:autoSpaceDE w:val="0"/>
              <w:autoSpaceDN w:val="0"/>
              <w:adjustRightInd w:val="0"/>
              <w:spacing w:line="240" w:lineRule="auto"/>
              <w:rPr>
                <w:sz w:val="20"/>
              </w:rPr>
              <w:pPrChange w:id="53" w:author="Groot, Karina de" w:date="2025-12-08T14:13:00Z" w16du:dateUtc="2025-12-08T13:13:00Z">
                <w:pPr>
                  <w:spacing w:line="276" w:lineRule="auto"/>
                </w:pPr>
              </w:pPrChange>
            </w:pPr>
          </w:p>
        </w:tc>
      </w:tr>
    </w:tbl>
    <w:p w14:paraId="4B6EA39F" w14:textId="45491808" w:rsidR="00027A5B" w:rsidDel="00053F91" w:rsidRDefault="00027A5B">
      <w:pPr>
        <w:rPr>
          <w:del w:id="54" w:author="Groot, Karina de" w:date="2025-12-08T14:13:00Z" w16du:dateUtc="2025-12-08T13:13:00Z"/>
        </w:rPr>
      </w:pPr>
    </w:p>
    <w:p w14:paraId="7A9844C3" w14:textId="660A6C5B" w:rsidR="00027A5B" w:rsidDel="00053F91" w:rsidRDefault="00027A5B">
      <w:pPr>
        <w:spacing w:line="240" w:lineRule="auto"/>
        <w:rPr>
          <w:del w:id="55" w:author="Groot, Karina de" w:date="2025-12-08T14:13:00Z" w16du:dateUtc="2025-12-08T13:13:00Z"/>
        </w:rPr>
      </w:pPr>
      <w:r>
        <w:br w:type="page"/>
      </w:r>
    </w:p>
    <w:p w14:paraId="07136AA4" w14:textId="77777777" w:rsidR="00027A5B" w:rsidRDefault="00027A5B">
      <w:pPr>
        <w:spacing w:line="240" w:lineRule="auto"/>
        <w:pPrChange w:id="56" w:author="Groot, Karina de" w:date="2025-12-08T14:13:00Z" w16du:dateUtc="2025-12-08T13:13:00Z">
          <w:pPr/>
        </w:pPrChange>
      </w:pPr>
    </w:p>
    <w:p w14:paraId="727F5F05" w14:textId="34702945" w:rsidR="00027A5B" w:rsidRPr="00E616C9" w:rsidRDefault="00027A5B" w:rsidP="00027A5B">
      <w:pPr>
        <w:pStyle w:val="Kop4"/>
        <w:rPr>
          <w:b/>
          <w:bCs/>
          <w:sz w:val="20"/>
          <w:szCs w:val="20"/>
        </w:rPr>
      </w:pPr>
      <w:r w:rsidRPr="00E616C9">
        <w:rPr>
          <w:b/>
          <w:bCs/>
          <w:sz w:val="20"/>
          <w:szCs w:val="20"/>
        </w:rPr>
        <w:t>Keuzeblok Partijnamen Hypotheekakte</w:t>
      </w:r>
    </w:p>
    <w:p w14:paraId="2D335B86" w14:textId="77777777" w:rsidR="00027A5B" w:rsidRDefault="00027A5B"/>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6820"/>
      </w:tblGrid>
      <w:tr w:rsidR="00027A5B" w14:paraId="66596CA6" w14:textId="77777777" w:rsidTr="00027A5B">
        <w:tc>
          <w:tcPr>
            <w:tcW w:w="5933" w:type="dxa"/>
            <w:shd w:val="clear" w:color="auto" w:fill="DEEAF6" w:themeFill="accent1" w:themeFillTint="33"/>
          </w:tcPr>
          <w:p w14:paraId="23FAA7E6" w14:textId="09E74893" w:rsidR="00027A5B" w:rsidRPr="00027A5B" w:rsidRDefault="00027A5B" w:rsidP="00027A5B">
            <w:pPr>
              <w:rPr>
                <w:rFonts w:cs="Arial"/>
                <w:color w:val="FFFFFF"/>
                <w:szCs w:val="18"/>
                <w:shd w:val="clear" w:color="auto" w:fill="808000"/>
              </w:rPr>
            </w:pPr>
            <w:r w:rsidRPr="00027A5B">
              <w:rPr>
                <w:rFonts w:cs="Arial"/>
                <w:color w:val="FFFFFF"/>
                <w:szCs w:val="18"/>
                <w:shd w:val="clear" w:color="auto" w:fill="808000"/>
              </w:rPr>
              <w:t>Modeldocument tekst</w:t>
            </w:r>
          </w:p>
        </w:tc>
        <w:tc>
          <w:tcPr>
            <w:tcW w:w="6820" w:type="dxa"/>
            <w:shd w:val="clear" w:color="auto" w:fill="DEEAF6" w:themeFill="accent1" w:themeFillTint="33"/>
          </w:tcPr>
          <w:p w14:paraId="6207F546" w14:textId="61E12C0D" w:rsidR="00027A5B" w:rsidRPr="00027A5B" w:rsidRDefault="00027A5B" w:rsidP="00027A5B">
            <w:pPr>
              <w:autoSpaceDE w:val="0"/>
              <w:autoSpaceDN w:val="0"/>
              <w:adjustRightInd w:val="0"/>
              <w:spacing w:line="240" w:lineRule="auto"/>
              <w:rPr>
                <w:szCs w:val="18"/>
              </w:rPr>
            </w:pPr>
            <w:r>
              <w:rPr>
                <w:szCs w:val="18"/>
              </w:rPr>
              <w:t>Toelichting en mapping</w:t>
            </w:r>
          </w:p>
        </w:tc>
      </w:tr>
      <w:tr w:rsidR="00027A5B" w14:paraId="615A85C4" w14:textId="77777777" w:rsidTr="00E76F05">
        <w:tc>
          <w:tcPr>
            <w:tcW w:w="5933" w:type="dxa"/>
          </w:tcPr>
          <w:p w14:paraId="4D215125" w14:textId="6E992787" w:rsidR="00027A5B" w:rsidRDefault="006B6DD5" w:rsidP="00450D44">
            <w:pPr>
              <w:rPr>
                <w:rFonts w:cs="Arial"/>
                <w:color w:val="FFFFFF"/>
                <w:sz w:val="20"/>
                <w:shd w:val="clear" w:color="auto" w:fill="808000"/>
              </w:rPr>
            </w:pPr>
            <w:r w:rsidRPr="006B6DD5">
              <w:rPr>
                <w:rFonts w:eastAsia="Calibri" w:cs="Arial"/>
                <w:snapToGrid/>
                <w:color w:val="339966"/>
                <w:kern w:val="0"/>
                <w:sz w:val="20"/>
              </w:rPr>
              <w:t>voor zover in deze akte niet anders aangeduid</w:t>
            </w:r>
            <w:r w:rsidRPr="009A3BBD">
              <w:rPr>
                <w:rFonts w:eastAsia="Calibri" w:cs="Arial"/>
                <w:snapToGrid/>
                <w:color w:val="339966"/>
                <w:kern w:val="0"/>
                <w:sz w:val="20"/>
              </w:rPr>
              <w:t>, hierna</w:t>
            </w:r>
            <w:r w:rsidRPr="006B6DD5">
              <w:rPr>
                <w:rFonts w:eastAsia="Calibri" w:cs="Arial"/>
                <w:snapToGrid/>
                <w:color w:val="78206E"/>
                <w:kern w:val="0"/>
                <w:sz w:val="20"/>
              </w:rPr>
              <w:t xml:space="preserve">, zowel samen als ieder afzonderlijk, </w:t>
            </w:r>
            <w:r w:rsidRPr="006B6DD5">
              <w:rPr>
                <w:rFonts w:eastAsia="Calibri" w:cs="Arial"/>
                <w:snapToGrid/>
                <w:color w:val="339966"/>
                <w:kern w:val="0"/>
                <w:sz w:val="20"/>
              </w:rPr>
              <w:t xml:space="preserve">te noemen: de Onderzetter/Schuldenaar </w:t>
            </w:r>
            <w:r w:rsidRPr="006B6DD5">
              <w:rPr>
                <w:rFonts w:eastAsia="Calibri" w:cs="Arial"/>
                <w:snapToGrid/>
                <w:kern w:val="0"/>
                <w:sz w:val="20"/>
              </w:rPr>
              <w:t>/ §</w:t>
            </w:r>
            <w:r w:rsidRPr="006B6DD5">
              <w:rPr>
                <w:rFonts w:eastAsia="Calibri" w:cs="Arial"/>
                <w:snapToGrid/>
                <w:color w:val="00FFFF"/>
                <w:kern w:val="0"/>
                <w:sz w:val="20"/>
              </w:rPr>
              <w:t>de verschenen</w:t>
            </w:r>
            <w:r w:rsidRPr="006B6DD5">
              <w:rPr>
                <w:rFonts w:eastAsia="Calibri" w:cs="Arial"/>
                <w:snapToGrid/>
                <w:color w:val="008000"/>
                <w:kern w:val="0"/>
                <w:sz w:val="20"/>
              </w:rPr>
              <w:t xml:space="preserve"> </w:t>
            </w:r>
            <w:r w:rsidRPr="006B6DD5">
              <w:rPr>
                <w:rFonts w:eastAsia="Calibri" w:cs="Arial"/>
                <w:snapToGrid/>
                <w:color w:val="00FFFF"/>
                <w:kern w:val="0"/>
                <w:sz w:val="20"/>
              </w:rPr>
              <w:t>persoon/personen</w:t>
            </w:r>
            <w:r w:rsidRPr="006B6DD5">
              <w:rPr>
                <w:rFonts w:eastAsia="Calibri" w:cs="Arial"/>
                <w:snapToGrid/>
                <w:color w:val="008000"/>
                <w:kern w:val="0"/>
                <w:sz w:val="20"/>
              </w:rPr>
              <w:t xml:space="preserve"> </w:t>
            </w:r>
            <w:r w:rsidRPr="006B6DD5">
              <w:rPr>
                <w:rFonts w:eastAsia="Calibri" w:cs="Arial"/>
                <w:snapToGrid/>
                <w:color w:val="00FFFF"/>
                <w:kern w:val="0"/>
                <w:sz w:val="20"/>
              </w:rPr>
              <w:t>sub</w:t>
            </w:r>
            <w:r w:rsidRPr="006B6DD5">
              <w:rPr>
                <w:rFonts w:eastAsia="Calibri" w:cs="Arial"/>
                <w:snapToGrid/>
                <w:kern w:val="0"/>
                <w:sz w:val="20"/>
              </w:rPr>
              <w:t>§</w:t>
            </w:r>
            <w:r w:rsidRPr="006B6DD5">
              <w:rPr>
                <w:rFonts w:eastAsia="Calibri" w:cs="Arial"/>
                <w:snapToGrid/>
                <w:color w:val="008000"/>
                <w:kern w:val="0"/>
                <w:sz w:val="20"/>
              </w:rPr>
              <w:t xml:space="preserve"> </w:t>
            </w:r>
            <w:r w:rsidRPr="006B6DD5">
              <w:rPr>
                <w:rFonts w:eastAsia="Calibri" w:cs="Arial"/>
                <w:snapToGrid/>
                <w:kern w:val="0"/>
                <w:sz w:val="20"/>
              </w:rPr>
              <w:t>nummering persoon</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290AD4">
              <w:rPr>
                <w:rFonts w:eastAsia="Calibri" w:cs="Arial"/>
                <w:snapToGrid/>
                <w:kern w:val="0"/>
                <w:sz w:val="20"/>
                <w:rPrChange w:id="57" w:author="Willems, Igor" w:date="2026-01-06T08:28:00Z" w16du:dateUtc="2026-01-06T07:28:00Z">
                  <w:rPr>
                    <w:rFonts w:eastAsia="Calibri" w:cs="Arial"/>
                    <w:snapToGrid/>
                    <w:kern w:val="0"/>
                    <w:sz w:val="20"/>
                    <w:lang w:val="en-US"/>
                  </w:rPr>
                </w:rPrChange>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rPr>
              <w:t>/</w:t>
            </w:r>
            <w:r w:rsidRPr="006B6DD5">
              <w:rPr>
                <w:rFonts w:eastAsia="Calibri" w:cs="Arial"/>
                <w:snapToGrid/>
                <w:color w:val="00FFFF"/>
                <w:kern w:val="0"/>
                <w:sz w:val="20"/>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rPr>
              <w:t>naam rechtspersoon</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00FFFF"/>
                <w:kern w:val="0"/>
                <w:sz w:val="20"/>
              </w:rPr>
              <w:t xml:space="preserve"> </w:t>
            </w:r>
            <w:r w:rsidRPr="006B6DD5">
              <w:rPr>
                <w:rFonts w:eastAsia="Calibri" w:cs="Arial"/>
                <w:snapToGrid/>
                <w:color w:val="800080"/>
                <w:kern w:val="0"/>
                <w:sz w:val="20"/>
              </w:rPr>
              <w:t>/</w:t>
            </w:r>
            <w:r w:rsidRPr="006B6DD5">
              <w:rPr>
                <w:rFonts w:eastAsia="Calibri" w:cs="Arial"/>
                <w:snapToGrid/>
                <w:color w:val="00FFFF"/>
                <w:kern w:val="0"/>
                <w:sz w:val="20"/>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de</w:t>
            </w:r>
            <w:r w:rsidRPr="006B6DD5">
              <w:rPr>
                <w:rFonts w:eastAsia="Calibri" w:cs="Arial"/>
                <w:snapToGrid/>
                <w:color w:val="00FFFF"/>
                <w:kern w:val="0"/>
                <w:sz w:val="20"/>
              </w:rPr>
              <w:t xml:space="preserve"> </w:t>
            </w:r>
            <w:r w:rsidRPr="006B6DD5">
              <w:rPr>
                <w:rFonts w:eastAsia="Calibri" w:cs="Arial"/>
                <w:snapToGrid/>
                <w:color w:val="800080"/>
                <w:kern w:val="0"/>
                <w:sz w:val="20"/>
              </w:rPr>
              <w:t>heer</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mevrouw</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 xml:space="preserve"> </w:t>
            </w:r>
            <w:r w:rsidRPr="006B6DD5">
              <w:rPr>
                <w:rFonts w:eastAsia="Calibri" w:cs="Arial"/>
                <w:snapToGrid/>
                <w:kern w:val="0"/>
                <w:sz w:val="20"/>
              </w:rPr>
              <w:t>naam natuurlijk persoon</w:t>
            </w:r>
            <w:r w:rsidRPr="006B6DD5">
              <w:rPr>
                <w:rFonts w:eastAsia="Calibri" w:cs="Arial"/>
                <w:snapToGrid/>
                <w:color w:val="800080"/>
                <w:kern w:val="0"/>
                <w:sz w:val="20"/>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voornoemd,</w:t>
            </w:r>
            <w:r w:rsidRPr="00290AD4">
              <w:rPr>
                <w:rFonts w:eastAsia="Calibri" w:cs="Arial"/>
                <w:snapToGrid/>
                <w:kern w:val="0"/>
                <w:sz w:val="20"/>
                <w:rPrChange w:id="58" w:author="Willems, Igor" w:date="2026-01-06T08:28:00Z" w16du:dateUtc="2026-01-06T07:28:00Z">
                  <w:rPr>
                    <w:rFonts w:eastAsia="Calibri" w:cs="Arial"/>
                    <w:snapToGrid/>
                    <w:kern w:val="0"/>
                    <w:sz w:val="20"/>
                    <w:lang w:val="en-US"/>
                  </w:rPr>
                </w:rPrChange>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rPr>
              <w:t xml:space="preserve"> </w:t>
            </w:r>
            <w:r w:rsidRPr="006B6DD5">
              <w:rPr>
                <w:rFonts w:eastAsia="Calibri" w:cs="Arial"/>
                <w:snapToGrid/>
                <w:color w:val="339966"/>
                <w:kern w:val="0"/>
                <w:sz w:val="20"/>
              </w:rPr>
              <w:t>voor zover in deze akte niet anders aangeduid</w:t>
            </w:r>
            <w:r w:rsidRPr="009A3BBD">
              <w:rPr>
                <w:rFonts w:eastAsia="Calibri" w:cs="Arial"/>
                <w:snapToGrid/>
                <w:color w:val="339966"/>
                <w:kern w:val="0"/>
                <w:sz w:val="20"/>
              </w:rPr>
              <w:t>, hierna</w:t>
            </w:r>
            <w:r w:rsidRPr="006B6DD5">
              <w:rPr>
                <w:rFonts w:eastAsia="Calibri" w:cs="Arial"/>
                <w:snapToGrid/>
                <w:color w:val="78206E"/>
                <w:kern w:val="0"/>
                <w:sz w:val="20"/>
              </w:rPr>
              <w:t>, zowel samen als ieder afzonderlijk</w:t>
            </w:r>
            <w:r w:rsidRPr="006B6DD5">
              <w:rPr>
                <w:rFonts w:eastAsia="Calibri" w:cs="Arial"/>
                <w:snapToGrid/>
                <w:color w:val="339966"/>
                <w:kern w:val="0"/>
                <w:sz w:val="20"/>
              </w:rPr>
              <w:t xml:space="preserve">, te noemen: de Onderzetter en </w:t>
            </w:r>
            <w:r w:rsidRPr="006B6DD5">
              <w:rPr>
                <w:rFonts w:eastAsia="Calibri" w:cs="Arial"/>
                <w:snapToGrid/>
                <w:color w:val="339966"/>
                <w:kern w:val="0"/>
                <w:sz w:val="20"/>
              </w:rPr>
              <w:br/>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00FFFF"/>
                <w:kern w:val="0"/>
                <w:sz w:val="20"/>
              </w:rPr>
              <w:t>de verschenen</w:t>
            </w:r>
            <w:r w:rsidRPr="006B6DD5">
              <w:rPr>
                <w:rFonts w:eastAsia="Calibri" w:cs="Arial"/>
                <w:snapToGrid/>
                <w:color w:val="008000"/>
                <w:kern w:val="0"/>
                <w:sz w:val="20"/>
              </w:rPr>
              <w:t xml:space="preserve"> </w:t>
            </w:r>
            <w:r w:rsidRPr="006B6DD5">
              <w:rPr>
                <w:rFonts w:eastAsia="Calibri" w:cs="Arial"/>
                <w:snapToGrid/>
                <w:color w:val="00FFFF"/>
                <w:kern w:val="0"/>
                <w:sz w:val="20"/>
              </w:rPr>
              <w:t>persoon/personen</w:t>
            </w:r>
            <w:r w:rsidRPr="006B6DD5">
              <w:rPr>
                <w:rFonts w:eastAsia="Calibri" w:cs="Arial"/>
                <w:snapToGrid/>
                <w:color w:val="008000"/>
                <w:kern w:val="0"/>
                <w:sz w:val="20"/>
              </w:rPr>
              <w:t xml:space="preserve"> </w:t>
            </w:r>
            <w:r w:rsidRPr="006B6DD5">
              <w:rPr>
                <w:rFonts w:eastAsia="Calibri" w:cs="Arial"/>
                <w:snapToGrid/>
                <w:color w:val="00FFFF"/>
                <w:kern w:val="0"/>
                <w:sz w:val="20"/>
              </w:rPr>
              <w:t>sub</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290AD4">
              <w:rPr>
                <w:rFonts w:eastAsia="Calibri" w:cs="Arial"/>
                <w:snapToGrid/>
                <w:kern w:val="0"/>
                <w:sz w:val="20"/>
                <w:rPrChange w:id="59" w:author="Willems, Igor" w:date="2026-01-06T08:28:00Z" w16du:dateUtc="2026-01-06T07:28:00Z">
                  <w:rPr>
                    <w:rFonts w:eastAsia="Calibri" w:cs="Arial"/>
                    <w:snapToGrid/>
                    <w:kern w:val="0"/>
                    <w:sz w:val="20"/>
                    <w:lang w:val="en-US"/>
                  </w:rPr>
                </w:rPrChange>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290AD4">
              <w:rPr>
                <w:rFonts w:eastAsia="Calibri" w:cs="Arial"/>
                <w:snapToGrid/>
                <w:kern w:val="0"/>
                <w:sz w:val="20"/>
                <w:rPrChange w:id="60" w:author="Willems, Igor" w:date="2026-01-06T08:28:00Z" w16du:dateUtc="2026-01-06T07:28:00Z">
                  <w:rPr>
                    <w:rFonts w:eastAsia="Calibri" w:cs="Arial"/>
                    <w:snapToGrid/>
                    <w:kern w:val="0"/>
                    <w:sz w:val="20"/>
                    <w:lang w:val="en-US"/>
                  </w:rPr>
                </w:rPrChange>
              </w:rPr>
              <w:t>n</w:t>
            </w:r>
            <w:r w:rsidRPr="006B6DD5">
              <w:rPr>
                <w:rFonts w:eastAsia="Calibri" w:cs="Arial"/>
                <w:snapToGrid/>
                <w:kern w:val="0"/>
                <w:sz w:val="20"/>
              </w:rPr>
              <w:t>ummering persoon</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rPr>
              <w:t xml:space="preserve"> /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rPr>
              <w:t>naam rechtspersoon</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00FFFF"/>
                <w:kern w:val="0"/>
                <w:sz w:val="20"/>
              </w:rPr>
              <w:t xml:space="preserve"> </w:t>
            </w:r>
            <w:r w:rsidRPr="006B6DD5">
              <w:rPr>
                <w:rFonts w:eastAsia="Calibri" w:cs="Arial"/>
                <w:snapToGrid/>
                <w:kern w:val="0"/>
                <w:sz w:val="20"/>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de</w:t>
            </w:r>
            <w:r w:rsidRPr="006B6DD5">
              <w:rPr>
                <w:rFonts w:eastAsia="Calibri" w:cs="Arial"/>
                <w:snapToGrid/>
                <w:color w:val="00FFFF"/>
                <w:kern w:val="0"/>
                <w:sz w:val="20"/>
              </w:rPr>
              <w:t xml:space="preserve"> </w:t>
            </w:r>
            <w:r w:rsidRPr="006B6DD5">
              <w:rPr>
                <w:rFonts w:eastAsia="Calibri" w:cs="Arial"/>
                <w:snapToGrid/>
                <w:color w:val="800080"/>
                <w:kern w:val="0"/>
                <w:sz w:val="20"/>
              </w:rPr>
              <w:t xml:space="preserve">heer/mevrouw </w:t>
            </w:r>
            <w:r w:rsidRPr="006B6DD5">
              <w:rPr>
                <w:rFonts w:eastAsia="Calibri" w:cs="Arial"/>
                <w:snapToGrid/>
                <w:kern w:val="0"/>
                <w:sz w:val="20"/>
              </w:rPr>
              <w:t>naam natuurlijk persoon</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290AD4">
              <w:rPr>
                <w:rFonts w:eastAsia="Calibri" w:cs="Arial"/>
                <w:snapToGrid/>
                <w:kern w:val="0"/>
                <w:sz w:val="20"/>
                <w:rPrChange w:id="61" w:author="Willems, Igor" w:date="2026-01-06T08:28:00Z" w16du:dateUtc="2026-01-06T07:28:00Z">
                  <w:rPr>
                    <w:rFonts w:eastAsia="Calibri" w:cs="Arial"/>
                    <w:snapToGrid/>
                    <w:kern w:val="0"/>
                    <w:sz w:val="20"/>
                    <w:lang w:val="en-US"/>
                  </w:rPr>
                </w:rPrChange>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 xml:space="preserve"> voornoemd,</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290AD4">
              <w:rPr>
                <w:rFonts w:eastAsia="Calibri" w:cs="Arial"/>
                <w:snapToGrid/>
                <w:kern w:val="0"/>
                <w:sz w:val="20"/>
                <w:rPrChange w:id="62" w:author="Willems, Igor" w:date="2026-01-06T08:28:00Z" w16du:dateUtc="2026-01-06T07:28:00Z">
                  <w:rPr>
                    <w:rFonts w:eastAsia="Calibri" w:cs="Arial"/>
                    <w:snapToGrid/>
                    <w:kern w:val="0"/>
                    <w:sz w:val="20"/>
                    <w:lang w:val="en-US"/>
                  </w:rPr>
                </w:rPrChange>
              </w:rPr>
              <w:t xml:space="preserve"> </w:t>
            </w:r>
            <w:r w:rsidRPr="006B6DD5">
              <w:rPr>
                <w:rFonts w:eastAsia="Calibri" w:cs="Arial"/>
                <w:snapToGrid/>
                <w:color w:val="339966"/>
                <w:kern w:val="0"/>
                <w:sz w:val="20"/>
              </w:rPr>
              <w:t>voor zover in deze akte niet anders aangeduid</w:t>
            </w:r>
            <w:r w:rsidRPr="009A3BBD">
              <w:rPr>
                <w:rFonts w:eastAsia="Calibri" w:cs="Arial"/>
                <w:snapToGrid/>
                <w:color w:val="339966"/>
                <w:kern w:val="0"/>
                <w:sz w:val="20"/>
              </w:rPr>
              <w:t>, hierna</w:t>
            </w:r>
            <w:r w:rsidRPr="006B6DD5">
              <w:rPr>
                <w:rFonts w:eastAsia="Calibri" w:cs="Arial"/>
                <w:snapToGrid/>
                <w:color w:val="78206E"/>
                <w:kern w:val="0"/>
                <w:sz w:val="20"/>
              </w:rPr>
              <w:t xml:space="preserve">, zowel samen als ieder afzonderlijk, </w:t>
            </w:r>
            <w:r w:rsidRPr="006B6DD5">
              <w:rPr>
                <w:rFonts w:eastAsia="Calibri" w:cs="Arial"/>
                <w:snapToGrid/>
                <w:color w:val="339966"/>
                <w:kern w:val="0"/>
                <w:sz w:val="20"/>
              </w:rPr>
              <w:t>te noemen: de Schuldenaar</w:t>
            </w:r>
            <w:r w:rsidR="00450D44" w:rsidRPr="00450D44">
              <w:rPr>
                <w:rFonts w:cs="Arial"/>
                <w:color w:val="339966"/>
                <w:sz w:val="20"/>
              </w:rPr>
              <w:br/>
            </w:r>
          </w:p>
          <w:p w14:paraId="3FE9B3AA" w14:textId="77777777" w:rsidR="00027A5B" w:rsidRDefault="00027A5B" w:rsidP="00480D28">
            <w:pPr>
              <w:ind w:left="354"/>
              <w:rPr>
                <w:rFonts w:cs="Arial"/>
                <w:color w:val="FFFFFF"/>
                <w:sz w:val="20"/>
                <w:shd w:val="clear" w:color="auto" w:fill="808000"/>
              </w:rPr>
            </w:pPr>
          </w:p>
          <w:p w14:paraId="6E24705D" w14:textId="77777777" w:rsidR="00027A5B" w:rsidRPr="00782375" w:rsidRDefault="00027A5B" w:rsidP="00480D28">
            <w:pPr>
              <w:ind w:left="354"/>
              <w:rPr>
                <w:rFonts w:cs="Arial"/>
                <w:color w:val="FFFFFF"/>
                <w:sz w:val="20"/>
                <w:shd w:val="clear" w:color="auto" w:fill="808000"/>
              </w:rPr>
            </w:pPr>
          </w:p>
        </w:tc>
        <w:tc>
          <w:tcPr>
            <w:tcW w:w="6820" w:type="dxa"/>
          </w:tcPr>
          <w:p w14:paraId="1E0DBE62" w14:textId="77777777" w:rsidR="00450D44" w:rsidRDefault="00450D44" w:rsidP="00450D44">
            <w:r w:rsidRPr="0011383C">
              <w:t xml:space="preserve">Verplichte keuze uit de volgende </w:t>
            </w:r>
            <w:r>
              <w:t xml:space="preserve">2 </w:t>
            </w:r>
            <w:r w:rsidRPr="0011383C">
              <w:t>opties</w:t>
            </w:r>
            <w:r>
              <w:t>, waaruit er 1 gekozen moet worden:</w:t>
            </w:r>
          </w:p>
          <w:p w14:paraId="0134D5CA" w14:textId="77777777" w:rsidR="00027A5B" w:rsidRPr="00450D44" w:rsidRDefault="00450D44" w:rsidP="00450D44">
            <w:pPr>
              <w:pStyle w:val="Lijstalinea"/>
              <w:numPr>
                <w:ilvl w:val="0"/>
                <w:numId w:val="48"/>
              </w:numPr>
              <w:autoSpaceDE w:val="0"/>
              <w:autoSpaceDN w:val="0"/>
              <w:adjustRightInd w:val="0"/>
              <w:spacing w:line="240" w:lineRule="auto"/>
              <w:rPr>
                <w:sz w:val="20"/>
              </w:rPr>
            </w:pPr>
            <w:r w:rsidRPr="00450D44">
              <w:rPr>
                <w:rFonts w:cs="Arial"/>
                <w:color w:val="339966"/>
                <w:sz w:val="20"/>
              </w:rPr>
              <w:t>voor zover in deze akte niet anders aangeduid</w:t>
            </w:r>
            <w:r w:rsidRPr="009A3BBD">
              <w:rPr>
                <w:rFonts w:cs="Arial"/>
                <w:color w:val="339966"/>
                <w:sz w:val="20"/>
              </w:rPr>
              <w:t>, hierna</w:t>
            </w:r>
            <w:r w:rsidRPr="00450D44">
              <w:rPr>
                <w:rFonts w:cs="Arial"/>
                <w:color w:val="78206E"/>
                <w:sz w:val="20"/>
              </w:rPr>
              <w:t xml:space="preserve">, zowel samen als ieder afzonderlijk, </w:t>
            </w:r>
            <w:r w:rsidRPr="00450D44">
              <w:rPr>
                <w:rFonts w:cs="Arial"/>
                <w:color w:val="339966"/>
                <w:sz w:val="20"/>
              </w:rPr>
              <w:t>te noemen: de Onderzetter/Schuldenaar</w:t>
            </w:r>
          </w:p>
          <w:p w14:paraId="62134E84" w14:textId="77777777" w:rsidR="00450D44" w:rsidRDefault="0025389C" w:rsidP="00450D44">
            <w:pPr>
              <w:pStyle w:val="Lijstalinea"/>
              <w:numPr>
                <w:ilvl w:val="0"/>
                <w:numId w:val="48"/>
              </w:numPr>
              <w:autoSpaceDE w:val="0"/>
              <w:autoSpaceDN w:val="0"/>
              <w:adjustRightInd w:val="0"/>
              <w:spacing w:line="240" w:lineRule="auto"/>
              <w:rPr>
                <w:sz w:val="20"/>
              </w:rPr>
            </w:pPr>
            <w:r w:rsidRPr="006B6DD5">
              <w:rPr>
                <w:rFonts w:eastAsia="Calibri" w:cs="Arial"/>
                <w:snapToGrid/>
                <w:kern w:val="0"/>
                <w:sz w:val="20"/>
              </w:rPr>
              <w:t>§</w:t>
            </w:r>
            <w:r w:rsidRPr="006B6DD5">
              <w:rPr>
                <w:rFonts w:eastAsia="Calibri" w:cs="Arial"/>
                <w:snapToGrid/>
                <w:color w:val="00FFFF"/>
                <w:kern w:val="0"/>
                <w:sz w:val="20"/>
              </w:rPr>
              <w:t>de verschenen</w:t>
            </w:r>
            <w:r w:rsidRPr="006B6DD5">
              <w:rPr>
                <w:rFonts w:eastAsia="Calibri" w:cs="Arial"/>
                <w:snapToGrid/>
                <w:color w:val="008000"/>
                <w:kern w:val="0"/>
                <w:sz w:val="20"/>
              </w:rPr>
              <w:t xml:space="preserve"> </w:t>
            </w:r>
            <w:r w:rsidRPr="006B6DD5">
              <w:rPr>
                <w:rFonts w:eastAsia="Calibri" w:cs="Arial"/>
                <w:snapToGrid/>
                <w:color w:val="00FFFF"/>
                <w:kern w:val="0"/>
                <w:sz w:val="20"/>
              </w:rPr>
              <w:t>persoon/personen</w:t>
            </w:r>
            <w:r w:rsidRPr="006B6DD5">
              <w:rPr>
                <w:rFonts w:eastAsia="Calibri" w:cs="Arial"/>
                <w:snapToGrid/>
                <w:color w:val="008000"/>
                <w:kern w:val="0"/>
                <w:sz w:val="20"/>
              </w:rPr>
              <w:t xml:space="preserve"> </w:t>
            </w:r>
            <w:r w:rsidRPr="006B6DD5">
              <w:rPr>
                <w:rFonts w:eastAsia="Calibri" w:cs="Arial"/>
                <w:snapToGrid/>
                <w:color w:val="00FFFF"/>
                <w:kern w:val="0"/>
                <w:sz w:val="20"/>
              </w:rPr>
              <w:t>sub</w:t>
            </w:r>
            <w:r w:rsidRPr="006B6DD5">
              <w:rPr>
                <w:rFonts w:eastAsia="Calibri" w:cs="Arial"/>
                <w:snapToGrid/>
                <w:kern w:val="0"/>
                <w:sz w:val="20"/>
              </w:rPr>
              <w:t>§</w:t>
            </w:r>
            <w:r w:rsidRPr="006B6DD5">
              <w:rPr>
                <w:rFonts w:eastAsia="Calibri" w:cs="Arial"/>
                <w:snapToGrid/>
                <w:color w:val="008000"/>
                <w:kern w:val="0"/>
                <w:sz w:val="20"/>
              </w:rPr>
              <w:t xml:space="preserve"> </w:t>
            </w:r>
            <w:r w:rsidRPr="006B6DD5">
              <w:rPr>
                <w:rFonts w:eastAsia="Calibri" w:cs="Arial"/>
                <w:snapToGrid/>
                <w:kern w:val="0"/>
                <w:sz w:val="20"/>
              </w:rPr>
              <w:t>nummering persoon</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290AD4">
              <w:rPr>
                <w:rFonts w:eastAsia="Calibri" w:cs="Arial"/>
                <w:snapToGrid/>
                <w:kern w:val="0"/>
                <w:sz w:val="20"/>
                <w:rPrChange w:id="63" w:author="Willems, Igor" w:date="2026-01-06T08:28:00Z" w16du:dateUtc="2026-01-06T07:28:00Z">
                  <w:rPr>
                    <w:rFonts w:eastAsia="Calibri" w:cs="Arial"/>
                    <w:snapToGrid/>
                    <w:kern w:val="0"/>
                    <w:sz w:val="20"/>
                    <w:lang w:val="en-US"/>
                  </w:rPr>
                </w:rPrChange>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rPr>
              <w:t>/</w:t>
            </w:r>
            <w:r w:rsidRPr="006B6DD5">
              <w:rPr>
                <w:rFonts w:eastAsia="Calibri" w:cs="Arial"/>
                <w:snapToGrid/>
                <w:color w:val="00FFFF"/>
                <w:kern w:val="0"/>
                <w:sz w:val="20"/>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rPr>
              <w:t>naam rechtspersoon</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00FFFF"/>
                <w:kern w:val="0"/>
                <w:sz w:val="20"/>
              </w:rPr>
              <w:t xml:space="preserve"> </w:t>
            </w:r>
            <w:r w:rsidRPr="006B6DD5">
              <w:rPr>
                <w:rFonts w:eastAsia="Calibri" w:cs="Arial"/>
                <w:snapToGrid/>
                <w:color w:val="800080"/>
                <w:kern w:val="0"/>
                <w:sz w:val="20"/>
              </w:rPr>
              <w:t>/</w:t>
            </w:r>
            <w:r w:rsidRPr="006B6DD5">
              <w:rPr>
                <w:rFonts w:eastAsia="Calibri" w:cs="Arial"/>
                <w:snapToGrid/>
                <w:color w:val="00FFFF"/>
                <w:kern w:val="0"/>
                <w:sz w:val="20"/>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de</w:t>
            </w:r>
            <w:r w:rsidRPr="006B6DD5">
              <w:rPr>
                <w:rFonts w:eastAsia="Calibri" w:cs="Arial"/>
                <w:snapToGrid/>
                <w:color w:val="00FFFF"/>
                <w:kern w:val="0"/>
                <w:sz w:val="20"/>
              </w:rPr>
              <w:t xml:space="preserve"> </w:t>
            </w:r>
            <w:r w:rsidRPr="006B6DD5">
              <w:rPr>
                <w:rFonts w:eastAsia="Calibri" w:cs="Arial"/>
                <w:snapToGrid/>
                <w:color w:val="800080"/>
                <w:kern w:val="0"/>
                <w:sz w:val="20"/>
              </w:rPr>
              <w:t>heer</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mevrouw</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 xml:space="preserve"> </w:t>
            </w:r>
            <w:r w:rsidRPr="006B6DD5">
              <w:rPr>
                <w:rFonts w:eastAsia="Calibri" w:cs="Arial"/>
                <w:snapToGrid/>
                <w:kern w:val="0"/>
                <w:sz w:val="20"/>
              </w:rPr>
              <w:t>naam natuurlijk persoon</w:t>
            </w:r>
            <w:r w:rsidRPr="006B6DD5">
              <w:rPr>
                <w:rFonts w:eastAsia="Calibri" w:cs="Arial"/>
                <w:snapToGrid/>
                <w:color w:val="800080"/>
                <w:kern w:val="0"/>
                <w:sz w:val="20"/>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voornoemd,</w:t>
            </w:r>
            <w:r w:rsidRPr="00290AD4">
              <w:rPr>
                <w:rFonts w:eastAsia="Calibri" w:cs="Arial"/>
                <w:snapToGrid/>
                <w:kern w:val="0"/>
                <w:sz w:val="20"/>
                <w:rPrChange w:id="64" w:author="Willems, Igor" w:date="2026-01-06T08:28:00Z" w16du:dateUtc="2026-01-06T07:28:00Z">
                  <w:rPr>
                    <w:rFonts w:eastAsia="Calibri" w:cs="Arial"/>
                    <w:snapToGrid/>
                    <w:kern w:val="0"/>
                    <w:sz w:val="20"/>
                    <w:lang w:val="en-US"/>
                  </w:rPr>
                </w:rPrChange>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rPr>
              <w:t xml:space="preserve"> </w:t>
            </w:r>
            <w:r w:rsidRPr="006B6DD5">
              <w:rPr>
                <w:rFonts w:eastAsia="Calibri" w:cs="Arial"/>
                <w:snapToGrid/>
                <w:color w:val="339966"/>
                <w:kern w:val="0"/>
                <w:sz w:val="20"/>
              </w:rPr>
              <w:t>voor zover in deze akte niet anders aangeduid</w:t>
            </w:r>
            <w:r w:rsidRPr="009A3BBD">
              <w:rPr>
                <w:rFonts w:eastAsia="Calibri" w:cs="Arial"/>
                <w:snapToGrid/>
                <w:color w:val="339966"/>
                <w:kern w:val="0"/>
                <w:sz w:val="20"/>
              </w:rPr>
              <w:t>, hierna</w:t>
            </w:r>
            <w:r w:rsidRPr="006B6DD5">
              <w:rPr>
                <w:rFonts w:eastAsia="Calibri" w:cs="Arial"/>
                <w:snapToGrid/>
                <w:color w:val="78206E"/>
                <w:kern w:val="0"/>
                <w:sz w:val="20"/>
              </w:rPr>
              <w:t>, zowel samen als ieder afzonderlijk</w:t>
            </w:r>
            <w:r w:rsidRPr="006B6DD5">
              <w:rPr>
                <w:rFonts w:eastAsia="Calibri" w:cs="Arial"/>
                <w:snapToGrid/>
                <w:color w:val="339966"/>
                <w:kern w:val="0"/>
                <w:sz w:val="20"/>
              </w:rPr>
              <w:t xml:space="preserve">, te noemen: de Onderzetter en </w:t>
            </w:r>
            <w:r w:rsidRPr="006B6DD5">
              <w:rPr>
                <w:rFonts w:eastAsia="Calibri" w:cs="Arial"/>
                <w:snapToGrid/>
                <w:color w:val="339966"/>
                <w:kern w:val="0"/>
                <w:sz w:val="20"/>
              </w:rPr>
              <w:br/>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00FFFF"/>
                <w:kern w:val="0"/>
                <w:sz w:val="20"/>
              </w:rPr>
              <w:t>de verschenen</w:t>
            </w:r>
            <w:r w:rsidRPr="006B6DD5">
              <w:rPr>
                <w:rFonts w:eastAsia="Calibri" w:cs="Arial"/>
                <w:snapToGrid/>
                <w:color w:val="008000"/>
                <w:kern w:val="0"/>
                <w:sz w:val="20"/>
              </w:rPr>
              <w:t xml:space="preserve"> </w:t>
            </w:r>
            <w:r w:rsidRPr="006B6DD5">
              <w:rPr>
                <w:rFonts w:eastAsia="Calibri" w:cs="Arial"/>
                <w:snapToGrid/>
                <w:color w:val="00FFFF"/>
                <w:kern w:val="0"/>
                <w:sz w:val="20"/>
              </w:rPr>
              <w:t>persoon/personen</w:t>
            </w:r>
            <w:r w:rsidRPr="006B6DD5">
              <w:rPr>
                <w:rFonts w:eastAsia="Calibri" w:cs="Arial"/>
                <w:snapToGrid/>
                <w:color w:val="008000"/>
                <w:kern w:val="0"/>
                <w:sz w:val="20"/>
              </w:rPr>
              <w:t xml:space="preserve"> </w:t>
            </w:r>
            <w:r w:rsidRPr="006B6DD5">
              <w:rPr>
                <w:rFonts w:eastAsia="Calibri" w:cs="Arial"/>
                <w:snapToGrid/>
                <w:color w:val="00FFFF"/>
                <w:kern w:val="0"/>
                <w:sz w:val="20"/>
              </w:rPr>
              <w:t>sub</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290AD4">
              <w:rPr>
                <w:rFonts w:eastAsia="Calibri" w:cs="Arial"/>
                <w:snapToGrid/>
                <w:kern w:val="0"/>
                <w:sz w:val="20"/>
                <w:rPrChange w:id="65" w:author="Willems, Igor" w:date="2026-01-06T08:28:00Z" w16du:dateUtc="2026-01-06T07:28:00Z">
                  <w:rPr>
                    <w:rFonts w:eastAsia="Calibri" w:cs="Arial"/>
                    <w:snapToGrid/>
                    <w:kern w:val="0"/>
                    <w:sz w:val="20"/>
                    <w:lang w:val="en-US"/>
                  </w:rPr>
                </w:rPrChange>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290AD4">
              <w:rPr>
                <w:rFonts w:eastAsia="Calibri" w:cs="Arial"/>
                <w:snapToGrid/>
                <w:kern w:val="0"/>
                <w:sz w:val="20"/>
                <w:rPrChange w:id="66" w:author="Willems, Igor" w:date="2026-01-06T08:28:00Z" w16du:dateUtc="2026-01-06T07:28:00Z">
                  <w:rPr>
                    <w:rFonts w:eastAsia="Calibri" w:cs="Arial"/>
                    <w:snapToGrid/>
                    <w:kern w:val="0"/>
                    <w:sz w:val="20"/>
                    <w:lang w:val="en-US"/>
                  </w:rPr>
                </w:rPrChange>
              </w:rPr>
              <w:t>n</w:t>
            </w:r>
            <w:r w:rsidRPr="006B6DD5">
              <w:rPr>
                <w:rFonts w:eastAsia="Calibri" w:cs="Arial"/>
                <w:snapToGrid/>
                <w:kern w:val="0"/>
                <w:sz w:val="20"/>
              </w:rPr>
              <w:t>ummering persoon</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rPr>
              <w:t xml:space="preserve"> /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kern w:val="0"/>
                <w:sz w:val="20"/>
              </w:rPr>
              <w:t>naam rechtspersoon</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00FFFF"/>
                <w:kern w:val="0"/>
                <w:sz w:val="20"/>
              </w:rPr>
              <w:t xml:space="preserve"> </w:t>
            </w:r>
            <w:r w:rsidRPr="006B6DD5">
              <w:rPr>
                <w:rFonts w:eastAsia="Calibri" w:cs="Arial"/>
                <w:snapToGrid/>
                <w:kern w:val="0"/>
                <w:sz w:val="20"/>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de</w:t>
            </w:r>
            <w:r w:rsidRPr="006B6DD5">
              <w:rPr>
                <w:rFonts w:eastAsia="Calibri" w:cs="Arial"/>
                <w:snapToGrid/>
                <w:color w:val="00FFFF"/>
                <w:kern w:val="0"/>
                <w:sz w:val="20"/>
              </w:rPr>
              <w:t xml:space="preserve"> </w:t>
            </w:r>
            <w:r w:rsidRPr="006B6DD5">
              <w:rPr>
                <w:rFonts w:eastAsia="Calibri" w:cs="Arial"/>
                <w:snapToGrid/>
                <w:color w:val="800080"/>
                <w:kern w:val="0"/>
                <w:sz w:val="20"/>
              </w:rPr>
              <w:t xml:space="preserve">heer/mevrouw </w:t>
            </w:r>
            <w:r w:rsidRPr="006B6DD5">
              <w:rPr>
                <w:rFonts w:eastAsia="Calibri" w:cs="Arial"/>
                <w:snapToGrid/>
                <w:kern w:val="0"/>
                <w:sz w:val="20"/>
              </w:rPr>
              <w:t>naam natuurlijk persoon</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290AD4">
              <w:rPr>
                <w:rFonts w:eastAsia="Calibri" w:cs="Arial"/>
                <w:snapToGrid/>
                <w:kern w:val="0"/>
                <w:sz w:val="20"/>
                <w:rPrChange w:id="67" w:author="Willems, Igor" w:date="2026-01-06T08:28:00Z" w16du:dateUtc="2026-01-06T07:28:00Z">
                  <w:rPr>
                    <w:rFonts w:eastAsia="Calibri" w:cs="Arial"/>
                    <w:snapToGrid/>
                    <w:kern w:val="0"/>
                    <w:sz w:val="20"/>
                    <w:lang w:val="en-US"/>
                  </w:rPr>
                </w:rPrChange>
              </w:rPr>
              <w:t xml:space="preserve"> </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6B6DD5">
              <w:rPr>
                <w:rFonts w:eastAsia="Calibri" w:cs="Arial"/>
                <w:snapToGrid/>
                <w:color w:val="800080"/>
                <w:kern w:val="0"/>
                <w:sz w:val="20"/>
              </w:rPr>
              <w:t xml:space="preserve"> voornoemd,</w:t>
            </w:r>
            <w:r w:rsidRPr="006B6DD5">
              <w:rPr>
                <w:rFonts w:eastAsia="Calibri" w:cs="Arial"/>
                <w:snapToGrid/>
                <w:kern w:val="0"/>
                <w:sz w:val="20"/>
                <w:lang w:val="en-US"/>
              </w:rPr>
              <w:fldChar w:fldCharType="begin"/>
            </w:r>
            <w:r w:rsidRPr="006B6DD5">
              <w:rPr>
                <w:rFonts w:eastAsia="Calibri" w:cs="Arial"/>
                <w:snapToGrid/>
                <w:kern w:val="0"/>
                <w:sz w:val="20"/>
              </w:rPr>
              <w:instrText>MacroButton Nomacro §</w:instrText>
            </w:r>
            <w:r w:rsidRPr="006B6DD5">
              <w:rPr>
                <w:rFonts w:eastAsia="Calibri" w:cs="Arial"/>
                <w:snapToGrid/>
                <w:kern w:val="0"/>
                <w:sz w:val="20"/>
                <w:lang w:val="en-US"/>
              </w:rPr>
              <w:fldChar w:fldCharType="end"/>
            </w:r>
            <w:r w:rsidRPr="00290AD4">
              <w:rPr>
                <w:rFonts w:eastAsia="Calibri" w:cs="Arial"/>
                <w:snapToGrid/>
                <w:kern w:val="0"/>
                <w:sz w:val="20"/>
                <w:rPrChange w:id="68" w:author="Willems, Igor" w:date="2026-01-06T08:28:00Z" w16du:dateUtc="2026-01-06T07:28:00Z">
                  <w:rPr>
                    <w:rFonts w:eastAsia="Calibri" w:cs="Arial"/>
                    <w:snapToGrid/>
                    <w:kern w:val="0"/>
                    <w:sz w:val="20"/>
                    <w:lang w:val="en-US"/>
                  </w:rPr>
                </w:rPrChange>
              </w:rPr>
              <w:t xml:space="preserve"> </w:t>
            </w:r>
            <w:r w:rsidRPr="006B6DD5">
              <w:rPr>
                <w:rFonts w:eastAsia="Calibri" w:cs="Arial"/>
                <w:snapToGrid/>
                <w:color w:val="339966"/>
                <w:kern w:val="0"/>
                <w:sz w:val="20"/>
              </w:rPr>
              <w:t>voor zover in deze akte niet anders aangeduid</w:t>
            </w:r>
            <w:r w:rsidRPr="009A3BBD">
              <w:rPr>
                <w:rFonts w:eastAsia="Calibri" w:cs="Arial"/>
                <w:snapToGrid/>
                <w:color w:val="339966"/>
                <w:kern w:val="0"/>
                <w:sz w:val="20"/>
              </w:rPr>
              <w:t>, hierna</w:t>
            </w:r>
            <w:r w:rsidRPr="006B6DD5">
              <w:rPr>
                <w:rFonts w:eastAsia="Calibri" w:cs="Arial"/>
                <w:snapToGrid/>
                <w:color w:val="78206E"/>
                <w:kern w:val="0"/>
                <w:sz w:val="20"/>
              </w:rPr>
              <w:t xml:space="preserve">, zowel samen als ieder afzonderlijk, </w:t>
            </w:r>
            <w:r w:rsidRPr="006B6DD5">
              <w:rPr>
                <w:rFonts w:eastAsia="Calibri" w:cs="Arial"/>
                <w:snapToGrid/>
                <w:color w:val="339966"/>
                <w:kern w:val="0"/>
                <w:sz w:val="20"/>
              </w:rPr>
              <w:t>te noemen: de Schuldenaar</w:t>
            </w:r>
            <w:r w:rsidRPr="00450D44">
              <w:rPr>
                <w:rFonts w:cs="Arial"/>
                <w:color w:val="339966"/>
                <w:sz w:val="20"/>
              </w:rPr>
              <w:br/>
            </w:r>
          </w:p>
          <w:p w14:paraId="4283011B" w14:textId="77777777" w:rsidR="00103C1C" w:rsidRDefault="00103C1C" w:rsidP="00103C1C">
            <w:pPr>
              <w:pStyle w:val="streepje"/>
              <w:numPr>
                <w:ilvl w:val="0"/>
                <w:numId w:val="0"/>
              </w:numPr>
            </w:pPr>
            <w:r>
              <w:t xml:space="preserve">De details van elke keuze worden hierna in de paragrafen </w:t>
            </w:r>
            <w:r w:rsidRPr="00C869E4">
              <w:t xml:space="preserve">‘optie </w:t>
            </w:r>
            <w:smartTag w:uri="urn:schemas-microsoft-com:office:smarttags" w:element="metricconverter">
              <w:smartTagPr>
                <w:attr w:name="ProductID" w:val="1’"/>
              </w:smartTagPr>
              <w:r w:rsidRPr="00C869E4">
                <w:t>1’</w:t>
              </w:r>
            </w:smartTag>
            <w:r w:rsidRPr="00C869E4">
              <w:t xml:space="preserve"> en ‘optie </w:t>
            </w:r>
            <w:smartTag w:uri="urn:schemas-microsoft-com:office:smarttags" w:element="metricconverter">
              <w:smartTagPr>
                <w:attr w:name="ProductID" w:val="2’"/>
              </w:smartTagPr>
              <w:r w:rsidRPr="00C869E4">
                <w:t>2’</w:t>
              </w:r>
            </w:smartTag>
            <w:r>
              <w:t xml:space="preserve"> toegelicht.</w:t>
            </w:r>
          </w:p>
          <w:p w14:paraId="36CE3F94" w14:textId="77777777" w:rsidR="00103C1C" w:rsidRDefault="00103C1C" w:rsidP="00103C1C">
            <w:pPr>
              <w:pStyle w:val="streepje"/>
              <w:numPr>
                <w:ilvl w:val="0"/>
                <w:numId w:val="0"/>
              </w:numPr>
            </w:pPr>
          </w:p>
          <w:p w14:paraId="2169D148" w14:textId="77777777" w:rsidR="00103C1C" w:rsidRPr="004A7A56" w:rsidRDefault="00103C1C" w:rsidP="00103C1C">
            <w:pPr>
              <w:pStyle w:val="streepje"/>
              <w:numPr>
                <w:ilvl w:val="0"/>
                <w:numId w:val="0"/>
              </w:numPr>
              <w:rPr>
                <w:snapToGrid/>
                <w:kern w:val="0"/>
                <w:szCs w:val="18"/>
                <w:lang w:eastAsia="nl-NL"/>
              </w:rPr>
            </w:pPr>
            <w:r>
              <w:t xml:space="preserve">Bij het samenstellen van de akte wordt de keuze bepaald op basis van </w:t>
            </w:r>
            <w:r w:rsidRPr="004A7A56">
              <w:rPr>
                <w:rFonts w:cs="Arial"/>
                <w:snapToGrid/>
                <w:kern w:val="0"/>
                <w:szCs w:val="18"/>
                <w:lang w:eastAsia="nl-NL"/>
              </w:rPr>
              <w:t>IMKAD_AangebodenStuk/StukdeelHypotheek/ vervreemderRechtRef/Partij</w:t>
            </w:r>
            <w:r w:rsidRPr="004A7A56">
              <w:rPr>
                <w:snapToGrid/>
                <w:kern w:val="0"/>
                <w:szCs w:val="18"/>
                <w:highlight w:val="white"/>
                <w:lang w:eastAsia="nl-NL"/>
              </w:rPr>
              <w:t>/aanduidingPartij</w:t>
            </w:r>
            <w:r w:rsidRPr="004A7A56">
              <w:rPr>
                <w:snapToGrid/>
                <w:kern w:val="0"/>
                <w:szCs w:val="18"/>
                <w:lang w:eastAsia="nl-NL"/>
              </w:rPr>
              <w:t>:</w:t>
            </w:r>
          </w:p>
          <w:p w14:paraId="06F7894A" w14:textId="75AC296C" w:rsidR="00103C1C" w:rsidRPr="00053F91" w:rsidRDefault="00103C1C" w:rsidP="00053F91">
            <w:pPr>
              <w:pStyle w:val="streepje"/>
              <w:tabs>
                <w:tab w:val="num" w:pos="284"/>
              </w:tabs>
              <w:ind w:left="284" w:hanging="284"/>
              <w:rPr>
                <w:sz w:val="20"/>
              </w:rPr>
            </w:pPr>
            <w:r w:rsidRPr="00053F91">
              <w:rPr>
                <w:snapToGrid/>
                <w:kern w:val="0"/>
                <w:lang w:eastAsia="nl-NL"/>
              </w:rPr>
              <w:t xml:space="preserve">indien ‘Aanduiding per persoon’: paragraaf </w:t>
            </w:r>
            <w:r w:rsidR="0069352A" w:rsidRPr="00053F91">
              <w:rPr>
                <w:snapToGrid/>
                <w:kern w:val="0"/>
                <w:lang w:eastAsia="nl-NL"/>
              </w:rPr>
              <w:t>2.4.1.1.2</w:t>
            </w:r>
            <w:r w:rsidRPr="00053F91">
              <w:rPr>
                <w:snapToGrid/>
                <w:kern w:val="0"/>
                <w:lang w:eastAsia="nl-NL"/>
              </w:rPr>
              <w:t xml:space="preserve"> </w:t>
            </w:r>
            <w:r>
              <w:t xml:space="preserve">anders: paragraaf </w:t>
            </w:r>
            <w:r w:rsidR="0069352A">
              <w:t>2.4.1.1.1</w:t>
            </w:r>
            <w:r>
              <w:t xml:space="preserve"> </w:t>
            </w:r>
            <w:r w:rsidRPr="00053F91">
              <w:rPr>
                <w:snapToGrid/>
                <w:kern w:val="0"/>
                <w:lang w:eastAsia="nl-NL"/>
              </w:rPr>
              <w:fldChar w:fldCharType="begin"/>
            </w:r>
            <w:r w:rsidRPr="00053F91">
              <w:rPr>
                <w:snapToGrid/>
                <w:kern w:val="0"/>
                <w:lang w:eastAsia="nl-NL"/>
              </w:rPr>
              <w:instrText xml:space="preserve"> REF _Ref454981353 \h </w:instrText>
            </w:r>
            <w:r w:rsidRPr="00053F91">
              <w:rPr>
                <w:snapToGrid/>
                <w:kern w:val="0"/>
                <w:lang w:eastAsia="nl-NL"/>
              </w:rPr>
            </w:r>
            <w:r w:rsidRPr="00053F91">
              <w:rPr>
                <w:snapToGrid/>
                <w:kern w:val="0"/>
                <w:lang w:eastAsia="nl-NL"/>
              </w:rPr>
              <w:fldChar w:fldCharType="separate"/>
            </w:r>
            <w:r>
              <w:t>Optie 1: partijnaam voor de partij</w:t>
            </w:r>
            <w:r w:rsidRPr="00053F91">
              <w:rPr>
                <w:snapToGrid/>
                <w:kern w:val="0"/>
                <w:lang w:eastAsia="nl-NL"/>
              </w:rPr>
              <w:fldChar w:fldCharType="end"/>
            </w:r>
            <w:r w:rsidR="00053F91">
              <w:rPr>
                <w:snapToGrid/>
                <w:kern w:val="0"/>
                <w:lang w:eastAsia="nl-NL"/>
              </w:rPr>
              <w:t>.</w:t>
            </w:r>
          </w:p>
        </w:tc>
      </w:tr>
    </w:tbl>
    <w:p w14:paraId="13C44359" w14:textId="4D286B27" w:rsidR="00103C1C" w:rsidRPr="00E616C9" w:rsidRDefault="00103C1C" w:rsidP="00D81F1D">
      <w:pPr>
        <w:pStyle w:val="Kop5"/>
        <w:rPr>
          <w:b/>
          <w:bCs/>
          <w:sz w:val="20"/>
          <w:szCs w:val="20"/>
        </w:rPr>
      </w:pPr>
      <w:r w:rsidRPr="00E616C9">
        <w:rPr>
          <w:b/>
          <w:bCs/>
          <w:sz w:val="20"/>
          <w:szCs w:val="20"/>
        </w:rPr>
        <w:lastRenderedPageBreak/>
        <w:t>Optie 1: partijnaam voor de hele partij</w:t>
      </w:r>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6820"/>
      </w:tblGrid>
      <w:tr w:rsidR="00103C1C" w14:paraId="009EC3DF" w14:textId="77777777" w:rsidTr="00103C1C">
        <w:tc>
          <w:tcPr>
            <w:tcW w:w="5933" w:type="dxa"/>
            <w:shd w:val="clear" w:color="auto" w:fill="DEEAF6" w:themeFill="accent1" w:themeFillTint="33"/>
          </w:tcPr>
          <w:p w14:paraId="19BCD549" w14:textId="17602F31" w:rsidR="00103C1C" w:rsidRPr="006B6DD5" w:rsidRDefault="00103C1C" w:rsidP="00103C1C">
            <w:pPr>
              <w:rPr>
                <w:rFonts w:eastAsia="Calibri" w:cs="Arial"/>
                <w:snapToGrid/>
                <w:color w:val="339966"/>
                <w:kern w:val="0"/>
                <w:sz w:val="20"/>
              </w:rPr>
            </w:pPr>
            <w:r>
              <w:rPr>
                <w:lang w:val="nl"/>
              </w:rPr>
              <w:t>Modeldocument tekst</w:t>
            </w:r>
          </w:p>
        </w:tc>
        <w:tc>
          <w:tcPr>
            <w:tcW w:w="6820" w:type="dxa"/>
            <w:shd w:val="clear" w:color="auto" w:fill="DEEAF6" w:themeFill="accent1" w:themeFillTint="33"/>
          </w:tcPr>
          <w:p w14:paraId="7C4F1327" w14:textId="3B9BDE55" w:rsidR="00103C1C" w:rsidRPr="0011383C" w:rsidRDefault="00103C1C" w:rsidP="00103C1C">
            <w:r>
              <w:rPr>
                <w:lang w:val="nl"/>
              </w:rPr>
              <w:t>Toelichting en mapping</w:t>
            </w:r>
          </w:p>
        </w:tc>
      </w:tr>
      <w:tr w:rsidR="00103C1C" w14:paraId="4F184D12" w14:textId="77777777" w:rsidTr="00E76F05">
        <w:tc>
          <w:tcPr>
            <w:tcW w:w="5933" w:type="dxa"/>
          </w:tcPr>
          <w:p w14:paraId="4B63052A" w14:textId="23968C75" w:rsidR="00103C1C" w:rsidRPr="006B6DD5" w:rsidRDefault="001F4344" w:rsidP="00103C1C">
            <w:pPr>
              <w:rPr>
                <w:rFonts w:eastAsia="Calibri" w:cs="Arial"/>
                <w:snapToGrid/>
                <w:color w:val="339966"/>
                <w:kern w:val="0"/>
                <w:sz w:val="20"/>
              </w:rPr>
            </w:pPr>
            <w:r w:rsidRPr="001F4344">
              <w:rPr>
                <w:rFonts w:eastAsia="Calibri" w:cs="Arial"/>
                <w:snapToGrid/>
                <w:kern w:val="0"/>
                <w:sz w:val="20"/>
              </w:rPr>
              <w:t>Optie 1</w:t>
            </w:r>
          </w:p>
        </w:tc>
        <w:tc>
          <w:tcPr>
            <w:tcW w:w="6820" w:type="dxa"/>
          </w:tcPr>
          <w:p w14:paraId="297CF28B" w14:textId="77777777" w:rsidR="001F4344" w:rsidRPr="001F4344" w:rsidRDefault="001F4344" w:rsidP="001F4344">
            <w:pPr>
              <w:rPr>
                <w:sz w:val="20"/>
              </w:rPr>
            </w:pPr>
            <w:r w:rsidRPr="001F4344">
              <w:rPr>
                <w:sz w:val="20"/>
              </w:rPr>
              <w:t>Optie 1 wordt getoond wanneer aan de onderstaande mapping wordt voldaan:</w:t>
            </w:r>
          </w:p>
          <w:p w14:paraId="39717D36" w14:textId="77777777" w:rsidR="001F4344" w:rsidRPr="00C5172B" w:rsidRDefault="001F4344" w:rsidP="001F4344">
            <w:pPr>
              <w:keepNext/>
              <w:spacing w:line="240" w:lineRule="auto"/>
            </w:pPr>
          </w:p>
          <w:p w14:paraId="51DD5BBB" w14:textId="77777777" w:rsidR="001F4344" w:rsidRPr="001F4344" w:rsidRDefault="001F4344" w:rsidP="001F4344">
            <w:pPr>
              <w:keepNext/>
              <w:spacing w:line="240" w:lineRule="auto"/>
              <w:rPr>
                <w:szCs w:val="18"/>
              </w:rPr>
            </w:pPr>
            <w:r w:rsidRPr="001F4344">
              <w:rPr>
                <w:szCs w:val="18"/>
                <w:u w:val="single"/>
              </w:rPr>
              <w:t>Mapping</w:t>
            </w:r>
            <w:r w:rsidRPr="001F4344">
              <w:rPr>
                <w:szCs w:val="18"/>
              </w:rPr>
              <w:t>:</w:t>
            </w:r>
          </w:p>
          <w:p w14:paraId="3414E9FA" w14:textId="77777777" w:rsidR="001F4344" w:rsidRPr="001F4344" w:rsidRDefault="001F4344" w:rsidP="001F4344">
            <w:pPr>
              <w:autoSpaceDE w:val="0"/>
              <w:autoSpaceDN w:val="0"/>
              <w:adjustRightInd w:val="0"/>
              <w:spacing w:line="240" w:lineRule="auto"/>
              <w:rPr>
                <w:snapToGrid/>
                <w:kern w:val="0"/>
                <w:szCs w:val="18"/>
                <w:highlight w:val="white"/>
                <w:lang w:eastAsia="nl-NL"/>
              </w:rPr>
            </w:pPr>
            <w:r w:rsidRPr="001F4344">
              <w:rPr>
                <w:rFonts w:cs="Arial"/>
                <w:snapToGrid/>
                <w:kern w:val="0"/>
                <w:szCs w:val="18"/>
                <w:lang w:eastAsia="nl-NL"/>
              </w:rPr>
              <w:t>IMKAD_AangebodenStuk/StukdeelHypotheek/ vervreemderRechtRef/Partij</w:t>
            </w:r>
            <w:r w:rsidRPr="001F4344">
              <w:rPr>
                <w:snapToGrid/>
                <w:kern w:val="0"/>
                <w:szCs w:val="18"/>
                <w:highlight w:val="white"/>
                <w:lang w:eastAsia="nl-NL"/>
              </w:rPr>
              <w:t>/</w:t>
            </w:r>
          </w:p>
          <w:p w14:paraId="30C9F712" w14:textId="3B9D9723" w:rsidR="00103C1C" w:rsidRPr="0011383C" w:rsidRDefault="001F4344" w:rsidP="001F4344">
            <w:r w:rsidRPr="001F4344">
              <w:rPr>
                <w:snapToGrid/>
                <w:kern w:val="0"/>
                <w:szCs w:val="18"/>
                <w:lang w:eastAsia="nl-NL"/>
              </w:rPr>
              <w:t>./</w:t>
            </w:r>
            <w:r w:rsidRPr="001F4344">
              <w:rPr>
                <w:rFonts w:cs="Arial"/>
                <w:snapToGrid/>
                <w:kern w:val="0"/>
                <w:szCs w:val="18"/>
                <w:lang w:eastAsia="nl-NL"/>
              </w:rPr>
              <w:t>aanduidingPartij</w:t>
            </w:r>
            <w:r w:rsidRPr="001F4344">
              <w:rPr>
                <w:kern w:val="0"/>
                <w:szCs w:val="18"/>
                <w:lang w:eastAsia="nl-NL"/>
              </w:rPr>
              <w:t>(‘</w:t>
            </w:r>
            <w:r w:rsidRPr="001F4344">
              <w:rPr>
                <w:szCs w:val="18"/>
              </w:rPr>
              <w:t>Onderzetter/Schuldenaar</w:t>
            </w:r>
            <w:r w:rsidRPr="001F4344">
              <w:rPr>
                <w:kern w:val="0"/>
                <w:szCs w:val="18"/>
                <w:lang w:eastAsia="nl-NL"/>
              </w:rPr>
              <w:t>’)</w:t>
            </w:r>
          </w:p>
        </w:tc>
      </w:tr>
      <w:tr w:rsidR="00103C1C" w14:paraId="6FA60FE6" w14:textId="77777777" w:rsidTr="00E76F05">
        <w:tc>
          <w:tcPr>
            <w:tcW w:w="5933" w:type="dxa"/>
          </w:tcPr>
          <w:p w14:paraId="3D5C9E8D" w14:textId="20135E00" w:rsidR="00103C1C" w:rsidRPr="006B6DD5" w:rsidRDefault="001F4344" w:rsidP="00103C1C">
            <w:pPr>
              <w:rPr>
                <w:rFonts w:eastAsia="Calibri" w:cs="Arial"/>
                <w:snapToGrid/>
                <w:color w:val="339966"/>
                <w:kern w:val="0"/>
                <w:sz w:val="20"/>
              </w:rPr>
            </w:pPr>
            <w:r w:rsidRPr="00493A6C">
              <w:rPr>
                <w:rFonts w:cs="Arial"/>
                <w:color w:val="339966"/>
                <w:sz w:val="20"/>
              </w:rPr>
              <w:t>voor zover in deze akte niet anders aangeduid</w:t>
            </w:r>
            <w:r w:rsidRPr="009A3BBD">
              <w:rPr>
                <w:rFonts w:cs="Arial"/>
                <w:color w:val="339966"/>
                <w:sz w:val="20"/>
              </w:rPr>
              <w:t>, hierna</w:t>
            </w:r>
            <w:r w:rsidRPr="00493A6C">
              <w:rPr>
                <w:rFonts w:cs="Arial"/>
                <w:color w:val="78206E"/>
                <w:sz w:val="20"/>
              </w:rPr>
              <w:t xml:space="preserve">, zowel samen als ieder afzonderlijk, </w:t>
            </w:r>
            <w:r w:rsidRPr="00493A6C">
              <w:rPr>
                <w:rFonts w:cs="Arial"/>
                <w:color w:val="339966"/>
                <w:sz w:val="20"/>
              </w:rPr>
              <w:t>te noemen: de Onderzetter/Schuldenaar</w:t>
            </w:r>
          </w:p>
        </w:tc>
        <w:tc>
          <w:tcPr>
            <w:tcW w:w="6820" w:type="dxa"/>
          </w:tcPr>
          <w:p w14:paraId="2B7236E5" w14:textId="77777777" w:rsidR="001F4344" w:rsidRPr="001F4344" w:rsidRDefault="001F4344" w:rsidP="001F4344">
            <w:pPr>
              <w:rPr>
                <w:szCs w:val="18"/>
              </w:rPr>
            </w:pPr>
            <w:r w:rsidRPr="001F4344">
              <w:rPr>
                <w:szCs w:val="18"/>
              </w:rPr>
              <w:t>Optie 1 wordt getoond wanneer aan de onderstaande mapping wordt voldaan:</w:t>
            </w:r>
          </w:p>
          <w:p w14:paraId="57B0B27A" w14:textId="79CB17A6" w:rsidR="001F4344" w:rsidRPr="001F4344" w:rsidRDefault="001F4344" w:rsidP="001F4344">
            <w:pPr>
              <w:rPr>
                <w:rFonts w:cs="Arial"/>
                <w:szCs w:val="18"/>
              </w:rPr>
            </w:pPr>
            <w:r w:rsidRPr="001F4344">
              <w:rPr>
                <w:szCs w:val="18"/>
              </w:rPr>
              <w:t>De tekst “</w:t>
            </w:r>
            <w:r w:rsidRPr="00493A6C">
              <w:rPr>
                <w:rFonts w:cs="Arial"/>
                <w:color w:val="78206E"/>
                <w:sz w:val="20"/>
              </w:rPr>
              <w:t>, zowel samen als ieder afzonderlijk</w:t>
            </w:r>
            <w:r w:rsidR="001262AE">
              <w:rPr>
                <w:rFonts w:cs="Arial"/>
                <w:color w:val="78206E"/>
                <w:sz w:val="20"/>
              </w:rPr>
              <w:t>,</w:t>
            </w:r>
            <w:r w:rsidRPr="001F4344">
              <w:rPr>
                <w:rFonts w:cs="Arial"/>
                <w:szCs w:val="18"/>
              </w:rPr>
              <w:t xml:space="preserve">” wordt alleen getoond als er meer dan 1 gerechtigde aanwezig is: </w:t>
            </w:r>
          </w:p>
          <w:p w14:paraId="30BBD082" w14:textId="77777777" w:rsidR="001F4344" w:rsidRPr="001F4344" w:rsidRDefault="001F4344" w:rsidP="001F4344">
            <w:pPr>
              <w:rPr>
                <w:rFonts w:cs="Arial"/>
                <w:szCs w:val="18"/>
              </w:rPr>
            </w:pPr>
          </w:p>
          <w:p w14:paraId="303ACB11" w14:textId="77777777" w:rsidR="001F4344" w:rsidRPr="001F4344" w:rsidRDefault="001F4344" w:rsidP="001F4344">
            <w:pPr>
              <w:rPr>
                <w:rFonts w:cs="Arial"/>
                <w:szCs w:val="18"/>
                <w:highlight w:val="white"/>
                <w:u w:val="single"/>
              </w:rPr>
            </w:pPr>
            <w:r w:rsidRPr="001F4344">
              <w:rPr>
                <w:rFonts w:cs="Arial"/>
                <w:szCs w:val="18"/>
                <w:highlight w:val="white"/>
                <w:u w:val="single"/>
              </w:rPr>
              <w:t>Mapping gerechtigde personen:</w:t>
            </w:r>
          </w:p>
          <w:p w14:paraId="5A8D1BB9" w14:textId="77777777" w:rsidR="001F4344" w:rsidRPr="001F4344" w:rsidRDefault="001F4344" w:rsidP="001F4344">
            <w:pPr>
              <w:rPr>
                <w:rFonts w:cs="Arial"/>
                <w:szCs w:val="18"/>
                <w:highlight w:val="white"/>
                <w:u w:val="single"/>
              </w:rPr>
            </w:pPr>
            <w:r w:rsidRPr="001F4344">
              <w:rPr>
                <w:rFonts w:cs="Arial"/>
                <w:szCs w:val="18"/>
                <w:highlight w:val="white"/>
                <w:u w:val="single"/>
              </w:rPr>
              <w:t>//</w:t>
            </w:r>
            <w:r w:rsidRPr="001F4344">
              <w:rPr>
                <w:rFonts w:cs="Arial"/>
                <w:snapToGrid/>
                <w:kern w:val="0"/>
                <w:szCs w:val="18"/>
                <w:highlight w:val="white"/>
                <w:lang w:eastAsia="nl-NL"/>
              </w:rPr>
              <w:t>IMKAD_Persoon/</w:t>
            </w:r>
          </w:p>
          <w:p w14:paraId="726D6C29" w14:textId="77777777" w:rsidR="001F4344" w:rsidRDefault="001F4344" w:rsidP="001F4344">
            <w:pPr>
              <w:rPr>
                <w:rFonts w:cs="Arial"/>
                <w:snapToGrid/>
                <w:kern w:val="0"/>
                <w:szCs w:val="18"/>
                <w:lang w:eastAsia="nl-NL"/>
              </w:rPr>
            </w:pPr>
            <w:r w:rsidRPr="001F4344">
              <w:rPr>
                <w:rFonts w:cs="Arial"/>
                <w:snapToGrid/>
                <w:kern w:val="0"/>
                <w:szCs w:val="18"/>
                <w:highlight w:val="white"/>
                <w:lang w:eastAsia="nl-NL"/>
              </w:rPr>
              <w:t>tia_IndGerechtigde</w:t>
            </w:r>
            <w:r w:rsidRPr="001F4344">
              <w:rPr>
                <w:rFonts w:cs="Arial"/>
                <w:snapToGrid/>
                <w:kern w:val="0"/>
                <w:szCs w:val="18"/>
                <w:lang w:eastAsia="nl-NL"/>
              </w:rPr>
              <w:t xml:space="preserve"> =true</w:t>
            </w:r>
          </w:p>
          <w:p w14:paraId="19D72E4A" w14:textId="77777777" w:rsidR="001F4344" w:rsidRDefault="001F4344" w:rsidP="001F4344">
            <w:pPr>
              <w:rPr>
                <w:rFonts w:cs="Arial"/>
                <w:snapToGrid/>
                <w:kern w:val="0"/>
                <w:szCs w:val="18"/>
                <w:lang w:eastAsia="nl-NL"/>
              </w:rPr>
            </w:pPr>
          </w:p>
          <w:p w14:paraId="3CD4B77B" w14:textId="77777777" w:rsidR="001F4344" w:rsidRPr="001F4344" w:rsidRDefault="001F4344" w:rsidP="001F4344">
            <w:pPr>
              <w:keepNext/>
              <w:spacing w:line="240" w:lineRule="auto"/>
              <w:rPr>
                <w:szCs w:val="18"/>
              </w:rPr>
            </w:pPr>
            <w:r w:rsidRPr="001F4344">
              <w:rPr>
                <w:szCs w:val="18"/>
                <w:u w:val="single"/>
              </w:rPr>
              <w:t>Mapping</w:t>
            </w:r>
            <w:r w:rsidRPr="001F4344">
              <w:rPr>
                <w:szCs w:val="18"/>
              </w:rPr>
              <w:t>:</w:t>
            </w:r>
          </w:p>
          <w:p w14:paraId="478FCB8B" w14:textId="77777777" w:rsidR="001F4344" w:rsidRPr="001F4344" w:rsidRDefault="001F4344" w:rsidP="001F4344">
            <w:pPr>
              <w:autoSpaceDE w:val="0"/>
              <w:autoSpaceDN w:val="0"/>
              <w:adjustRightInd w:val="0"/>
              <w:spacing w:line="240" w:lineRule="auto"/>
              <w:rPr>
                <w:snapToGrid/>
                <w:kern w:val="0"/>
                <w:szCs w:val="18"/>
                <w:highlight w:val="white"/>
                <w:lang w:eastAsia="nl-NL"/>
              </w:rPr>
            </w:pPr>
            <w:r w:rsidRPr="001F4344">
              <w:rPr>
                <w:rFonts w:cs="Arial"/>
                <w:snapToGrid/>
                <w:kern w:val="0"/>
                <w:szCs w:val="18"/>
                <w:lang w:eastAsia="nl-NL"/>
              </w:rPr>
              <w:t>IMKAD_AangebodenStuk/StukdeelHypotheek/ vervreemderRechtRef/Partij</w:t>
            </w:r>
            <w:r w:rsidRPr="001F4344">
              <w:rPr>
                <w:snapToGrid/>
                <w:kern w:val="0"/>
                <w:szCs w:val="18"/>
                <w:highlight w:val="white"/>
                <w:lang w:eastAsia="nl-NL"/>
              </w:rPr>
              <w:t>/</w:t>
            </w:r>
          </w:p>
          <w:p w14:paraId="73783E53" w14:textId="72806684" w:rsidR="001F4344" w:rsidRPr="001F4344" w:rsidRDefault="001F4344" w:rsidP="001F4344">
            <w:pPr>
              <w:rPr>
                <w:szCs w:val="18"/>
              </w:rPr>
            </w:pPr>
            <w:r w:rsidRPr="001F4344">
              <w:rPr>
                <w:snapToGrid/>
                <w:kern w:val="0"/>
                <w:szCs w:val="18"/>
                <w:lang w:eastAsia="nl-NL"/>
              </w:rPr>
              <w:t>./</w:t>
            </w:r>
            <w:r w:rsidRPr="001F4344">
              <w:rPr>
                <w:rFonts w:cs="Arial"/>
                <w:snapToGrid/>
                <w:kern w:val="0"/>
                <w:szCs w:val="18"/>
                <w:lang w:eastAsia="nl-NL"/>
              </w:rPr>
              <w:t>aanduidingPartij</w:t>
            </w:r>
            <w:r w:rsidRPr="001F4344">
              <w:rPr>
                <w:kern w:val="0"/>
                <w:szCs w:val="18"/>
                <w:lang w:eastAsia="nl-NL"/>
              </w:rPr>
              <w:t>(‘</w:t>
            </w:r>
            <w:r w:rsidRPr="001F4344">
              <w:rPr>
                <w:szCs w:val="18"/>
              </w:rPr>
              <w:t>Onderzetter/Schuldenaar</w:t>
            </w:r>
            <w:r w:rsidRPr="001F4344">
              <w:rPr>
                <w:kern w:val="0"/>
                <w:szCs w:val="18"/>
                <w:lang w:eastAsia="nl-NL"/>
              </w:rPr>
              <w:t>’)</w:t>
            </w:r>
          </w:p>
          <w:p w14:paraId="253B512E" w14:textId="77777777" w:rsidR="00103C1C" w:rsidRPr="0011383C" w:rsidRDefault="00103C1C" w:rsidP="00103C1C"/>
        </w:tc>
      </w:tr>
    </w:tbl>
    <w:p w14:paraId="3A36D864" w14:textId="198F5226" w:rsidR="0069352A" w:rsidRDefault="0069352A" w:rsidP="00446FC6">
      <w:pPr>
        <w:rPr>
          <w:lang w:val="nl"/>
        </w:rPr>
      </w:pPr>
    </w:p>
    <w:p w14:paraId="2A4F4AC8" w14:textId="77777777" w:rsidR="0069352A" w:rsidRDefault="0069352A">
      <w:pPr>
        <w:spacing w:line="240" w:lineRule="auto"/>
        <w:rPr>
          <w:lang w:val="nl"/>
        </w:rPr>
      </w:pPr>
      <w:r>
        <w:rPr>
          <w:lang w:val="nl"/>
        </w:rPr>
        <w:br w:type="page"/>
      </w:r>
    </w:p>
    <w:p w14:paraId="1D427500" w14:textId="77777777" w:rsidR="00446FC6" w:rsidRDefault="00446FC6" w:rsidP="00446FC6">
      <w:pPr>
        <w:rPr>
          <w:lang w:val="nl"/>
        </w:rPr>
      </w:pPr>
    </w:p>
    <w:p w14:paraId="0E6F1F98" w14:textId="52E12BE2" w:rsidR="001F4344" w:rsidRPr="00E616C9" w:rsidRDefault="001F4344" w:rsidP="001F4344">
      <w:pPr>
        <w:pStyle w:val="Kop5"/>
        <w:rPr>
          <w:b/>
          <w:bCs/>
          <w:sz w:val="20"/>
          <w:szCs w:val="20"/>
          <w:lang w:val="nl"/>
        </w:rPr>
      </w:pPr>
      <w:r w:rsidRPr="00E616C9">
        <w:rPr>
          <w:b/>
          <w:bCs/>
          <w:sz w:val="20"/>
          <w:szCs w:val="20"/>
          <w:lang w:val="nl"/>
        </w:rPr>
        <w:t>Optie 2: partijnamen per persoon</w:t>
      </w:r>
    </w:p>
    <w:p w14:paraId="70B76F47" w14:textId="77777777" w:rsidR="001F4344" w:rsidRDefault="001F4344" w:rsidP="001F4344">
      <w:pPr>
        <w:rPr>
          <w:lang w:val="nl"/>
        </w:rPr>
      </w:pPr>
    </w:p>
    <w:tbl>
      <w:tblPr>
        <w:tblW w:w="0" w:type="auto"/>
        <w:tblCellMar>
          <w:left w:w="70" w:type="dxa"/>
          <w:right w:w="70" w:type="dxa"/>
        </w:tblCellMar>
        <w:tblLook w:val="0000" w:firstRow="0" w:lastRow="0" w:firstColumn="0" w:lastColumn="0" w:noHBand="0" w:noVBand="0"/>
      </w:tblPr>
      <w:tblGrid>
        <w:gridCol w:w="5929"/>
        <w:gridCol w:w="5937"/>
      </w:tblGrid>
      <w:tr w:rsidR="001F4344" w14:paraId="0FF6AFDC" w14:textId="77777777" w:rsidTr="001F4344">
        <w:tc>
          <w:tcPr>
            <w:tcW w:w="5938"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330D3EE4" w14:textId="066ACE57" w:rsidR="001F4344" w:rsidRDefault="001F4344" w:rsidP="001F4344">
            <w:pPr>
              <w:rPr>
                <w:lang w:val="nl"/>
              </w:rPr>
            </w:pPr>
            <w:r>
              <w:rPr>
                <w:lang w:val="nl"/>
              </w:rPr>
              <w:t>Modeldocument tekst</w:t>
            </w:r>
          </w:p>
        </w:tc>
        <w:tc>
          <w:tcPr>
            <w:tcW w:w="5938"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E326FC6" w14:textId="61C270B0" w:rsidR="001F4344" w:rsidRDefault="001F4344" w:rsidP="001F4344">
            <w:pPr>
              <w:rPr>
                <w:lang w:val="nl"/>
              </w:rPr>
            </w:pPr>
            <w:r>
              <w:rPr>
                <w:lang w:val="nl"/>
              </w:rPr>
              <w:t>Toelichting en mapping</w:t>
            </w:r>
          </w:p>
        </w:tc>
      </w:tr>
      <w:tr w:rsidR="001F4344" w14:paraId="5CF550BC" w14:textId="77777777" w:rsidTr="001F4344">
        <w:tc>
          <w:tcPr>
            <w:tcW w:w="5938" w:type="dxa"/>
            <w:tcBorders>
              <w:top w:val="single" w:sz="4" w:space="0" w:color="auto"/>
              <w:left w:val="single" w:sz="4" w:space="0" w:color="auto"/>
              <w:bottom w:val="single" w:sz="4" w:space="0" w:color="auto"/>
              <w:right w:val="single" w:sz="4" w:space="0" w:color="auto"/>
            </w:tcBorders>
          </w:tcPr>
          <w:p w14:paraId="05C555DB" w14:textId="4EAE28B3" w:rsidR="001F4344" w:rsidRDefault="001F4344" w:rsidP="001F4344">
            <w:pPr>
              <w:rPr>
                <w:lang w:val="nl"/>
              </w:rPr>
            </w:pPr>
            <w:r>
              <w:rPr>
                <w:lang w:val="nl"/>
              </w:rPr>
              <w:t>Optie 2</w:t>
            </w:r>
          </w:p>
        </w:tc>
        <w:tc>
          <w:tcPr>
            <w:tcW w:w="5938" w:type="dxa"/>
            <w:tcBorders>
              <w:top w:val="single" w:sz="4" w:space="0" w:color="auto"/>
              <w:left w:val="single" w:sz="4" w:space="0" w:color="auto"/>
              <w:bottom w:val="single" w:sz="4" w:space="0" w:color="auto"/>
              <w:right w:val="single" w:sz="4" w:space="0" w:color="auto"/>
            </w:tcBorders>
          </w:tcPr>
          <w:p w14:paraId="2A2CA605" w14:textId="77777777" w:rsidR="001F4344" w:rsidRPr="001F4344" w:rsidRDefault="001F4344" w:rsidP="001F4344">
            <w:pPr>
              <w:spacing w:line="240" w:lineRule="auto"/>
              <w:rPr>
                <w:szCs w:val="18"/>
              </w:rPr>
            </w:pPr>
            <w:r w:rsidRPr="001F4344">
              <w:rPr>
                <w:szCs w:val="18"/>
              </w:rPr>
              <w:t>Optie 2 wordt getoond wanneer aan de onderstaande mapping wordt voldaan.</w:t>
            </w:r>
          </w:p>
          <w:p w14:paraId="0DE9D5D3" w14:textId="77777777" w:rsidR="001F4344" w:rsidRPr="001F4344" w:rsidRDefault="001F4344" w:rsidP="001F4344">
            <w:pPr>
              <w:spacing w:line="240" w:lineRule="auto"/>
              <w:rPr>
                <w:szCs w:val="18"/>
              </w:rPr>
            </w:pPr>
          </w:p>
          <w:p w14:paraId="5EBCC87B" w14:textId="77777777" w:rsidR="001F4344" w:rsidRPr="0069352A" w:rsidRDefault="001F4344" w:rsidP="001F4344">
            <w:pPr>
              <w:spacing w:line="240" w:lineRule="auto"/>
              <w:rPr>
                <w:szCs w:val="18"/>
              </w:rPr>
            </w:pPr>
            <w:r w:rsidRPr="0069352A">
              <w:rPr>
                <w:szCs w:val="18"/>
              </w:rPr>
              <w:t>Een persoon kan behoren tot de partij:</w:t>
            </w:r>
          </w:p>
          <w:p w14:paraId="0B6405CE" w14:textId="660475FB" w:rsidR="001F4344" w:rsidRPr="0069352A" w:rsidRDefault="001F4344" w:rsidP="001F4344">
            <w:pPr>
              <w:pStyle w:val="streepje"/>
              <w:tabs>
                <w:tab w:val="num" w:pos="284"/>
              </w:tabs>
              <w:spacing w:line="240" w:lineRule="auto"/>
              <w:ind w:left="284" w:hanging="284"/>
              <w:rPr>
                <w:szCs w:val="18"/>
              </w:rPr>
            </w:pPr>
            <w:r w:rsidRPr="0069352A">
              <w:rPr>
                <w:szCs w:val="18"/>
              </w:rPr>
              <w:t xml:space="preserve">de </w:t>
            </w:r>
            <w:r w:rsidR="0069352A" w:rsidRPr="0069352A">
              <w:rPr>
                <w:rFonts w:cs="Arial"/>
                <w:szCs w:val="18"/>
              </w:rPr>
              <w:t>Onderzetter</w:t>
            </w:r>
            <w:r w:rsidR="0069352A" w:rsidRPr="0069352A">
              <w:rPr>
                <w:szCs w:val="18"/>
              </w:rPr>
              <w:t xml:space="preserve"> </w:t>
            </w:r>
            <w:r w:rsidRPr="0069352A">
              <w:rPr>
                <w:szCs w:val="18"/>
              </w:rPr>
              <w:t>(partijOnderdeel: ‘</w:t>
            </w:r>
            <w:r w:rsidR="00707826">
              <w:rPr>
                <w:szCs w:val="18"/>
              </w:rPr>
              <w:t>o</w:t>
            </w:r>
            <w:r w:rsidR="0069352A" w:rsidRPr="0069352A">
              <w:rPr>
                <w:rFonts w:cs="Arial"/>
                <w:szCs w:val="18"/>
              </w:rPr>
              <w:t>nderzetter</w:t>
            </w:r>
            <w:r w:rsidRPr="0069352A">
              <w:rPr>
                <w:szCs w:val="18"/>
              </w:rPr>
              <w:t>)</w:t>
            </w:r>
          </w:p>
          <w:p w14:paraId="173F71A0" w14:textId="42E69E2F" w:rsidR="001F4344" w:rsidRPr="0069352A" w:rsidRDefault="001F4344" w:rsidP="001F4344">
            <w:pPr>
              <w:pStyle w:val="streepje"/>
              <w:tabs>
                <w:tab w:val="num" w:pos="284"/>
              </w:tabs>
              <w:spacing w:line="240" w:lineRule="auto"/>
              <w:ind w:left="284" w:hanging="284"/>
              <w:rPr>
                <w:szCs w:val="18"/>
              </w:rPr>
            </w:pPr>
            <w:r w:rsidRPr="0069352A">
              <w:rPr>
                <w:szCs w:val="18"/>
              </w:rPr>
              <w:t xml:space="preserve">de </w:t>
            </w:r>
            <w:r w:rsidR="0069352A" w:rsidRPr="0069352A">
              <w:rPr>
                <w:rFonts w:cs="Arial"/>
                <w:szCs w:val="18"/>
              </w:rPr>
              <w:t xml:space="preserve">Schuldenaar </w:t>
            </w:r>
            <w:r w:rsidRPr="0069352A">
              <w:rPr>
                <w:szCs w:val="18"/>
              </w:rPr>
              <w:t>(partijOnderdeel: ‘</w:t>
            </w:r>
            <w:r w:rsidR="00707826">
              <w:rPr>
                <w:szCs w:val="18"/>
              </w:rPr>
              <w:t>s</w:t>
            </w:r>
            <w:r w:rsidR="0069352A" w:rsidRPr="0069352A">
              <w:rPr>
                <w:rFonts w:cs="Arial"/>
                <w:szCs w:val="18"/>
              </w:rPr>
              <w:t>chuldenaar</w:t>
            </w:r>
            <w:r w:rsidRPr="0069352A">
              <w:rPr>
                <w:szCs w:val="18"/>
              </w:rPr>
              <w:t>)</w:t>
            </w:r>
          </w:p>
          <w:p w14:paraId="77F6CD08" w14:textId="77777777" w:rsidR="001F4344" w:rsidRPr="0069352A" w:rsidRDefault="001F4344" w:rsidP="001F4344">
            <w:pPr>
              <w:pStyle w:val="streepje"/>
              <w:tabs>
                <w:tab w:val="num" w:pos="284"/>
              </w:tabs>
              <w:spacing w:line="240" w:lineRule="auto"/>
              <w:ind w:left="284" w:hanging="284"/>
              <w:rPr>
                <w:szCs w:val="18"/>
              </w:rPr>
            </w:pPr>
            <w:r w:rsidRPr="0069352A">
              <w:rPr>
                <w:szCs w:val="18"/>
              </w:rPr>
              <w:t>tot beiden (partijOnderdeel: ‘beiden’)</w:t>
            </w:r>
          </w:p>
          <w:p w14:paraId="522497CD" w14:textId="77777777" w:rsidR="001F4344" w:rsidRPr="001F4344" w:rsidRDefault="001F4344" w:rsidP="001F4344">
            <w:pPr>
              <w:pStyle w:val="streepje"/>
              <w:numPr>
                <w:ilvl w:val="0"/>
                <w:numId w:val="0"/>
              </w:numPr>
              <w:spacing w:line="240" w:lineRule="auto"/>
              <w:rPr>
                <w:szCs w:val="18"/>
              </w:rPr>
            </w:pPr>
          </w:p>
          <w:p w14:paraId="60E082E4" w14:textId="77777777" w:rsidR="001F4344" w:rsidRPr="001F4344" w:rsidRDefault="001F4344" w:rsidP="001F4344">
            <w:pPr>
              <w:pStyle w:val="streepje"/>
              <w:numPr>
                <w:ilvl w:val="0"/>
                <w:numId w:val="0"/>
              </w:numPr>
              <w:spacing w:line="240" w:lineRule="auto"/>
              <w:rPr>
                <w:szCs w:val="18"/>
              </w:rPr>
            </w:pPr>
            <w:r w:rsidRPr="001F4344">
              <w:rPr>
                <w:szCs w:val="18"/>
              </w:rPr>
              <w:t>Voor alle gerechtigde personen (personen met tia_IndGerechtigde = true) binnen de vervreemdende partij moet het partijOnderdeel opgenomen zijn, en anders niet.</w:t>
            </w:r>
          </w:p>
          <w:p w14:paraId="200A427E" w14:textId="77777777" w:rsidR="001F4344" w:rsidRPr="001F4344" w:rsidRDefault="001F4344" w:rsidP="001F4344">
            <w:pPr>
              <w:pStyle w:val="streepje"/>
              <w:numPr>
                <w:ilvl w:val="0"/>
                <w:numId w:val="0"/>
              </w:numPr>
              <w:spacing w:line="240" w:lineRule="auto"/>
              <w:rPr>
                <w:szCs w:val="18"/>
              </w:rPr>
            </w:pPr>
          </w:p>
          <w:p w14:paraId="44A59133" w14:textId="77777777" w:rsidR="001F4344" w:rsidRPr="001F4344" w:rsidRDefault="001F4344" w:rsidP="001F4344">
            <w:pPr>
              <w:pStyle w:val="streepje"/>
              <w:numPr>
                <w:ilvl w:val="0"/>
                <w:numId w:val="0"/>
              </w:numPr>
              <w:spacing w:line="240" w:lineRule="auto"/>
              <w:rPr>
                <w:szCs w:val="18"/>
              </w:rPr>
            </w:pPr>
            <w:r w:rsidRPr="001F4344">
              <w:rPr>
                <w:szCs w:val="18"/>
              </w:rPr>
              <w:t>De personen binnen een partij kunnen met een naam of nummer aangeduid worden, de gekozen optie wordt voor alle personen binnen de partij met partijOnderdeel gevuld getoond.</w:t>
            </w:r>
          </w:p>
          <w:p w14:paraId="1EC01890" w14:textId="77777777" w:rsidR="001F4344" w:rsidRPr="001F4344" w:rsidRDefault="001F4344" w:rsidP="001F4344">
            <w:pPr>
              <w:pStyle w:val="streepje"/>
              <w:numPr>
                <w:ilvl w:val="0"/>
                <w:numId w:val="0"/>
              </w:numPr>
              <w:rPr>
                <w:szCs w:val="18"/>
                <w:lang w:val="nl-NL"/>
              </w:rPr>
            </w:pPr>
          </w:p>
          <w:p w14:paraId="4A7B0748" w14:textId="77777777" w:rsidR="001F4344" w:rsidRPr="001F4344" w:rsidRDefault="001F4344" w:rsidP="001F4344">
            <w:pPr>
              <w:spacing w:line="240" w:lineRule="auto"/>
              <w:rPr>
                <w:szCs w:val="18"/>
              </w:rPr>
            </w:pPr>
            <w:r w:rsidRPr="001F4344">
              <w:rPr>
                <w:szCs w:val="18"/>
                <w:u w:val="single"/>
              </w:rPr>
              <w:t>Mapping</w:t>
            </w:r>
            <w:r w:rsidRPr="001F4344">
              <w:rPr>
                <w:szCs w:val="18"/>
              </w:rPr>
              <w:t>:</w:t>
            </w:r>
          </w:p>
          <w:p w14:paraId="6CD32D1F" w14:textId="77777777" w:rsidR="001F4344" w:rsidRPr="001F4344" w:rsidRDefault="001F4344" w:rsidP="001F4344">
            <w:pPr>
              <w:autoSpaceDE w:val="0"/>
              <w:autoSpaceDN w:val="0"/>
              <w:adjustRightInd w:val="0"/>
              <w:spacing w:line="240" w:lineRule="auto"/>
              <w:rPr>
                <w:rFonts w:cs="Arial"/>
                <w:snapToGrid/>
                <w:kern w:val="0"/>
                <w:szCs w:val="18"/>
                <w:lang w:eastAsia="nl-NL"/>
              </w:rPr>
            </w:pPr>
            <w:r w:rsidRPr="001F4344">
              <w:rPr>
                <w:rFonts w:cs="Arial"/>
                <w:snapToGrid/>
                <w:kern w:val="0"/>
                <w:szCs w:val="18"/>
                <w:lang w:eastAsia="nl-NL"/>
              </w:rPr>
              <w:t>-partij</w:t>
            </w:r>
          </w:p>
          <w:p w14:paraId="7C76E18A" w14:textId="77777777" w:rsidR="001F4344" w:rsidRPr="001F4344" w:rsidRDefault="001F4344" w:rsidP="001F4344">
            <w:pPr>
              <w:autoSpaceDE w:val="0"/>
              <w:autoSpaceDN w:val="0"/>
              <w:adjustRightInd w:val="0"/>
              <w:spacing w:line="240" w:lineRule="auto"/>
              <w:rPr>
                <w:snapToGrid/>
                <w:kern w:val="0"/>
                <w:szCs w:val="18"/>
                <w:highlight w:val="white"/>
                <w:lang w:eastAsia="nl-NL"/>
              </w:rPr>
            </w:pPr>
            <w:r w:rsidRPr="001F4344">
              <w:rPr>
                <w:rFonts w:cs="Arial"/>
                <w:snapToGrid/>
                <w:kern w:val="0"/>
                <w:szCs w:val="18"/>
                <w:lang w:eastAsia="nl-NL"/>
              </w:rPr>
              <w:t>IMKAD_AangebodenStuk/StukdeelHypotheek/ vervreemderRechtRef/Partij</w:t>
            </w:r>
            <w:r w:rsidRPr="001F4344">
              <w:rPr>
                <w:snapToGrid/>
                <w:kern w:val="0"/>
                <w:szCs w:val="18"/>
                <w:highlight w:val="white"/>
                <w:lang w:eastAsia="nl-NL"/>
              </w:rPr>
              <w:t>/</w:t>
            </w:r>
          </w:p>
          <w:p w14:paraId="77B75EE5" w14:textId="4FAD4468" w:rsidR="001F4344" w:rsidRPr="001F4344" w:rsidRDefault="001F4344" w:rsidP="001F4344">
            <w:pPr>
              <w:autoSpaceDE w:val="0"/>
              <w:autoSpaceDN w:val="0"/>
              <w:adjustRightInd w:val="0"/>
              <w:spacing w:line="240" w:lineRule="auto"/>
              <w:rPr>
                <w:snapToGrid/>
                <w:kern w:val="0"/>
                <w:szCs w:val="18"/>
                <w:lang w:eastAsia="nl-NL"/>
              </w:rPr>
            </w:pPr>
            <w:r w:rsidRPr="001F4344">
              <w:rPr>
                <w:snapToGrid/>
                <w:kern w:val="0"/>
                <w:szCs w:val="18"/>
                <w:highlight w:val="white"/>
                <w:lang w:eastAsia="nl-NL"/>
              </w:rPr>
              <w:t>./</w:t>
            </w:r>
            <w:r w:rsidRPr="001F4344">
              <w:rPr>
                <w:rFonts w:cs="Arial"/>
                <w:snapToGrid/>
                <w:kern w:val="0"/>
                <w:szCs w:val="18"/>
                <w:lang w:eastAsia="nl-NL"/>
              </w:rPr>
              <w:t>aanduidingPartij</w:t>
            </w:r>
            <w:r w:rsidRPr="001F4344">
              <w:rPr>
                <w:snapToGrid/>
                <w:kern w:val="0"/>
                <w:szCs w:val="18"/>
                <w:lang w:eastAsia="nl-NL"/>
              </w:rPr>
              <w:t>(‘Aanduiding per persoon’)</w:t>
            </w:r>
          </w:p>
          <w:p w14:paraId="50C06975" w14:textId="0F2EFD42" w:rsidR="001F4344" w:rsidRPr="001F4344" w:rsidRDefault="001F4344" w:rsidP="001F4344">
            <w:pPr>
              <w:autoSpaceDE w:val="0"/>
              <w:autoSpaceDN w:val="0"/>
              <w:adjustRightInd w:val="0"/>
              <w:spacing w:line="240" w:lineRule="auto"/>
              <w:rPr>
                <w:snapToGrid/>
                <w:kern w:val="0"/>
                <w:szCs w:val="18"/>
                <w:lang w:eastAsia="nl-NL"/>
              </w:rPr>
            </w:pPr>
            <w:r w:rsidRPr="001F4344">
              <w:rPr>
                <w:snapToGrid/>
                <w:kern w:val="0"/>
                <w:szCs w:val="18"/>
                <w:lang w:eastAsia="nl-NL"/>
              </w:rPr>
              <w:t>./tekstKeuze</w:t>
            </w:r>
          </w:p>
          <w:p w14:paraId="009A877F" w14:textId="47530E40" w:rsidR="001F4344" w:rsidRPr="001F4344" w:rsidRDefault="001F4344" w:rsidP="001F4344">
            <w:pPr>
              <w:autoSpaceDE w:val="0"/>
              <w:autoSpaceDN w:val="0"/>
              <w:adjustRightInd w:val="0"/>
              <w:spacing w:line="240" w:lineRule="auto"/>
              <w:rPr>
                <w:snapToGrid/>
                <w:kern w:val="0"/>
                <w:szCs w:val="18"/>
                <w:lang w:eastAsia="nl-NL"/>
              </w:rPr>
            </w:pPr>
            <w:r w:rsidRPr="001F4344">
              <w:rPr>
                <w:snapToGrid/>
                <w:kern w:val="0"/>
                <w:szCs w:val="18"/>
                <w:lang w:eastAsia="nl-NL"/>
              </w:rPr>
              <w:tab/>
              <w:t>./tagNaam(‘k_VerwijzingPersoon’)</w:t>
            </w:r>
          </w:p>
          <w:p w14:paraId="434CCC62" w14:textId="770DC924" w:rsidR="001F4344" w:rsidRPr="001F4344" w:rsidRDefault="001F4344" w:rsidP="001F4344">
            <w:pPr>
              <w:autoSpaceDE w:val="0"/>
              <w:autoSpaceDN w:val="0"/>
              <w:adjustRightInd w:val="0"/>
              <w:spacing w:line="240" w:lineRule="auto"/>
              <w:rPr>
                <w:snapToGrid/>
                <w:kern w:val="0"/>
                <w:szCs w:val="18"/>
                <w:lang w:eastAsia="nl-NL"/>
              </w:rPr>
            </w:pPr>
            <w:r w:rsidRPr="001F4344">
              <w:rPr>
                <w:snapToGrid/>
                <w:kern w:val="0"/>
                <w:szCs w:val="18"/>
                <w:lang w:eastAsia="nl-NL"/>
              </w:rPr>
              <w:tab/>
              <w:t>./tekst(‘nummer’ of ‘naam’)</w:t>
            </w:r>
          </w:p>
          <w:p w14:paraId="74499CBF" w14:textId="77777777" w:rsidR="001F4344" w:rsidRPr="001F4344" w:rsidRDefault="001F4344" w:rsidP="001F4344">
            <w:pPr>
              <w:autoSpaceDE w:val="0"/>
              <w:autoSpaceDN w:val="0"/>
              <w:adjustRightInd w:val="0"/>
              <w:spacing w:line="240" w:lineRule="auto"/>
              <w:rPr>
                <w:snapToGrid/>
                <w:kern w:val="0"/>
                <w:szCs w:val="18"/>
                <w:lang w:eastAsia="nl-NL"/>
              </w:rPr>
            </w:pPr>
          </w:p>
          <w:p w14:paraId="470F4C30" w14:textId="77777777" w:rsidR="001F4344" w:rsidRPr="001F4344" w:rsidRDefault="001F4344" w:rsidP="001F4344">
            <w:pPr>
              <w:autoSpaceDE w:val="0"/>
              <w:autoSpaceDN w:val="0"/>
              <w:adjustRightInd w:val="0"/>
              <w:spacing w:line="240" w:lineRule="auto"/>
              <w:rPr>
                <w:snapToGrid/>
                <w:kern w:val="0"/>
                <w:szCs w:val="18"/>
                <w:lang w:eastAsia="nl-NL"/>
              </w:rPr>
            </w:pPr>
            <w:r w:rsidRPr="001F4344">
              <w:rPr>
                <w:snapToGrid/>
                <w:kern w:val="0"/>
                <w:szCs w:val="18"/>
                <w:lang w:eastAsia="nl-NL"/>
              </w:rPr>
              <w:t>-persoon binnen partij</w:t>
            </w:r>
          </w:p>
          <w:p w14:paraId="30EAB092" w14:textId="77777777" w:rsidR="001F4344" w:rsidRPr="001F4344" w:rsidRDefault="001F4344" w:rsidP="001F4344">
            <w:pPr>
              <w:autoSpaceDE w:val="0"/>
              <w:autoSpaceDN w:val="0"/>
              <w:adjustRightInd w:val="0"/>
              <w:spacing w:line="240" w:lineRule="auto"/>
              <w:rPr>
                <w:rFonts w:cs="Arial"/>
                <w:snapToGrid/>
                <w:kern w:val="0"/>
                <w:szCs w:val="18"/>
                <w:lang w:eastAsia="nl-NL"/>
              </w:rPr>
            </w:pPr>
            <w:r w:rsidRPr="001F4344">
              <w:rPr>
                <w:rFonts w:cs="Arial"/>
                <w:snapToGrid/>
                <w:kern w:val="0"/>
                <w:szCs w:val="18"/>
                <w:lang w:eastAsia="nl-NL"/>
              </w:rPr>
              <w:lastRenderedPageBreak/>
              <w:tab/>
              <w:t xml:space="preserve">- //StukdeelHypotheek/vervreemderRechtRef/Partij/IMKAD_Persoon </w:t>
            </w:r>
          </w:p>
          <w:p w14:paraId="3684906E" w14:textId="32F25F2A" w:rsidR="001F4344" w:rsidRPr="001F4344" w:rsidRDefault="001F4344" w:rsidP="001F4344">
            <w:pPr>
              <w:autoSpaceDE w:val="0"/>
              <w:autoSpaceDN w:val="0"/>
              <w:adjustRightInd w:val="0"/>
              <w:spacing w:line="240" w:lineRule="auto"/>
              <w:rPr>
                <w:rFonts w:cs="Arial"/>
                <w:snapToGrid/>
                <w:kern w:val="0"/>
                <w:szCs w:val="18"/>
                <w:lang w:eastAsia="nl-NL"/>
              </w:rPr>
            </w:pPr>
            <w:r w:rsidRPr="001F4344">
              <w:rPr>
                <w:rFonts w:cs="Arial"/>
                <w:snapToGrid/>
                <w:kern w:val="0"/>
                <w:szCs w:val="18"/>
                <w:lang w:eastAsia="nl-NL"/>
              </w:rPr>
              <w:t xml:space="preserve"> //StukdeelHypotheek/vervreemderRechtRef/Partij/</w:t>
            </w:r>
          </w:p>
          <w:p w14:paraId="16A59911" w14:textId="3F60355A" w:rsidR="001F4344" w:rsidRPr="001F4344" w:rsidRDefault="001F4344" w:rsidP="001F4344">
            <w:pPr>
              <w:autoSpaceDE w:val="0"/>
              <w:autoSpaceDN w:val="0"/>
              <w:adjustRightInd w:val="0"/>
              <w:spacing w:line="240" w:lineRule="auto"/>
              <w:rPr>
                <w:rFonts w:cs="Arial"/>
                <w:snapToGrid/>
                <w:kern w:val="0"/>
                <w:szCs w:val="18"/>
                <w:lang w:eastAsia="nl-NL"/>
              </w:rPr>
            </w:pPr>
            <w:r w:rsidRPr="001F4344">
              <w:rPr>
                <w:rFonts w:cs="Arial"/>
                <w:snapToGrid/>
                <w:kern w:val="0"/>
                <w:szCs w:val="18"/>
                <w:lang w:eastAsia="nl-NL"/>
              </w:rPr>
              <w:t>IMKAD_Persoon/GerelateerdPersoon/IMKAD_Persoon</w:t>
            </w:r>
          </w:p>
          <w:p w14:paraId="69EDD121" w14:textId="77777777" w:rsidR="001F4344" w:rsidRPr="001F4344" w:rsidRDefault="001F4344" w:rsidP="001F4344">
            <w:pPr>
              <w:autoSpaceDE w:val="0"/>
              <w:autoSpaceDN w:val="0"/>
              <w:adjustRightInd w:val="0"/>
              <w:spacing w:line="240" w:lineRule="auto"/>
              <w:rPr>
                <w:rFonts w:cs="Arial"/>
                <w:snapToGrid/>
                <w:kern w:val="0"/>
                <w:szCs w:val="18"/>
                <w:lang w:eastAsia="nl-NL"/>
              </w:rPr>
            </w:pPr>
            <w:r w:rsidRPr="001F4344">
              <w:rPr>
                <w:rFonts w:cs="Arial"/>
                <w:snapToGrid/>
                <w:kern w:val="0"/>
                <w:szCs w:val="18"/>
                <w:lang w:eastAsia="nl-NL"/>
              </w:rPr>
              <w:tab/>
              <w:t xml:space="preserve">- //StukdeelHypotheek/vervreemderRechtRef/Partij/IMKAD_Persoon </w:t>
            </w:r>
            <w:r w:rsidRPr="001F4344">
              <w:rPr>
                <w:rFonts w:cs="Arial"/>
                <w:snapToGrid/>
                <w:kern w:val="0"/>
                <w:szCs w:val="18"/>
                <w:lang w:eastAsia="nl-NL"/>
              </w:rPr>
              <w:tab/>
              <w:t>/GerelateerdPersoon/IMKAD_Persoon/GerelateerdPersoon/</w:t>
            </w:r>
          </w:p>
          <w:p w14:paraId="637CC26B" w14:textId="77777777" w:rsidR="001F4344" w:rsidRPr="001F4344" w:rsidRDefault="001F4344" w:rsidP="001F4344">
            <w:pPr>
              <w:autoSpaceDE w:val="0"/>
              <w:autoSpaceDN w:val="0"/>
              <w:adjustRightInd w:val="0"/>
              <w:spacing w:line="240" w:lineRule="auto"/>
              <w:rPr>
                <w:rFonts w:cs="Arial"/>
                <w:snapToGrid/>
                <w:kern w:val="0"/>
                <w:szCs w:val="18"/>
                <w:lang w:eastAsia="nl-NL"/>
              </w:rPr>
            </w:pPr>
            <w:r w:rsidRPr="001F4344">
              <w:rPr>
                <w:rFonts w:cs="Arial"/>
                <w:snapToGrid/>
                <w:kern w:val="0"/>
                <w:szCs w:val="18"/>
                <w:lang w:eastAsia="nl-NL"/>
              </w:rPr>
              <w:tab/>
              <w:t>IMKAD_Persoon</w:t>
            </w:r>
          </w:p>
          <w:p w14:paraId="443B5E22" w14:textId="77777777" w:rsidR="001F4344" w:rsidRPr="001F4344" w:rsidRDefault="001F4344" w:rsidP="001F4344">
            <w:pPr>
              <w:autoSpaceDE w:val="0"/>
              <w:autoSpaceDN w:val="0"/>
              <w:adjustRightInd w:val="0"/>
              <w:spacing w:line="240" w:lineRule="auto"/>
              <w:rPr>
                <w:rFonts w:cs="Arial"/>
                <w:snapToGrid/>
                <w:kern w:val="0"/>
                <w:szCs w:val="18"/>
                <w:lang w:eastAsia="nl-NL"/>
              </w:rPr>
            </w:pPr>
            <w:r w:rsidRPr="001F4344">
              <w:rPr>
                <w:rFonts w:cs="Arial"/>
                <w:snapToGrid/>
                <w:kern w:val="0"/>
                <w:szCs w:val="18"/>
                <w:lang w:eastAsia="nl-NL"/>
              </w:rPr>
              <w:t>waarbij:</w:t>
            </w:r>
          </w:p>
          <w:p w14:paraId="34972155" w14:textId="1CA780A3" w:rsidR="001F4344" w:rsidRPr="00882260" w:rsidRDefault="001F4344" w:rsidP="001F4344">
            <w:pPr>
              <w:autoSpaceDE w:val="0"/>
              <w:autoSpaceDN w:val="0"/>
              <w:adjustRightInd w:val="0"/>
              <w:spacing w:line="240" w:lineRule="auto"/>
              <w:rPr>
                <w:snapToGrid/>
                <w:kern w:val="0"/>
                <w:szCs w:val="18"/>
                <w:lang w:eastAsia="nl-NL"/>
              </w:rPr>
            </w:pPr>
            <w:r w:rsidRPr="001F4344">
              <w:rPr>
                <w:rFonts w:cs="Arial"/>
                <w:snapToGrid/>
                <w:kern w:val="0"/>
                <w:szCs w:val="18"/>
                <w:lang w:eastAsia="nl-NL"/>
              </w:rPr>
              <w:tab/>
            </w:r>
            <w:r w:rsidRPr="00882260">
              <w:rPr>
                <w:snapToGrid/>
                <w:kern w:val="0"/>
                <w:szCs w:val="18"/>
                <w:highlight w:val="white"/>
                <w:lang w:eastAsia="nl-NL"/>
              </w:rPr>
              <w:t>./tia_</w:t>
            </w:r>
            <w:r w:rsidRPr="00882260">
              <w:rPr>
                <w:rFonts w:cs="Arial"/>
                <w:snapToGrid/>
                <w:kern w:val="0"/>
                <w:szCs w:val="18"/>
                <w:lang w:eastAsia="nl-NL"/>
              </w:rPr>
              <w:t>PartijOnderdeel</w:t>
            </w:r>
            <w:r w:rsidRPr="00882260">
              <w:rPr>
                <w:snapToGrid/>
                <w:kern w:val="0"/>
                <w:szCs w:val="18"/>
                <w:lang w:eastAsia="nl-NL"/>
              </w:rPr>
              <w:t>(‘</w:t>
            </w:r>
            <w:r w:rsidR="00707826">
              <w:rPr>
                <w:szCs w:val="18"/>
                <w:lang w:eastAsia="nl-NL"/>
              </w:rPr>
              <w:t>o</w:t>
            </w:r>
            <w:r w:rsidR="00882260" w:rsidRPr="00882260">
              <w:rPr>
                <w:rFonts w:cs="Arial"/>
                <w:szCs w:val="18"/>
              </w:rPr>
              <w:t>nderzetter</w:t>
            </w:r>
            <w:r w:rsidRPr="00882260">
              <w:rPr>
                <w:snapToGrid/>
                <w:kern w:val="0"/>
                <w:szCs w:val="18"/>
                <w:lang w:eastAsia="nl-NL"/>
              </w:rPr>
              <w:t>) of</w:t>
            </w:r>
          </w:p>
          <w:p w14:paraId="24E691B2" w14:textId="1892A696" w:rsidR="001F4344" w:rsidRPr="00882260" w:rsidRDefault="001F4344" w:rsidP="001F4344">
            <w:pPr>
              <w:autoSpaceDE w:val="0"/>
              <w:autoSpaceDN w:val="0"/>
              <w:adjustRightInd w:val="0"/>
              <w:spacing w:line="240" w:lineRule="auto"/>
              <w:rPr>
                <w:snapToGrid/>
                <w:kern w:val="0"/>
                <w:szCs w:val="18"/>
                <w:lang w:eastAsia="nl-NL"/>
              </w:rPr>
            </w:pPr>
            <w:r w:rsidRPr="00882260">
              <w:rPr>
                <w:snapToGrid/>
                <w:kern w:val="0"/>
                <w:szCs w:val="18"/>
                <w:highlight w:val="white"/>
                <w:lang w:eastAsia="nl-NL"/>
              </w:rPr>
              <w:tab/>
              <w:t>./tia_</w:t>
            </w:r>
            <w:r w:rsidRPr="00882260">
              <w:rPr>
                <w:rFonts w:cs="Arial"/>
                <w:snapToGrid/>
                <w:kern w:val="0"/>
                <w:szCs w:val="18"/>
                <w:lang w:eastAsia="nl-NL"/>
              </w:rPr>
              <w:t>PartijOnderdeel</w:t>
            </w:r>
            <w:r w:rsidRPr="00882260">
              <w:rPr>
                <w:snapToGrid/>
                <w:kern w:val="0"/>
                <w:szCs w:val="18"/>
                <w:lang w:eastAsia="nl-NL"/>
              </w:rPr>
              <w:t>(‘</w:t>
            </w:r>
            <w:r w:rsidR="00707826">
              <w:rPr>
                <w:szCs w:val="18"/>
                <w:lang w:eastAsia="nl-NL"/>
              </w:rPr>
              <w:t>s</w:t>
            </w:r>
            <w:r w:rsidR="00882260" w:rsidRPr="00882260">
              <w:rPr>
                <w:rFonts w:cs="Arial"/>
                <w:szCs w:val="18"/>
              </w:rPr>
              <w:t>chuldenaar</w:t>
            </w:r>
            <w:r w:rsidRPr="00882260">
              <w:rPr>
                <w:snapToGrid/>
                <w:kern w:val="0"/>
                <w:szCs w:val="18"/>
                <w:lang w:eastAsia="nl-NL"/>
              </w:rPr>
              <w:t>) of</w:t>
            </w:r>
          </w:p>
          <w:p w14:paraId="7E7B583E" w14:textId="3C702F02" w:rsidR="001F4344" w:rsidRDefault="001F4344" w:rsidP="001F4344">
            <w:pPr>
              <w:rPr>
                <w:lang w:val="nl"/>
              </w:rPr>
            </w:pPr>
            <w:r w:rsidRPr="00882260">
              <w:rPr>
                <w:snapToGrid/>
                <w:kern w:val="0"/>
                <w:szCs w:val="18"/>
                <w:lang w:eastAsia="nl-NL"/>
              </w:rPr>
              <w:tab/>
              <w:t>./tia_</w:t>
            </w:r>
            <w:r w:rsidRPr="00882260">
              <w:rPr>
                <w:rFonts w:cs="Arial"/>
                <w:snapToGrid/>
                <w:kern w:val="0"/>
                <w:szCs w:val="18"/>
                <w:lang w:eastAsia="nl-NL"/>
              </w:rPr>
              <w:t>PartijOnderdeel</w:t>
            </w:r>
            <w:r w:rsidRPr="00882260">
              <w:rPr>
                <w:snapToGrid/>
                <w:kern w:val="0"/>
                <w:szCs w:val="18"/>
                <w:lang w:eastAsia="nl-NL"/>
              </w:rPr>
              <w:t>(‘beiden’)</w:t>
            </w:r>
          </w:p>
        </w:tc>
      </w:tr>
    </w:tbl>
    <w:p w14:paraId="6187464A" w14:textId="77777777" w:rsidR="001F4344" w:rsidRPr="001F4344" w:rsidRDefault="001F4344" w:rsidP="001F4344">
      <w:pPr>
        <w:rPr>
          <w:lang w:val="nl"/>
        </w:rPr>
      </w:pPr>
    </w:p>
    <w:p w14:paraId="57D58AD4" w14:textId="60D902EF" w:rsidR="001F4344" w:rsidRDefault="0058036D" w:rsidP="0058036D">
      <w:pPr>
        <w:pStyle w:val="Kop6"/>
        <w:rPr>
          <w:rFonts w:ascii="Arial" w:hAnsi="Arial" w:cs="Arial"/>
          <w:sz w:val="20"/>
          <w:szCs w:val="20"/>
          <w:lang w:val="nl"/>
        </w:rPr>
      </w:pPr>
      <w:r w:rsidRPr="0058036D">
        <w:rPr>
          <w:rFonts w:ascii="Arial" w:hAnsi="Arial" w:cs="Arial"/>
          <w:sz w:val="20"/>
          <w:szCs w:val="20"/>
          <w:lang w:val="nl"/>
        </w:rPr>
        <w:t>Aanduiding persoon met nummer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31"/>
        <w:gridCol w:w="5935"/>
      </w:tblGrid>
      <w:tr w:rsidR="0058036D" w14:paraId="224CE771" w14:textId="77777777" w:rsidTr="00E616C9">
        <w:tc>
          <w:tcPr>
            <w:tcW w:w="5931" w:type="dxa"/>
            <w:shd w:val="clear" w:color="auto" w:fill="DEEAF6" w:themeFill="accent1" w:themeFillTint="33"/>
          </w:tcPr>
          <w:p w14:paraId="4E7F19BA" w14:textId="358A096C" w:rsidR="0058036D" w:rsidRDefault="0058036D" w:rsidP="0058036D">
            <w:pPr>
              <w:rPr>
                <w:lang w:val="nl"/>
              </w:rPr>
            </w:pPr>
            <w:r>
              <w:rPr>
                <w:lang w:val="nl"/>
              </w:rPr>
              <w:t>Modeldocument tekst</w:t>
            </w:r>
          </w:p>
        </w:tc>
        <w:tc>
          <w:tcPr>
            <w:tcW w:w="5935" w:type="dxa"/>
            <w:shd w:val="clear" w:color="auto" w:fill="DEEAF6" w:themeFill="accent1" w:themeFillTint="33"/>
          </w:tcPr>
          <w:p w14:paraId="7D0ACC4F" w14:textId="7BA684A8" w:rsidR="0058036D" w:rsidRDefault="0058036D" w:rsidP="0058036D">
            <w:pPr>
              <w:rPr>
                <w:lang w:val="nl"/>
              </w:rPr>
            </w:pPr>
            <w:r>
              <w:rPr>
                <w:lang w:val="nl"/>
              </w:rPr>
              <w:t>Toelichting en mapping</w:t>
            </w:r>
          </w:p>
        </w:tc>
      </w:tr>
      <w:tr w:rsidR="0058036D" w14:paraId="0BC85706" w14:textId="77777777" w:rsidTr="00E616C9">
        <w:tc>
          <w:tcPr>
            <w:tcW w:w="5931" w:type="dxa"/>
          </w:tcPr>
          <w:p w14:paraId="7B578D86" w14:textId="77777777" w:rsidR="0058036D" w:rsidRDefault="0058036D" w:rsidP="0058036D">
            <w:pPr>
              <w:rPr>
                <w:lang w:val="nl"/>
              </w:rPr>
            </w:pPr>
          </w:p>
        </w:tc>
        <w:tc>
          <w:tcPr>
            <w:tcW w:w="5935" w:type="dxa"/>
          </w:tcPr>
          <w:p w14:paraId="0714788C" w14:textId="77777777" w:rsidR="0058036D" w:rsidRPr="0058036D" w:rsidRDefault="0058036D" w:rsidP="0058036D">
            <w:pPr>
              <w:keepNext/>
              <w:spacing w:line="240" w:lineRule="auto"/>
              <w:rPr>
                <w:szCs w:val="18"/>
              </w:rPr>
            </w:pPr>
            <w:r w:rsidRPr="0058036D">
              <w:rPr>
                <w:szCs w:val="18"/>
              </w:rPr>
              <w:t>Deze variant wordt getoond indien er op partijniveau is aangegeven dat de personen met een nummer worden aangeduid.</w:t>
            </w:r>
          </w:p>
          <w:p w14:paraId="292A8A8C" w14:textId="77777777" w:rsidR="0058036D" w:rsidRPr="0058036D" w:rsidRDefault="0058036D" w:rsidP="0058036D">
            <w:pPr>
              <w:keepNext/>
              <w:spacing w:line="240" w:lineRule="auto"/>
              <w:rPr>
                <w:szCs w:val="18"/>
              </w:rPr>
            </w:pPr>
          </w:p>
          <w:p w14:paraId="6011DCD9" w14:textId="77777777" w:rsidR="0058036D" w:rsidRPr="0058036D" w:rsidRDefault="0058036D" w:rsidP="0058036D">
            <w:pPr>
              <w:pStyle w:val="streepje"/>
              <w:numPr>
                <w:ilvl w:val="0"/>
                <w:numId w:val="0"/>
              </w:numPr>
              <w:spacing w:line="240" w:lineRule="auto"/>
              <w:rPr>
                <w:szCs w:val="18"/>
              </w:rPr>
            </w:pPr>
            <w:r w:rsidRPr="0058036D">
              <w:rPr>
                <w:szCs w:val="18"/>
              </w:rPr>
              <w:t>Restricties tbv aanduiding persoon met nummer:</w:t>
            </w:r>
          </w:p>
          <w:p w14:paraId="28524F52" w14:textId="77777777" w:rsidR="0058036D" w:rsidRPr="0058036D" w:rsidRDefault="0058036D" w:rsidP="0058036D">
            <w:pPr>
              <w:keepNext/>
              <w:spacing w:line="240" w:lineRule="auto"/>
              <w:rPr>
                <w:szCs w:val="18"/>
              </w:rPr>
            </w:pPr>
            <w:r w:rsidRPr="0058036D">
              <w:rPr>
                <w:szCs w:val="18"/>
              </w:rPr>
              <w:t>mag alleen getoond worden wanneer binnen de vervreemdende partij alle personen zelf bij de notaris verschijnen en gerechtigde zijn. Dit is alleen het geval wanneer binnen een partij geen enkele persoon wordt vertegenwoordigd door een andere persoon of gevolmachtigde. Bevat de partij personen die wel vertegenwoordigd worden dan wordt de gehele tekst niet getoond.</w:t>
            </w:r>
          </w:p>
          <w:p w14:paraId="78B9B223" w14:textId="77777777" w:rsidR="0058036D" w:rsidRPr="0058036D" w:rsidRDefault="0058036D" w:rsidP="0058036D">
            <w:pPr>
              <w:spacing w:line="240" w:lineRule="auto"/>
              <w:rPr>
                <w:szCs w:val="18"/>
              </w:rPr>
            </w:pPr>
          </w:p>
          <w:p w14:paraId="06F3CF25" w14:textId="0CAD6306" w:rsidR="0058036D" w:rsidRPr="0058036D" w:rsidRDefault="0058036D" w:rsidP="0058036D">
            <w:pPr>
              <w:spacing w:line="240" w:lineRule="auto"/>
              <w:rPr>
                <w:szCs w:val="18"/>
              </w:rPr>
            </w:pPr>
            <w:r w:rsidRPr="0058036D">
              <w:rPr>
                <w:szCs w:val="18"/>
                <w:u w:val="single"/>
              </w:rPr>
              <w:t>Mapping</w:t>
            </w:r>
            <w:r>
              <w:rPr>
                <w:szCs w:val="18"/>
                <w:u w:val="single"/>
              </w:rPr>
              <w:t xml:space="preserve"> aanduiding met nummer</w:t>
            </w:r>
            <w:r w:rsidRPr="0058036D">
              <w:rPr>
                <w:szCs w:val="18"/>
              </w:rPr>
              <w:t>:</w:t>
            </w:r>
          </w:p>
          <w:p w14:paraId="525E7D9B" w14:textId="77777777" w:rsidR="0058036D" w:rsidRPr="0058036D" w:rsidRDefault="0058036D" w:rsidP="0058036D">
            <w:pPr>
              <w:autoSpaceDE w:val="0"/>
              <w:autoSpaceDN w:val="0"/>
              <w:adjustRightInd w:val="0"/>
              <w:spacing w:line="240" w:lineRule="auto"/>
              <w:rPr>
                <w:rFonts w:cs="Arial"/>
                <w:snapToGrid/>
                <w:kern w:val="0"/>
                <w:szCs w:val="18"/>
                <w:lang w:eastAsia="nl-NL"/>
              </w:rPr>
            </w:pPr>
            <w:r w:rsidRPr="0058036D">
              <w:rPr>
                <w:rFonts w:cs="Arial"/>
                <w:snapToGrid/>
                <w:kern w:val="0"/>
                <w:szCs w:val="18"/>
                <w:lang w:eastAsia="nl-NL"/>
              </w:rPr>
              <w:t>-partij</w:t>
            </w:r>
          </w:p>
          <w:p w14:paraId="04540455" w14:textId="1696661E" w:rsidR="0058036D" w:rsidRPr="0058036D" w:rsidRDefault="0058036D" w:rsidP="0058036D">
            <w:pPr>
              <w:autoSpaceDE w:val="0"/>
              <w:autoSpaceDN w:val="0"/>
              <w:adjustRightInd w:val="0"/>
              <w:spacing w:line="240" w:lineRule="auto"/>
              <w:rPr>
                <w:snapToGrid/>
                <w:kern w:val="0"/>
                <w:szCs w:val="18"/>
                <w:lang w:eastAsia="nl-NL"/>
              </w:rPr>
            </w:pPr>
            <w:r w:rsidRPr="0058036D">
              <w:rPr>
                <w:rFonts w:cs="Arial"/>
                <w:snapToGrid/>
                <w:kern w:val="0"/>
                <w:szCs w:val="18"/>
                <w:lang w:eastAsia="nl-NL"/>
              </w:rPr>
              <w:t>IMKAD_AangebodenStuk/StukdeelHypotheek/ vervreemderRechtRef/Partij</w:t>
            </w:r>
            <w:r w:rsidRPr="0058036D">
              <w:rPr>
                <w:snapToGrid/>
                <w:kern w:val="0"/>
                <w:szCs w:val="18"/>
                <w:highlight w:val="white"/>
                <w:lang w:eastAsia="nl-NL"/>
              </w:rPr>
              <w:t>/</w:t>
            </w:r>
            <w:r w:rsidRPr="0058036D">
              <w:rPr>
                <w:snapToGrid/>
                <w:kern w:val="0"/>
                <w:szCs w:val="18"/>
                <w:lang w:eastAsia="nl-NL"/>
              </w:rPr>
              <w:t>tekstKeuze</w:t>
            </w:r>
          </w:p>
          <w:p w14:paraId="2636ECD3" w14:textId="67813D1A" w:rsidR="0058036D" w:rsidRPr="0058036D" w:rsidRDefault="0058036D" w:rsidP="0058036D">
            <w:pPr>
              <w:autoSpaceDE w:val="0"/>
              <w:autoSpaceDN w:val="0"/>
              <w:adjustRightInd w:val="0"/>
              <w:spacing w:line="240" w:lineRule="auto"/>
              <w:rPr>
                <w:snapToGrid/>
                <w:kern w:val="0"/>
                <w:szCs w:val="18"/>
                <w:lang w:eastAsia="nl-NL"/>
              </w:rPr>
            </w:pPr>
            <w:r w:rsidRPr="0058036D">
              <w:rPr>
                <w:snapToGrid/>
                <w:kern w:val="0"/>
                <w:szCs w:val="18"/>
                <w:lang w:eastAsia="nl-NL"/>
              </w:rPr>
              <w:t xml:space="preserve">  ./tagNaam(‘k_VerwijzingPersoon’)</w:t>
            </w:r>
          </w:p>
          <w:p w14:paraId="24281A1E" w14:textId="7D724803" w:rsidR="0058036D" w:rsidRPr="0058036D" w:rsidRDefault="0058036D" w:rsidP="0058036D">
            <w:pPr>
              <w:autoSpaceDE w:val="0"/>
              <w:autoSpaceDN w:val="0"/>
              <w:adjustRightInd w:val="0"/>
              <w:spacing w:line="240" w:lineRule="auto"/>
              <w:rPr>
                <w:snapToGrid/>
                <w:kern w:val="0"/>
                <w:szCs w:val="18"/>
                <w:lang w:eastAsia="nl-NL"/>
              </w:rPr>
            </w:pPr>
            <w:r w:rsidRPr="0058036D">
              <w:rPr>
                <w:snapToGrid/>
                <w:kern w:val="0"/>
                <w:szCs w:val="18"/>
                <w:lang w:eastAsia="nl-NL"/>
              </w:rPr>
              <w:lastRenderedPageBreak/>
              <w:t xml:space="preserve">  ./tekst(‘nummer’)</w:t>
            </w:r>
          </w:p>
          <w:p w14:paraId="317EC4F8" w14:textId="77777777" w:rsidR="0058036D" w:rsidRPr="0058036D" w:rsidRDefault="0058036D" w:rsidP="0058036D">
            <w:pPr>
              <w:autoSpaceDE w:val="0"/>
              <w:autoSpaceDN w:val="0"/>
              <w:adjustRightInd w:val="0"/>
              <w:spacing w:line="240" w:lineRule="auto"/>
              <w:rPr>
                <w:snapToGrid/>
                <w:kern w:val="0"/>
                <w:szCs w:val="18"/>
                <w:lang w:eastAsia="nl-NL"/>
              </w:rPr>
            </w:pPr>
          </w:p>
          <w:p w14:paraId="6757304A" w14:textId="77777777" w:rsidR="0058036D" w:rsidRPr="0058036D" w:rsidRDefault="0058036D" w:rsidP="0058036D">
            <w:pPr>
              <w:autoSpaceDE w:val="0"/>
              <w:autoSpaceDN w:val="0"/>
              <w:adjustRightInd w:val="0"/>
              <w:spacing w:line="240" w:lineRule="auto"/>
              <w:rPr>
                <w:szCs w:val="18"/>
                <w:u w:val="single"/>
                <w:lang w:val="nl"/>
              </w:rPr>
            </w:pPr>
            <w:r w:rsidRPr="0058036D">
              <w:rPr>
                <w:szCs w:val="18"/>
                <w:u w:val="single"/>
                <w:lang w:val="nl"/>
              </w:rPr>
              <w:t>Mapping aanduiding persoon met nummer wordt niet getoond:</w:t>
            </w:r>
          </w:p>
          <w:p w14:paraId="16E46AB1" w14:textId="77777777" w:rsidR="0058036D" w:rsidRPr="0058036D" w:rsidRDefault="0058036D" w:rsidP="0058036D">
            <w:pPr>
              <w:autoSpaceDE w:val="0"/>
              <w:autoSpaceDN w:val="0"/>
              <w:adjustRightInd w:val="0"/>
              <w:spacing w:line="240" w:lineRule="auto"/>
              <w:rPr>
                <w:szCs w:val="18"/>
              </w:rPr>
            </w:pPr>
            <w:r w:rsidRPr="0058036D">
              <w:rPr>
                <w:szCs w:val="18"/>
              </w:rPr>
              <w:t>-de volgende mapping mag niet voorkomen binnen de partij en/of voor de personen binnen de partij:</w:t>
            </w:r>
          </w:p>
          <w:p w14:paraId="53DDB9AD" w14:textId="77777777" w:rsidR="0058036D" w:rsidRPr="0058036D" w:rsidRDefault="0058036D" w:rsidP="0058036D">
            <w:pPr>
              <w:autoSpaceDE w:val="0"/>
              <w:autoSpaceDN w:val="0"/>
              <w:adjustRightInd w:val="0"/>
              <w:spacing w:line="240" w:lineRule="auto"/>
              <w:rPr>
                <w:szCs w:val="18"/>
              </w:rPr>
            </w:pPr>
            <w:r w:rsidRPr="0058036D">
              <w:rPr>
                <w:szCs w:val="18"/>
              </w:rPr>
              <w:t>//Partij/Gevolmachtigde/Hoedanigheid/</w:t>
            </w:r>
          </w:p>
          <w:p w14:paraId="7C291695" w14:textId="77777777" w:rsidR="0058036D" w:rsidRPr="0058036D" w:rsidRDefault="0058036D" w:rsidP="0058036D">
            <w:pPr>
              <w:rPr>
                <w:szCs w:val="18"/>
              </w:rPr>
            </w:pPr>
            <w:r w:rsidRPr="0058036D">
              <w:rPr>
                <w:szCs w:val="18"/>
              </w:rPr>
              <w:t>//Partij/Hoedanigheid/wordtVertegenwoordigdRef xlink href [id]</w:t>
            </w:r>
          </w:p>
          <w:p w14:paraId="68DD45B6" w14:textId="77777777" w:rsidR="0058036D" w:rsidRDefault="0058036D" w:rsidP="0058036D">
            <w:pPr>
              <w:rPr>
                <w:lang w:val="nl"/>
              </w:rPr>
            </w:pPr>
          </w:p>
        </w:tc>
      </w:tr>
      <w:tr w:rsidR="00E616C9" w14:paraId="1C570FEA" w14:textId="77777777" w:rsidTr="00E616C9">
        <w:tc>
          <w:tcPr>
            <w:tcW w:w="5931" w:type="dxa"/>
          </w:tcPr>
          <w:p w14:paraId="1B8F2DAC" w14:textId="21CCB980" w:rsidR="00E616C9" w:rsidRDefault="00E616C9" w:rsidP="00E616C9">
            <w:pPr>
              <w:rPr>
                <w:lang w:val="nl"/>
              </w:rPr>
            </w:pPr>
            <w:r w:rsidRPr="004A7A56">
              <w:rPr>
                <w:rFonts w:cs="Arial"/>
                <w:color w:val="00FFFF"/>
                <w:sz w:val="20"/>
              </w:rPr>
              <w:lastRenderedPageBreak/>
              <w:t>de verschenen</w:t>
            </w:r>
          </w:p>
        </w:tc>
        <w:tc>
          <w:tcPr>
            <w:tcW w:w="5935" w:type="dxa"/>
          </w:tcPr>
          <w:p w14:paraId="45F53399" w14:textId="77777777" w:rsidR="00E616C9" w:rsidRPr="00E616C9" w:rsidRDefault="00E616C9" w:rsidP="00E616C9">
            <w:pPr>
              <w:keepNext/>
              <w:rPr>
                <w:szCs w:val="18"/>
              </w:rPr>
            </w:pPr>
            <w:r w:rsidRPr="00E616C9">
              <w:rPr>
                <w:szCs w:val="18"/>
              </w:rPr>
              <w:t>Vaste tekst binnen deze variant.</w:t>
            </w:r>
          </w:p>
          <w:p w14:paraId="5ED7EAC9" w14:textId="77777777" w:rsidR="00E616C9" w:rsidRPr="0058036D" w:rsidRDefault="00E616C9" w:rsidP="00E616C9">
            <w:pPr>
              <w:keepNext/>
              <w:spacing w:line="240" w:lineRule="auto"/>
              <w:rPr>
                <w:szCs w:val="18"/>
              </w:rPr>
            </w:pPr>
          </w:p>
        </w:tc>
      </w:tr>
      <w:tr w:rsidR="00E616C9" w14:paraId="7948F5A0" w14:textId="77777777" w:rsidTr="00E616C9">
        <w:tc>
          <w:tcPr>
            <w:tcW w:w="5931" w:type="dxa"/>
          </w:tcPr>
          <w:p w14:paraId="12CDC664" w14:textId="39D1402F" w:rsidR="00E616C9" w:rsidRPr="004A7A56" w:rsidRDefault="00E616C9" w:rsidP="00E616C9">
            <w:pPr>
              <w:rPr>
                <w:rFonts w:cs="Arial"/>
                <w:color w:val="00FFFF"/>
                <w:sz w:val="20"/>
              </w:rPr>
            </w:pPr>
            <w:r w:rsidRPr="004A7A56">
              <w:rPr>
                <w:rFonts w:cs="Arial"/>
                <w:color w:val="00FFFF"/>
                <w:sz w:val="20"/>
              </w:rPr>
              <w:t>persoon/personen</w:t>
            </w:r>
          </w:p>
        </w:tc>
        <w:tc>
          <w:tcPr>
            <w:tcW w:w="5935" w:type="dxa"/>
          </w:tcPr>
          <w:p w14:paraId="6F87404F" w14:textId="77777777" w:rsidR="00E616C9" w:rsidRPr="00E616C9" w:rsidRDefault="00E616C9" w:rsidP="00E616C9">
            <w:pPr>
              <w:keepNext/>
              <w:spacing w:line="240" w:lineRule="auto"/>
              <w:rPr>
                <w:szCs w:val="18"/>
              </w:rPr>
            </w:pPr>
            <w:r w:rsidRPr="00E616C9">
              <w:rPr>
                <w:szCs w:val="18"/>
              </w:rPr>
              <w:t>Verplichte keuze binnen deze variant, die automatisch wordt afgeleid van het aantal personen met de aanduiding ‘geldnemer’ of ‘beiden’:</w:t>
            </w:r>
          </w:p>
          <w:p w14:paraId="32BB1794" w14:textId="77777777" w:rsidR="00E616C9" w:rsidRPr="00E616C9" w:rsidRDefault="00E616C9" w:rsidP="00E616C9">
            <w:pPr>
              <w:pStyle w:val="streepje"/>
              <w:tabs>
                <w:tab w:val="num" w:pos="284"/>
              </w:tabs>
              <w:spacing w:line="240" w:lineRule="auto"/>
              <w:ind w:left="284" w:hanging="284"/>
              <w:rPr>
                <w:szCs w:val="18"/>
              </w:rPr>
            </w:pPr>
            <w:r w:rsidRPr="00E616C9">
              <w:rPr>
                <w:szCs w:val="18"/>
              </w:rPr>
              <w:t>‘persoon’, ingeval van 1 persoon</w:t>
            </w:r>
          </w:p>
          <w:p w14:paraId="4E844C6D" w14:textId="77777777" w:rsidR="00E616C9" w:rsidRPr="00E616C9" w:rsidRDefault="00E616C9" w:rsidP="00E616C9">
            <w:pPr>
              <w:pStyle w:val="streepje"/>
              <w:tabs>
                <w:tab w:val="num" w:pos="284"/>
              </w:tabs>
              <w:spacing w:line="240" w:lineRule="auto"/>
              <w:ind w:left="284" w:hanging="284"/>
              <w:rPr>
                <w:szCs w:val="18"/>
              </w:rPr>
            </w:pPr>
            <w:r w:rsidRPr="00E616C9">
              <w:rPr>
                <w:szCs w:val="18"/>
              </w:rPr>
              <w:t>‘personen’, ingeval van 2 of meer personen</w:t>
            </w:r>
          </w:p>
          <w:p w14:paraId="7B40A00C" w14:textId="77777777" w:rsidR="00E616C9" w:rsidRPr="00E616C9" w:rsidRDefault="00E616C9" w:rsidP="00E616C9">
            <w:pPr>
              <w:keepNext/>
              <w:rPr>
                <w:szCs w:val="18"/>
              </w:rPr>
            </w:pPr>
          </w:p>
        </w:tc>
      </w:tr>
      <w:tr w:rsidR="00E616C9" w14:paraId="4548770A" w14:textId="77777777" w:rsidTr="00E616C9">
        <w:tc>
          <w:tcPr>
            <w:tcW w:w="5931" w:type="dxa"/>
          </w:tcPr>
          <w:p w14:paraId="254EEF45" w14:textId="30E32A47" w:rsidR="00E616C9" w:rsidRPr="004A7A56" w:rsidRDefault="00E616C9" w:rsidP="00E616C9">
            <w:pPr>
              <w:rPr>
                <w:rFonts w:cs="Arial"/>
                <w:color w:val="00FFFF"/>
                <w:sz w:val="20"/>
              </w:rPr>
            </w:pPr>
            <w:r w:rsidRPr="004A7A56">
              <w:rPr>
                <w:rFonts w:cs="Arial"/>
                <w:color w:val="00FFFF"/>
                <w:sz w:val="20"/>
              </w:rPr>
              <w:t>sub</w:t>
            </w:r>
          </w:p>
        </w:tc>
        <w:tc>
          <w:tcPr>
            <w:tcW w:w="5935" w:type="dxa"/>
          </w:tcPr>
          <w:p w14:paraId="15D9AB8E" w14:textId="77777777" w:rsidR="00E616C9" w:rsidRPr="00E616C9" w:rsidRDefault="00E616C9" w:rsidP="00E616C9">
            <w:pPr>
              <w:keepNext/>
              <w:rPr>
                <w:szCs w:val="18"/>
              </w:rPr>
            </w:pPr>
            <w:r w:rsidRPr="00E616C9">
              <w:rPr>
                <w:szCs w:val="18"/>
              </w:rPr>
              <w:t>Vaste tekst binnen deze variant.</w:t>
            </w:r>
          </w:p>
          <w:p w14:paraId="603DFE0F" w14:textId="77777777" w:rsidR="00E616C9" w:rsidRPr="00E616C9" w:rsidRDefault="00E616C9" w:rsidP="00E616C9">
            <w:pPr>
              <w:keepNext/>
              <w:spacing w:line="240" w:lineRule="auto"/>
              <w:rPr>
                <w:szCs w:val="18"/>
              </w:rPr>
            </w:pPr>
          </w:p>
        </w:tc>
      </w:tr>
      <w:tr w:rsidR="00E616C9" w14:paraId="3C3B52D0" w14:textId="77777777" w:rsidTr="00E616C9">
        <w:tc>
          <w:tcPr>
            <w:tcW w:w="5931" w:type="dxa"/>
          </w:tcPr>
          <w:p w14:paraId="67508BCD" w14:textId="5A971E2E" w:rsidR="00E616C9" w:rsidRPr="004A7A56" w:rsidRDefault="00E616C9" w:rsidP="00E616C9">
            <w:pPr>
              <w:rPr>
                <w:rFonts w:cs="Arial"/>
                <w:color w:val="00FFFF"/>
                <w:sz w:val="20"/>
              </w:rPr>
            </w:pPr>
            <w:r w:rsidRPr="004A7A56">
              <w:rPr>
                <w:rFonts w:cs="Arial"/>
                <w:sz w:val="20"/>
                <w:lang w:val="en-US"/>
              </w:rPr>
              <w:fldChar w:fldCharType="begin"/>
            </w:r>
            <w:r w:rsidRPr="004A7A56">
              <w:rPr>
                <w:rFonts w:cs="Arial"/>
                <w:sz w:val="20"/>
              </w:rPr>
              <w:instrText>MacroButton Nomacro §</w:instrText>
            </w:r>
            <w:r w:rsidRPr="004A7A56">
              <w:rPr>
                <w:rFonts w:cs="Arial"/>
                <w:sz w:val="20"/>
                <w:lang w:val="en-US"/>
              </w:rPr>
              <w:fldChar w:fldCharType="end"/>
            </w:r>
            <w:r w:rsidRPr="004A7A56">
              <w:rPr>
                <w:rFonts w:cs="Arial"/>
                <w:sz w:val="20"/>
              </w:rPr>
              <w:t>nummering persoon</w:t>
            </w:r>
            <w:r w:rsidRPr="004A7A56">
              <w:rPr>
                <w:rFonts w:cs="Arial"/>
                <w:sz w:val="20"/>
                <w:lang w:val="en-US"/>
              </w:rPr>
              <w:fldChar w:fldCharType="begin"/>
            </w:r>
            <w:r w:rsidRPr="004A7A56">
              <w:rPr>
                <w:rFonts w:cs="Arial"/>
                <w:sz w:val="20"/>
              </w:rPr>
              <w:instrText>MacroButton Nomacro §</w:instrText>
            </w:r>
            <w:r w:rsidRPr="004A7A56">
              <w:rPr>
                <w:rFonts w:cs="Arial"/>
                <w:sz w:val="20"/>
                <w:lang w:val="en-US"/>
              </w:rPr>
              <w:fldChar w:fldCharType="end"/>
            </w:r>
          </w:p>
        </w:tc>
        <w:tc>
          <w:tcPr>
            <w:tcW w:w="5935" w:type="dxa"/>
          </w:tcPr>
          <w:p w14:paraId="726DC25E" w14:textId="77777777" w:rsidR="00E616C9" w:rsidRPr="00E616C9" w:rsidRDefault="00E616C9" w:rsidP="00E616C9">
            <w:pPr>
              <w:keepNext/>
              <w:spacing w:line="240" w:lineRule="auto"/>
              <w:rPr>
                <w:szCs w:val="18"/>
              </w:rPr>
            </w:pPr>
            <w:r w:rsidRPr="00E616C9">
              <w:rPr>
                <w:szCs w:val="18"/>
              </w:rPr>
              <w:t>Verplichte tekst binnen deze variant die meerdere keren voor kan komen.</w:t>
            </w:r>
          </w:p>
          <w:p w14:paraId="77C6936B" w14:textId="77777777" w:rsidR="00E616C9" w:rsidRPr="00E616C9" w:rsidRDefault="00E616C9" w:rsidP="00E616C9">
            <w:pPr>
              <w:spacing w:line="240" w:lineRule="auto"/>
              <w:rPr>
                <w:szCs w:val="18"/>
              </w:rPr>
            </w:pPr>
          </w:p>
          <w:p w14:paraId="18127911" w14:textId="77777777" w:rsidR="00E616C9" w:rsidRPr="00E616C9" w:rsidRDefault="00E616C9" w:rsidP="00E616C9">
            <w:pPr>
              <w:keepNext/>
              <w:spacing w:line="240" w:lineRule="auto"/>
              <w:rPr>
                <w:rFonts w:cs="Arial"/>
                <w:snapToGrid/>
                <w:kern w:val="0"/>
                <w:szCs w:val="18"/>
                <w:lang w:eastAsia="nl-NL"/>
              </w:rPr>
            </w:pPr>
            <w:r w:rsidRPr="00E616C9">
              <w:rPr>
                <w:rFonts w:cs="Arial"/>
                <w:snapToGrid/>
                <w:kern w:val="0"/>
                <w:szCs w:val="18"/>
                <w:lang w:eastAsia="nl-NL"/>
              </w:rPr>
              <w:t xml:space="preserve">Verwijzing naar één of meer personen met de aanduiding ‘geldnemer’ of ‘beiden’ door vermelding van het nummer waaronder de persoon in de comparitie in de akte is vermeld (bijvoorbeeld 1a of 1c2). </w:t>
            </w:r>
          </w:p>
          <w:p w14:paraId="17BB4B22" w14:textId="77777777" w:rsidR="00E616C9" w:rsidRPr="00E616C9" w:rsidRDefault="00E616C9" w:rsidP="00E616C9">
            <w:pPr>
              <w:spacing w:line="240" w:lineRule="auto"/>
              <w:rPr>
                <w:szCs w:val="18"/>
              </w:rPr>
            </w:pPr>
          </w:p>
          <w:p w14:paraId="073E158C" w14:textId="77777777" w:rsidR="00E616C9" w:rsidRPr="00E616C9" w:rsidRDefault="00E616C9" w:rsidP="00E616C9">
            <w:pPr>
              <w:keepNext/>
              <w:spacing w:line="240" w:lineRule="auto"/>
              <w:rPr>
                <w:rFonts w:cs="Arial"/>
                <w:snapToGrid/>
                <w:kern w:val="0"/>
                <w:szCs w:val="18"/>
                <w:lang w:eastAsia="nl-NL"/>
              </w:rPr>
            </w:pPr>
            <w:r w:rsidRPr="00E616C9">
              <w:rPr>
                <w:rFonts w:cs="Arial"/>
                <w:snapToGrid/>
                <w:kern w:val="0"/>
                <w:szCs w:val="18"/>
                <w:lang w:eastAsia="nl-NL"/>
              </w:rPr>
              <w:t>Wanneer meer personen onder een nummer/letter combinatie worden genoemd in de akte wordt dit nummer éénmaal vermeld.</w:t>
            </w:r>
          </w:p>
          <w:p w14:paraId="73CD4631" w14:textId="77777777" w:rsidR="00E616C9" w:rsidRPr="00E616C9" w:rsidRDefault="00E616C9" w:rsidP="00E616C9">
            <w:pPr>
              <w:keepNext/>
              <w:spacing w:line="240" w:lineRule="auto"/>
              <w:rPr>
                <w:szCs w:val="18"/>
              </w:rPr>
            </w:pPr>
          </w:p>
          <w:p w14:paraId="250AB7B2" w14:textId="77777777" w:rsidR="00E616C9" w:rsidRPr="00E616C9" w:rsidRDefault="00E616C9" w:rsidP="00E616C9">
            <w:pPr>
              <w:keepNext/>
              <w:spacing w:line="240" w:lineRule="auto"/>
              <w:rPr>
                <w:szCs w:val="18"/>
              </w:rPr>
            </w:pPr>
            <w:r w:rsidRPr="00E616C9">
              <w:rPr>
                <w:szCs w:val="18"/>
              </w:rPr>
              <w:t xml:space="preserve">Meerdere voorkomens worden onderling gescheiden door een komma en de laatste twee door het woord ‘en’. De voorkomens worden </w:t>
            </w:r>
            <w:r w:rsidRPr="00E616C9">
              <w:rPr>
                <w:szCs w:val="18"/>
              </w:rPr>
              <w:lastRenderedPageBreak/>
              <w:t>weergegeven in de volgorde zoals ze in de voorgaande tekst getoond zijn.</w:t>
            </w:r>
          </w:p>
          <w:p w14:paraId="2735DEBD" w14:textId="77777777" w:rsidR="00E616C9" w:rsidRPr="00E616C9" w:rsidRDefault="00E616C9" w:rsidP="00E616C9">
            <w:pPr>
              <w:keepNext/>
              <w:rPr>
                <w:szCs w:val="18"/>
              </w:rPr>
            </w:pPr>
          </w:p>
          <w:p w14:paraId="58AEBF8B" w14:textId="77777777" w:rsidR="00E616C9" w:rsidRPr="00E616C9" w:rsidRDefault="00E616C9" w:rsidP="00E616C9">
            <w:pPr>
              <w:rPr>
                <w:szCs w:val="18"/>
                <w:u w:val="single"/>
              </w:rPr>
            </w:pPr>
            <w:r w:rsidRPr="00E616C9">
              <w:rPr>
                <w:szCs w:val="18"/>
                <w:u w:val="single"/>
              </w:rPr>
              <w:t>Mapping persoon ‘hypotheekgever’:</w:t>
            </w:r>
          </w:p>
          <w:p w14:paraId="1A69AD0A" w14:textId="064D439B" w:rsidR="00E616C9" w:rsidRPr="00E616C9" w:rsidRDefault="00E616C9" w:rsidP="00E616C9">
            <w:pPr>
              <w:autoSpaceDE w:val="0"/>
              <w:autoSpaceDN w:val="0"/>
              <w:adjustRightInd w:val="0"/>
              <w:spacing w:line="240" w:lineRule="auto"/>
              <w:rPr>
                <w:rFonts w:cs="Arial"/>
                <w:snapToGrid/>
                <w:kern w:val="0"/>
                <w:szCs w:val="18"/>
                <w:lang w:eastAsia="nl-NL"/>
              </w:rPr>
            </w:pPr>
            <w:r w:rsidRPr="00E616C9">
              <w:rPr>
                <w:rFonts w:cs="Arial"/>
                <w:snapToGrid/>
                <w:kern w:val="0"/>
                <w:szCs w:val="18"/>
                <w:lang w:eastAsia="nl-NL"/>
              </w:rPr>
              <w:t>//StukdeelHypotheek/vervreemderRechtRef/Partij/IMKAD_Persoon</w:t>
            </w:r>
          </w:p>
          <w:p w14:paraId="359A09D5" w14:textId="77777777" w:rsidR="00E616C9" w:rsidRDefault="00E616C9" w:rsidP="00E616C9">
            <w:pPr>
              <w:autoSpaceDE w:val="0"/>
              <w:autoSpaceDN w:val="0"/>
              <w:adjustRightInd w:val="0"/>
              <w:spacing w:line="240" w:lineRule="auto"/>
              <w:rPr>
                <w:snapToGrid/>
                <w:kern w:val="0"/>
                <w:szCs w:val="18"/>
                <w:highlight w:val="white"/>
                <w:lang w:eastAsia="nl-NL"/>
              </w:rPr>
            </w:pPr>
            <w:r w:rsidRPr="00E616C9">
              <w:rPr>
                <w:snapToGrid/>
                <w:kern w:val="0"/>
                <w:szCs w:val="18"/>
                <w:highlight w:val="white"/>
                <w:lang w:eastAsia="nl-NL"/>
              </w:rPr>
              <w:t>Waarvan</w:t>
            </w:r>
            <w:r>
              <w:rPr>
                <w:snapToGrid/>
                <w:kern w:val="0"/>
                <w:szCs w:val="18"/>
                <w:highlight w:val="white"/>
                <w:lang w:eastAsia="nl-NL"/>
              </w:rPr>
              <w:t>:</w:t>
            </w:r>
          </w:p>
          <w:p w14:paraId="50333E91" w14:textId="77777777" w:rsidR="00963749" w:rsidRDefault="00E616C9" w:rsidP="00E616C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 xml:space="preserve"> ./tia_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onderzetter</w:t>
            </w:r>
            <w:r w:rsidRPr="00E616C9">
              <w:rPr>
                <w:snapToGrid/>
                <w:kern w:val="0"/>
                <w:szCs w:val="18"/>
                <w:lang w:eastAsia="nl-NL"/>
              </w:rPr>
              <w:t xml:space="preserve">) </w:t>
            </w:r>
          </w:p>
          <w:p w14:paraId="632014CC" w14:textId="27444075" w:rsidR="00E616C9" w:rsidRPr="00E616C9" w:rsidRDefault="00963749" w:rsidP="00E616C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schuldenaar</w:t>
            </w:r>
            <w:r w:rsidRPr="00E616C9">
              <w:rPr>
                <w:snapToGrid/>
                <w:kern w:val="0"/>
                <w:szCs w:val="18"/>
                <w:lang w:eastAsia="nl-NL"/>
              </w:rPr>
              <w:t xml:space="preserve">) </w:t>
            </w:r>
            <w:r w:rsidR="00E616C9" w:rsidRPr="00E616C9">
              <w:rPr>
                <w:snapToGrid/>
                <w:kern w:val="0"/>
                <w:szCs w:val="18"/>
                <w:lang w:eastAsia="nl-NL"/>
              </w:rPr>
              <w:t>of</w:t>
            </w:r>
          </w:p>
          <w:p w14:paraId="60CAD0D7" w14:textId="2A8C6BCA" w:rsidR="00E616C9" w:rsidRPr="00E616C9" w:rsidRDefault="00E616C9" w:rsidP="00E616C9">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./tia_</w:t>
            </w:r>
            <w:r w:rsidRPr="00E616C9">
              <w:rPr>
                <w:rFonts w:cs="Arial"/>
                <w:snapToGrid/>
                <w:kern w:val="0"/>
                <w:szCs w:val="18"/>
                <w:lang w:eastAsia="nl-NL"/>
              </w:rPr>
              <w:t>PartijOnderdeel</w:t>
            </w:r>
            <w:r w:rsidRPr="00E616C9">
              <w:rPr>
                <w:snapToGrid/>
                <w:kern w:val="0"/>
                <w:szCs w:val="18"/>
                <w:lang w:eastAsia="nl-NL"/>
              </w:rPr>
              <w:t>(‘beiden’)</w:t>
            </w:r>
          </w:p>
          <w:p w14:paraId="5FBAB62C" w14:textId="77777777" w:rsidR="00E616C9" w:rsidRPr="00E616C9" w:rsidRDefault="00E616C9" w:rsidP="00E616C9">
            <w:pPr>
              <w:keepNext/>
              <w:rPr>
                <w:snapToGrid/>
                <w:kern w:val="0"/>
                <w:szCs w:val="18"/>
                <w:lang w:eastAsia="nl-NL"/>
              </w:rPr>
            </w:pPr>
            <w:r w:rsidRPr="00E616C9">
              <w:rPr>
                <w:snapToGrid/>
                <w:kern w:val="0"/>
                <w:szCs w:val="18"/>
                <w:lang w:eastAsia="nl-NL"/>
              </w:rPr>
              <w:t>of</w:t>
            </w:r>
          </w:p>
          <w:p w14:paraId="18EBAFAC" w14:textId="77777777" w:rsidR="00E616C9" w:rsidRPr="00E616C9" w:rsidRDefault="00E616C9" w:rsidP="00E616C9">
            <w:pPr>
              <w:autoSpaceDE w:val="0"/>
              <w:autoSpaceDN w:val="0"/>
              <w:adjustRightInd w:val="0"/>
              <w:spacing w:line="240" w:lineRule="auto"/>
              <w:rPr>
                <w:rFonts w:cs="Arial"/>
                <w:snapToGrid/>
                <w:kern w:val="0"/>
                <w:szCs w:val="18"/>
                <w:lang w:eastAsia="nl-NL"/>
              </w:rPr>
            </w:pPr>
            <w:r w:rsidRPr="00E616C9">
              <w:rPr>
                <w:rFonts w:cs="Arial"/>
                <w:snapToGrid/>
                <w:kern w:val="0"/>
                <w:szCs w:val="18"/>
                <w:lang w:eastAsia="nl-NL"/>
              </w:rPr>
              <w:t>//StukdeelHypotheek/vervreemderRechtRef/Partij/</w:t>
            </w:r>
          </w:p>
          <w:p w14:paraId="24BF0C5D" w14:textId="77777777" w:rsidR="00E616C9" w:rsidRPr="00E616C9" w:rsidRDefault="00E616C9" w:rsidP="00E616C9">
            <w:pPr>
              <w:autoSpaceDE w:val="0"/>
              <w:autoSpaceDN w:val="0"/>
              <w:adjustRightInd w:val="0"/>
              <w:spacing w:line="240" w:lineRule="auto"/>
              <w:rPr>
                <w:rFonts w:cs="Arial"/>
                <w:snapToGrid/>
                <w:kern w:val="0"/>
                <w:szCs w:val="18"/>
                <w:lang w:eastAsia="nl-NL"/>
              </w:rPr>
            </w:pPr>
            <w:r w:rsidRPr="00E616C9">
              <w:rPr>
                <w:rFonts w:cs="Arial"/>
                <w:snapToGrid/>
                <w:kern w:val="0"/>
                <w:szCs w:val="18"/>
                <w:lang w:eastAsia="nl-NL"/>
              </w:rPr>
              <w:t>IMKAD_Persoon/GerelateerdPersoon/IMKAD_Persoon</w:t>
            </w:r>
          </w:p>
          <w:p w14:paraId="146A4347" w14:textId="77777777" w:rsidR="00E616C9" w:rsidRDefault="00E616C9" w:rsidP="00E616C9">
            <w:pPr>
              <w:autoSpaceDE w:val="0"/>
              <w:autoSpaceDN w:val="0"/>
              <w:adjustRightInd w:val="0"/>
              <w:spacing w:line="240" w:lineRule="auto"/>
              <w:rPr>
                <w:snapToGrid/>
                <w:kern w:val="0"/>
                <w:szCs w:val="18"/>
                <w:highlight w:val="white"/>
                <w:lang w:eastAsia="nl-NL"/>
              </w:rPr>
            </w:pPr>
            <w:r w:rsidRPr="00E616C9">
              <w:rPr>
                <w:snapToGrid/>
                <w:kern w:val="0"/>
                <w:szCs w:val="18"/>
                <w:highlight w:val="white"/>
                <w:lang w:eastAsia="nl-NL"/>
              </w:rPr>
              <w:t>Waarvan</w:t>
            </w:r>
            <w:r>
              <w:rPr>
                <w:snapToGrid/>
                <w:kern w:val="0"/>
                <w:szCs w:val="18"/>
                <w:highlight w:val="white"/>
                <w:lang w:eastAsia="nl-NL"/>
              </w:rPr>
              <w:t>:</w:t>
            </w:r>
          </w:p>
          <w:p w14:paraId="57186E84" w14:textId="77777777" w:rsidR="00963749" w:rsidRDefault="00963749" w:rsidP="0096374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onderzetter</w:t>
            </w:r>
            <w:r w:rsidRPr="00E616C9">
              <w:rPr>
                <w:snapToGrid/>
                <w:kern w:val="0"/>
                <w:szCs w:val="18"/>
                <w:lang w:eastAsia="nl-NL"/>
              </w:rPr>
              <w:t xml:space="preserve">) </w:t>
            </w:r>
          </w:p>
          <w:p w14:paraId="5F54A37B" w14:textId="77777777" w:rsidR="00963749" w:rsidRPr="00E616C9" w:rsidRDefault="00963749" w:rsidP="0096374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schuldenaar</w:t>
            </w:r>
            <w:r w:rsidRPr="00E616C9">
              <w:rPr>
                <w:snapToGrid/>
                <w:kern w:val="0"/>
                <w:szCs w:val="18"/>
                <w:lang w:eastAsia="nl-NL"/>
              </w:rPr>
              <w:t>) of</w:t>
            </w:r>
          </w:p>
          <w:p w14:paraId="4D10843E" w14:textId="77777777" w:rsidR="00963749" w:rsidRPr="00E616C9" w:rsidRDefault="00963749" w:rsidP="00963749">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./tia_</w:t>
            </w:r>
            <w:r w:rsidRPr="00E616C9">
              <w:rPr>
                <w:rFonts w:cs="Arial"/>
                <w:snapToGrid/>
                <w:kern w:val="0"/>
                <w:szCs w:val="18"/>
                <w:lang w:eastAsia="nl-NL"/>
              </w:rPr>
              <w:t>PartijOnderdeel</w:t>
            </w:r>
            <w:r w:rsidRPr="00E616C9">
              <w:rPr>
                <w:snapToGrid/>
                <w:kern w:val="0"/>
                <w:szCs w:val="18"/>
                <w:lang w:eastAsia="nl-NL"/>
              </w:rPr>
              <w:t>(‘beiden’)</w:t>
            </w:r>
          </w:p>
          <w:p w14:paraId="6C682AC8" w14:textId="77777777" w:rsidR="00E616C9" w:rsidRPr="00E616C9" w:rsidRDefault="00E616C9" w:rsidP="00E616C9">
            <w:pPr>
              <w:autoSpaceDE w:val="0"/>
              <w:autoSpaceDN w:val="0"/>
              <w:adjustRightInd w:val="0"/>
              <w:spacing w:line="240" w:lineRule="auto"/>
              <w:rPr>
                <w:snapToGrid/>
                <w:kern w:val="0"/>
                <w:szCs w:val="18"/>
                <w:lang w:eastAsia="nl-NL"/>
              </w:rPr>
            </w:pPr>
            <w:r w:rsidRPr="00E616C9">
              <w:rPr>
                <w:snapToGrid/>
                <w:kern w:val="0"/>
                <w:szCs w:val="18"/>
                <w:lang w:eastAsia="nl-NL"/>
              </w:rPr>
              <w:t>of</w:t>
            </w:r>
          </w:p>
          <w:p w14:paraId="733E2294" w14:textId="77777777" w:rsidR="00E616C9" w:rsidRPr="00E616C9" w:rsidRDefault="00E616C9" w:rsidP="00E616C9">
            <w:pPr>
              <w:autoSpaceDE w:val="0"/>
              <w:autoSpaceDN w:val="0"/>
              <w:adjustRightInd w:val="0"/>
              <w:spacing w:line="240" w:lineRule="auto"/>
              <w:rPr>
                <w:rFonts w:cs="Arial"/>
                <w:snapToGrid/>
                <w:kern w:val="0"/>
                <w:szCs w:val="18"/>
                <w:lang w:eastAsia="nl-NL"/>
              </w:rPr>
            </w:pPr>
            <w:r w:rsidRPr="00E616C9">
              <w:rPr>
                <w:rFonts w:cs="Arial"/>
                <w:snapToGrid/>
                <w:kern w:val="0"/>
                <w:szCs w:val="18"/>
                <w:lang w:eastAsia="nl-NL"/>
              </w:rPr>
              <w:t>//StukdeelHypotheek/vervreemderRechtRef/Partij/</w:t>
            </w:r>
          </w:p>
          <w:p w14:paraId="31C18592" w14:textId="77777777" w:rsidR="00E616C9" w:rsidRPr="00E616C9" w:rsidRDefault="00E616C9" w:rsidP="00E616C9">
            <w:pPr>
              <w:autoSpaceDE w:val="0"/>
              <w:autoSpaceDN w:val="0"/>
              <w:adjustRightInd w:val="0"/>
              <w:spacing w:line="240" w:lineRule="auto"/>
              <w:rPr>
                <w:rFonts w:cs="Arial"/>
                <w:snapToGrid/>
                <w:kern w:val="0"/>
                <w:szCs w:val="18"/>
                <w:lang w:eastAsia="nl-NL"/>
              </w:rPr>
            </w:pPr>
            <w:r w:rsidRPr="00E616C9">
              <w:rPr>
                <w:rFonts w:cs="Arial"/>
                <w:snapToGrid/>
                <w:kern w:val="0"/>
                <w:szCs w:val="18"/>
                <w:lang w:eastAsia="nl-NL"/>
              </w:rPr>
              <w:t>IMKAD_Persoon/GerelateerdPersoon/IMKAD_Persoon/ GerelateerdPersoon/IMKAD_Persoon</w:t>
            </w:r>
          </w:p>
          <w:p w14:paraId="209ACB84" w14:textId="77777777" w:rsidR="00E616C9" w:rsidRDefault="00E616C9" w:rsidP="00E616C9">
            <w:pPr>
              <w:autoSpaceDE w:val="0"/>
              <w:autoSpaceDN w:val="0"/>
              <w:adjustRightInd w:val="0"/>
              <w:spacing w:line="240" w:lineRule="auto"/>
              <w:rPr>
                <w:snapToGrid/>
                <w:kern w:val="0"/>
                <w:szCs w:val="18"/>
                <w:highlight w:val="white"/>
                <w:lang w:eastAsia="nl-NL"/>
              </w:rPr>
            </w:pPr>
            <w:r w:rsidRPr="00E616C9">
              <w:rPr>
                <w:snapToGrid/>
                <w:kern w:val="0"/>
                <w:szCs w:val="18"/>
                <w:highlight w:val="white"/>
                <w:lang w:eastAsia="nl-NL"/>
              </w:rPr>
              <w:t>Waarvan</w:t>
            </w:r>
            <w:r>
              <w:rPr>
                <w:snapToGrid/>
                <w:kern w:val="0"/>
                <w:szCs w:val="18"/>
                <w:highlight w:val="white"/>
                <w:lang w:eastAsia="nl-NL"/>
              </w:rPr>
              <w:t>:</w:t>
            </w:r>
          </w:p>
          <w:p w14:paraId="5E627255" w14:textId="77777777" w:rsidR="00963749" w:rsidRDefault="00963749" w:rsidP="0096374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onderzetter</w:t>
            </w:r>
            <w:r w:rsidRPr="00E616C9">
              <w:rPr>
                <w:snapToGrid/>
                <w:kern w:val="0"/>
                <w:szCs w:val="18"/>
                <w:lang w:eastAsia="nl-NL"/>
              </w:rPr>
              <w:t xml:space="preserve">) </w:t>
            </w:r>
          </w:p>
          <w:p w14:paraId="01C90272" w14:textId="77777777" w:rsidR="00963749" w:rsidRPr="00E616C9" w:rsidRDefault="00963749" w:rsidP="0096374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schuldenaar</w:t>
            </w:r>
            <w:r w:rsidRPr="00E616C9">
              <w:rPr>
                <w:snapToGrid/>
                <w:kern w:val="0"/>
                <w:szCs w:val="18"/>
                <w:lang w:eastAsia="nl-NL"/>
              </w:rPr>
              <w:t>) of</w:t>
            </w:r>
          </w:p>
          <w:p w14:paraId="176F818B" w14:textId="77777777" w:rsidR="00963749" w:rsidRPr="00E616C9" w:rsidRDefault="00963749" w:rsidP="00963749">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./tia_</w:t>
            </w:r>
            <w:r w:rsidRPr="00E616C9">
              <w:rPr>
                <w:rFonts w:cs="Arial"/>
                <w:snapToGrid/>
                <w:kern w:val="0"/>
                <w:szCs w:val="18"/>
                <w:lang w:eastAsia="nl-NL"/>
              </w:rPr>
              <w:t>PartijOnderdeel</w:t>
            </w:r>
            <w:r w:rsidRPr="00E616C9">
              <w:rPr>
                <w:snapToGrid/>
                <w:kern w:val="0"/>
                <w:szCs w:val="18"/>
                <w:lang w:eastAsia="nl-NL"/>
              </w:rPr>
              <w:t>(‘beiden’)</w:t>
            </w:r>
          </w:p>
          <w:p w14:paraId="1810167C" w14:textId="77777777" w:rsidR="00E616C9" w:rsidRPr="00E616C9" w:rsidRDefault="00E616C9" w:rsidP="00E616C9">
            <w:pPr>
              <w:keepNext/>
              <w:spacing w:line="240" w:lineRule="auto"/>
              <w:rPr>
                <w:szCs w:val="18"/>
              </w:rPr>
            </w:pPr>
          </w:p>
        </w:tc>
      </w:tr>
    </w:tbl>
    <w:p w14:paraId="1BB70BB2" w14:textId="58676922" w:rsidR="00053F91" w:rsidRDefault="00053F91"/>
    <w:p w14:paraId="12392043" w14:textId="77777777" w:rsidR="00053F91" w:rsidRDefault="00053F91">
      <w:pPr>
        <w:spacing w:line="240" w:lineRule="auto"/>
      </w:pPr>
      <w:r>
        <w:br w:type="page"/>
      </w:r>
    </w:p>
    <w:p w14:paraId="3EF8587C" w14:textId="77777777" w:rsidR="00E616C9" w:rsidRDefault="00E616C9"/>
    <w:p w14:paraId="614606DB" w14:textId="4018D89F" w:rsidR="00E616C9" w:rsidRPr="00E616C9" w:rsidRDefault="00E616C9" w:rsidP="00E616C9">
      <w:pPr>
        <w:pStyle w:val="Kop6"/>
        <w:rPr>
          <w:rFonts w:ascii="Arial" w:hAnsi="Arial" w:cs="Arial"/>
          <w:sz w:val="20"/>
          <w:szCs w:val="20"/>
        </w:rPr>
      </w:pPr>
      <w:r w:rsidRPr="00E616C9">
        <w:rPr>
          <w:rFonts w:ascii="Arial" w:hAnsi="Arial" w:cs="Arial"/>
          <w:sz w:val="20"/>
          <w:szCs w:val="20"/>
        </w:rPr>
        <w:t>Aanduiding persoon met naam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31"/>
        <w:gridCol w:w="5935"/>
      </w:tblGrid>
      <w:tr w:rsidR="00E616C9" w:rsidRPr="00E616C9" w14:paraId="7BD4167B" w14:textId="77777777" w:rsidTr="00E616C9">
        <w:tc>
          <w:tcPr>
            <w:tcW w:w="5931" w:type="dxa"/>
            <w:shd w:val="clear" w:color="auto" w:fill="DEEAF6" w:themeFill="accent1" w:themeFillTint="33"/>
          </w:tcPr>
          <w:p w14:paraId="298980E0" w14:textId="0CEC6ABF" w:rsidR="00E616C9" w:rsidRPr="00E616C9" w:rsidRDefault="00E616C9" w:rsidP="00E616C9">
            <w:pPr>
              <w:rPr>
                <w:rFonts w:cs="Arial"/>
                <w:szCs w:val="18"/>
                <w:lang w:val="en-US"/>
              </w:rPr>
            </w:pPr>
            <w:r w:rsidRPr="00E616C9">
              <w:rPr>
                <w:rFonts w:cs="Arial"/>
                <w:szCs w:val="18"/>
                <w:lang w:val="en-US"/>
              </w:rPr>
              <w:t>Modeldocument tekst</w:t>
            </w:r>
          </w:p>
        </w:tc>
        <w:tc>
          <w:tcPr>
            <w:tcW w:w="5935" w:type="dxa"/>
            <w:shd w:val="clear" w:color="auto" w:fill="DEEAF6" w:themeFill="accent1" w:themeFillTint="33"/>
          </w:tcPr>
          <w:p w14:paraId="1B21D424" w14:textId="3FD39437" w:rsidR="00E616C9" w:rsidRPr="00E616C9" w:rsidRDefault="00E616C9" w:rsidP="00E616C9">
            <w:pPr>
              <w:rPr>
                <w:szCs w:val="18"/>
              </w:rPr>
            </w:pPr>
            <w:r w:rsidRPr="00E616C9">
              <w:rPr>
                <w:szCs w:val="18"/>
              </w:rPr>
              <w:t>Toelichting en mapping</w:t>
            </w:r>
          </w:p>
        </w:tc>
      </w:tr>
      <w:tr w:rsidR="00E616C9" w14:paraId="3143DA7E" w14:textId="77777777" w:rsidTr="00E616C9">
        <w:tc>
          <w:tcPr>
            <w:tcW w:w="5931" w:type="dxa"/>
          </w:tcPr>
          <w:p w14:paraId="1AB4E359" w14:textId="77777777" w:rsidR="00E616C9" w:rsidRPr="00493A6C" w:rsidRDefault="00E616C9" w:rsidP="00E616C9">
            <w:pPr>
              <w:rPr>
                <w:rFonts w:cs="Arial"/>
                <w:sz w:val="20"/>
                <w:lang w:val="en-US"/>
              </w:rPr>
            </w:pPr>
          </w:p>
        </w:tc>
        <w:tc>
          <w:tcPr>
            <w:tcW w:w="5935" w:type="dxa"/>
          </w:tcPr>
          <w:p w14:paraId="56DA3605" w14:textId="77777777" w:rsidR="00E616C9" w:rsidRPr="00E616C9" w:rsidRDefault="00E616C9" w:rsidP="00E616C9">
            <w:pPr>
              <w:spacing w:line="240" w:lineRule="auto"/>
              <w:rPr>
                <w:szCs w:val="18"/>
              </w:rPr>
            </w:pPr>
            <w:r w:rsidRPr="00E616C9">
              <w:rPr>
                <w:szCs w:val="18"/>
              </w:rPr>
              <w:t>Deze variant wordt getoond indien er op partijniveau is aangegeven dat de personen met een naam worden aangeduid.</w:t>
            </w:r>
          </w:p>
          <w:p w14:paraId="0C57932B" w14:textId="77777777" w:rsidR="00E616C9" w:rsidRPr="00E616C9" w:rsidRDefault="00E616C9" w:rsidP="00E616C9">
            <w:pPr>
              <w:spacing w:line="240" w:lineRule="auto"/>
              <w:rPr>
                <w:szCs w:val="18"/>
              </w:rPr>
            </w:pPr>
          </w:p>
          <w:p w14:paraId="16B58B33" w14:textId="77777777" w:rsidR="00E616C9" w:rsidRPr="00E616C9" w:rsidRDefault="00E616C9" w:rsidP="00E616C9">
            <w:pPr>
              <w:spacing w:line="240" w:lineRule="auto"/>
              <w:rPr>
                <w:szCs w:val="18"/>
              </w:rPr>
            </w:pPr>
            <w:r w:rsidRPr="00E616C9">
              <w:rPr>
                <w:szCs w:val="18"/>
                <w:u w:val="single"/>
              </w:rPr>
              <w:t>Mapping</w:t>
            </w:r>
            <w:r w:rsidRPr="00E616C9">
              <w:rPr>
                <w:szCs w:val="18"/>
              </w:rPr>
              <w:t>:</w:t>
            </w:r>
          </w:p>
          <w:p w14:paraId="4DA9EE4E" w14:textId="77777777" w:rsidR="00E616C9" w:rsidRPr="00E616C9" w:rsidRDefault="00E616C9" w:rsidP="00E616C9">
            <w:pPr>
              <w:autoSpaceDE w:val="0"/>
              <w:autoSpaceDN w:val="0"/>
              <w:adjustRightInd w:val="0"/>
              <w:spacing w:line="240" w:lineRule="auto"/>
              <w:rPr>
                <w:rFonts w:cs="Arial"/>
                <w:snapToGrid/>
                <w:kern w:val="0"/>
                <w:szCs w:val="18"/>
                <w:lang w:eastAsia="nl-NL"/>
              </w:rPr>
            </w:pPr>
            <w:r w:rsidRPr="00E616C9">
              <w:rPr>
                <w:rFonts w:cs="Arial"/>
                <w:snapToGrid/>
                <w:kern w:val="0"/>
                <w:szCs w:val="18"/>
                <w:lang w:eastAsia="nl-NL"/>
              </w:rPr>
              <w:t>-partij</w:t>
            </w:r>
          </w:p>
          <w:p w14:paraId="1A33BDA8" w14:textId="1885BC71" w:rsidR="00E616C9" w:rsidRPr="00E616C9" w:rsidRDefault="00E616C9" w:rsidP="00E616C9">
            <w:pPr>
              <w:autoSpaceDE w:val="0"/>
              <w:autoSpaceDN w:val="0"/>
              <w:adjustRightInd w:val="0"/>
              <w:spacing w:line="240" w:lineRule="auto"/>
              <w:rPr>
                <w:snapToGrid/>
                <w:kern w:val="0"/>
                <w:szCs w:val="18"/>
                <w:lang w:eastAsia="nl-NL"/>
              </w:rPr>
            </w:pPr>
            <w:r w:rsidRPr="00E616C9">
              <w:rPr>
                <w:rFonts w:cs="Arial"/>
                <w:snapToGrid/>
                <w:kern w:val="0"/>
                <w:szCs w:val="18"/>
                <w:lang w:eastAsia="nl-NL"/>
              </w:rPr>
              <w:t>IMKAD_AangebodenStuk/StukdeelHypotheek/ vervreemderRechtRef/Partij</w:t>
            </w:r>
            <w:r w:rsidRPr="00E616C9">
              <w:rPr>
                <w:snapToGrid/>
                <w:kern w:val="0"/>
                <w:szCs w:val="18"/>
                <w:highlight w:val="white"/>
                <w:lang w:eastAsia="nl-NL"/>
              </w:rPr>
              <w:t>/</w:t>
            </w:r>
            <w:r w:rsidRPr="00E616C9">
              <w:rPr>
                <w:snapToGrid/>
                <w:kern w:val="0"/>
                <w:szCs w:val="18"/>
                <w:lang w:eastAsia="nl-NL"/>
              </w:rPr>
              <w:t>./tekstKeuze</w:t>
            </w:r>
          </w:p>
          <w:p w14:paraId="4DFFA5AE" w14:textId="32663F78" w:rsidR="00E616C9" w:rsidRPr="00E616C9" w:rsidRDefault="00E616C9" w:rsidP="00E616C9">
            <w:pPr>
              <w:autoSpaceDE w:val="0"/>
              <w:autoSpaceDN w:val="0"/>
              <w:adjustRightInd w:val="0"/>
              <w:spacing w:line="240" w:lineRule="auto"/>
              <w:rPr>
                <w:snapToGrid/>
                <w:kern w:val="0"/>
                <w:szCs w:val="18"/>
                <w:lang w:eastAsia="nl-NL"/>
              </w:rPr>
            </w:pPr>
            <w:r w:rsidRPr="00E616C9">
              <w:rPr>
                <w:snapToGrid/>
                <w:kern w:val="0"/>
                <w:szCs w:val="18"/>
                <w:lang w:eastAsia="nl-NL"/>
              </w:rPr>
              <w:t>./tagNaam(‘k_VerwijzingPersoon’)</w:t>
            </w:r>
          </w:p>
          <w:p w14:paraId="6383E145" w14:textId="515B91B1" w:rsidR="00E616C9" w:rsidRPr="00E616C9" w:rsidRDefault="00E616C9" w:rsidP="00E616C9">
            <w:pPr>
              <w:rPr>
                <w:snapToGrid/>
                <w:kern w:val="0"/>
                <w:szCs w:val="18"/>
                <w:lang w:eastAsia="nl-NL"/>
              </w:rPr>
            </w:pPr>
            <w:r>
              <w:rPr>
                <w:snapToGrid/>
                <w:kern w:val="0"/>
                <w:szCs w:val="18"/>
                <w:lang w:eastAsia="nl-NL"/>
              </w:rPr>
              <w:t xml:space="preserve"> </w:t>
            </w:r>
            <w:r w:rsidRPr="00E616C9">
              <w:rPr>
                <w:snapToGrid/>
                <w:kern w:val="0"/>
                <w:szCs w:val="18"/>
                <w:lang w:eastAsia="nl-NL"/>
              </w:rPr>
              <w:t>./tekst(‘naam’)</w:t>
            </w:r>
          </w:p>
          <w:p w14:paraId="28827EB6" w14:textId="77777777" w:rsidR="00E616C9" w:rsidRPr="00E616C9" w:rsidRDefault="00E616C9" w:rsidP="00E616C9">
            <w:pPr>
              <w:rPr>
                <w:szCs w:val="18"/>
              </w:rPr>
            </w:pPr>
          </w:p>
        </w:tc>
      </w:tr>
      <w:tr w:rsidR="00963749" w14:paraId="0691AE1F" w14:textId="77777777" w:rsidTr="00E616C9">
        <w:tc>
          <w:tcPr>
            <w:tcW w:w="5931" w:type="dxa"/>
          </w:tcPr>
          <w:p w14:paraId="031CC27C" w14:textId="1D0A1C33" w:rsidR="00963749" w:rsidRPr="00290AD4" w:rsidRDefault="00963749" w:rsidP="00963749">
            <w:pPr>
              <w:rPr>
                <w:rFonts w:cs="Arial"/>
                <w:sz w:val="20"/>
                <w:rPrChange w:id="69" w:author="Willems, Igor" w:date="2026-01-06T08:28:00Z" w16du:dateUtc="2026-01-06T07:28:00Z">
                  <w:rPr>
                    <w:rFonts w:cs="Arial"/>
                    <w:sz w:val="20"/>
                    <w:lang w:val="en-US"/>
                  </w:rPr>
                </w:rPrChange>
              </w:rPr>
            </w:pPr>
            <w:r w:rsidRPr="00963749">
              <w:rPr>
                <w:sz w:val="20"/>
              </w:rPr>
              <w:fldChar w:fldCharType="begin"/>
            </w:r>
            <w:r w:rsidRPr="00963749">
              <w:rPr>
                <w:sz w:val="20"/>
              </w:rPr>
              <w:instrText>MacroButton Nomacro §</w:instrText>
            </w:r>
            <w:r w:rsidRPr="00963749">
              <w:rPr>
                <w:sz w:val="20"/>
              </w:rPr>
              <w:fldChar w:fldCharType="end"/>
            </w:r>
            <w:r w:rsidRPr="00963749">
              <w:rPr>
                <w:sz w:val="20"/>
              </w:rPr>
              <w:t>naam rechtspersoon</w:t>
            </w:r>
            <w:r w:rsidRPr="00963749">
              <w:rPr>
                <w:sz w:val="20"/>
              </w:rPr>
              <w:fldChar w:fldCharType="begin"/>
            </w:r>
            <w:r w:rsidRPr="00963749">
              <w:rPr>
                <w:sz w:val="20"/>
              </w:rPr>
              <w:instrText>MacroButton Nomacro §</w:instrText>
            </w:r>
            <w:r w:rsidRPr="00963749">
              <w:rPr>
                <w:sz w:val="20"/>
              </w:rPr>
              <w:fldChar w:fldCharType="end"/>
            </w:r>
            <w:r w:rsidRPr="00963749">
              <w:rPr>
                <w:color w:val="800080"/>
                <w:sz w:val="20"/>
              </w:rPr>
              <w:t xml:space="preserve"> </w:t>
            </w:r>
            <w:r w:rsidRPr="00963749">
              <w:rPr>
                <w:rStyle w:val="normaltextrun"/>
                <w:rFonts w:eastAsiaTheme="minorHAnsi" w:cs="Arial"/>
                <w:snapToGrid/>
                <w:color w:val="800080"/>
                <w:kern w:val="0"/>
                <w:sz w:val="20"/>
              </w:rPr>
              <w:t>/de heer/mevrouw</w:t>
            </w:r>
            <w:r w:rsidRPr="00963749">
              <w:rPr>
                <w:color w:val="3366FF"/>
                <w:sz w:val="20"/>
              </w:rPr>
              <w:t xml:space="preserve"> </w:t>
            </w:r>
            <w:r w:rsidRPr="00963749">
              <w:rPr>
                <w:sz w:val="20"/>
              </w:rPr>
              <w:fldChar w:fldCharType="begin"/>
            </w:r>
            <w:r w:rsidRPr="00963749">
              <w:rPr>
                <w:sz w:val="20"/>
              </w:rPr>
              <w:instrText>MacroButton Nomacro §</w:instrText>
            </w:r>
            <w:r w:rsidRPr="00963749">
              <w:rPr>
                <w:sz w:val="20"/>
              </w:rPr>
              <w:fldChar w:fldCharType="end"/>
            </w:r>
            <w:r w:rsidRPr="00963749">
              <w:rPr>
                <w:sz w:val="20"/>
              </w:rPr>
              <w:t>naam natuurlijk persoon</w:t>
            </w:r>
            <w:r w:rsidRPr="00EE3A93">
              <w:fldChar w:fldCharType="begin"/>
            </w:r>
            <w:r w:rsidRPr="00EE3A93">
              <w:instrText xml:space="preserve">MacroButton Nomacro </w:instrText>
            </w:r>
            <w:r w:rsidRPr="004A7A56">
              <w:instrText>§</w:instrText>
            </w:r>
            <w:r w:rsidRPr="00EE3A93">
              <w:fldChar w:fldCharType="end"/>
            </w:r>
          </w:p>
        </w:tc>
        <w:tc>
          <w:tcPr>
            <w:tcW w:w="5935" w:type="dxa"/>
          </w:tcPr>
          <w:p w14:paraId="15422E72" w14:textId="77777777" w:rsidR="00963749" w:rsidRPr="00963749" w:rsidRDefault="00963749" w:rsidP="00963749">
            <w:pPr>
              <w:pStyle w:val="streepje"/>
              <w:numPr>
                <w:ilvl w:val="0"/>
                <w:numId w:val="0"/>
              </w:numPr>
              <w:spacing w:line="240" w:lineRule="auto"/>
              <w:rPr>
                <w:rFonts w:cs="Arial"/>
                <w:szCs w:val="18"/>
              </w:rPr>
            </w:pPr>
            <w:r w:rsidRPr="00963749">
              <w:rPr>
                <w:rFonts w:cs="Arial"/>
                <w:szCs w:val="18"/>
              </w:rPr>
              <w:t>Verplichte tekst binnen deze variant die meerdere keren voor kan komen.</w:t>
            </w:r>
          </w:p>
          <w:p w14:paraId="26FC899B" w14:textId="77777777" w:rsidR="00963749" w:rsidRPr="00963749" w:rsidRDefault="00963749" w:rsidP="00963749">
            <w:pPr>
              <w:pStyle w:val="streepje"/>
              <w:numPr>
                <w:ilvl w:val="0"/>
                <w:numId w:val="0"/>
              </w:numPr>
              <w:spacing w:line="240" w:lineRule="auto"/>
              <w:rPr>
                <w:rFonts w:cs="Arial"/>
                <w:szCs w:val="18"/>
              </w:rPr>
            </w:pPr>
          </w:p>
          <w:p w14:paraId="4137D002" w14:textId="77777777" w:rsidR="00963749" w:rsidRPr="00963749" w:rsidRDefault="00963749" w:rsidP="00963749">
            <w:pPr>
              <w:pStyle w:val="streepje"/>
              <w:numPr>
                <w:ilvl w:val="0"/>
                <w:numId w:val="0"/>
              </w:numPr>
              <w:spacing w:line="240" w:lineRule="auto"/>
              <w:rPr>
                <w:rFonts w:cs="Arial"/>
                <w:szCs w:val="18"/>
              </w:rPr>
            </w:pPr>
            <w:r w:rsidRPr="00963749">
              <w:rPr>
                <w:rFonts w:cs="Arial"/>
                <w:szCs w:val="18"/>
              </w:rPr>
              <w:t>Een opsomming van de namen van de natuurlijke en niet natuurlijke personen</w:t>
            </w:r>
            <w:r w:rsidRPr="00963749">
              <w:rPr>
                <w:rFonts w:cs="Arial"/>
                <w:snapToGrid/>
                <w:kern w:val="0"/>
                <w:szCs w:val="18"/>
                <w:lang w:eastAsia="nl-NL"/>
              </w:rPr>
              <w:t xml:space="preserve"> met de aanduiding ‘hypotheekgever of ‘beiden’</w:t>
            </w:r>
            <w:r w:rsidRPr="00963749">
              <w:rPr>
                <w:rFonts w:cs="Arial"/>
                <w:szCs w:val="18"/>
              </w:rPr>
              <w:t>.</w:t>
            </w:r>
          </w:p>
          <w:p w14:paraId="1533A842" w14:textId="77777777" w:rsidR="00963749" w:rsidRPr="00963749" w:rsidRDefault="00963749" w:rsidP="00963749">
            <w:pPr>
              <w:pStyle w:val="streepje"/>
              <w:numPr>
                <w:ilvl w:val="0"/>
                <w:numId w:val="0"/>
              </w:numPr>
              <w:spacing w:line="240" w:lineRule="auto"/>
              <w:rPr>
                <w:rFonts w:cs="Arial"/>
                <w:szCs w:val="18"/>
              </w:rPr>
            </w:pPr>
          </w:p>
          <w:p w14:paraId="79CAA30C" w14:textId="77777777" w:rsidR="00963749" w:rsidRDefault="00963749" w:rsidP="00963749">
            <w:pPr>
              <w:pStyle w:val="streepje"/>
              <w:numPr>
                <w:ilvl w:val="0"/>
                <w:numId w:val="0"/>
              </w:numPr>
              <w:spacing w:line="240" w:lineRule="auto"/>
              <w:rPr>
                <w:rFonts w:cs="Arial"/>
                <w:szCs w:val="18"/>
              </w:rPr>
            </w:pPr>
            <w:r w:rsidRPr="00963749">
              <w:rPr>
                <w:rFonts w:cs="Arial"/>
                <w:szCs w:val="18"/>
              </w:rPr>
              <w:t>De keuze voor ‘</w:t>
            </w:r>
            <w:r w:rsidRPr="00963749">
              <w:rPr>
                <w:rStyle w:val="normaltextrun"/>
                <w:rFonts w:eastAsiaTheme="minorHAnsi" w:cs="Arial"/>
                <w:snapToGrid/>
                <w:color w:val="800080"/>
                <w:kern w:val="0"/>
                <w:szCs w:val="18"/>
                <w:lang w:val="nl-NL"/>
              </w:rPr>
              <w:t>de</w:t>
            </w:r>
            <w:r w:rsidRPr="00963749">
              <w:rPr>
                <w:rFonts w:cs="Arial"/>
                <w:color w:val="00FFFF"/>
                <w:szCs w:val="18"/>
              </w:rPr>
              <w:t xml:space="preserve"> </w:t>
            </w:r>
            <w:r w:rsidRPr="00963749">
              <w:rPr>
                <w:rStyle w:val="normaltextrun"/>
                <w:rFonts w:eastAsiaTheme="minorHAnsi" w:cs="Arial"/>
                <w:snapToGrid/>
                <w:color w:val="800080"/>
                <w:kern w:val="0"/>
                <w:szCs w:val="18"/>
                <w:lang w:val="nl-NL"/>
              </w:rPr>
              <w:t>heer’</w:t>
            </w:r>
            <w:r w:rsidRPr="00963749">
              <w:rPr>
                <w:rFonts w:cs="Arial"/>
                <w:szCs w:val="18"/>
              </w:rPr>
              <w:t xml:space="preserve"> of ‘</w:t>
            </w:r>
            <w:r w:rsidRPr="00963749">
              <w:rPr>
                <w:rStyle w:val="normaltextrun"/>
                <w:rFonts w:eastAsiaTheme="minorHAnsi" w:cs="Arial"/>
                <w:snapToGrid/>
                <w:color w:val="800080"/>
                <w:kern w:val="0"/>
                <w:szCs w:val="18"/>
                <w:lang w:val="nl-NL"/>
              </w:rPr>
              <w:t>mevrouw’</w:t>
            </w:r>
            <w:r w:rsidRPr="00963749">
              <w:rPr>
                <w:rFonts w:cs="Arial"/>
                <w:szCs w:val="18"/>
              </w:rPr>
              <w:t xml:space="preserve"> wordt gemaakt op basis van het geslacht van de persoon.</w:t>
            </w:r>
          </w:p>
          <w:p w14:paraId="3D8AE006" w14:textId="36E24436" w:rsidR="00963749" w:rsidRPr="00963749" w:rsidRDefault="00963749" w:rsidP="00963749">
            <w:pPr>
              <w:pStyle w:val="streepje"/>
              <w:numPr>
                <w:ilvl w:val="0"/>
                <w:numId w:val="0"/>
              </w:numPr>
              <w:spacing w:line="240" w:lineRule="auto"/>
              <w:rPr>
                <w:rFonts w:cs="Arial"/>
                <w:szCs w:val="18"/>
              </w:rPr>
            </w:pPr>
            <w:r>
              <w:rPr>
                <w:rFonts w:cs="Arial"/>
                <w:szCs w:val="18"/>
              </w:rPr>
              <w:t xml:space="preserve">Indien gekozen voor geslacht =Onbekend dan wordt </w:t>
            </w:r>
            <w:r w:rsidRPr="00963749">
              <w:rPr>
                <w:rStyle w:val="normaltextrun"/>
                <w:rFonts w:eastAsiaTheme="minorHAnsi" w:cs="Arial"/>
                <w:snapToGrid/>
                <w:color w:val="800080"/>
                <w:kern w:val="0"/>
                <w:szCs w:val="18"/>
                <w:lang w:val="nl-NL"/>
              </w:rPr>
              <w:t>de</w:t>
            </w:r>
            <w:r w:rsidRPr="00963749">
              <w:rPr>
                <w:rFonts w:cs="Arial"/>
                <w:color w:val="00FFFF"/>
                <w:szCs w:val="18"/>
              </w:rPr>
              <w:t xml:space="preserve"> </w:t>
            </w:r>
            <w:r w:rsidRPr="00963749">
              <w:rPr>
                <w:rStyle w:val="normaltextrun"/>
                <w:rFonts w:eastAsiaTheme="minorHAnsi" w:cs="Arial"/>
                <w:snapToGrid/>
                <w:color w:val="800080"/>
                <w:kern w:val="0"/>
                <w:szCs w:val="18"/>
                <w:lang w:val="nl-NL"/>
              </w:rPr>
              <w:t>heer’</w:t>
            </w:r>
            <w:r w:rsidRPr="00963749">
              <w:rPr>
                <w:rFonts w:cs="Arial"/>
                <w:szCs w:val="18"/>
              </w:rPr>
              <w:t xml:space="preserve"> of ‘</w:t>
            </w:r>
            <w:r w:rsidRPr="00963749">
              <w:rPr>
                <w:rStyle w:val="normaltextrun"/>
                <w:rFonts w:eastAsiaTheme="minorHAnsi" w:cs="Arial"/>
                <w:snapToGrid/>
                <w:color w:val="800080"/>
                <w:kern w:val="0"/>
                <w:szCs w:val="18"/>
                <w:lang w:val="nl-NL"/>
              </w:rPr>
              <w:t>mevrouw’</w:t>
            </w:r>
            <w:r>
              <w:rPr>
                <w:rStyle w:val="normaltextrun"/>
                <w:rFonts w:eastAsiaTheme="minorHAnsi" w:cs="Arial"/>
                <w:snapToGrid/>
                <w:color w:val="800080"/>
                <w:kern w:val="0"/>
                <w:szCs w:val="18"/>
                <w:lang w:val="nl-NL"/>
              </w:rPr>
              <w:t xml:space="preserve"> </w:t>
            </w:r>
            <w:r>
              <w:rPr>
                <w:rStyle w:val="normaltextrun"/>
                <w:rFonts w:eastAsiaTheme="minorHAnsi" w:cs="Arial"/>
                <w:lang w:val="nl-NL"/>
              </w:rPr>
              <w:t>niet getoond</w:t>
            </w:r>
          </w:p>
          <w:p w14:paraId="6DDDF09A" w14:textId="77777777" w:rsidR="00963749" w:rsidRPr="00963749" w:rsidRDefault="00963749" w:rsidP="00963749">
            <w:pPr>
              <w:pStyle w:val="streepje"/>
              <w:numPr>
                <w:ilvl w:val="0"/>
                <w:numId w:val="0"/>
              </w:numPr>
              <w:spacing w:line="240" w:lineRule="auto"/>
              <w:rPr>
                <w:rFonts w:cs="Arial"/>
                <w:szCs w:val="18"/>
              </w:rPr>
            </w:pPr>
          </w:p>
          <w:p w14:paraId="76643DDA" w14:textId="77777777" w:rsidR="00963749" w:rsidRPr="00963749" w:rsidRDefault="00963749" w:rsidP="00963749">
            <w:pPr>
              <w:pStyle w:val="streepje"/>
              <w:numPr>
                <w:ilvl w:val="0"/>
                <w:numId w:val="0"/>
              </w:numPr>
              <w:spacing w:line="240" w:lineRule="auto"/>
              <w:rPr>
                <w:rFonts w:cs="Arial"/>
                <w:szCs w:val="18"/>
              </w:rPr>
            </w:pPr>
            <w:r w:rsidRPr="00963749">
              <w:rPr>
                <w:rFonts w:cs="Arial"/>
                <w:szCs w:val="18"/>
                <w:lang w:val="nl-NL"/>
              </w:rPr>
              <w:t>M</w:t>
            </w:r>
            <w:r w:rsidRPr="00963749">
              <w:rPr>
                <w:rFonts w:cs="Arial"/>
                <w:szCs w:val="18"/>
              </w:rPr>
              <w:t>eer personen worden onderling gescheiden door een komma en de laatste twee door het woord ‘en’. De personen worden weergegeven in de volgorde zoals ze in de voorgaande tekst getoond zijn.</w:t>
            </w:r>
          </w:p>
          <w:p w14:paraId="7EA5C269" w14:textId="77777777" w:rsidR="00963749" w:rsidRPr="00963749" w:rsidRDefault="00963749" w:rsidP="00963749">
            <w:pPr>
              <w:pStyle w:val="streepje"/>
              <w:numPr>
                <w:ilvl w:val="0"/>
                <w:numId w:val="0"/>
              </w:numPr>
              <w:spacing w:line="240" w:lineRule="auto"/>
              <w:rPr>
                <w:rFonts w:cs="Arial"/>
                <w:szCs w:val="18"/>
              </w:rPr>
            </w:pPr>
          </w:p>
          <w:p w14:paraId="38203DD7" w14:textId="77777777" w:rsidR="00963749" w:rsidRPr="00963749" w:rsidRDefault="00963749" w:rsidP="00963749">
            <w:pPr>
              <w:pStyle w:val="streepje"/>
              <w:numPr>
                <w:ilvl w:val="0"/>
                <w:numId w:val="0"/>
              </w:numPr>
              <w:spacing w:line="240" w:lineRule="atLeast"/>
              <w:rPr>
                <w:rFonts w:cs="Arial"/>
                <w:szCs w:val="18"/>
              </w:rPr>
            </w:pPr>
            <w:r w:rsidRPr="00963749">
              <w:rPr>
                <w:rFonts w:cs="Arial"/>
                <w:szCs w:val="18"/>
                <w:u w:val="single"/>
              </w:rPr>
              <w:t>Mapping persoon ‘hypotheekgever:</w:t>
            </w:r>
          </w:p>
          <w:p w14:paraId="0C2A2AB1" w14:textId="3EF1DF35" w:rsidR="00963749" w:rsidRPr="00963749" w:rsidRDefault="00963749" w:rsidP="00963749">
            <w:pPr>
              <w:autoSpaceDE w:val="0"/>
              <w:autoSpaceDN w:val="0"/>
              <w:adjustRightInd w:val="0"/>
              <w:spacing w:line="240" w:lineRule="auto"/>
              <w:rPr>
                <w:rFonts w:cs="Arial"/>
                <w:snapToGrid/>
                <w:kern w:val="0"/>
                <w:szCs w:val="18"/>
                <w:lang w:eastAsia="nl-NL"/>
              </w:rPr>
            </w:pPr>
            <w:r w:rsidRPr="00963749">
              <w:rPr>
                <w:rFonts w:cs="Arial"/>
                <w:snapToGrid/>
                <w:kern w:val="0"/>
                <w:szCs w:val="18"/>
                <w:lang w:eastAsia="nl-NL"/>
              </w:rPr>
              <w:t>//StukdeelHypotheek/vervreemderRechtRef/Partij/IMKAD_Persoon</w:t>
            </w:r>
          </w:p>
          <w:p w14:paraId="587159BE" w14:textId="77777777" w:rsidR="00963749" w:rsidRDefault="00963749" w:rsidP="00963749">
            <w:pPr>
              <w:autoSpaceDE w:val="0"/>
              <w:autoSpaceDN w:val="0"/>
              <w:adjustRightInd w:val="0"/>
              <w:spacing w:line="240" w:lineRule="auto"/>
              <w:rPr>
                <w:snapToGrid/>
                <w:kern w:val="0"/>
                <w:szCs w:val="18"/>
                <w:lang w:eastAsia="nl-NL"/>
              </w:rPr>
            </w:pPr>
            <w:r w:rsidRPr="00963749">
              <w:rPr>
                <w:rFonts w:cs="Arial"/>
                <w:snapToGrid/>
                <w:kern w:val="0"/>
                <w:szCs w:val="18"/>
                <w:highlight w:val="white"/>
                <w:lang w:eastAsia="nl-NL"/>
              </w:rPr>
              <w:lastRenderedPageBreak/>
              <w:t>Waarvan</w:t>
            </w:r>
            <w:r>
              <w:rPr>
                <w:rFonts w:cs="Arial"/>
                <w:snapToGrid/>
                <w:kern w:val="0"/>
                <w:szCs w:val="18"/>
                <w:highlight w:val="white"/>
                <w:lang w:eastAsia="nl-NL"/>
              </w:rPr>
              <w:br/>
            </w: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onderzetter</w:t>
            </w:r>
            <w:r w:rsidRPr="00E616C9">
              <w:rPr>
                <w:snapToGrid/>
                <w:kern w:val="0"/>
                <w:szCs w:val="18"/>
                <w:lang w:eastAsia="nl-NL"/>
              </w:rPr>
              <w:t xml:space="preserve">) </w:t>
            </w:r>
          </w:p>
          <w:p w14:paraId="0F8CC0BE" w14:textId="77777777" w:rsidR="00963749" w:rsidRPr="00E616C9" w:rsidRDefault="00963749" w:rsidP="0096374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schuldenaar</w:t>
            </w:r>
            <w:r w:rsidRPr="00E616C9">
              <w:rPr>
                <w:snapToGrid/>
                <w:kern w:val="0"/>
                <w:szCs w:val="18"/>
                <w:lang w:eastAsia="nl-NL"/>
              </w:rPr>
              <w:t>) of</w:t>
            </w:r>
          </w:p>
          <w:p w14:paraId="25CAF006" w14:textId="77777777" w:rsidR="00963749" w:rsidRPr="00E616C9" w:rsidRDefault="00963749" w:rsidP="00963749">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./tia_</w:t>
            </w:r>
            <w:r w:rsidRPr="00E616C9">
              <w:rPr>
                <w:rFonts w:cs="Arial"/>
                <w:snapToGrid/>
                <w:kern w:val="0"/>
                <w:szCs w:val="18"/>
                <w:lang w:eastAsia="nl-NL"/>
              </w:rPr>
              <w:t>PartijOnderdeel</w:t>
            </w:r>
            <w:r w:rsidRPr="00E616C9">
              <w:rPr>
                <w:snapToGrid/>
                <w:kern w:val="0"/>
                <w:szCs w:val="18"/>
                <w:lang w:eastAsia="nl-NL"/>
              </w:rPr>
              <w:t>(‘beiden’)</w:t>
            </w:r>
          </w:p>
          <w:p w14:paraId="53289B69" w14:textId="7566D617" w:rsidR="00963749" w:rsidRPr="00963749" w:rsidRDefault="00963749" w:rsidP="00963749">
            <w:pPr>
              <w:keepNext/>
              <w:rPr>
                <w:rFonts w:cs="Arial"/>
                <w:snapToGrid/>
                <w:kern w:val="0"/>
                <w:szCs w:val="18"/>
                <w:lang w:eastAsia="nl-NL"/>
              </w:rPr>
            </w:pPr>
            <w:r w:rsidRPr="00963749">
              <w:rPr>
                <w:rFonts w:cs="Arial"/>
                <w:snapToGrid/>
                <w:kern w:val="0"/>
                <w:szCs w:val="18"/>
                <w:lang w:eastAsia="nl-NL"/>
              </w:rPr>
              <w:t>of</w:t>
            </w:r>
          </w:p>
          <w:p w14:paraId="57DEF94A" w14:textId="77777777" w:rsidR="00963749" w:rsidRPr="00963749" w:rsidRDefault="00963749" w:rsidP="00963749">
            <w:pPr>
              <w:autoSpaceDE w:val="0"/>
              <w:autoSpaceDN w:val="0"/>
              <w:adjustRightInd w:val="0"/>
              <w:spacing w:line="240" w:lineRule="auto"/>
              <w:rPr>
                <w:rFonts w:cs="Arial"/>
                <w:snapToGrid/>
                <w:kern w:val="0"/>
                <w:szCs w:val="18"/>
                <w:lang w:eastAsia="nl-NL"/>
              </w:rPr>
            </w:pPr>
            <w:r w:rsidRPr="00963749">
              <w:rPr>
                <w:rFonts w:cs="Arial"/>
                <w:snapToGrid/>
                <w:kern w:val="0"/>
                <w:szCs w:val="18"/>
                <w:lang w:eastAsia="nl-NL"/>
              </w:rPr>
              <w:t>//StukdeelHypotheek/vervreemderRechtRef/Partij/</w:t>
            </w:r>
          </w:p>
          <w:p w14:paraId="200E662C" w14:textId="77777777" w:rsidR="00963749" w:rsidRPr="00963749" w:rsidRDefault="00963749" w:rsidP="00963749">
            <w:pPr>
              <w:autoSpaceDE w:val="0"/>
              <w:autoSpaceDN w:val="0"/>
              <w:adjustRightInd w:val="0"/>
              <w:spacing w:line="240" w:lineRule="auto"/>
              <w:rPr>
                <w:rFonts w:cs="Arial"/>
                <w:snapToGrid/>
                <w:kern w:val="0"/>
                <w:szCs w:val="18"/>
                <w:lang w:eastAsia="nl-NL"/>
              </w:rPr>
            </w:pPr>
            <w:r w:rsidRPr="00963749">
              <w:rPr>
                <w:rFonts w:cs="Arial"/>
                <w:snapToGrid/>
                <w:kern w:val="0"/>
                <w:szCs w:val="18"/>
                <w:lang w:eastAsia="nl-NL"/>
              </w:rPr>
              <w:t>IMKAD_Persoon/GerelateerdPersoon/IMKAD_Persoon</w:t>
            </w:r>
          </w:p>
          <w:p w14:paraId="013F5F58" w14:textId="77777777" w:rsidR="00963749" w:rsidRDefault="00963749" w:rsidP="00963749">
            <w:pPr>
              <w:autoSpaceDE w:val="0"/>
              <w:autoSpaceDN w:val="0"/>
              <w:adjustRightInd w:val="0"/>
              <w:spacing w:line="240" w:lineRule="auto"/>
              <w:rPr>
                <w:rFonts w:cs="Arial"/>
                <w:snapToGrid/>
                <w:kern w:val="0"/>
                <w:szCs w:val="18"/>
                <w:highlight w:val="white"/>
                <w:lang w:eastAsia="nl-NL"/>
              </w:rPr>
            </w:pPr>
            <w:r w:rsidRPr="00963749">
              <w:rPr>
                <w:rFonts w:cs="Arial"/>
                <w:snapToGrid/>
                <w:kern w:val="0"/>
                <w:szCs w:val="18"/>
                <w:highlight w:val="white"/>
                <w:lang w:eastAsia="nl-NL"/>
              </w:rPr>
              <w:t>Waarvan</w:t>
            </w:r>
            <w:r>
              <w:rPr>
                <w:rFonts w:cs="Arial"/>
                <w:snapToGrid/>
                <w:kern w:val="0"/>
                <w:szCs w:val="18"/>
                <w:highlight w:val="white"/>
                <w:lang w:eastAsia="nl-NL"/>
              </w:rPr>
              <w:t>:</w:t>
            </w:r>
          </w:p>
          <w:p w14:paraId="4B7F3F40" w14:textId="77777777" w:rsidR="00963749" w:rsidRDefault="00963749" w:rsidP="0096374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onderzetter</w:t>
            </w:r>
            <w:r w:rsidRPr="00E616C9">
              <w:rPr>
                <w:snapToGrid/>
                <w:kern w:val="0"/>
                <w:szCs w:val="18"/>
                <w:lang w:eastAsia="nl-NL"/>
              </w:rPr>
              <w:t xml:space="preserve">) </w:t>
            </w:r>
          </w:p>
          <w:p w14:paraId="6BAA5D4E" w14:textId="77777777" w:rsidR="00963749" w:rsidRPr="00E616C9" w:rsidRDefault="00963749" w:rsidP="0096374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schuldenaar</w:t>
            </w:r>
            <w:r w:rsidRPr="00E616C9">
              <w:rPr>
                <w:snapToGrid/>
                <w:kern w:val="0"/>
                <w:szCs w:val="18"/>
                <w:lang w:eastAsia="nl-NL"/>
              </w:rPr>
              <w:t>) of</w:t>
            </w:r>
          </w:p>
          <w:p w14:paraId="01CA5820" w14:textId="77777777" w:rsidR="00963749" w:rsidRPr="00E616C9" w:rsidRDefault="00963749" w:rsidP="00963749">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./tia_</w:t>
            </w:r>
            <w:r w:rsidRPr="00E616C9">
              <w:rPr>
                <w:rFonts w:cs="Arial"/>
                <w:snapToGrid/>
                <w:kern w:val="0"/>
                <w:szCs w:val="18"/>
                <w:lang w:eastAsia="nl-NL"/>
              </w:rPr>
              <w:t>PartijOnderdeel</w:t>
            </w:r>
            <w:r w:rsidRPr="00E616C9">
              <w:rPr>
                <w:snapToGrid/>
                <w:kern w:val="0"/>
                <w:szCs w:val="18"/>
                <w:lang w:eastAsia="nl-NL"/>
              </w:rPr>
              <w:t>(‘beiden’)</w:t>
            </w:r>
          </w:p>
          <w:p w14:paraId="4D32A16E" w14:textId="77777777" w:rsidR="00963749" w:rsidRPr="00963749" w:rsidRDefault="00963749" w:rsidP="00963749">
            <w:pPr>
              <w:autoSpaceDE w:val="0"/>
              <w:autoSpaceDN w:val="0"/>
              <w:adjustRightInd w:val="0"/>
              <w:spacing w:line="240" w:lineRule="auto"/>
              <w:rPr>
                <w:rFonts w:cs="Arial"/>
                <w:snapToGrid/>
                <w:kern w:val="0"/>
                <w:szCs w:val="18"/>
                <w:lang w:eastAsia="nl-NL"/>
              </w:rPr>
            </w:pPr>
            <w:r w:rsidRPr="00963749">
              <w:rPr>
                <w:rFonts w:cs="Arial"/>
                <w:snapToGrid/>
                <w:kern w:val="0"/>
                <w:szCs w:val="18"/>
                <w:lang w:eastAsia="nl-NL"/>
              </w:rPr>
              <w:t>of</w:t>
            </w:r>
          </w:p>
          <w:p w14:paraId="2A67D5F3" w14:textId="77777777" w:rsidR="00963749" w:rsidRPr="00963749" w:rsidRDefault="00963749" w:rsidP="00963749">
            <w:pPr>
              <w:autoSpaceDE w:val="0"/>
              <w:autoSpaceDN w:val="0"/>
              <w:adjustRightInd w:val="0"/>
              <w:spacing w:line="240" w:lineRule="auto"/>
              <w:rPr>
                <w:rFonts w:cs="Arial"/>
                <w:snapToGrid/>
                <w:kern w:val="0"/>
                <w:szCs w:val="18"/>
                <w:lang w:eastAsia="nl-NL"/>
              </w:rPr>
            </w:pPr>
            <w:r w:rsidRPr="00963749">
              <w:rPr>
                <w:rFonts w:cs="Arial"/>
                <w:snapToGrid/>
                <w:kern w:val="0"/>
                <w:szCs w:val="18"/>
                <w:lang w:eastAsia="nl-NL"/>
              </w:rPr>
              <w:t>//StukdeelHypotheek/vervreemderRechtRef/Partij/</w:t>
            </w:r>
          </w:p>
          <w:p w14:paraId="6C878EB6" w14:textId="77777777" w:rsidR="00963749" w:rsidRPr="00963749" w:rsidRDefault="00963749" w:rsidP="00963749">
            <w:pPr>
              <w:autoSpaceDE w:val="0"/>
              <w:autoSpaceDN w:val="0"/>
              <w:adjustRightInd w:val="0"/>
              <w:spacing w:line="240" w:lineRule="auto"/>
              <w:rPr>
                <w:rFonts w:cs="Arial"/>
                <w:snapToGrid/>
                <w:kern w:val="0"/>
                <w:szCs w:val="18"/>
                <w:lang w:eastAsia="nl-NL"/>
              </w:rPr>
            </w:pPr>
            <w:r w:rsidRPr="00963749">
              <w:rPr>
                <w:rFonts w:cs="Arial"/>
                <w:snapToGrid/>
                <w:kern w:val="0"/>
                <w:szCs w:val="18"/>
                <w:lang w:eastAsia="nl-NL"/>
              </w:rPr>
              <w:t>IMKAD_Persoon/GerelateerdPersoon/IMKAD_Persoon/ GerelateerdPersoon/IMKAD_Persoon</w:t>
            </w:r>
          </w:p>
          <w:p w14:paraId="7DF97605" w14:textId="7A114922" w:rsidR="00963749" w:rsidRDefault="00963749" w:rsidP="00963749">
            <w:pPr>
              <w:autoSpaceDE w:val="0"/>
              <w:autoSpaceDN w:val="0"/>
              <w:adjustRightInd w:val="0"/>
              <w:spacing w:line="240" w:lineRule="auto"/>
              <w:rPr>
                <w:rFonts w:cs="Arial"/>
                <w:snapToGrid/>
                <w:kern w:val="0"/>
                <w:szCs w:val="18"/>
                <w:highlight w:val="white"/>
                <w:lang w:eastAsia="nl-NL"/>
              </w:rPr>
            </w:pPr>
            <w:r w:rsidRPr="00963749">
              <w:rPr>
                <w:rFonts w:cs="Arial"/>
                <w:snapToGrid/>
                <w:kern w:val="0"/>
                <w:szCs w:val="18"/>
                <w:highlight w:val="white"/>
                <w:lang w:eastAsia="nl-NL"/>
              </w:rPr>
              <w:t>Waarvan</w:t>
            </w:r>
            <w:r>
              <w:rPr>
                <w:rFonts w:cs="Arial"/>
                <w:snapToGrid/>
                <w:kern w:val="0"/>
                <w:szCs w:val="18"/>
                <w:highlight w:val="white"/>
                <w:lang w:eastAsia="nl-NL"/>
              </w:rPr>
              <w:t>:</w:t>
            </w:r>
          </w:p>
          <w:p w14:paraId="075088B9" w14:textId="77777777" w:rsidR="00963749" w:rsidRDefault="00963749" w:rsidP="0096374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onderzetter</w:t>
            </w:r>
            <w:r w:rsidRPr="00E616C9">
              <w:rPr>
                <w:snapToGrid/>
                <w:kern w:val="0"/>
                <w:szCs w:val="18"/>
                <w:lang w:eastAsia="nl-NL"/>
              </w:rPr>
              <w:t xml:space="preserve">) </w:t>
            </w:r>
          </w:p>
          <w:p w14:paraId="3799DA61" w14:textId="77777777" w:rsidR="00963749" w:rsidRPr="00E616C9" w:rsidRDefault="00963749" w:rsidP="00963749">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schuldenaar</w:t>
            </w:r>
            <w:r w:rsidRPr="00E616C9">
              <w:rPr>
                <w:snapToGrid/>
                <w:kern w:val="0"/>
                <w:szCs w:val="18"/>
                <w:lang w:eastAsia="nl-NL"/>
              </w:rPr>
              <w:t>) of</w:t>
            </w:r>
          </w:p>
          <w:p w14:paraId="245B856B" w14:textId="77777777" w:rsidR="00963749" w:rsidRPr="00E616C9" w:rsidRDefault="00963749" w:rsidP="00963749">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./tia_</w:t>
            </w:r>
            <w:r w:rsidRPr="00E616C9">
              <w:rPr>
                <w:rFonts w:cs="Arial"/>
                <w:snapToGrid/>
                <w:kern w:val="0"/>
                <w:szCs w:val="18"/>
                <w:lang w:eastAsia="nl-NL"/>
              </w:rPr>
              <w:t>PartijOnderdeel</w:t>
            </w:r>
            <w:r w:rsidRPr="00E616C9">
              <w:rPr>
                <w:snapToGrid/>
                <w:kern w:val="0"/>
                <w:szCs w:val="18"/>
                <w:lang w:eastAsia="nl-NL"/>
              </w:rPr>
              <w:t>(‘beiden’)</w:t>
            </w:r>
          </w:p>
          <w:p w14:paraId="136E186F" w14:textId="77777777" w:rsidR="00963749" w:rsidRPr="00963749" w:rsidRDefault="00963749" w:rsidP="00963749">
            <w:pPr>
              <w:autoSpaceDE w:val="0"/>
              <w:autoSpaceDN w:val="0"/>
              <w:adjustRightInd w:val="0"/>
              <w:spacing w:line="240" w:lineRule="auto"/>
              <w:rPr>
                <w:rFonts w:cs="Arial"/>
                <w:snapToGrid/>
                <w:kern w:val="0"/>
                <w:szCs w:val="18"/>
                <w:lang w:eastAsia="nl-NL"/>
              </w:rPr>
            </w:pPr>
          </w:p>
          <w:p w14:paraId="01AC0CC1" w14:textId="77777777" w:rsidR="00963749" w:rsidRPr="00963749" w:rsidRDefault="00963749" w:rsidP="00963749">
            <w:pPr>
              <w:autoSpaceDE w:val="0"/>
              <w:autoSpaceDN w:val="0"/>
              <w:adjustRightInd w:val="0"/>
              <w:spacing w:line="240" w:lineRule="auto"/>
              <w:rPr>
                <w:rFonts w:cs="Arial"/>
                <w:snapToGrid/>
                <w:kern w:val="0"/>
                <w:szCs w:val="18"/>
                <w:lang w:eastAsia="nl-NL"/>
              </w:rPr>
            </w:pPr>
          </w:p>
          <w:p w14:paraId="407204F5" w14:textId="77777777" w:rsidR="00963749" w:rsidRPr="00963749" w:rsidRDefault="00963749" w:rsidP="00963749">
            <w:pPr>
              <w:spacing w:line="240" w:lineRule="atLeast"/>
              <w:rPr>
                <w:rFonts w:cs="Arial"/>
                <w:snapToGrid/>
                <w:szCs w:val="18"/>
                <w:u w:val="single"/>
              </w:rPr>
            </w:pPr>
            <w:r w:rsidRPr="00963749">
              <w:rPr>
                <w:rFonts w:cs="Arial"/>
                <w:snapToGrid/>
                <w:szCs w:val="18"/>
                <w:u w:val="single"/>
              </w:rPr>
              <w:t>Mapping naam rechtspersoon:</w:t>
            </w:r>
          </w:p>
          <w:p w14:paraId="7134F15C" w14:textId="77777777" w:rsidR="00963749" w:rsidRPr="00963749" w:rsidRDefault="00963749" w:rsidP="00963749">
            <w:pPr>
              <w:spacing w:line="240" w:lineRule="auto"/>
              <w:rPr>
                <w:rFonts w:cs="Arial"/>
                <w:i/>
                <w:szCs w:val="18"/>
              </w:rPr>
            </w:pPr>
            <w:r w:rsidRPr="00963749">
              <w:rPr>
                <w:rFonts w:cs="Arial"/>
                <w:i/>
                <w:szCs w:val="18"/>
              </w:rPr>
              <w:t>-</w:t>
            </w:r>
            <w:r w:rsidRPr="00963749">
              <w:rPr>
                <w:rFonts w:cs="Arial"/>
                <w:szCs w:val="18"/>
              </w:rPr>
              <w:t>indien aanwezig</w:t>
            </w:r>
          </w:p>
          <w:p w14:paraId="171C5CC5" w14:textId="77777777" w:rsidR="00963749" w:rsidRPr="00963749" w:rsidRDefault="00963749" w:rsidP="00963749">
            <w:pPr>
              <w:spacing w:line="240" w:lineRule="auto"/>
              <w:rPr>
                <w:rFonts w:cs="Arial"/>
                <w:szCs w:val="18"/>
              </w:rPr>
            </w:pPr>
            <w:r w:rsidRPr="00963749">
              <w:rPr>
                <w:rFonts w:cs="Arial"/>
                <w:szCs w:val="18"/>
              </w:rPr>
              <w:t>//IMKAD_Persoon/tia_AanduidingPersoon</w:t>
            </w:r>
          </w:p>
          <w:p w14:paraId="361FBF45" w14:textId="77777777" w:rsidR="00963749" w:rsidRPr="00963749" w:rsidRDefault="00963749" w:rsidP="00963749">
            <w:pPr>
              <w:spacing w:line="240" w:lineRule="auto"/>
              <w:rPr>
                <w:rFonts w:cs="Arial"/>
                <w:i/>
                <w:szCs w:val="18"/>
              </w:rPr>
            </w:pPr>
            <w:r w:rsidRPr="00963749">
              <w:rPr>
                <w:rFonts w:cs="Arial"/>
                <w:i/>
                <w:szCs w:val="18"/>
              </w:rPr>
              <w:t>-</w:t>
            </w:r>
            <w:r w:rsidRPr="00963749">
              <w:rPr>
                <w:rFonts w:cs="Arial"/>
                <w:szCs w:val="18"/>
              </w:rPr>
              <w:t>anders</w:t>
            </w:r>
          </w:p>
          <w:p w14:paraId="7AF97B67" w14:textId="77777777" w:rsidR="00963749" w:rsidRPr="00963749" w:rsidRDefault="00963749" w:rsidP="00963749">
            <w:pPr>
              <w:spacing w:line="240" w:lineRule="auto"/>
              <w:rPr>
                <w:rFonts w:cs="Arial"/>
                <w:szCs w:val="18"/>
              </w:rPr>
            </w:pPr>
            <w:r w:rsidRPr="00963749">
              <w:rPr>
                <w:rFonts w:cs="Arial"/>
                <w:szCs w:val="18"/>
              </w:rPr>
              <w:t>//IMKAD_Persoon/tia_Gegevens/NHR_Rechtspersoon/</w:t>
            </w:r>
          </w:p>
          <w:p w14:paraId="5000073E" w14:textId="77777777" w:rsidR="00963749" w:rsidRPr="00963749" w:rsidRDefault="00963749" w:rsidP="00963749">
            <w:pPr>
              <w:spacing w:line="240" w:lineRule="auto"/>
              <w:ind w:left="227"/>
              <w:rPr>
                <w:rFonts w:cs="Arial"/>
                <w:szCs w:val="18"/>
              </w:rPr>
            </w:pPr>
            <w:r w:rsidRPr="00963749">
              <w:rPr>
                <w:rFonts w:cs="Arial"/>
                <w:szCs w:val="18"/>
              </w:rPr>
              <w:t>./statutaireNaam</w:t>
            </w:r>
          </w:p>
          <w:p w14:paraId="2C22B3DC" w14:textId="77777777" w:rsidR="00963749" w:rsidRPr="00963749" w:rsidRDefault="00963749" w:rsidP="00963749">
            <w:pPr>
              <w:pStyle w:val="streepje"/>
              <w:numPr>
                <w:ilvl w:val="0"/>
                <w:numId w:val="0"/>
              </w:numPr>
              <w:spacing w:line="240" w:lineRule="auto"/>
              <w:rPr>
                <w:rFonts w:cs="Arial"/>
                <w:szCs w:val="18"/>
              </w:rPr>
            </w:pPr>
          </w:p>
          <w:p w14:paraId="4A5ACCB2" w14:textId="77777777" w:rsidR="00963749" w:rsidRPr="00963749" w:rsidRDefault="00963749" w:rsidP="00963749">
            <w:pPr>
              <w:pStyle w:val="streepje"/>
              <w:numPr>
                <w:ilvl w:val="0"/>
                <w:numId w:val="0"/>
              </w:numPr>
              <w:spacing w:line="240" w:lineRule="auto"/>
              <w:rPr>
                <w:rFonts w:cs="Arial"/>
                <w:szCs w:val="18"/>
                <w:u w:val="single"/>
                <w:lang w:val="nl-NL"/>
              </w:rPr>
            </w:pPr>
            <w:r w:rsidRPr="00963749">
              <w:rPr>
                <w:rFonts w:cs="Arial"/>
                <w:szCs w:val="18"/>
                <w:u w:val="single"/>
                <w:lang w:val="nl-NL"/>
              </w:rPr>
              <w:t>Mapping naam persoon ingezetene:</w:t>
            </w:r>
          </w:p>
          <w:p w14:paraId="186BB756" w14:textId="77777777" w:rsidR="00963749" w:rsidRPr="00963749" w:rsidRDefault="00963749" w:rsidP="00963749">
            <w:pPr>
              <w:spacing w:line="240" w:lineRule="auto"/>
              <w:rPr>
                <w:rFonts w:cs="Arial"/>
                <w:szCs w:val="18"/>
              </w:rPr>
            </w:pPr>
            <w:r w:rsidRPr="00963749">
              <w:rPr>
                <w:rFonts w:cs="Arial"/>
                <w:szCs w:val="18"/>
              </w:rPr>
              <w:t>-indien aanwezig</w:t>
            </w:r>
          </w:p>
          <w:p w14:paraId="77651C94" w14:textId="77777777" w:rsidR="00963749" w:rsidRPr="00963749" w:rsidRDefault="00963749" w:rsidP="00963749">
            <w:pPr>
              <w:spacing w:line="240" w:lineRule="auto"/>
              <w:rPr>
                <w:rFonts w:cs="Arial"/>
                <w:szCs w:val="18"/>
              </w:rPr>
            </w:pPr>
            <w:r w:rsidRPr="00963749">
              <w:rPr>
                <w:rFonts w:cs="Arial"/>
                <w:szCs w:val="18"/>
              </w:rPr>
              <w:t>//IMKAD_Persoon/tia_Gegevens/IMKAD_KadNatuurlijkPersoon</w:t>
            </w:r>
          </w:p>
          <w:p w14:paraId="7D065EC3" w14:textId="77777777" w:rsidR="00963749" w:rsidRPr="00963749" w:rsidRDefault="00963749" w:rsidP="00963749">
            <w:pPr>
              <w:spacing w:line="240" w:lineRule="auto"/>
              <w:ind w:left="227"/>
              <w:rPr>
                <w:rFonts w:cs="Arial"/>
                <w:szCs w:val="18"/>
              </w:rPr>
            </w:pPr>
            <w:r w:rsidRPr="00963749">
              <w:rPr>
                <w:rFonts w:cs="Arial"/>
                <w:szCs w:val="18"/>
              </w:rPr>
              <w:t>./voornamen</w:t>
            </w:r>
          </w:p>
          <w:p w14:paraId="786E4890" w14:textId="77777777" w:rsidR="00963749" w:rsidRPr="00963749" w:rsidRDefault="00963749" w:rsidP="00963749">
            <w:pPr>
              <w:spacing w:line="240" w:lineRule="auto"/>
              <w:ind w:left="227"/>
              <w:rPr>
                <w:rFonts w:cs="Arial"/>
                <w:szCs w:val="18"/>
              </w:rPr>
            </w:pPr>
            <w:r w:rsidRPr="00963749">
              <w:rPr>
                <w:rFonts w:cs="Arial"/>
                <w:szCs w:val="18"/>
              </w:rPr>
              <w:t>./voorvoegselsgeslachtsnaam</w:t>
            </w:r>
          </w:p>
          <w:p w14:paraId="39E2A18B" w14:textId="77777777" w:rsidR="00963749" w:rsidRPr="00963749" w:rsidRDefault="00963749" w:rsidP="00963749">
            <w:pPr>
              <w:spacing w:line="240" w:lineRule="auto"/>
              <w:ind w:left="227"/>
              <w:rPr>
                <w:rFonts w:cs="Arial"/>
                <w:szCs w:val="18"/>
              </w:rPr>
            </w:pPr>
            <w:r w:rsidRPr="00963749">
              <w:rPr>
                <w:rFonts w:cs="Arial"/>
                <w:szCs w:val="18"/>
              </w:rPr>
              <w:t>./geslachtsnaam</w:t>
            </w:r>
          </w:p>
          <w:p w14:paraId="465C1442" w14:textId="77777777" w:rsidR="00963749" w:rsidRPr="00963749" w:rsidRDefault="00963749" w:rsidP="00963749">
            <w:pPr>
              <w:spacing w:line="240" w:lineRule="auto"/>
              <w:rPr>
                <w:rFonts w:cs="Arial"/>
                <w:szCs w:val="18"/>
              </w:rPr>
            </w:pPr>
            <w:r w:rsidRPr="00963749">
              <w:rPr>
                <w:rFonts w:cs="Arial"/>
                <w:szCs w:val="18"/>
              </w:rPr>
              <w:lastRenderedPageBreak/>
              <w:t>-anders</w:t>
            </w:r>
          </w:p>
          <w:p w14:paraId="5581FBBF" w14:textId="77777777" w:rsidR="00963749" w:rsidRPr="00963749" w:rsidRDefault="00963749" w:rsidP="00963749">
            <w:pPr>
              <w:spacing w:line="240" w:lineRule="auto"/>
              <w:rPr>
                <w:rFonts w:cs="Arial"/>
                <w:szCs w:val="18"/>
              </w:rPr>
            </w:pPr>
            <w:r w:rsidRPr="00963749">
              <w:rPr>
                <w:rFonts w:cs="Arial"/>
                <w:szCs w:val="18"/>
              </w:rPr>
              <w:t>//IMKAD_Persoon/tia_Gegevens/GBA_Ingezetene/</w:t>
            </w:r>
          </w:p>
          <w:p w14:paraId="76A3AB12" w14:textId="77777777" w:rsidR="00963749" w:rsidRPr="00963749" w:rsidRDefault="00963749" w:rsidP="00963749">
            <w:pPr>
              <w:spacing w:line="240" w:lineRule="auto"/>
              <w:ind w:left="227"/>
              <w:rPr>
                <w:rFonts w:cs="Arial"/>
                <w:szCs w:val="18"/>
              </w:rPr>
            </w:pPr>
            <w:r w:rsidRPr="00963749">
              <w:rPr>
                <w:rFonts w:cs="Arial"/>
                <w:szCs w:val="18"/>
              </w:rPr>
              <w:t>./naam/voornamen</w:t>
            </w:r>
          </w:p>
          <w:p w14:paraId="7FE6C5D3" w14:textId="77777777" w:rsidR="00963749" w:rsidRPr="00963749" w:rsidRDefault="00963749" w:rsidP="00963749">
            <w:pPr>
              <w:spacing w:line="240" w:lineRule="auto"/>
              <w:ind w:left="227"/>
              <w:rPr>
                <w:rFonts w:cs="Arial"/>
                <w:szCs w:val="18"/>
              </w:rPr>
            </w:pPr>
            <w:r w:rsidRPr="00963749">
              <w:rPr>
                <w:rFonts w:cs="Arial"/>
                <w:szCs w:val="18"/>
              </w:rPr>
              <w:t>./tia_VoorvoegselsNaam</w:t>
            </w:r>
          </w:p>
          <w:p w14:paraId="53402C42" w14:textId="77777777" w:rsidR="00963749" w:rsidRPr="00963749" w:rsidRDefault="00963749" w:rsidP="00963749">
            <w:pPr>
              <w:spacing w:line="240" w:lineRule="auto"/>
              <w:ind w:left="227"/>
              <w:rPr>
                <w:rFonts w:cs="Arial"/>
                <w:szCs w:val="18"/>
              </w:rPr>
            </w:pPr>
            <w:r w:rsidRPr="00963749">
              <w:rPr>
                <w:rFonts w:cs="Arial"/>
                <w:szCs w:val="18"/>
              </w:rPr>
              <w:t>./tia_NaamZonderVoorvoegsels</w:t>
            </w:r>
          </w:p>
          <w:p w14:paraId="5FEEBC83" w14:textId="77777777" w:rsidR="00963749" w:rsidRPr="00963749" w:rsidRDefault="00963749" w:rsidP="00963749">
            <w:pPr>
              <w:spacing w:line="240" w:lineRule="auto"/>
              <w:rPr>
                <w:rFonts w:cs="Arial"/>
                <w:szCs w:val="18"/>
                <w:u w:val="single"/>
              </w:rPr>
            </w:pPr>
          </w:p>
          <w:p w14:paraId="64C2D3F1" w14:textId="77777777" w:rsidR="00963749" w:rsidRPr="00963749" w:rsidRDefault="00963749" w:rsidP="00963749">
            <w:pPr>
              <w:spacing w:line="240" w:lineRule="auto"/>
              <w:rPr>
                <w:rFonts w:cs="Arial"/>
                <w:szCs w:val="18"/>
                <w:u w:val="single"/>
              </w:rPr>
            </w:pPr>
            <w:r w:rsidRPr="00963749">
              <w:rPr>
                <w:rFonts w:cs="Arial"/>
                <w:szCs w:val="18"/>
                <w:u w:val="single"/>
              </w:rPr>
              <w:t>Mapping geslacht ingezetene (in beide gevallen):</w:t>
            </w:r>
          </w:p>
          <w:p w14:paraId="2149A30A" w14:textId="77777777" w:rsidR="00963749" w:rsidRPr="00963749" w:rsidRDefault="00963749" w:rsidP="00963749">
            <w:pPr>
              <w:spacing w:line="240" w:lineRule="auto"/>
              <w:rPr>
                <w:rFonts w:cs="Arial"/>
                <w:szCs w:val="18"/>
              </w:rPr>
            </w:pPr>
            <w:r w:rsidRPr="00963749">
              <w:rPr>
                <w:rFonts w:cs="Arial"/>
                <w:szCs w:val="18"/>
              </w:rPr>
              <w:t>//IMKAD_Persoon/tia_Gegevens/GBA_Ingezetene/</w:t>
            </w:r>
          </w:p>
          <w:p w14:paraId="21006BFC" w14:textId="77777777" w:rsidR="00963749" w:rsidRPr="00963749" w:rsidRDefault="00963749" w:rsidP="00963749">
            <w:pPr>
              <w:spacing w:line="240" w:lineRule="auto"/>
              <w:ind w:left="227"/>
              <w:rPr>
                <w:rFonts w:cs="Arial"/>
                <w:szCs w:val="18"/>
              </w:rPr>
            </w:pPr>
            <w:r w:rsidRPr="00963749">
              <w:rPr>
                <w:rFonts w:cs="Arial"/>
                <w:szCs w:val="18"/>
              </w:rPr>
              <w:t>./geslacht</w:t>
            </w:r>
          </w:p>
          <w:p w14:paraId="283B629D" w14:textId="77777777" w:rsidR="00963749" w:rsidRPr="00963749" w:rsidRDefault="00963749" w:rsidP="00963749">
            <w:pPr>
              <w:spacing w:line="240" w:lineRule="auto"/>
              <w:rPr>
                <w:rFonts w:cs="Arial"/>
                <w:szCs w:val="18"/>
              </w:rPr>
            </w:pPr>
          </w:p>
          <w:p w14:paraId="0942E021" w14:textId="77777777" w:rsidR="00963749" w:rsidRPr="00963749" w:rsidRDefault="00963749" w:rsidP="00963749">
            <w:pPr>
              <w:pStyle w:val="streepje"/>
              <w:numPr>
                <w:ilvl w:val="0"/>
                <w:numId w:val="0"/>
              </w:numPr>
              <w:spacing w:line="240" w:lineRule="auto"/>
              <w:rPr>
                <w:rFonts w:cs="Arial"/>
                <w:szCs w:val="18"/>
                <w:u w:val="single"/>
                <w:lang w:val="nl-NL"/>
              </w:rPr>
            </w:pPr>
            <w:r w:rsidRPr="00963749">
              <w:rPr>
                <w:rFonts w:cs="Arial"/>
                <w:szCs w:val="18"/>
                <w:u w:val="single"/>
                <w:lang w:val="nl-NL"/>
              </w:rPr>
              <w:t>Mapping naam en geslacht niet ingezetene:</w:t>
            </w:r>
          </w:p>
          <w:p w14:paraId="659D0337" w14:textId="77777777" w:rsidR="00963749" w:rsidRPr="00963749" w:rsidRDefault="00963749" w:rsidP="00963749">
            <w:pPr>
              <w:spacing w:line="240" w:lineRule="auto"/>
              <w:rPr>
                <w:rFonts w:cs="Arial"/>
                <w:szCs w:val="18"/>
              </w:rPr>
            </w:pPr>
            <w:r w:rsidRPr="00963749">
              <w:rPr>
                <w:rFonts w:cs="Arial"/>
                <w:szCs w:val="18"/>
              </w:rPr>
              <w:t>//IMKAD_Persoon /IMKAD_NietIngezetene/</w:t>
            </w:r>
          </w:p>
          <w:p w14:paraId="53913BC8" w14:textId="77777777" w:rsidR="00963749" w:rsidRPr="00963749" w:rsidRDefault="00963749" w:rsidP="00963749">
            <w:pPr>
              <w:spacing w:line="240" w:lineRule="auto"/>
              <w:ind w:left="227"/>
              <w:rPr>
                <w:rFonts w:cs="Arial"/>
                <w:szCs w:val="18"/>
              </w:rPr>
            </w:pPr>
            <w:r w:rsidRPr="00963749">
              <w:rPr>
                <w:rFonts w:cs="Arial"/>
                <w:szCs w:val="18"/>
              </w:rPr>
              <w:t>./voornamen</w:t>
            </w:r>
          </w:p>
          <w:p w14:paraId="05AF4997" w14:textId="77777777" w:rsidR="00963749" w:rsidRPr="00963749" w:rsidRDefault="00963749" w:rsidP="00963749">
            <w:pPr>
              <w:spacing w:line="240" w:lineRule="auto"/>
              <w:ind w:left="227"/>
              <w:rPr>
                <w:rFonts w:cs="Arial"/>
                <w:szCs w:val="18"/>
              </w:rPr>
            </w:pPr>
            <w:r w:rsidRPr="00963749">
              <w:rPr>
                <w:rFonts w:cs="Arial"/>
                <w:szCs w:val="18"/>
              </w:rPr>
              <w:t>./voorvoegsels</w:t>
            </w:r>
          </w:p>
          <w:p w14:paraId="30A6E8D8" w14:textId="77777777" w:rsidR="00963749" w:rsidRPr="00963749" w:rsidRDefault="00963749" w:rsidP="00963749">
            <w:pPr>
              <w:spacing w:line="240" w:lineRule="auto"/>
              <w:ind w:left="227"/>
              <w:rPr>
                <w:rFonts w:cs="Arial"/>
                <w:szCs w:val="18"/>
              </w:rPr>
            </w:pPr>
            <w:r w:rsidRPr="00963749">
              <w:rPr>
                <w:rFonts w:cs="Arial"/>
                <w:szCs w:val="18"/>
              </w:rPr>
              <w:t>./geslachtsnaam</w:t>
            </w:r>
          </w:p>
          <w:p w14:paraId="0E3F68C9" w14:textId="77777777" w:rsidR="00963749" w:rsidRPr="00963749" w:rsidRDefault="00963749" w:rsidP="00963749">
            <w:pPr>
              <w:spacing w:line="240" w:lineRule="auto"/>
              <w:ind w:left="227"/>
              <w:rPr>
                <w:rFonts w:cs="Arial"/>
                <w:snapToGrid/>
                <w:kern w:val="0"/>
                <w:szCs w:val="18"/>
                <w:lang w:eastAsia="nl-NL"/>
              </w:rPr>
            </w:pPr>
            <w:r w:rsidRPr="00963749">
              <w:rPr>
                <w:rFonts w:cs="Arial"/>
                <w:szCs w:val="18"/>
              </w:rPr>
              <w:t>./geslacht</w:t>
            </w:r>
          </w:p>
          <w:p w14:paraId="015DCD17" w14:textId="77777777" w:rsidR="00963749" w:rsidRPr="00E616C9" w:rsidRDefault="00963749" w:rsidP="00963749">
            <w:pPr>
              <w:spacing w:line="240" w:lineRule="auto"/>
              <w:rPr>
                <w:szCs w:val="18"/>
              </w:rPr>
            </w:pPr>
          </w:p>
        </w:tc>
      </w:tr>
      <w:tr w:rsidR="00FE7601" w14:paraId="595896A3" w14:textId="77777777" w:rsidTr="00E616C9">
        <w:tc>
          <w:tcPr>
            <w:tcW w:w="5931" w:type="dxa"/>
          </w:tcPr>
          <w:p w14:paraId="660A8BAD" w14:textId="156BC4C0" w:rsidR="00FE7601" w:rsidRPr="00963749" w:rsidRDefault="00FE7601" w:rsidP="00963749">
            <w:pPr>
              <w:rPr>
                <w:sz w:val="20"/>
              </w:rPr>
            </w:pPr>
            <w:r w:rsidRPr="00C0169A">
              <w:rPr>
                <w:rFonts w:cs="Arial"/>
                <w:color w:val="800080"/>
                <w:sz w:val="20"/>
              </w:rPr>
              <w:lastRenderedPageBreak/>
              <w:t>voornoemd,</w:t>
            </w:r>
          </w:p>
        </w:tc>
        <w:tc>
          <w:tcPr>
            <w:tcW w:w="5935" w:type="dxa"/>
          </w:tcPr>
          <w:p w14:paraId="00247CA8" w14:textId="77777777" w:rsidR="00FE7601" w:rsidRPr="00FE7601" w:rsidRDefault="00FE7601" w:rsidP="00FE7601">
            <w:pPr>
              <w:keepNext/>
              <w:rPr>
                <w:szCs w:val="18"/>
              </w:rPr>
            </w:pPr>
            <w:r w:rsidRPr="00FE7601">
              <w:rPr>
                <w:szCs w:val="18"/>
              </w:rPr>
              <w:t>Optionele tekst.</w:t>
            </w:r>
          </w:p>
          <w:p w14:paraId="28793BB6" w14:textId="73ACACC0" w:rsidR="00FE7601" w:rsidRPr="00FE7601" w:rsidRDefault="00FE7601" w:rsidP="00FE7601">
            <w:pPr>
              <w:pStyle w:val="streepje"/>
              <w:numPr>
                <w:ilvl w:val="0"/>
                <w:numId w:val="0"/>
              </w:numPr>
              <w:tabs>
                <w:tab w:val="clear" w:pos="227"/>
                <w:tab w:val="clear" w:pos="454"/>
              </w:tabs>
              <w:rPr>
                <w:szCs w:val="18"/>
              </w:rPr>
            </w:pPr>
            <w:r w:rsidRPr="00FE7601">
              <w:rPr>
                <w:szCs w:val="18"/>
                <w:u w:val="single"/>
              </w:rPr>
              <w:t>Mapping</w:t>
            </w:r>
            <w:r>
              <w:rPr>
                <w:szCs w:val="18"/>
                <w:u w:val="single"/>
              </w:rPr>
              <w:t xml:space="preserve"> voor de Onderzetter:</w:t>
            </w:r>
          </w:p>
          <w:p w14:paraId="36B28E0B" w14:textId="4D7D80CA" w:rsidR="00FE7601" w:rsidRPr="00FE7601" w:rsidRDefault="00FE7601" w:rsidP="00FE7601">
            <w:pPr>
              <w:autoSpaceDE w:val="0"/>
              <w:autoSpaceDN w:val="0"/>
              <w:adjustRightInd w:val="0"/>
              <w:spacing w:line="240" w:lineRule="auto"/>
              <w:rPr>
                <w:snapToGrid/>
                <w:kern w:val="0"/>
                <w:szCs w:val="18"/>
                <w:lang w:eastAsia="nl-NL"/>
              </w:rPr>
            </w:pPr>
            <w:r w:rsidRPr="00FE7601">
              <w:rPr>
                <w:rFonts w:cs="Arial"/>
                <w:snapToGrid/>
                <w:kern w:val="0"/>
                <w:szCs w:val="18"/>
                <w:lang w:eastAsia="nl-NL"/>
              </w:rPr>
              <w:t>IMKAD_AangebodenStuk/StukdeelHypotheek/ vervreemderRechtRef/Partij</w:t>
            </w:r>
            <w:r w:rsidRPr="00FE7601">
              <w:rPr>
                <w:snapToGrid/>
                <w:kern w:val="0"/>
                <w:szCs w:val="18"/>
                <w:highlight w:val="white"/>
                <w:lang w:eastAsia="nl-NL"/>
              </w:rPr>
              <w:t>/</w:t>
            </w:r>
            <w:r w:rsidRPr="00FE7601">
              <w:rPr>
                <w:snapToGrid/>
                <w:kern w:val="0"/>
                <w:szCs w:val="18"/>
                <w:lang w:eastAsia="nl-NL"/>
              </w:rPr>
              <w:t>./tekstKeuze</w:t>
            </w:r>
          </w:p>
          <w:p w14:paraId="7B000AF8" w14:textId="376BCA8C" w:rsidR="00FE7601" w:rsidRPr="00FE7601" w:rsidRDefault="00FE7601" w:rsidP="00FE7601">
            <w:pPr>
              <w:autoSpaceDE w:val="0"/>
              <w:autoSpaceDN w:val="0"/>
              <w:adjustRightInd w:val="0"/>
              <w:spacing w:line="240" w:lineRule="auto"/>
              <w:ind w:left="454"/>
              <w:rPr>
                <w:snapToGrid/>
                <w:kern w:val="0"/>
                <w:szCs w:val="18"/>
                <w:lang w:eastAsia="nl-NL"/>
              </w:rPr>
            </w:pPr>
            <w:r w:rsidRPr="00FE7601">
              <w:rPr>
                <w:snapToGrid/>
                <w:kern w:val="0"/>
                <w:szCs w:val="18"/>
                <w:lang w:eastAsia="nl-NL"/>
              </w:rPr>
              <w:t>./tagNaam(‘OnderzetterVoornoemd’)</w:t>
            </w:r>
          </w:p>
          <w:p w14:paraId="4BB1B72A" w14:textId="77777777" w:rsidR="00FE7601" w:rsidRDefault="00FE7601" w:rsidP="00FE7601">
            <w:pPr>
              <w:autoSpaceDE w:val="0"/>
              <w:autoSpaceDN w:val="0"/>
              <w:adjustRightInd w:val="0"/>
              <w:spacing w:line="240" w:lineRule="auto"/>
              <w:ind w:left="454"/>
              <w:rPr>
                <w:snapToGrid/>
                <w:kern w:val="0"/>
                <w:szCs w:val="18"/>
                <w:lang w:eastAsia="nl-NL"/>
              </w:rPr>
            </w:pPr>
            <w:r w:rsidRPr="00FE7601">
              <w:rPr>
                <w:snapToGrid/>
                <w:kern w:val="0"/>
                <w:szCs w:val="18"/>
                <w:lang w:eastAsia="nl-NL"/>
              </w:rPr>
              <w:t>./tekst(‘voornoemd’)</w:t>
            </w:r>
          </w:p>
          <w:p w14:paraId="551868B3" w14:textId="77777777" w:rsidR="00FE7601" w:rsidRDefault="00FE7601" w:rsidP="00FE7601">
            <w:pPr>
              <w:autoSpaceDE w:val="0"/>
              <w:autoSpaceDN w:val="0"/>
              <w:adjustRightInd w:val="0"/>
              <w:spacing w:line="240" w:lineRule="auto"/>
              <w:ind w:left="-340"/>
              <w:rPr>
                <w:snapToGrid/>
                <w:kern w:val="0"/>
                <w:szCs w:val="18"/>
                <w:lang w:eastAsia="nl-NL"/>
              </w:rPr>
            </w:pPr>
          </w:p>
          <w:p w14:paraId="5DA2EC9C" w14:textId="32076D15" w:rsidR="00FE7601" w:rsidRPr="00FE7601" w:rsidRDefault="00FE7601" w:rsidP="00FE7601">
            <w:pPr>
              <w:pStyle w:val="streepje"/>
              <w:numPr>
                <w:ilvl w:val="0"/>
                <w:numId w:val="0"/>
              </w:numPr>
              <w:tabs>
                <w:tab w:val="clear" w:pos="227"/>
                <w:tab w:val="clear" w:pos="454"/>
              </w:tabs>
              <w:rPr>
                <w:szCs w:val="18"/>
              </w:rPr>
            </w:pPr>
            <w:r w:rsidRPr="00FE7601">
              <w:rPr>
                <w:szCs w:val="18"/>
                <w:u w:val="single"/>
              </w:rPr>
              <w:t>Mapping</w:t>
            </w:r>
            <w:r>
              <w:rPr>
                <w:szCs w:val="18"/>
                <w:u w:val="single"/>
              </w:rPr>
              <w:t xml:space="preserve"> voor de Schuldenaar:</w:t>
            </w:r>
          </w:p>
          <w:p w14:paraId="4E5C178E" w14:textId="77777777" w:rsidR="00FE7601" w:rsidRPr="00FE7601" w:rsidRDefault="00FE7601" w:rsidP="00FE7601">
            <w:pPr>
              <w:autoSpaceDE w:val="0"/>
              <w:autoSpaceDN w:val="0"/>
              <w:adjustRightInd w:val="0"/>
              <w:spacing w:line="240" w:lineRule="auto"/>
              <w:rPr>
                <w:snapToGrid/>
                <w:kern w:val="0"/>
                <w:szCs w:val="18"/>
                <w:lang w:eastAsia="nl-NL"/>
              </w:rPr>
            </w:pPr>
            <w:r w:rsidRPr="00FE7601">
              <w:rPr>
                <w:rFonts w:cs="Arial"/>
                <w:snapToGrid/>
                <w:kern w:val="0"/>
                <w:szCs w:val="18"/>
                <w:lang w:eastAsia="nl-NL"/>
              </w:rPr>
              <w:t>IMKAD_AangebodenStuk/StukdeelHypotheek/ vervreemderRechtRef/Partij</w:t>
            </w:r>
            <w:r w:rsidRPr="00FE7601">
              <w:rPr>
                <w:snapToGrid/>
                <w:kern w:val="0"/>
                <w:szCs w:val="18"/>
                <w:highlight w:val="white"/>
                <w:lang w:eastAsia="nl-NL"/>
              </w:rPr>
              <w:t>/</w:t>
            </w:r>
            <w:r w:rsidRPr="00FE7601">
              <w:rPr>
                <w:snapToGrid/>
                <w:kern w:val="0"/>
                <w:szCs w:val="18"/>
                <w:lang w:eastAsia="nl-NL"/>
              </w:rPr>
              <w:t>./tekstKeuze</w:t>
            </w:r>
          </w:p>
          <w:p w14:paraId="3E00783B" w14:textId="3708CE45" w:rsidR="00FE7601" w:rsidRPr="00FE7601" w:rsidRDefault="00FE7601" w:rsidP="00FE7601">
            <w:pPr>
              <w:autoSpaceDE w:val="0"/>
              <w:autoSpaceDN w:val="0"/>
              <w:adjustRightInd w:val="0"/>
              <w:spacing w:line="240" w:lineRule="auto"/>
              <w:ind w:left="454"/>
              <w:rPr>
                <w:snapToGrid/>
                <w:kern w:val="0"/>
                <w:szCs w:val="18"/>
                <w:lang w:eastAsia="nl-NL"/>
              </w:rPr>
            </w:pPr>
            <w:r w:rsidRPr="00FE7601">
              <w:rPr>
                <w:snapToGrid/>
                <w:kern w:val="0"/>
                <w:szCs w:val="18"/>
                <w:lang w:eastAsia="nl-NL"/>
              </w:rPr>
              <w:t>./tagNaam(‘</w:t>
            </w:r>
            <w:r>
              <w:rPr>
                <w:snapToGrid/>
                <w:kern w:val="0"/>
                <w:szCs w:val="18"/>
                <w:lang w:eastAsia="nl-NL"/>
              </w:rPr>
              <w:t>Schuldenaar</w:t>
            </w:r>
            <w:r w:rsidRPr="00FE7601">
              <w:rPr>
                <w:snapToGrid/>
                <w:kern w:val="0"/>
                <w:szCs w:val="18"/>
                <w:lang w:eastAsia="nl-NL"/>
              </w:rPr>
              <w:t>Voornoemd’)</w:t>
            </w:r>
          </w:p>
          <w:p w14:paraId="33113A83" w14:textId="77777777" w:rsidR="00FE7601" w:rsidRDefault="00FE7601" w:rsidP="00FE7601">
            <w:pPr>
              <w:autoSpaceDE w:val="0"/>
              <w:autoSpaceDN w:val="0"/>
              <w:adjustRightInd w:val="0"/>
              <w:spacing w:line="240" w:lineRule="auto"/>
              <w:ind w:left="454"/>
              <w:rPr>
                <w:snapToGrid/>
                <w:kern w:val="0"/>
                <w:szCs w:val="18"/>
                <w:lang w:eastAsia="nl-NL"/>
              </w:rPr>
            </w:pPr>
            <w:r w:rsidRPr="00FE7601">
              <w:rPr>
                <w:snapToGrid/>
                <w:kern w:val="0"/>
                <w:szCs w:val="18"/>
                <w:lang w:eastAsia="nl-NL"/>
              </w:rPr>
              <w:t>./tekst(‘voornoemd’)</w:t>
            </w:r>
          </w:p>
          <w:p w14:paraId="6AD4EF1A" w14:textId="36FE8D94" w:rsidR="00FE7601" w:rsidRDefault="00FE7601" w:rsidP="00FE7601">
            <w:pPr>
              <w:autoSpaceDE w:val="0"/>
              <w:autoSpaceDN w:val="0"/>
              <w:adjustRightInd w:val="0"/>
              <w:spacing w:line="240" w:lineRule="auto"/>
              <w:ind w:left="-56"/>
              <w:rPr>
                <w:snapToGrid/>
                <w:kern w:val="0"/>
                <w:szCs w:val="18"/>
                <w:lang w:eastAsia="nl-NL"/>
              </w:rPr>
            </w:pPr>
          </w:p>
          <w:p w14:paraId="3D9D5F2A" w14:textId="77777777" w:rsidR="00FE7601" w:rsidRPr="00963749" w:rsidRDefault="00FE7601" w:rsidP="00963749">
            <w:pPr>
              <w:pStyle w:val="streepje"/>
              <w:numPr>
                <w:ilvl w:val="0"/>
                <w:numId w:val="0"/>
              </w:numPr>
              <w:spacing w:line="240" w:lineRule="auto"/>
              <w:rPr>
                <w:rFonts w:cs="Arial"/>
                <w:szCs w:val="18"/>
              </w:rPr>
            </w:pPr>
          </w:p>
        </w:tc>
      </w:tr>
    </w:tbl>
    <w:p w14:paraId="6DFE37EE" w14:textId="77777777" w:rsidR="0058036D" w:rsidRDefault="0058036D" w:rsidP="0058036D">
      <w:pPr>
        <w:rPr>
          <w:lang w:val="nl"/>
        </w:rPr>
      </w:pPr>
    </w:p>
    <w:p w14:paraId="64AAF4D2" w14:textId="7506132B" w:rsidR="00E616C9" w:rsidRPr="0058706A" w:rsidRDefault="00A52265" w:rsidP="0058706A">
      <w:pPr>
        <w:pStyle w:val="Kop6"/>
        <w:rPr>
          <w:rFonts w:ascii="Arial" w:hAnsi="Arial" w:cs="Arial"/>
          <w:sz w:val="20"/>
          <w:szCs w:val="20"/>
          <w:lang w:val="nl"/>
        </w:rPr>
      </w:pPr>
      <w:r w:rsidRPr="0058706A">
        <w:rPr>
          <w:rFonts w:ascii="Arial" w:hAnsi="Arial" w:cs="Arial"/>
          <w:sz w:val="20"/>
          <w:szCs w:val="20"/>
          <w:lang w:val="nl"/>
        </w:rPr>
        <w:lastRenderedPageBreak/>
        <w:t>Afsluitingtekst Onderzetter</w:t>
      </w:r>
    </w:p>
    <w:p w14:paraId="374CBD3E" w14:textId="77777777" w:rsidR="00A52265" w:rsidRPr="0058036D" w:rsidRDefault="00A52265" w:rsidP="0058036D">
      <w:pPr>
        <w:rPr>
          <w:lang w:va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31"/>
        <w:gridCol w:w="5935"/>
      </w:tblGrid>
      <w:tr w:rsidR="0058706A" w14:paraId="052DB37D" w14:textId="77777777" w:rsidTr="0058706A">
        <w:tc>
          <w:tcPr>
            <w:tcW w:w="5931" w:type="dxa"/>
            <w:shd w:val="clear" w:color="auto" w:fill="DEEAF6" w:themeFill="accent1" w:themeFillTint="33"/>
          </w:tcPr>
          <w:p w14:paraId="35210126" w14:textId="5909832B" w:rsidR="0058706A" w:rsidRPr="0058706A" w:rsidRDefault="0058706A" w:rsidP="00CD55AE">
            <w:pPr>
              <w:rPr>
                <w:rFonts w:cs="Arial"/>
                <w:szCs w:val="18"/>
                <w:lang w:val="en-US"/>
              </w:rPr>
            </w:pPr>
            <w:r w:rsidRPr="0058706A">
              <w:rPr>
                <w:rFonts w:cs="Arial"/>
                <w:szCs w:val="18"/>
                <w:lang w:val="en-US"/>
              </w:rPr>
              <w:t>Modeldocument tekst</w:t>
            </w:r>
          </w:p>
        </w:tc>
        <w:tc>
          <w:tcPr>
            <w:tcW w:w="5935" w:type="dxa"/>
            <w:shd w:val="clear" w:color="auto" w:fill="DEEAF6" w:themeFill="accent1" w:themeFillTint="33"/>
          </w:tcPr>
          <w:p w14:paraId="4E35E8B8" w14:textId="4D1B1757" w:rsidR="0058706A" w:rsidRPr="00E616C9" w:rsidRDefault="0058706A" w:rsidP="00CD55AE">
            <w:pPr>
              <w:rPr>
                <w:szCs w:val="18"/>
              </w:rPr>
            </w:pPr>
            <w:r>
              <w:rPr>
                <w:szCs w:val="18"/>
              </w:rPr>
              <w:t>Toelichting en mapping</w:t>
            </w:r>
          </w:p>
        </w:tc>
      </w:tr>
      <w:tr w:rsidR="00E616C9" w14:paraId="5EF672FC" w14:textId="77777777" w:rsidTr="00CD55AE">
        <w:tc>
          <w:tcPr>
            <w:tcW w:w="5931" w:type="dxa"/>
          </w:tcPr>
          <w:p w14:paraId="3210C376" w14:textId="29AB9D84" w:rsidR="00E616C9" w:rsidRPr="00290AD4" w:rsidRDefault="00E616C9" w:rsidP="00CD55AE">
            <w:pPr>
              <w:rPr>
                <w:rFonts w:cs="Arial"/>
                <w:sz w:val="20"/>
                <w:rPrChange w:id="70" w:author="Willems, Igor" w:date="2026-01-06T08:28:00Z" w16du:dateUtc="2026-01-06T07:28:00Z">
                  <w:rPr>
                    <w:rFonts w:cs="Arial"/>
                    <w:sz w:val="20"/>
                    <w:lang w:val="en-US"/>
                  </w:rPr>
                </w:rPrChange>
              </w:rPr>
            </w:pPr>
            <w:r w:rsidRPr="00493A6C">
              <w:rPr>
                <w:rFonts w:cs="Arial"/>
                <w:sz w:val="20"/>
                <w:lang w:val="en-US"/>
              </w:rPr>
              <w:fldChar w:fldCharType="begin"/>
            </w:r>
            <w:r w:rsidRPr="00493A6C">
              <w:rPr>
                <w:rFonts w:cs="Arial"/>
                <w:sz w:val="20"/>
              </w:rPr>
              <w:instrText>MacroButton Nomacro §</w:instrText>
            </w:r>
            <w:r w:rsidRPr="00493A6C">
              <w:rPr>
                <w:rFonts w:cs="Arial"/>
                <w:sz w:val="20"/>
                <w:lang w:val="en-US"/>
              </w:rPr>
              <w:fldChar w:fldCharType="end"/>
            </w:r>
            <w:r w:rsidRPr="00493A6C">
              <w:rPr>
                <w:rFonts w:cs="Arial"/>
                <w:color w:val="339966"/>
                <w:sz w:val="20"/>
              </w:rPr>
              <w:t>voor zover in deze akte niet anders aangeduid</w:t>
            </w:r>
            <w:r w:rsidRPr="009A3BBD">
              <w:rPr>
                <w:rFonts w:cs="Arial"/>
                <w:color w:val="339966"/>
                <w:sz w:val="20"/>
              </w:rPr>
              <w:t>, hierna</w:t>
            </w:r>
            <w:r w:rsidRPr="00493A6C">
              <w:rPr>
                <w:rFonts w:cs="Arial"/>
                <w:color w:val="78206E"/>
                <w:sz w:val="20"/>
              </w:rPr>
              <w:t>, zowel samen als ieder afzonderlijk</w:t>
            </w:r>
            <w:r w:rsidRPr="00493A6C">
              <w:rPr>
                <w:rFonts w:cs="Arial"/>
                <w:color w:val="339966"/>
                <w:sz w:val="20"/>
              </w:rPr>
              <w:t>, te noemen: de Onderzetter en</w:t>
            </w:r>
          </w:p>
        </w:tc>
        <w:tc>
          <w:tcPr>
            <w:tcW w:w="5935" w:type="dxa"/>
          </w:tcPr>
          <w:p w14:paraId="482741A9" w14:textId="77777777" w:rsidR="00E616C9" w:rsidRPr="00E616C9" w:rsidRDefault="00E616C9" w:rsidP="00CD55AE">
            <w:pPr>
              <w:rPr>
                <w:szCs w:val="18"/>
              </w:rPr>
            </w:pPr>
            <w:r w:rsidRPr="00E616C9">
              <w:rPr>
                <w:szCs w:val="18"/>
              </w:rPr>
              <w:t>Vaste tekst met optionele tekst.</w:t>
            </w:r>
          </w:p>
          <w:p w14:paraId="250EC84A" w14:textId="77777777" w:rsidR="00E616C9" w:rsidRPr="00E616C9" w:rsidRDefault="00E616C9" w:rsidP="00CD55AE">
            <w:pPr>
              <w:rPr>
                <w:rFonts w:cs="Arial"/>
                <w:szCs w:val="18"/>
              </w:rPr>
            </w:pPr>
            <w:r w:rsidRPr="00E616C9">
              <w:rPr>
                <w:szCs w:val="18"/>
              </w:rPr>
              <w:t>De tekst “</w:t>
            </w:r>
            <w:r w:rsidRPr="00E616C9">
              <w:rPr>
                <w:rFonts w:cs="Arial"/>
                <w:color w:val="78206E"/>
                <w:szCs w:val="18"/>
              </w:rPr>
              <w:t>hierna, zowel samen als ieder afzonderlijk</w:t>
            </w:r>
            <w:r w:rsidRPr="00E616C9">
              <w:rPr>
                <w:rFonts w:cs="Arial"/>
                <w:szCs w:val="18"/>
              </w:rPr>
              <w:t xml:space="preserve">” wordt alleen getoond als er meer dan 1 gerechtigde aanwezig is: </w:t>
            </w:r>
          </w:p>
          <w:p w14:paraId="432674D5" w14:textId="77777777" w:rsidR="00E616C9" w:rsidRPr="00E616C9" w:rsidRDefault="00E616C9" w:rsidP="00CD55AE">
            <w:pPr>
              <w:rPr>
                <w:rFonts w:cs="Arial"/>
                <w:szCs w:val="18"/>
              </w:rPr>
            </w:pPr>
          </w:p>
          <w:p w14:paraId="355CE0D4" w14:textId="77777777" w:rsidR="00E616C9" w:rsidRPr="00E616C9" w:rsidRDefault="00E616C9" w:rsidP="00CD55AE">
            <w:pPr>
              <w:rPr>
                <w:rFonts w:cs="Arial"/>
                <w:szCs w:val="18"/>
                <w:highlight w:val="white"/>
                <w:u w:val="single"/>
              </w:rPr>
            </w:pPr>
            <w:r w:rsidRPr="00E616C9">
              <w:rPr>
                <w:rFonts w:cs="Arial"/>
                <w:szCs w:val="18"/>
                <w:highlight w:val="white"/>
                <w:u w:val="single"/>
              </w:rPr>
              <w:t>Mapping gerechtigde personen:</w:t>
            </w:r>
          </w:p>
          <w:p w14:paraId="4729E980" w14:textId="77777777" w:rsidR="00E616C9" w:rsidRPr="00E616C9" w:rsidRDefault="00E616C9" w:rsidP="00CD55AE">
            <w:pPr>
              <w:rPr>
                <w:rFonts w:cs="Arial"/>
                <w:szCs w:val="18"/>
                <w:highlight w:val="white"/>
                <w:u w:val="single"/>
              </w:rPr>
            </w:pPr>
            <w:r w:rsidRPr="00E616C9">
              <w:rPr>
                <w:rFonts w:cs="Arial"/>
                <w:szCs w:val="18"/>
                <w:highlight w:val="white"/>
                <w:u w:val="single"/>
              </w:rPr>
              <w:t>//</w:t>
            </w:r>
            <w:r w:rsidRPr="00E616C9">
              <w:rPr>
                <w:rFonts w:cs="Arial"/>
                <w:snapToGrid/>
                <w:kern w:val="0"/>
                <w:szCs w:val="18"/>
                <w:highlight w:val="white"/>
                <w:lang w:eastAsia="nl-NL"/>
              </w:rPr>
              <w:t>IMKAD_Persoon/</w:t>
            </w:r>
          </w:p>
          <w:p w14:paraId="1774879A" w14:textId="77777777" w:rsidR="00E616C9" w:rsidRDefault="00E616C9" w:rsidP="00CD55AE">
            <w:pPr>
              <w:keepNext/>
              <w:spacing w:line="240" w:lineRule="auto"/>
              <w:rPr>
                <w:rFonts w:cs="Arial"/>
                <w:snapToGrid/>
                <w:kern w:val="0"/>
                <w:szCs w:val="18"/>
                <w:lang w:eastAsia="nl-NL"/>
              </w:rPr>
            </w:pPr>
            <w:r w:rsidRPr="00E616C9">
              <w:rPr>
                <w:rFonts w:cs="Arial"/>
                <w:snapToGrid/>
                <w:kern w:val="0"/>
                <w:szCs w:val="18"/>
                <w:highlight w:val="white"/>
                <w:lang w:eastAsia="nl-NL"/>
              </w:rPr>
              <w:t>tia_IndGerechtigde</w:t>
            </w:r>
            <w:r w:rsidRPr="00E616C9">
              <w:rPr>
                <w:rFonts w:cs="Arial"/>
                <w:snapToGrid/>
                <w:kern w:val="0"/>
                <w:szCs w:val="18"/>
                <w:lang w:eastAsia="nl-NL"/>
              </w:rPr>
              <w:t xml:space="preserve"> =true</w:t>
            </w:r>
          </w:p>
          <w:p w14:paraId="3D00C6B9" w14:textId="77777777" w:rsidR="00A52265" w:rsidRDefault="00A52265" w:rsidP="00CD55AE">
            <w:pPr>
              <w:keepNext/>
              <w:spacing w:line="240" w:lineRule="auto"/>
              <w:rPr>
                <w:rFonts w:cs="Arial"/>
                <w:snapToGrid/>
                <w:kern w:val="0"/>
                <w:szCs w:val="18"/>
                <w:lang w:eastAsia="nl-NL"/>
              </w:rPr>
            </w:pPr>
          </w:p>
          <w:p w14:paraId="2066E373" w14:textId="43A0D5E2" w:rsidR="00A52265" w:rsidRPr="00A52265" w:rsidRDefault="00A52265" w:rsidP="00A52265">
            <w:pPr>
              <w:autoSpaceDE w:val="0"/>
              <w:autoSpaceDN w:val="0"/>
              <w:adjustRightInd w:val="0"/>
              <w:spacing w:line="240" w:lineRule="auto"/>
              <w:rPr>
                <w:rFonts w:cs="Arial"/>
                <w:snapToGrid/>
                <w:kern w:val="0"/>
                <w:szCs w:val="18"/>
                <w:lang w:eastAsia="nl-NL"/>
              </w:rPr>
            </w:pPr>
            <w:r w:rsidRPr="00A52265">
              <w:rPr>
                <w:rFonts w:cs="Arial"/>
                <w:snapToGrid/>
                <w:kern w:val="0"/>
                <w:szCs w:val="18"/>
                <w:u w:val="single"/>
                <w:lang w:eastAsia="nl-NL"/>
              </w:rPr>
              <w:t>Mapping Onderzetter:</w:t>
            </w:r>
            <w:r w:rsidRPr="00A52265">
              <w:rPr>
                <w:rFonts w:cs="Arial"/>
                <w:snapToGrid/>
                <w:kern w:val="0"/>
                <w:szCs w:val="18"/>
                <w:lang w:eastAsia="nl-NL"/>
              </w:rPr>
              <w:br/>
            </w:r>
            <w:r w:rsidRPr="00963749">
              <w:rPr>
                <w:rFonts w:cs="Arial"/>
                <w:snapToGrid/>
                <w:kern w:val="0"/>
                <w:szCs w:val="18"/>
                <w:lang w:eastAsia="nl-NL"/>
              </w:rPr>
              <w:t>IMKAD_Persoon</w:t>
            </w:r>
            <w:r>
              <w:rPr>
                <w:rFonts w:cs="Arial"/>
                <w:snapToGrid/>
                <w:kern w:val="0"/>
                <w:szCs w:val="18"/>
                <w:highlight w:val="white"/>
                <w:lang w:eastAsia="nl-NL"/>
              </w:rPr>
              <w:br/>
            </w: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Pr>
                <w:snapToGrid/>
                <w:kern w:val="0"/>
                <w:szCs w:val="18"/>
                <w:lang w:eastAsia="nl-NL"/>
              </w:rPr>
              <w:t>onderzetter</w:t>
            </w:r>
            <w:r w:rsidRPr="00E616C9">
              <w:rPr>
                <w:snapToGrid/>
                <w:kern w:val="0"/>
                <w:szCs w:val="18"/>
                <w:lang w:eastAsia="nl-NL"/>
              </w:rPr>
              <w:t xml:space="preserve">) </w:t>
            </w:r>
          </w:p>
          <w:p w14:paraId="2DEFAE17" w14:textId="11A4AC46" w:rsidR="00FE7601" w:rsidRPr="00E616C9" w:rsidRDefault="00A52265" w:rsidP="00A52265">
            <w:pPr>
              <w:autoSpaceDE w:val="0"/>
              <w:autoSpaceDN w:val="0"/>
              <w:adjustRightInd w:val="0"/>
              <w:spacing w:line="240" w:lineRule="auto"/>
              <w:rPr>
                <w:szCs w:val="18"/>
              </w:rPr>
            </w:pPr>
            <w:r>
              <w:rPr>
                <w:snapToGrid/>
                <w:kern w:val="0"/>
                <w:szCs w:val="18"/>
                <w:lang w:eastAsia="nl-NL"/>
              </w:rPr>
              <w:t xml:space="preserve"> </w:t>
            </w:r>
            <w:r w:rsidRPr="00E616C9">
              <w:rPr>
                <w:snapToGrid/>
                <w:kern w:val="0"/>
                <w:szCs w:val="18"/>
                <w:lang w:eastAsia="nl-NL"/>
              </w:rPr>
              <w:t>./tia_</w:t>
            </w:r>
            <w:r w:rsidRPr="00E616C9">
              <w:rPr>
                <w:rFonts w:cs="Arial"/>
                <w:snapToGrid/>
                <w:kern w:val="0"/>
                <w:szCs w:val="18"/>
                <w:lang w:eastAsia="nl-NL"/>
              </w:rPr>
              <w:t>PartijOnderdeel</w:t>
            </w:r>
            <w:r w:rsidRPr="00E616C9">
              <w:rPr>
                <w:snapToGrid/>
                <w:kern w:val="0"/>
                <w:szCs w:val="18"/>
                <w:lang w:eastAsia="nl-NL"/>
              </w:rPr>
              <w:t>(‘beiden’)</w:t>
            </w:r>
          </w:p>
        </w:tc>
      </w:tr>
    </w:tbl>
    <w:p w14:paraId="4172E68B" w14:textId="77777777" w:rsidR="0058706A" w:rsidRDefault="0058706A"/>
    <w:p w14:paraId="6D96B27B" w14:textId="73B9BD20" w:rsidR="0058706A" w:rsidRPr="00F200E1" w:rsidRDefault="0058706A" w:rsidP="00F200E1">
      <w:pPr>
        <w:pStyle w:val="Kop6"/>
        <w:rPr>
          <w:rFonts w:ascii="Arial" w:hAnsi="Arial" w:cs="Arial"/>
          <w:sz w:val="20"/>
          <w:szCs w:val="20"/>
        </w:rPr>
      </w:pPr>
      <w:r w:rsidRPr="00F200E1">
        <w:rPr>
          <w:rFonts w:ascii="Arial" w:hAnsi="Arial" w:cs="Arial"/>
          <w:sz w:val="20"/>
          <w:szCs w:val="20"/>
        </w:rPr>
        <w:t>Afsluitingtekst Schuldenaar</w:t>
      </w:r>
    </w:p>
    <w:tbl>
      <w:tblPr>
        <w:tblW w:w="12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31"/>
        <w:gridCol w:w="6680"/>
      </w:tblGrid>
      <w:tr w:rsidR="0058706A" w14:paraId="07FAC4AC" w14:textId="77777777" w:rsidTr="00D055B6">
        <w:tc>
          <w:tcPr>
            <w:tcW w:w="5931" w:type="dxa"/>
            <w:shd w:val="clear" w:color="auto" w:fill="DEEAF6" w:themeFill="accent1" w:themeFillTint="33"/>
          </w:tcPr>
          <w:p w14:paraId="4BD53414" w14:textId="7D0569B8" w:rsidR="0058706A" w:rsidRPr="005F5056" w:rsidRDefault="005F5056" w:rsidP="00CD55AE">
            <w:pPr>
              <w:rPr>
                <w:rFonts w:cs="Arial"/>
                <w:szCs w:val="18"/>
                <w:lang w:val="en-US"/>
              </w:rPr>
            </w:pPr>
            <w:r w:rsidRPr="005F5056">
              <w:rPr>
                <w:rFonts w:cs="Arial"/>
                <w:szCs w:val="18"/>
                <w:lang w:val="en-US"/>
              </w:rPr>
              <w:t>Modeldocument tekst</w:t>
            </w:r>
          </w:p>
        </w:tc>
        <w:tc>
          <w:tcPr>
            <w:tcW w:w="6680" w:type="dxa"/>
            <w:shd w:val="clear" w:color="auto" w:fill="DEEAF6" w:themeFill="accent1" w:themeFillTint="33"/>
          </w:tcPr>
          <w:p w14:paraId="4D3BBE27" w14:textId="33F208B7" w:rsidR="0058706A" w:rsidRPr="00E616C9" w:rsidRDefault="005F5056" w:rsidP="00CD55AE">
            <w:pPr>
              <w:rPr>
                <w:szCs w:val="18"/>
              </w:rPr>
            </w:pPr>
            <w:r>
              <w:rPr>
                <w:szCs w:val="18"/>
              </w:rPr>
              <w:t>Toelichting en mapping</w:t>
            </w:r>
          </w:p>
        </w:tc>
      </w:tr>
      <w:tr w:rsidR="0058706A" w14:paraId="2AB399B2" w14:textId="77777777" w:rsidTr="00D055B6">
        <w:tc>
          <w:tcPr>
            <w:tcW w:w="5931" w:type="dxa"/>
          </w:tcPr>
          <w:p w14:paraId="3F7249BA" w14:textId="2D34C492" w:rsidR="0058706A" w:rsidRPr="00290AD4" w:rsidRDefault="00F200E1" w:rsidP="00CD55AE">
            <w:pPr>
              <w:rPr>
                <w:rFonts w:cs="Arial"/>
                <w:sz w:val="20"/>
                <w:rPrChange w:id="71" w:author="Willems, Igor" w:date="2026-01-06T08:28:00Z" w16du:dateUtc="2026-01-06T07:28:00Z">
                  <w:rPr>
                    <w:rFonts w:cs="Arial"/>
                    <w:sz w:val="20"/>
                    <w:lang w:val="en-US"/>
                  </w:rPr>
                </w:rPrChange>
              </w:rPr>
            </w:pPr>
            <w:r w:rsidRPr="00493A6C">
              <w:rPr>
                <w:rFonts w:cs="Arial"/>
                <w:color w:val="339966"/>
                <w:sz w:val="20"/>
              </w:rPr>
              <w:t>voor zover in deze akte niet anders aangeduid</w:t>
            </w:r>
            <w:r w:rsidRPr="008A5288">
              <w:rPr>
                <w:rFonts w:cs="Arial"/>
                <w:color w:val="339966"/>
                <w:sz w:val="20"/>
              </w:rPr>
              <w:t>, hierna</w:t>
            </w:r>
            <w:r w:rsidRPr="00493A6C">
              <w:rPr>
                <w:rFonts w:cs="Arial"/>
                <w:color w:val="78206E"/>
                <w:sz w:val="20"/>
              </w:rPr>
              <w:t xml:space="preserve">, zowel samen als ieder afzonderlijk, </w:t>
            </w:r>
            <w:r w:rsidRPr="00493A6C">
              <w:rPr>
                <w:rFonts w:cs="Arial"/>
                <w:color w:val="339966"/>
                <w:sz w:val="20"/>
              </w:rPr>
              <w:t>te noemen: de Schuldenaar</w:t>
            </w:r>
          </w:p>
        </w:tc>
        <w:tc>
          <w:tcPr>
            <w:tcW w:w="6680" w:type="dxa"/>
          </w:tcPr>
          <w:p w14:paraId="755F3450" w14:textId="77777777" w:rsidR="0058706A" w:rsidRPr="00E616C9" w:rsidRDefault="0058706A" w:rsidP="0058706A">
            <w:pPr>
              <w:rPr>
                <w:szCs w:val="18"/>
              </w:rPr>
            </w:pPr>
            <w:r w:rsidRPr="00E616C9">
              <w:rPr>
                <w:szCs w:val="18"/>
              </w:rPr>
              <w:t>Vaste tekst met optionele tekst.</w:t>
            </w:r>
          </w:p>
          <w:p w14:paraId="6066CC49" w14:textId="77777777" w:rsidR="0058706A" w:rsidRPr="00E616C9" w:rsidRDefault="0058706A" w:rsidP="0058706A">
            <w:pPr>
              <w:rPr>
                <w:rFonts w:cs="Arial"/>
                <w:szCs w:val="18"/>
              </w:rPr>
            </w:pPr>
            <w:r w:rsidRPr="00E616C9">
              <w:rPr>
                <w:szCs w:val="18"/>
              </w:rPr>
              <w:t>De tekst “</w:t>
            </w:r>
            <w:r w:rsidRPr="00E616C9">
              <w:rPr>
                <w:rFonts w:cs="Arial"/>
                <w:color w:val="78206E"/>
                <w:szCs w:val="18"/>
              </w:rPr>
              <w:t>hierna, zowel samen als ieder afzonderlijk</w:t>
            </w:r>
            <w:r w:rsidRPr="00E616C9">
              <w:rPr>
                <w:rFonts w:cs="Arial"/>
                <w:szCs w:val="18"/>
              </w:rPr>
              <w:t xml:space="preserve">” wordt alleen getoond als er meer dan 1 gerechtigde aanwezig is: </w:t>
            </w:r>
          </w:p>
          <w:p w14:paraId="62B7E3A9" w14:textId="77777777" w:rsidR="0058706A" w:rsidRPr="00E616C9" w:rsidRDefault="0058706A" w:rsidP="0058706A">
            <w:pPr>
              <w:rPr>
                <w:rFonts w:cs="Arial"/>
                <w:szCs w:val="18"/>
              </w:rPr>
            </w:pPr>
          </w:p>
          <w:p w14:paraId="43A5ADC0" w14:textId="77777777" w:rsidR="0058706A" w:rsidRPr="00E616C9" w:rsidRDefault="0058706A" w:rsidP="0058706A">
            <w:pPr>
              <w:rPr>
                <w:rFonts w:cs="Arial"/>
                <w:szCs w:val="18"/>
                <w:highlight w:val="white"/>
                <w:u w:val="single"/>
              </w:rPr>
            </w:pPr>
            <w:r w:rsidRPr="00E616C9">
              <w:rPr>
                <w:rFonts w:cs="Arial"/>
                <w:szCs w:val="18"/>
                <w:highlight w:val="white"/>
                <w:u w:val="single"/>
              </w:rPr>
              <w:t>Mapping gerechtigde personen:</w:t>
            </w:r>
          </w:p>
          <w:p w14:paraId="4607730B" w14:textId="77777777" w:rsidR="0058706A" w:rsidRPr="00E616C9" w:rsidRDefault="0058706A" w:rsidP="0058706A">
            <w:pPr>
              <w:rPr>
                <w:rFonts w:cs="Arial"/>
                <w:szCs w:val="18"/>
                <w:highlight w:val="white"/>
                <w:u w:val="single"/>
              </w:rPr>
            </w:pPr>
            <w:r w:rsidRPr="00E616C9">
              <w:rPr>
                <w:rFonts w:cs="Arial"/>
                <w:szCs w:val="18"/>
                <w:highlight w:val="white"/>
                <w:u w:val="single"/>
              </w:rPr>
              <w:t>//</w:t>
            </w:r>
            <w:r w:rsidRPr="00E616C9">
              <w:rPr>
                <w:rFonts w:cs="Arial"/>
                <w:snapToGrid/>
                <w:kern w:val="0"/>
                <w:szCs w:val="18"/>
                <w:highlight w:val="white"/>
                <w:lang w:eastAsia="nl-NL"/>
              </w:rPr>
              <w:t>IMKAD_Persoon/</w:t>
            </w:r>
          </w:p>
          <w:p w14:paraId="26D55419" w14:textId="77777777" w:rsidR="0058706A" w:rsidRDefault="0058706A" w:rsidP="0058706A">
            <w:pPr>
              <w:keepNext/>
              <w:spacing w:line="240" w:lineRule="auto"/>
              <w:rPr>
                <w:rFonts w:cs="Arial"/>
                <w:snapToGrid/>
                <w:kern w:val="0"/>
                <w:szCs w:val="18"/>
                <w:lang w:eastAsia="nl-NL"/>
              </w:rPr>
            </w:pPr>
            <w:r w:rsidRPr="00E616C9">
              <w:rPr>
                <w:rFonts w:cs="Arial"/>
                <w:snapToGrid/>
                <w:kern w:val="0"/>
                <w:szCs w:val="18"/>
                <w:highlight w:val="white"/>
                <w:lang w:eastAsia="nl-NL"/>
              </w:rPr>
              <w:lastRenderedPageBreak/>
              <w:t>tia_IndGerechtigde</w:t>
            </w:r>
            <w:r w:rsidRPr="00E616C9">
              <w:rPr>
                <w:rFonts w:cs="Arial"/>
                <w:snapToGrid/>
                <w:kern w:val="0"/>
                <w:szCs w:val="18"/>
                <w:lang w:eastAsia="nl-NL"/>
              </w:rPr>
              <w:t xml:space="preserve"> =true</w:t>
            </w:r>
          </w:p>
          <w:p w14:paraId="61081A86" w14:textId="77777777" w:rsidR="0058706A" w:rsidRDefault="0058706A" w:rsidP="0058706A">
            <w:pPr>
              <w:keepNext/>
              <w:spacing w:line="240" w:lineRule="auto"/>
              <w:rPr>
                <w:rFonts w:cs="Arial"/>
                <w:snapToGrid/>
                <w:kern w:val="0"/>
                <w:szCs w:val="18"/>
                <w:lang w:eastAsia="nl-NL"/>
              </w:rPr>
            </w:pPr>
          </w:p>
          <w:p w14:paraId="0EEE5F8C" w14:textId="695531F5" w:rsidR="0058706A" w:rsidRPr="00A52265" w:rsidRDefault="0058706A" w:rsidP="0058706A">
            <w:pPr>
              <w:autoSpaceDE w:val="0"/>
              <w:autoSpaceDN w:val="0"/>
              <w:adjustRightInd w:val="0"/>
              <w:spacing w:line="240" w:lineRule="auto"/>
              <w:rPr>
                <w:rFonts w:cs="Arial"/>
                <w:snapToGrid/>
                <w:kern w:val="0"/>
                <w:szCs w:val="18"/>
                <w:lang w:eastAsia="nl-NL"/>
              </w:rPr>
            </w:pPr>
            <w:r w:rsidRPr="00A52265">
              <w:rPr>
                <w:rFonts w:cs="Arial"/>
                <w:snapToGrid/>
                <w:kern w:val="0"/>
                <w:szCs w:val="18"/>
                <w:u w:val="single"/>
                <w:lang w:eastAsia="nl-NL"/>
              </w:rPr>
              <w:t>Mapping Onderzetter:</w:t>
            </w:r>
            <w:r w:rsidRPr="00A52265">
              <w:rPr>
                <w:rFonts w:cs="Arial"/>
                <w:snapToGrid/>
                <w:kern w:val="0"/>
                <w:szCs w:val="18"/>
                <w:lang w:eastAsia="nl-NL"/>
              </w:rPr>
              <w:br/>
            </w:r>
            <w:r w:rsidRPr="00963749">
              <w:rPr>
                <w:rFonts w:cs="Arial"/>
                <w:snapToGrid/>
                <w:kern w:val="0"/>
                <w:szCs w:val="18"/>
                <w:lang w:eastAsia="nl-NL"/>
              </w:rPr>
              <w:t>IMKAD_Persoon</w:t>
            </w:r>
            <w:r>
              <w:rPr>
                <w:rFonts w:cs="Arial"/>
                <w:snapToGrid/>
                <w:kern w:val="0"/>
                <w:szCs w:val="18"/>
                <w:highlight w:val="white"/>
                <w:lang w:eastAsia="nl-NL"/>
              </w:rPr>
              <w:br/>
            </w:r>
            <w:r w:rsidRPr="00E616C9">
              <w:rPr>
                <w:snapToGrid/>
                <w:kern w:val="0"/>
                <w:szCs w:val="18"/>
                <w:highlight w:val="white"/>
                <w:lang w:eastAsia="nl-NL"/>
              </w:rPr>
              <w:t>./tia_</w:t>
            </w:r>
            <w:r w:rsidRPr="00E616C9">
              <w:rPr>
                <w:rFonts w:cs="Arial"/>
                <w:snapToGrid/>
                <w:kern w:val="0"/>
                <w:szCs w:val="18"/>
                <w:lang w:eastAsia="nl-NL"/>
              </w:rPr>
              <w:t>PartijOnderdeel</w:t>
            </w:r>
            <w:r w:rsidRPr="00E616C9">
              <w:rPr>
                <w:snapToGrid/>
                <w:kern w:val="0"/>
                <w:szCs w:val="18"/>
                <w:lang w:eastAsia="nl-NL"/>
              </w:rPr>
              <w:t>(‘</w:t>
            </w:r>
            <w:r w:rsidR="00384481">
              <w:rPr>
                <w:snapToGrid/>
                <w:kern w:val="0"/>
                <w:szCs w:val="18"/>
                <w:lang w:eastAsia="nl-NL"/>
              </w:rPr>
              <w:t>schuldenaar</w:t>
            </w:r>
            <w:r w:rsidRPr="00E616C9">
              <w:rPr>
                <w:snapToGrid/>
                <w:kern w:val="0"/>
                <w:szCs w:val="18"/>
                <w:lang w:eastAsia="nl-NL"/>
              </w:rPr>
              <w:t xml:space="preserve">) </w:t>
            </w:r>
          </w:p>
          <w:p w14:paraId="1E8335CC" w14:textId="69D441AB" w:rsidR="0058706A" w:rsidRPr="00E616C9" w:rsidRDefault="0058706A" w:rsidP="0058706A">
            <w:pPr>
              <w:rPr>
                <w:szCs w:val="18"/>
              </w:rPr>
            </w:pPr>
            <w:r>
              <w:rPr>
                <w:snapToGrid/>
                <w:kern w:val="0"/>
                <w:szCs w:val="18"/>
                <w:lang w:eastAsia="nl-NL"/>
              </w:rPr>
              <w:t xml:space="preserve"> </w:t>
            </w:r>
            <w:r w:rsidRPr="00E616C9">
              <w:rPr>
                <w:snapToGrid/>
                <w:kern w:val="0"/>
                <w:szCs w:val="18"/>
                <w:lang w:eastAsia="nl-NL"/>
              </w:rPr>
              <w:t>./tia_</w:t>
            </w:r>
            <w:r w:rsidRPr="00E616C9">
              <w:rPr>
                <w:rFonts w:cs="Arial"/>
                <w:snapToGrid/>
                <w:kern w:val="0"/>
                <w:szCs w:val="18"/>
                <w:lang w:eastAsia="nl-NL"/>
              </w:rPr>
              <w:t>PartijOnderdeel</w:t>
            </w:r>
            <w:r w:rsidRPr="00E616C9">
              <w:rPr>
                <w:snapToGrid/>
                <w:kern w:val="0"/>
                <w:szCs w:val="18"/>
                <w:lang w:eastAsia="nl-NL"/>
              </w:rPr>
              <w:t>(‘beiden’)</w:t>
            </w:r>
          </w:p>
        </w:tc>
      </w:tr>
    </w:tbl>
    <w:p w14:paraId="73B2D311" w14:textId="77777777" w:rsidR="001F4344" w:rsidRDefault="001F4344" w:rsidP="00446FC6">
      <w:pPr>
        <w:rPr>
          <w:lang w:val="nl"/>
        </w:rPr>
      </w:pPr>
    </w:p>
    <w:p w14:paraId="74A5C035" w14:textId="4FD8E52B" w:rsidR="003067F5" w:rsidRDefault="003067F5" w:rsidP="003067F5">
      <w:pPr>
        <w:pStyle w:val="Kop3"/>
        <w:rPr>
          <w:b/>
          <w:bCs w:val="0"/>
          <w:sz w:val="20"/>
          <w:szCs w:val="20"/>
        </w:rPr>
      </w:pPr>
      <w:bookmarkStart w:id="72" w:name="_Toc180495166"/>
      <w:r w:rsidRPr="003067F5">
        <w:rPr>
          <w:b/>
          <w:bCs w:val="0"/>
          <w:sz w:val="20"/>
          <w:szCs w:val="20"/>
        </w:rPr>
        <w:t>Hypotheekverstrekker</w:t>
      </w:r>
      <w:bookmarkEnd w:id="72"/>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232"/>
        <w:gridCol w:w="6521"/>
      </w:tblGrid>
      <w:tr w:rsidR="003067F5" w14:paraId="094C6137" w14:textId="77777777" w:rsidTr="00380764">
        <w:tc>
          <w:tcPr>
            <w:tcW w:w="6232" w:type="dxa"/>
            <w:shd w:val="clear" w:color="auto" w:fill="DEEAF6" w:themeFill="accent1" w:themeFillTint="33"/>
          </w:tcPr>
          <w:p w14:paraId="6B3BF661" w14:textId="77777777" w:rsidR="003067F5" w:rsidRDefault="003067F5" w:rsidP="00051DE6">
            <w:pPr>
              <w:rPr>
                <w:lang w:val="nl"/>
              </w:rPr>
            </w:pPr>
            <w:r>
              <w:rPr>
                <w:lang w:val="nl"/>
              </w:rPr>
              <w:t>Modeldocument tekst</w:t>
            </w:r>
          </w:p>
        </w:tc>
        <w:tc>
          <w:tcPr>
            <w:tcW w:w="6521" w:type="dxa"/>
            <w:shd w:val="clear" w:color="auto" w:fill="DEEAF6" w:themeFill="accent1" w:themeFillTint="33"/>
          </w:tcPr>
          <w:p w14:paraId="7667DB13" w14:textId="77777777" w:rsidR="003067F5" w:rsidRDefault="003067F5" w:rsidP="00051DE6">
            <w:pPr>
              <w:rPr>
                <w:lang w:val="nl"/>
              </w:rPr>
            </w:pPr>
            <w:r>
              <w:rPr>
                <w:lang w:val="nl"/>
              </w:rPr>
              <w:t>Toelichting en mapping</w:t>
            </w:r>
          </w:p>
        </w:tc>
      </w:tr>
      <w:tr w:rsidR="003067F5" w14:paraId="5C059BEB" w14:textId="77777777" w:rsidTr="00380764">
        <w:tc>
          <w:tcPr>
            <w:tcW w:w="6232" w:type="dxa"/>
          </w:tcPr>
          <w:p w14:paraId="523A3174" w14:textId="6C48372E" w:rsidR="003067F5" w:rsidRDefault="003067F5" w:rsidP="00051DE6">
            <w:pPr>
              <w:rPr>
                <w:lang w:val="nl"/>
              </w:rPr>
            </w:pPr>
            <w:r>
              <w:rPr>
                <w:color w:val="FF0000"/>
                <w:sz w:val="20"/>
              </w:rPr>
              <w:t>2.</w:t>
            </w:r>
          </w:p>
        </w:tc>
        <w:tc>
          <w:tcPr>
            <w:tcW w:w="6521" w:type="dxa"/>
          </w:tcPr>
          <w:p w14:paraId="1D880B01" w14:textId="77777777" w:rsidR="003067F5" w:rsidRPr="000B32FB" w:rsidRDefault="003067F5" w:rsidP="00051DE6">
            <w:pPr>
              <w:spacing w:line="276" w:lineRule="auto"/>
              <w:rPr>
                <w:sz w:val="20"/>
                <w:lang w:val="nl"/>
              </w:rPr>
            </w:pPr>
            <w:r w:rsidRPr="000B32FB">
              <w:rPr>
                <w:snapToGrid/>
                <w:sz w:val="20"/>
              </w:rPr>
              <w:t>Vaste</w:t>
            </w:r>
            <w:r w:rsidRPr="000B32FB">
              <w:rPr>
                <w:sz w:val="20"/>
                <w:lang w:val="nl"/>
              </w:rPr>
              <w:t xml:space="preserve"> tekst.</w:t>
            </w:r>
          </w:p>
          <w:p w14:paraId="071AF35E" w14:textId="77777777" w:rsidR="003067F5" w:rsidRDefault="003067F5" w:rsidP="00051DE6">
            <w:pPr>
              <w:autoSpaceDE w:val="0"/>
              <w:autoSpaceDN w:val="0"/>
              <w:adjustRightInd w:val="0"/>
              <w:spacing w:line="276" w:lineRule="auto"/>
              <w:rPr>
                <w:kern w:val="0"/>
                <w:sz w:val="20"/>
                <w:lang w:eastAsia="nl-NL"/>
              </w:rPr>
            </w:pPr>
          </w:p>
          <w:p w14:paraId="2FF713FF" w14:textId="77777777" w:rsidR="003067F5" w:rsidRDefault="003067F5" w:rsidP="00051DE6">
            <w:pPr>
              <w:autoSpaceDE w:val="0"/>
              <w:autoSpaceDN w:val="0"/>
              <w:adjustRightInd w:val="0"/>
              <w:spacing w:line="276" w:lineRule="auto"/>
              <w:rPr>
                <w:b/>
                <w:bCs/>
                <w:snapToGrid/>
                <w:kern w:val="0"/>
                <w:sz w:val="20"/>
                <w:u w:val="single"/>
                <w:lang w:eastAsia="nl-NL"/>
              </w:rPr>
            </w:pPr>
            <w:r w:rsidRPr="000B32FB">
              <w:rPr>
                <w:b/>
                <w:bCs/>
                <w:snapToGrid/>
                <w:kern w:val="0"/>
                <w:sz w:val="20"/>
                <w:u w:val="single"/>
                <w:lang w:eastAsia="nl-NL"/>
              </w:rPr>
              <w:t xml:space="preserve">Mapping </w:t>
            </w:r>
            <w:r>
              <w:rPr>
                <w:b/>
                <w:bCs/>
                <w:snapToGrid/>
                <w:kern w:val="0"/>
                <w:sz w:val="20"/>
                <w:u w:val="single"/>
                <w:lang w:eastAsia="nl-NL"/>
              </w:rPr>
              <w:t>rol</w:t>
            </w:r>
            <w:r w:rsidRPr="000B32FB">
              <w:rPr>
                <w:b/>
                <w:bCs/>
                <w:snapToGrid/>
                <w:kern w:val="0"/>
                <w:sz w:val="20"/>
                <w:u w:val="single"/>
                <w:lang w:eastAsia="nl-NL"/>
              </w:rPr>
              <w:t xml:space="preserve"> partij:</w:t>
            </w:r>
          </w:p>
          <w:p w14:paraId="34C6F5FA" w14:textId="77777777" w:rsidR="003067F5" w:rsidRPr="00573FA8" w:rsidRDefault="003067F5" w:rsidP="00051DE6">
            <w:pPr>
              <w:autoSpaceDE w:val="0"/>
              <w:autoSpaceDN w:val="0"/>
              <w:adjustRightInd w:val="0"/>
              <w:spacing w:line="276" w:lineRule="auto"/>
              <w:rPr>
                <w:b/>
                <w:bCs/>
                <w:snapToGrid/>
                <w:kern w:val="0"/>
                <w:sz w:val="20"/>
                <w:u w:val="single"/>
                <w:lang w:eastAsia="nl-NL"/>
              </w:rPr>
            </w:pPr>
            <w:r w:rsidRPr="00CF199A">
              <w:rPr>
                <w:rFonts w:cs="Arial"/>
                <w:snapToGrid/>
                <w:sz w:val="20"/>
              </w:rPr>
              <w:t>StukdeelHypotheek</w:t>
            </w:r>
          </w:p>
          <w:p w14:paraId="4FD75794" w14:textId="77777777" w:rsidR="003067F5" w:rsidRPr="00573FA8" w:rsidRDefault="003067F5" w:rsidP="00051DE6">
            <w:pPr>
              <w:spacing w:line="276" w:lineRule="auto"/>
              <w:rPr>
                <w:rFonts w:cs="Arial"/>
                <w:sz w:val="20"/>
              </w:rPr>
            </w:pPr>
            <w:r w:rsidRPr="00573FA8">
              <w:rPr>
                <w:rFonts w:cs="Arial"/>
                <w:sz w:val="20"/>
              </w:rPr>
              <w:t xml:space="preserve">//IMKAD_AangebodenStuk/StukdeelHypotheek [aanduidingHypotheek = niet aanwezig] </w:t>
            </w:r>
          </w:p>
          <w:p w14:paraId="1347A7DA" w14:textId="77777777" w:rsidR="003067F5" w:rsidRDefault="003067F5" w:rsidP="00051DE6">
            <w:pPr>
              <w:spacing w:line="276" w:lineRule="auto"/>
              <w:rPr>
                <w:rFonts w:cs="Arial"/>
                <w:sz w:val="20"/>
              </w:rPr>
            </w:pPr>
            <w:r w:rsidRPr="00573FA8">
              <w:rPr>
                <w:rFonts w:cs="Arial"/>
                <w:sz w:val="20"/>
              </w:rPr>
              <w:t>/verkrijgerRechtRef [xlink:href="#id hypotheek</w:t>
            </w:r>
            <w:r>
              <w:rPr>
                <w:rFonts w:cs="Arial"/>
                <w:sz w:val="20"/>
              </w:rPr>
              <w:t>verstrekker</w:t>
            </w:r>
            <w:r w:rsidRPr="00573FA8">
              <w:rPr>
                <w:rFonts w:cs="Arial"/>
                <w:sz w:val="20"/>
              </w:rPr>
              <w:t>-partij"]</w:t>
            </w:r>
          </w:p>
          <w:p w14:paraId="3EFF1CEE" w14:textId="77777777" w:rsidR="003067F5" w:rsidRDefault="003067F5" w:rsidP="00051DE6">
            <w:pPr>
              <w:rPr>
                <w:lang w:val="nl"/>
              </w:rPr>
            </w:pPr>
          </w:p>
        </w:tc>
      </w:tr>
      <w:tr w:rsidR="003067F5" w14:paraId="58BCC41E" w14:textId="77777777" w:rsidTr="00380764">
        <w:tc>
          <w:tcPr>
            <w:tcW w:w="6232" w:type="dxa"/>
          </w:tcPr>
          <w:p w14:paraId="5E3B6ED2" w14:textId="77777777" w:rsidR="003067F5" w:rsidRDefault="003067F5" w:rsidP="00051DE6">
            <w:pPr>
              <w:ind w:left="354"/>
              <w:rPr>
                <w:color w:val="FF0000"/>
                <w:sz w:val="20"/>
              </w:rPr>
            </w:pPr>
            <w:r w:rsidRPr="00006B74">
              <w:rPr>
                <w:rFonts w:cs="Arial"/>
                <w:bCs/>
                <w:color w:val="FF0000"/>
                <w:sz w:val="20"/>
                <w:highlight w:val="yellow"/>
              </w:rPr>
              <w:t>TEKSTBLOK GEVOLMACHTIGDE</w:t>
            </w:r>
            <w:r>
              <w:rPr>
                <w:rFonts w:cs="Arial"/>
                <w:bCs/>
                <w:color w:val="FF0000"/>
                <w:sz w:val="20"/>
              </w:rPr>
              <w:t>:</w:t>
            </w:r>
          </w:p>
        </w:tc>
        <w:tc>
          <w:tcPr>
            <w:tcW w:w="6521" w:type="dxa"/>
          </w:tcPr>
          <w:p w14:paraId="29175012" w14:textId="77777777" w:rsidR="003067F5" w:rsidRPr="001E342A" w:rsidRDefault="003067F5" w:rsidP="00051DE6">
            <w:pPr>
              <w:spacing w:line="276" w:lineRule="auto"/>
              <w:rPr>
                <w:snapToGrid/>
                <w:kern w:val="0"/>
                <w:sz w:val="20"/>
                <w:lang w:eastAsia="nl-NL"/>
              </w:rPr>
            </w:pPr>
            <w:r w:rsidRPr="001E342A">
              <w:rPr>
                <w:snapToGrid/>
                <w:kern w:val="0"/>
                <w:sz w:val="20"/>
                <w:lang w:eastAsia="nl-NL"/>
              </w:rPr>
              <w:t>Dit tekstblok is verplicht omdat er altijd een gevolmachtigde</w:t>
            </w:r>
          </w:p>
          <w:p w14:paraId="7E679DF3" w14:textId="77777777" w:rsidR="003067F5" w:rsidRPr="001E342A" w:rsidRDefault="003067F5" w:rsidP="00051DE6">
            <w:pPr>
              <w:spacing w:line="276" w:lineRule="auto"/>
              <w:rPr>
                <w:snapToGrid/>
                <w:kern w:val="0"/>
                <w:sz w:val="20"/>
                <w:lang w:eastAsia="nl-NL"/>
              </w:rPr>
            </w:pPr>
            <w:r w:rsidRPr="001E342A">
              <w:rPr>
                <w:snapToGrid/>
                <w:kern w:val="0"/>
                <w:sz w:val="20"/>
                <w:lang w:eastAsia="nl-NL"/>
              </w:rPr>
              <w:t xml:space="preserve"> optreedt in naam van de bank en wordt één keer getoond.</w:t>
            </w:r>
          </w:p>
          <w:p w14:paraId="68236431" w14:textId="77777777" w:rsidR="003067F5" w:rsidRPr="001E342A" w:rsidRDefault="003067F5" w:rsidP="00051DE6">
            <w:pPr>
              <w:spacing w:line="276" w:lineRule="auto"/>
              <w:rPr>
                <w:sz w:val="20"/>
                <w:lang w:val="nl"/>
              </w:rPr>
            </w:pPr>
          </w:p>
          <w:p w14:paraId="30C7A1D0" w14:textId="77777777" w:rsidR="003067F5" w:rsidRPr="001E342A" w:rsidRDefault="003067F5" w:rsidP="00051DE6">
            <w:pPr>
              <w:spacing w:line="276" w:lineRule="auto"/>
              <w:rPr>
                <w:b/>
                <w:bCs/>
                <w:sz w:val="20"/>
                <w:u w:val="single"/>
                <w:lang w:val="nl"/>
              </w:rPr>
            </w:pPr>
            <w:r w:rsidRPr="001E342A">
              <w:rPr>
                <w:b/>
                <w:bCs/>
                <w:sz w:val="20"/>
                <w:u w:val="single"/>
                <w:lang w:val="nl"/>
              </w:rPr>
              <w:t>Mapping gevolmachtigde:</w:t>
            </w:r>
          </w:p>
          <w:p w14:paraId="7597859F" w14:textId="77777777" w:rsidR="003067F5" w:rsidRPr="001E342A" w:rsidRDefault="003067F5" w:rsidP="00051DE6">
            <w:pPr>
              <w:spacing w:line="276" w:lineRule="auto"/>
              <w:rPr>
                <w:sz w:val="20"/>
                <w:lang w:val="nl"/>
              </w:rPr>
            </w:pPr>
            <w:r w:rsidRPr="001E342A">
              <w:rPr>
                <w:sz w:val="20"/>
                <w:lang w:val="nl"/>
              </w:rPr>
              <w:t>//IMKAD_AangebodenStuk/Partij/Gevolmachtigde</w:t>
            </w:r>
          </w:p>
          <w:p w14:paraId="50EE1587" w14:textId="77777777" w:rsidR="003067F5" w:rsidRPr="00A10777" w:rsidRDefault="003067F5" w:rsidP="00051DE6">
            <w:pPr>
              <w:spacing w:line="276" w:lineRule="auto"/>
              <w:rPr>
                <w:i/>
                <w:iCs/>
                <w:sz w:val="20"/>
                <w:lang w:val="nl"/>
              </w:rPr>
            </w:pPr>
            <w:r w:rsidRPr="00A10777">
              <w:rPr>
                <w:i/>
                <w:iCs/>
                <w:sz w:val="20"/>
                <w:lang w:val="nl"/>
              </w:rPr>
              <w:t>- verdere mapping is opgenomen in het genoemde tekstblok.</w:t>
            </w:r>
          </w:p>
        </w:tc>
      </w:tr>
      <w:tr w:rsidR="003067F5" w14:paraId="2474983A" w14:textId="77777777" w:rsidTr="00380764">
        <w:tc>
          <w:tcPr>
            <w:tcW w:w="6232" w:type="dxa"/>
          </w:tcPr>
          <w:p w14:paraId="5CBC9833" w14:textId="77777777" w:rsidR="003067F5" w:rsidRPr="00006B74" w:rsidRDefault="003067F5" w:rsidP="00051DE6">
            <w:pPr>
              <w:ind w:left="354"/>
              <w:rPr>
                <w:rFonts w:cs="Arial"/>
                <w:bCs/>
                <w:color w:val="FF0000"/>
                <w:sz w:val="20"/>
                <w:highlight w:val="yellow"/>
              </w:rPr>
            </w:pPr>
            <w:r w:rsidRPr="001B4F7F">
              <w:rPr>
                <w:rFonts w:cs="Arial"/>
                <w:color w:val="FF0000"/>
                <w:sz w:val="20"/>
                <w:highlight w:val="yellow"/>
              </w:rPr>
              <w:t>TEKSTBLOK RECHTSPERSOON</w:t>
            </w:r>
          </w:p>
        </w:tc>
        <w:tc>
          <w:tcPr>
            <w:tcW w:w="6521" w:type="dxa"/>
          </w:tcPr>
          <w:p w14:paraId="4A27CC8B" w14:textId="77777777" w:rsidR="003067F5" w:rsidRDefault="003067F5" w:rsidP="00051DE6">
            <w:pPr>
              <w:spacing w:line="276" w:lineRule="auto"/>
              <w:rPr>
                <w:rFonts w:cs="Arial"/>
                <w:sz w:val="20"/>
              </w:rPr>
            </w:pPr>
            <w:r w:rsidRPr="001E342A">
              <w:rPr>
                <w:rFonts w:cs="Arial"/>
                <w:sz w:val="20"/>
              </w:rPr>
              <w:t xml:space="preserve">Verplicht </w:t>
            </w:r>
            <w:r w:rsidRPr="001E342A">
              <w:rPr>
                <w:sz w:val="20"/>
                <w:lang w:val="nl"/>
              </w:rPr>
              <w:t>tekstblok</w:t>
            </w:r>
            <w:r w:rsidRPr="001E342A">
              <w:rPr>
                <w:rFonts w:cs="Arial"/>
                <w:sz w:val="20"/>
              </w:rPr>
              <w:t xml:space="preserve"> met de gegevens van de hypotheek</w:t>
            </w:r>
            <w:r>
              <w:rPr>
                <w:rFonts w:cs="Arial"/>
                <w:sz w:val="20"/>
              </w:rPr>
              <w:t>verstrekker</w:t>
            </w:r>
          </w:p>
          <w:p w14:paraId="72E94E3B" w14:textId="77777777" w:rsidR="002E7D6C" w:rsidRPr="001E342A" w:rsidRDefault="002E7D6C" w:rsidP="00051DE6">
            <w:pPr>
              <w:spacing w:line="276" w:lineRule="auto"/>
              <w:rPr>
                <w:rFonts w:cs="Arial"/>
                <w:sz w:val="20"/>
              </w:rPr>
            </w:pPr>
          </w:p>
          <w:p w14:paraId="73DEDF89" w14:textId="77777777" w:rsidR="003067F5" w:rsidRPr="001E342A" w:rsidRDefault="003067F5" w:rsidP="00051DE6">
            <w:pPr>
              <w:spacing w:line="276" w:lineRule="auto"/>
              <w:rPr>
                <w:rFonts w:cs="Arial"/>
                <w:b/>
                <w:bCs/>
                <w:sz w:val="20"/>
                <w:u w:val="single"/>
              </w:rPr>
            </w:pPr>
            <w:r w:rsidRPr="001E342A">
              <w:rPr>
                <w:rFonts w:cs="Arial"/>
                <w:b/>
                <w:bCs/>
                <w:sz w:val="20"/>
                <w:u w:val="single"/>
              </w:rPr>
              <w:t>Mapping rechtspersoon:</w:t>
            </w:r>
          </w:p>
          <w:p w14:paraId="48329251" w14:textId="56EB0158" w:rsidR="003067F5" w:rsidRPr="001E342A" w:rsidRDefault="003067F5" w:rsidP="00051DE6">
            <w:pPr>
              <w:spacing w:line="276" w:lineRule="auto"/>
              <w:rPr>
                <w:sz w:val="20"/>
                <w:lang w:val="nl"/>
              </w:rPr>
            </w:pPr>
            <w:r w:rsidRPr="001E342A">
              <w:rPr>
                <w:sz w:val="20"/>
                <w:lang w:val="nl"/>
              </w:rPr>
              <w:lastRenderedPageBreak/>
              <w:t>/tia:IMKAD_AangebodenStuk/tia:Partij/IMKAD_Persoon/</w:t>
            </w:r>
          </w:p>
          <w:p w14:paraId="5723F787" w14:textId="2205FB53" w:rsidR="003067F5" w:rsidRPr="001E342A" w:rsidRDefault="003067F5" w:rsidP="00051DE6">
            <w:pPr>
              <w:spacing w:line="276" w:lineRule="auto"/>
              <w:rPr>
                <w:sz w:val="20"/>
                <w:lang w:val="nl"/>
              </w:rPr>
            </w:pPr>
            <w:r w:rsidRPr="001E342A">
              <w:rPr>
                <w:sz w:val="20"/>
                <w:lang w:val="nl"/>
              </w:rPr>
              <w:t>tia_Gegevens/NHR_Rechtspersoon</w:t>
            </w:r>
          </w:p>
          <w:p w14:paraId="19DBE889" w14:textId="77777777" w:rsidR="003067F5" w:rsidRPr="00A10777" w:rsidRDefault="003067F5" w:rsidP="00051DE6">
            <w:pPr>
              <w:spacing w:line="276" w:lineRule="auto"/>
              <w:rPr>
                <w:i/>
                <w:iCs/>
                <w:sz w:val="20"/>
                <w:lang w:val="nl"/>
              </w:rPr>
            </w:pPr>
            <w:r w:rsidRPr="00A10777">
              <w:rPr>
                <w:i/>
                <w:iCs/>
                <w:sz w:val="20"/>
                <w:lang w:val="nl"/>
              </w:rPr>
              <w:t>- verdere mapping is opgenomen in het genoemde tekstblok.</w:t>
            </w:r>
          </w:p>
        </w:tc>
      </w:tr>
      <w:tr w:rsidR="003067F5" w14:paraId="746B4D64" w14:textId="77777777" w:rsidTr="00380764">
        <w:tc>
          <w:tcPr>
            <w:tcW w:w="6232" w:type="dxa"/>
          </w:tcPr>
          <w:p w14:paraId="2800B559" w14:textId="77777777" w:rsidR="003067F5" w:rsidRPr="001B4F7F" w:rsidRDefault="003067F5" w:rsidP="00051DE6">
            <w:pPr>
              <w:ind w:left="354"/>
              <w:rPr>
                <w:rFonts w:cs="Arial"/>
                <w:color w:val="FF0000"/>
                <w:sz w:val="20"/>
                <w:highlight w:val="yellow"/>
              </w:rPr>
            </w:pPr>
            <w:r w:rsidRPr="00850B7B">
              <w:rPr>
                <w:rFonts w:cs="Arial"/>
                <w:color w:val="800080"/>
                <w:sz w:val="20"/>
              </w:rPr>
              <w:lastRenderedPageBreak/>
              <w:t xml:space="preserve">(correspondentieadres </w:t>
            </w:r>
            <w:r w:rsidRPr="00850B7B">
              <w:rPr>
                <w:color w:val="800080"/>
                <w:sz w:val="20"/>
              </w:rPr>
              <w:t>voor alle aangelegenheden betreffende de hierna te vermelden rechtshandelingen</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label</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afdeling</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postcode</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straatnaam</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huisnummer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letter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toevoeging</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 xml:space="preserve"> </w:t>
            </w:r>
            <w:r w:rsidRPr="00850B7B">
              <w:rPr>
                <w:rFonts w:cs="Arial"/>
                <w:color w:val="800080"/>
                <w:sz w:val="20"/>
              </w:rPr>
              <w:t xml:space="preserve">/ postbus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postbusnummer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postcode</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regio</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straat</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land</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w:t>
            </w:r>
          </w:p>
        </w:tc>
        <w:tc>
          <w:tcPr>
            <w:tcW w:w="6521" w:type="dxa"/>
          </w:tcPr>
          <w:p w14:paraId="3E39EDBA" w14:textId="77777777" w:rsidR="003067F5" w:rsidRDefault="003067F5" w:rsidP="00051DE6">
            <w:pPr>
              <w:spacing w:line="240" w:lineRule="auto"/>
              <w:rPr>
                <w:sz w:val="20"/>
              </w:rPr>
            </w:pPr>
            <w:r w:rsidRPr="00D043D8">
              <w:rPr>
                <w:sz w:val="20"/>
              </w:rPr>
              <w:t>Optioneel postadres.</w:t>
            </w:r>
          </w:p>
          <w:p w14:paraId="4F61BC9B" w14:textId="77777777" w:rsidR="003067F5" w:rsidRPr="00D043D8" w:rsidRDefault="003067F5" w:rsidP="00051DE6">
            <w:pPr>
              <w:spacing w:line="240" w:lineRule="auto"/>
              <w:rPr>
                <w:color w:val="3366FF"/>
                <w:sz w:val="20"/>
              </w:rPr>
            </w:pPr>
            <w:r w:rsidRPr="00D043D8">
              <w:rPr>
                <w:color w:val="3366FF"/>
                <w:sz w:val="20"/>
              </w:rPr>
              <w:t xml:space="preserve">Label </w:t>
            </w:r>
            <w:r w:rsidRPr="00D043D8">
              <w:rPr>
                <w:sz w:val="20"/>
              </w:rPr>
              <w:t>en</w:t>
            </w:r>
            <w:r w:rsidRPr="00D043D8">
              <w:rPr>
                <w:color w:val="3366FF"/>
                <w:sz w:val="20"/>
              </w:rPr>
              <w:t xml:space="preserve"> afdeling </w:t>
            </w:r>
            <w:r w:rsidRPr="00D043D8">
              <w:rPr>
                <w:sz w:val="20"/>
              </w:rPr>
              <w:t>zijn twee onafhankelijke optionele variabelen, die voor elk type adres getoond kunnen worden.</w:t>
            </w:r>
          </w:p>
          <w:p w14:paraId="738D5D73" w14:textId="77777777" w:rsidR="003067F5" w:rsidRPr="00D043D8" w:rsidRDefault="003067F5" w:rsidP="00051DE6">
            <w:pPr>
              <w:spacing w:line="240" w:lineRule="auto"/>
              <w:rPr>
                <w:sz w:val="20"/>
              </w:rPr>
            </w:pPr>
          </w:p>
          <w:p w14:paraId="1146E823" w14:textId="77777777" w:rsidR="003067F5" w:rsidRPr="00D043D8" w:rsidRDefault="003067F5" w:rsidP="00051DE6">
            <w:pPr>
              <w:spacing w:line="276" w:lineRule="auto"/>
              <w:rPr>
                <w:sz w:val="20"/>
              </w:rPr>
            </w:pPr>
            <w:r w:rsidRPr="00D043D8">
              <w:rPr>
                <w:sz w:val="20"/>
              </w:rPr>
              <w:t>Voor het adres moet gekozen worden uit binnenlands adres, postbus adres of buitenlands adres.</w:t>
            </w:r>
          </w:p>
          <w:p w14:paraId="684434CB" w14:textId="77777777" w:rsidR="003067F5" w:rsidRPr="00D043D8" w:rsidRDefault="003067F5" w:rsidP="00051DE6">
            <w:pPr>
              <w:spacing w:line="276" w:lineRule="auto"/>
              <w:rPr>
                <w:sz w:val="20"/>
              </w:rPr>
            </w:pPr>
          </w:p>
          <w:p w14:paraId="1BAA44C9" w14:textId="77777777" w:rsidR="003067F5" w:rsidRPr="00D043D8" w:rsidRDefault="003067F5" w:rsidP="00051DE6">
            <w:pPr>
              <w:spacing w:line="276" w:lineRule="auto"/>
              <w:rPr>
                <w:sz w:val="20"/>
              </w:rPr>
            </w:pPr>
            <w:r w:rsidRPr="00D043D8">
              <w:rPr>
                <w:sz w:val="20"/>
              </w:rPr>
              <w:t>Voor plaats en land moet gekozen worden uit een waardelijst.</w:t>
            </w:r>
          </w:p>
          <w:p w14:paraId="6E1DA237" w14:textId="77777777" w:rsidR="003067F5" w:rsidRPr="00D043D8" w:rsidRDefault="003067F5" w:rsidP="00051DE6">
            <w:pPr>
              <w:spacing w:line="276" w:lineRule="auto"/>
              <w:rPr>
                <w:sz w:val="20"/>
              </w:rPr>
            </w:pPr>
          </w:p>
          <w:p w14:paraId="01E517F6" w14:textId="77777777" w:rsidR="003067F5" w:rsidRPr="00D043D8" w:rsidRDefault="003067F5" w:rsidP="00051DE6">
            <w:pPr>
              <w:pStyle w:val="streepje"/>
              <w:numPr>
                <w:ilvl w:val="0"/>
                <w:numId w:val="0"/>
              </w:numPr>
              <w:spacing w:line="276" w:lineRule="auto"/>
              <w:ind w:left="284" w:hanging="284"/>
              <w:rPr>
                <w:b/>
                <w:bCs/>
                <w:sz w:val="20"/>
                <w:u w:val="single"/>
                <w:lang w:val="nl-NL"/>
              </w:rPr>
            </w:pPr>
            <w:r w:rsidRPr="00D043D8">
              <w:rPr>
                <w:b/>
                <w:bCs/>
                <w:sz w:val="20"/>
                <w:u w:val="single"/>
                <w:lang w:val="nl-NL"/>
              </w:rPr>
              <w:t>Mapping Postadres:</w:t>
            </w:r>
          </w:p>
          <w:p w14:paraId="4CD4F522" w14:textId="77777777" w:rsidR="003067F5" w:rsidRPr="00D043D8" w:rsidRDefault="003067F5" w:rsidP="00051DE6">
            <w:pPr>
              <w:pStyle w:val="streepje"/>
              <w:numPr>
                <w:ilvl w:val="0"/>
                <w:numId w:val="0"/>
              </w:numPr>
              <w:spacing w:line="276" w:lineRule="auto"/>
              <w:rPr>
                <w:sz w:val="20"/>
                <w:lang w:val="nl-NL"/>
              </w:rPr>
            </w:pPr>
            <w:r w:rsidRPr="00D043D8">
              <w:rPr>
                <w:sz w:val="20"/>
                <w:lang w:val="nl-NL"/>
              </w:rPr>
              <w:t>//IMKAD_Persoon/IMKAD_PostlocatiePersoon/</w:t>
            </w:r>
          </w:p>
          <w:p w14:paraId="20CCFF1C" w14:textId="77777777" w:rsidR="003067F5" w:rsidRPr="00D043D8" w:rsidRDefault="003067F5" w:rsidP="00051DE6">
            <w:pPr>
              <w:pStyle w:val="streepje"/>
              <w:numPr>
                <w:ilvl w:val="0"/>
                <w:numId w:val="0"/>
              </w:numPr>
              <w:tabs>
                <w:tab w:val="clear" w:pos="227"/>
                <w:tab w:val="clear" w:pos="454"/>
              </w:tabs>
              <w:spacing w:line="276" w:lineRule="auto"/>
              <w:ind w:left="227"/>
              <w:rPr>
                <w:sz w:val="20"/>
                <w:lang w:val="nl-NL"/>
              </w:rPr>
            </w:pPr>
            <w:r w:rsidRPr="00D043D8">
              <w:rPr>
                <w:sz w:val="20"/>
                <w:lang w:val="nl-NL"/>
              </w:rPr>
              <w:t>./label</w:t>
            </w:r>
          </w:p>
          <w:p w14:paraId="736392E9" w14:textId="77777777" w:rsidR="003067F5" w:rsidRPr="00D043D8" w:rsidRDefault="003067F5" w:rsidP="00051DE6">
            <w:pPr>
              <w:spacing w:line="276" w:lineRule="auto"/>
              <w:ind w:left="227"/>
              <w:rPr>
                <w:sz w:val="20"/>
              </w:rPr>
            </w:pPr>
            <w:r w:rsidRPr="00D043D8">
              <w:rPr>
                <w:sz w:val="20"/>
              </w:rPr>
              <w:t>./afdeling</w:t>
            </w:r>
          </w:p>
          <w:p w14:paraId="4E07E842" w14:textId="77777777" w:rsidR="003067F5" w:rsidRPr="00D043D8" w:rsidRDefault="003067F5" w:rsidP="00051DE6">
            <w:pPr>
              <w:pStyle w:val="streepje"/>
              <w:numPr>
                <w:ilvl w:val="0"/>
                <w:numId w:val="0"/>
              </w:numPr>
              <w:spacing w:line="276" w:lineRule="auto"/>
              <w:rPr>
                <w:sz w:val="20"/>
                <w:u w:val="single"/>
                <w:lang w:val="nl-NL"/>
              </w:rPr>
            </w:pPr>
          </w:p>
          <w:p w14:paraId="2066104F" w14:textId="77777777" w:rsidR="003067F5" w:rsidRPr="00D043D8" w:rsidRDefault="003067F5" w:rsidP="00051DE6">
            <w:pPr>
              <w:pStyle w:val="streepje"/>
              <w:numPr>
                <w:ilvl w:val="0"/>
                <w:numId w:val="0"/>
              </w:numPr>
              <w:spacing w:line="276" w:lineRule="auto"/>
              <w:rPr>
                <w:b/>
                <w:bCs/>
                <w:sz w:val="20"/>
                <w:u w:val="single"/>
                <w:lang w:val="nl-NL"/>
              </w:rPr>
            </w:pPr>
            <w:r w:rsidRPr="00D043D8">
              <w:rPr>
                <w:b/>
                <w:bCs/>
                <w:sz w:val="20"/>
                <w:u w:val="single"/>
                <w:lang w:val="nl-NL"/>
              </w:rPr>
              <w:t>Mapping binnenlandsadres:</w:t>
            </w:r>
            <w:r>
              <w:rPr>
                <w:b/>
                <w:bCs/>
                <w:sz w:val="20"/>
                <w:u w:val="single"/>
                <w:lang w:val="nl-NL"/>
              </w:rPr>
              <w:t xml:space="preserve"> (geen postbusadres hierin opvoeren)</w:t>
            </w:r>
          </w:p>
          <w:p w14:paraId="068C627F" w14:textId="77777777" w:rsidR="003067F5" w:rsidRPr="00D043D8" w:rsidRDefault="003067F5" w:rsidP="00051DE6">
            <w:pPr>
              <w:pStyle w:val="streepje"/>
              <w:numPr>
                <w:ilvl w:val="0"/>
                <w:numId w:val="0"/>
              </w:numPr>
              <w:spacing w:line="276" w:lineRule="auto"/>
              <w:rPr>
                <w:sz w:val="20"/>
                <w:lang w:val="nl-NL"/>
              </w:rPr>
            </w:pPr>
            <w:r w:rsidRPr="00D043D8">
              <w:rPr>
                <w:sz w:val="20"/>
                <w:lang w:val="nl-NL"/>
              </w:rPr>
              <w:t>//IMKAD_Persoon/IMKAD_PostlocatiePersoon/adres/binnenlandsAdres/</w:t>
            </w:r>
          </w:p>
          <w:p w14:paraId="52AB53AA" w14:textId="77777777" w:rsidR="003067F5" w:rsidRPr="00D043D8" w:rsidRDefault="003067F5" w:rsidP="00051DE6">
            <w:pPr>
              <w:spacing w:line="276" w:lineRule="auto"/>
              <w:ind w:left="227"/>
              <w:rPr>
                <w:sz w:val="20"/>
              </w:rPr>
            </w:pPr>
            <w:r w:rsidRPr="00D043D8">
              <w:rPr>
                <w:sz w:val="20"/>
              </w:rPr>
              <w:tab/>
              <w:t>./BAG_NummerAanduiding/postcode</w:t>
            </w:r>
          </w:p>
          <w:p w14:paraId="11B57D13" w14:textId="77777777" w:rsidR="003067F5" w:rsidRPr="00D043D8" w:rsidRDefault="003067F5" w:rsidP="00051DE6">
            <w:pPr>
              <w:spacing w:line="240" w:lineRule="auto"/>
              <w:ind w:left="227"/>
              <w:rPr>
                <w:sz w:val="20"/>
              </w:rPr>
            </w:pPr>
            <w:r w:rsidRPr="00D043D8">
              <w:rPr>
                <w:sz w:val="20"/>
              </w:rPr>
              <w:tab/>
              <w:t>./BAG_Woonplaats/woonplaatsnaam</w:t>
            </w:r>
          </w:p>
          <w:p w14:paraId="7A8BECFC" w14:textId="77777777" w:rsidR="003067F5" w:rsidRPr="00D043D8" w:rsidRDefault="003067F5" w:rsidP="00051DE6">
            <w:pPr>
              <w:spacing w:line="240" w:lineRule="auto"/>
              <w:ind w:left="227"/>
              <w:rPr>
                <w:sz w:val="20"/>
              </w:rPr>
            </w:pPr>
            <w:r w:rsidRPr="00D043D8">
              <w:rPr>
                <w:sz w:val="20"/>
              </w:rPr>
              <w:tab/>
              <w:t>./BAG_OpenbareRuimte/openbareRuimteNaam</w:t>
            </w:r>
          </w:p>
          <w:p w14:paraId="650F6A65" w14:textId="77777777" w:rsidR="003067F5" w:rsidRPr="00D043D8" w:rsidRDefault="003067F5" w:rsidP="00051DE6">
            <w:pPr>
              <w:spacing w:line="276" w:lineRule="auto"/>
              <w:ind w:left="227"/>
              <w:rPr>
                <w:sz w:val="20"/>
              </w:rPr>
            </w:pPr>
            <w:r w:rsidRPr="00D043D8">
              <w:rPr>
                <w:sz w:val="20"/>
              </w:rPr>
              <w:tab/>
              <w:t>./BAG_NummerAanduiding/huisnummer</w:t>
            </w:r>
          </w:p>
          <w:p w14:paraId="1B717F6F" w14:textId="77777777" w:rsidR="003067F5" w:rsidRPr="00D043D8" w:rsidRDefault="003067F5" w:rsidP="00051DE6">
            <w:pPr>
              <w:spacing w:line="276" w:lineRule="auto"/>
              <w:ind w:left="227"/>
              <w:rPr>
                <w:sz w:val="20"/>
              </w:rPr>
            </w:pPr>
            <w:r w:rsidRPr="00D043D8">
              <w:rPr>
                <w:sz w:val="20"/>
              </w:rPr>
              <w:tab/>
              <w:t>./BAG_NummerAanduiding/huisletter</w:t>
            </w:r>
          </w:p>
          <w:p w14:paraId="6C327786" w14:textId="77777777" w:rsidR="003067F5" w:rsidRPr="00D043D8" w:rsidRDefault="003067F5" w:rsidP="00051DE6">
            <w:pPr>
              <w:pStyle w:val="streepje"/>
              <w:numPr>
                <w:ilvl w:val="0"/>
                <w:numId w:val="0"/>
              </w:numPr>
              <w:tabs>
                <w:tab w:val="clear" w:pos="227"/>
                <w:tab w:val="clear" w:pos="454"/>
              </w:tabs>
              <w:spacing w:line="276" w:lineRule="auto"/>
              <w:ind w:left="227"/>
              <w:rPr>
                <w:sz w:val="20"/>
                <w:u w:val="single"/>
                <w:lang w:val="nl-NL"/>
              </w:rPr>
            </w:pPr>
            <w:r w:rsidRPr="00D043D8">
              <w:rPr>
                <w:sz w:val="20"/>
                <w:lang w:val="nl-NL"/>
              </w:rPr>
              <w:tab/>
              <w:t>./BAG_NummerAanduiding/huisnummertoevoeging</w:t>
            </w:r>
            <w:r w:rsidRPr="00D043D8">
              <w:rPr>
                <w:sz w:val="20"/>
                <w:u w:val="single"/>
                <w:lang w:val="nl-NL"/>
              </w:rPr>
              <w:t xml:space="preserve"> </w:t>
            </w:r>
          </w:p>
          <w:p w14:paraId="67204457" w14:textId="77777777" w:rsidR="003067F5" w:rsidRPr="00D043D8" w:rsidRDefault="003067F5" w:rsidP="00051DE6">
            <w:pPr>
              <w:pStyle w:val="streepje"/>
              <w:numPr>
                <w:ilvl w:val="0"/>
                <w:numId w:val="0"/>
              </w:numPr>
              <w:spacing w:line="276" w:lineRule="auto"/>
              <w:rPr>
                <w:sz w:val="20"/>
                <w:u w:val="single"/>
                <w:lang w:val="nl-NL"/>
              </w:rPr>
            </w:pPr>
          </w:p>
          <w:p w14:paraId="5BEAB6C3" w14:textId="77777777" w:rsidR="003067F5" w:rsidRPr="00D043D8" w:rsidRDefault="003067F5" w:rsidP="00051DE6">
            <w:pPr>
              <w:pStyle w:val="streepje"/>
              <w:numPr>
                <w:ilvl w:val="0"/>
                <w:numId w:val="0"/>
              </w:numPr>
              <w:spacing w:line="276" w:lineRule="auto"/>
              <w:rPr>
                <w:b/>
                <w:bCs/>
                <w:sz w:val="20"/>
                <w:u w:val="single"/>
                <w:lang w:val="nl-NL"/>
              </w:rPr>
            </w:pPr>
            <w:r w:rsidRPr="00D043D8">
              <w:rPr>
                <w:b/>
                <w:bCs/>
                <w:sz w:val="20"/>
                <w:u w:val="single"/>
                <w:lang w:val="nl-NL"/>
              </w:rPr>
              <w:lastRenderedPageBreak/>
              <w:t>Mapping buitenlandsadres:</w:t>
            </w:r>
          </w:p>
          <w:p w14:paraId="56724C07" w14:textId="77777777" w:rsidR="003067F5" w:rsidRPr="00D043D8" w:rsidRDefault="003067F5" w:rsidP="00051DE6">
            <w:pPr>
              <w:pStyle w:val="streepje"/>
              <w:numPr>
                <w:ilvl w:val="0"/>
                <w:numId w:val="0"/>
              </w:numPr>
              <w:spacing w:line="276" w:lineRule="auto"/>
              <w:rPr>
                <w:sz w:val="20"/>
                <w:lang w:val="nl-NL"/>
              </w:rPr>
            </w:pPr>
            <w:r w:rsidRPr="00D043D8">
              <w:rPr>
                <w:sz w:val="20"/>
                <w:lang w:val="nl-NL"/>
              </w:rPr>
              <w:t>//IMKAD_Persoon/IMKAD_PostlocatiePersoon/adres/buitenlandsAdres/</w:t>
            </w:r>
          </w:p>
          <w:p w14:paraId="79DB85AD" w14:textId="77777777" w:rsidR="003067F5" w:rsidRPr="00D043D8" w:rsidRDefault="003067F5" w:rsidP="00051DE6">
            <w:pPr>
              <w:pStyle w:val="streepje"/>
              <w:numPr>
                <w:ilvl w:val="0"/>
                <w:numId w:val="0"/>
              </w:numPr>
              <w:tabs>
                <w:tab w:val="clear" w:pos="454"/>
              </w:tabs>
              <w:spacing w:line="276" w:lineRule="auto"/>
              <w:ind w:left="227"/>
              <w:rPr>
                <w:sz w:val="20"/>
                <w:lang w:val="nl-NL"/>
              </w:rPr>
            </w:pPr>
            <w:r w:rsidRPr="00D043D8">
              <w:rPr>
                <w:sz w:val="20"/>
                <w:lang w:val="nl-NL"/>
              </w:rPr>
              <w:tab/>
              <w:t>./woonplaats</w:t>
            </w:r>
          </w:p>
          <w:p w14:paraId="75A43595" w14:textId="77777777" w:rsidR="003067F5" w:rsidRPr="00D043D8" w:rsidRDefault="003067F5" w:rsidP="00051DE6">
            <w:pPr>
              <w:spacing w:line="276" w:lineRule="auto"/>
              <w:ind w:left="227"/>
              <w:rPr>
                <w:sz w:val="20"/>
              </w:rPr>
            </w:pPr>
            <w:r w:rsidRPr="00D043D8">
              <w:rPr>
                <w:sz w:val="20"/>
              </w:rPr>
              <w:tab/>
              <w:t xml:space="preserve">./adres </w:t>
            </w:r>
          </w:p>
          <w:p w14:paraId="37A87929" w14:textId="77777777" w:rsidR="003067F5" w:rsidRPr="00D043D8" w:rsidRDefault="003067F5" w:rsidP="00051DE6">
            <w:pPr>
              <w:spacing w:line="276" w:lineRule="auto"/>
              <w:ind w:left="227"/>
              <w:rPr>
                <w:sz w:val="20"/>
              </w:rPr>
            </w:pPr>
            <w:r w:rsidRPr="00D043D8">
              <w:rPr>
                <w:sz w:val="20"/>
              </w:rPr>
              <w:tab/>
              <w:t>./regio</w:t>
            </w:r>
          </w:p>
          <w:p w14:paraId="553CE040" w14:textId="77777777" w:rsidR="003067F5" w:rsidRPr="00D043D8" w:rsidRDefault="003067F5" w:rsidP="00051DE6">
            <w:pPr>
              <w:spacing w:line="276" w:lineRule="auto"/>
              <w:ind w:left="227"/>
              <w:rPr>
                <w:sz w:val="20"/>
              </w:rPr>
            </w:pPr>
            <w:r w:rsidRPr="00D043D8">
              <w:rPr>
                <w:sz w:val="20"/>
              </w:rPr>
              <w:tab/>
              <w:t>./land</w:t>
            </w:r>
          </w:p>
          <w:p w14:paraId="1B73E699" w14:textId="77777777" w:rsidR="003067F5" w:rsidRPr="00D043D8" w:rsidRDefault="003067F5" w:rsidP="00051DE6">
            <w:pPr>
              <w:spacing w:before="72" w:line="276" w:lineRule="auto"/>
              <w:rPr>
                <w:b/>
                <w:bCs/>
                <w:sz w:val="20"/>
              </w:rPr>
            </w:pPr>
            <w:r w:rsidRPr="00D043D8">
              <w:rPr>
                <w:b/>
                <w:bCs/>
                <w:sz w:val="20"/>
                <w:u w:val="single"/>
              </w:rPr>
              <w:t>Mapping postbusadres:</w:t>
            </w:r>
          </w:p>
          <w:p w14:paraId="48622BE9" w14:textId="77777777" w:rsidR="003067F5" w:rsidRPr="00D043D8" w:rsidRDefault="003067F5" w:rsidP="00051DE6">
            <w:pPr>
              <w:pStyle w:val="streepje"/>
              <w:numPr>
                <w:ilvl w:val="0"/>
                <w:numId w:val="0"/>
              </w:numPr>
              <w:spacing w:line="276" w:lineRule="auto"/>
              <w:rPr>
                <w:sz w:val="20"/>
                <w:lang w:val="nl-NL"/>
              </w:rPr>
            </w:pPr>
            <w:r w:rsidRPr="00D043D8">
              <w:rPr>
                <w:sz w:val="20"/>
                <w:lang w:val="nl-NL"/>
              </w:rPr>
              <w:t>//IMKAD_Persoon/IMKAD_PostlocatiePersoon/adres/ postbusAdres/</w:t>
            </w:r>
          </w:p>
          <w:p w14:paraId="793B698D" w14:textId="77777777" w:rsidR="003067F5" w:rsidRPr="00D043D8" w:rsidRDefault="003067F5" w:rsidP="00051DE6">
            <w:pPr>
              <w:spacing w:line="276" w:lineRule="auto"/>
              <w:ind w:left="227"/>
              <w:rPr>
                <w:sz w:val="20"/>
              </w:rPr>
            </w:pPr>
            <w:r w:rsidRPr="00D043D8">
              <w:rPr>
                <w:sz w:val="20"/>
              </w:rPr>
              <w:tab/>
              <w:t>./postbusnummer</w:t>
            </w:r>
          </w:p>
          <w:p w14:paraId="774D333E" w14:textId="77777777" w:rsidR="003067F5" w:rsidRPr="00D043D8" w:rsidRDefault="003067F5" w:rsidP="00051DE6">
            <w:pPr>
              <w:spacing w:line="276" w:lineRule="auto"/>
              <w:ind w:left="227"/>
              <w:rPr>
                <w:sz w:val="20"/>
              </w:rPr>
            </w:pPr>
            <w:r w:rsidRPr="00D043D8">
              <w:rPr>
                <w:sz w:val="20"/>
              </w:rPr>
              <w:tab/>
              <w:t>./postcode</w:t>
            </w:r>
          </w:p>
          <w:p w14:paraId="67B3B673" w14:textId="77777777" w:rsidR="003067F5" w:rsidRPr="001E342A" w:rsidRDefault="003067F5" w:rsidP="00051DE6">
            <w:pPr>
              <w:spacing w:line="276" w:lineRule="auto"/>
              <w:rPr>
                <w:rFonts w:cs="Arial"/>
                <w:sz w:val="20"/>
              </w:rPr>
            </w:pPr>
            <w:r w:rsidRPr="00D043D8">
              <w:rPr>
                <w:sz w:val="20"/>
              </w:rPr>
              <w:t xml:space="preserve">           ./woonplaatsnaam</w:t>
            </w:r>
          </w:p>
        </w:tc>
      </w:tr>
      <w:tr w:rsidR="003067F5" w14:paraId="250C3F68" w14:textId="77777777" w:rsidTr="00380764">
        <w:tc>
          <w:tcPr>
            <w:tcW w:w="6232" w:type="dxa"/>
          </w:tcPr>
          <w:p w14:paraId="5384D995" w14:textId="77777777" w:rsidR="003067F5" w:rsidRPr="00850B7B" w:rsidRDefault="003067F5" w:rsidP="00051DE6">
            <w:pPr>
              <w:ind w:left="354"/>
              <w:rPr>
                <w:rFonts w:cs="Arial"/>
                <w:color w:val="800080"/>
                <w:sz w:val="20"/>
              </w:rPr>
            </w:pPr>
            <w:r w:rsidRPr="00FC5768">
              <w:rPr>
                <w:rFonts w:cs="Arial"/>
                <w:color w:val="FF0000"/>
                <w:kern w:val="0"/>
                <w:sz w:val="20"/>
                <w:lang w:eastAsia="nl-NL"/>
              </w:rPr>
              <w:lastRenderedPageBreak/>
              <w:t>;</w:t>
            </w:r>
          </w:p>
        </w:tc>
        <w:tc>
          <w:tcPr>
            <w:tcW w:w="6521" w:type="dxa"/>
          </w:tcPr>
          <w:p w14:paraId="2A9C0478" w14:textId="77777777" w:rsidR="003067F5" w:rsidRDefault="003067F5" w:rsidP="00051DE6">
            <w:pPr>
              <w:spacing w:line="276" w:lineRule="auto"/>
              <w:rPr>
                <w:sz w:val="20"/>
              </w:rPr>
            </w:pPr>
            <w:r>
              <w:rPr>
                <w:sz w:val="20"/>
              </w:rPr>
              <w:t>Vaste tekst.</w:t>
            </w:r>
          </w:p>
          <w:p w14:paraId="3E64332E" w14:textId="77777777" w:rsidR="003067F5" w:rsidRPr="00D043D8" w:rsidRDefault="003067F5" w:rsidP="00051DE6">
            <w:pPr>
              <w:spacing w:line="276" w:lineRule="auto"/>
              <w:rPr>
                <w:sz w:val="20"/>
              </w:rPr>
            </w:pPr>
          </w:p>
        </w:tc>
      </w:tr>
      <w:tr w:rsidR="003067F5" w14:paraId="45A8494C" w14:textId="77777777" w:rsidTr="00380764">
        <w:tc>
          <w:tcPr>
            <w:tcW w:w="6232" w:type="dxa"/>
          </w:tcPr>
          <w:p w14:paraId="2BA0159B" w14:textId="77777777" w:rsidR="008714FA" w:rsidRPr="00F0363D" w:rsidRDefault="008714FA" w:rsidP="008714FA">
            <w:pPr>
              <w:widowControl w:val="0"/>
              <w:tabs>
                <w:tab w:val="left" w:pos="-1440"/>
                <w:tab w:val="left" w:pos="-720"/>
              </w:tabs>
              <w:suppressAutoHyphens/>
              <w:spacing w:line="240" w:lineRule="auto"/>
              <w:ind w:left="284"/>
              <w:rPr>
                <w:rFonts w:cs="Arial"/>
                <w:color w:val="FF0000"/>
                <w:sz w:val="20"/>
                <w:lang w:eastAsia="nl-NL"/>
              </w:rPr>
            </w:pPr>
            <w:r w:rsidRPr="00F0363D">
              <w:rPr>
                <w:rFonts w:cs="Arial"/>
                <w:color w:val="FF0000"/>
                <w:sz w:val="20"/>
                <w:lang w:eastAsia="nl-NL"/>
              </w:rPr>
              <w:t>hierna ook te noemen</w:t>
            </w:r>
            <w:r>
              <w:rPr>
                <w:rFonts w:cs="Arial"/>
                <w:color w:val="FF0000"/>
                <w:sz w:val="20"/>
                <w:lang w:eastAsia="nl-NL"/>
              </w:rPr>
              <w:t xml:space="preserve">: Handelsbanken. </w:t>
            </w:r>
          </w:p>
          <w:p w14:paraId="4E75568C" w14:textId="77777777" w:rsidR="003067F5" w:rsidRPr="00850B7B" w:rsidRDefault="003067F5" w:rsidP="00051DE6">
            <w:pPr>
              <w:ind w:left="354"/>
              <w:rPr>
                <w:rFonts w:cs="Arial"/>
                <w:color w:val="800080"/>
                <w:sz w:val="20"/>
              </w:rPr>
            </w:pPr>
          </w:p>
        </w:tc>
        <w:tc>
          <w:tcPr>
            <w:tcW w:w="6521" w:type="dxa"/>
          </w:tcPr>
          <w:p w14:paraId="18FCA404" w14:textId="434D3971" w:rsidR="003237E8" w:rsidRDefault="003067F5" w:rsidP="00051DE6">
            <w:pPr>
              <w:spacing w:line="276" w:lineRule="auto"/>
              <w:rPr>
                <w:sz w:val="20"/>
              </w:rPr>
            </w:pPr>
            <w:r w:rsidRPr="003E1677">
              <w:rPr>
                <w:sz w:val="20"/>
              </w:rPr>
              <w:t>Vaste teks</w:t>
            </w:r>
            <w:r w:rsidR="008714FA">
              <w:rPr>
                <w:sz w:val="20"/>
              </w:rPr>
              <w:t>t.</w:t>
            </w:r>
          </w:p>
          <w:p w14:paraId="0EE07637" w14:textId="77777777" w:rsidR="003067F5" w:rsidRPr="00573FA8" w:rsidRDefault="003067F5" w:rsidP="00051DE6">
            <w:pPr>
              <w:autoSpaceDE w:val="0"/>
              <w:autoSpaceDN w:val="0"/>
              <w:adjustRightInd w:val="0"/>
              <w:spacing w:line="276" w:lineRule="auto"/>
              <w:rPr>
                <w:b/>
                <w:bCs/>
                <w:snapToGrid/>
                <w:kern w:val="0"/>
                <w:sz w:val="20"/>
                <w:u w:val="single"/>
                <w:lang w:eastAsia="nl-NL"/>
              </w:rPr>
            </w:pPr>
            <w:r w:rsidRPr="00573FA8">
              <w:rPr>
                <w:b/>
                <w:bCs/>
                <w:snapToGrid/>
                <w:kern w:val="0"/>
                <w:sz w:val="20"/>
                <w:u w:val="single"/>
                <w:lang w:eastAsia="nl-NL"/>
              </w:rPr>
              <w:t>Mapping</w:t>
            </w:r>
            <w:r>
              <w:rPr>
                <w:b/>
                <w:bCs/>
                <w:snapToGrid/>
                <w:kern w:val="0"/>
                <w:sz w:val="20"/>
                <w:u w:val="single"/>
                <w:lang w:eastAsia="nl-NL"/>
              </w:rPr>
              <w:t xml:space="preserve"> aanduiding partij</w:t>
            </w:r>
            <w:r w:rsidRPr="00573FA8">
              <w:rPr>
                <w:b/>
                <w:bCs/>
                <w:snapToGrid/>
                <w:kern w:val="0"/>
                <w:sz w:val="20"/>
                <w:u w:val="single"/>
                <w:lang w:eastAsia="nl-NL"/>
              </w:rPr>
              <w:t>:</w:t>
            </w:r>
          </w:p>
          <w:p w14:paraId="5423D659" w14:textId="5AB27E69" w:rsidR="003067F5" w:rsidRPr="00573FA8" w:rsidRDefault="003067F5" w:rsidP="00051DE6">
            <w:pPr>
              <w:spacing w:line="276" w:lineRule="auto"/>
              <w:rPr>
                <w:kern w:val="0"/>
                <w:sz w:val="20"/>
                <w:lang w:eastAsia="nl-NL"/>
              </w:rPr>
            </w:pPr>
            <w:r w:rsidRPr="003E1677">
              <w:rPr>
                <w:sz w:val="20"/>
              </w:rPr>
              <w:t>AangebodenStuk/</w:t>
            </w:r>
            <w:r w:rsidRPr="00573FA8">
              <w:rPr>
                <w:rFonts w:cs="Arial"/>
                <w:sz w:val="20"/>
              </w:rPr>
              <w:t xml:space="preserve">StukdeelHypotheek [aanduidingHypotheek = niet aanwezig] /verkrijgerRechtRef </w:t>
            </w:r>
            <w:r w:rsidRPr="00573FA8">
              <w:rPr>
                <w:rFonts w:cs="Arial"/>
                <w:snapToGrid/>
                <w:kern w:val="0"/>
                <w:sz w:val="20"/>
                <w:lang w:eastAsia="nl-NL"/>
              </w:rPr>
              <w:t>Partij/</w:t>
            </w:r>
            <w:r w:rsidRPr="00573FA8">
              <w:rPr>
                <w:kern w:val="0"/>
                <w:sz w:val="20"/>
                <w:lang w:eastAsia="nl-NL"/>
              </w:rPr>
              <w:t>./aanduidingPartij</w:t>
            </w:r>
            <w:r>
              <w:rPr>
                <w:kern w:val="0"/>
                <w:sz w:val="20"/>
                <w:lang w:eastAsia="nl-NL"/>
              </w:rPr>
              <w:t xml:space="preserve"> =</w:t>
            </w:r>
            <w:r w:rsidRPr="00573FA8">
              <w:rPr>
                <w:kern w:val="0"/>
                <w:sz w:val="20"/>
                <w:lang w:eastAsia="nl-NL"/>
              </w:rPr>
              <w:t>(‘</w:t>
            </w:r>
            <w:r w:rsidR="00E20AB3">
              <w:rPr>
                <w:kern w:val="0"/>
                <w:sz w:val="20"/>
                <w:lang w:eastAsia="nl-NL"/>
              </w:rPr>
              <w:t>Handelsbanken’</w:t>
            </w:r>
            <w:r w:rsidRPr="00573FA8">
              <w:rPr>
                <w:kern w:val="0"/>
                <w:sz w:val="20"/>
                <w:lang w:eastAsia="nl-NL"/>
              </w:rPr>
              <w:t>)</w:t>
            </w:r>
          </w:p>
          <w:p w14:paraId="3E6BB916" w14:textId="77777777" w:rsidR="003067F5" w:rsidRPr="00D043D8" w:rsidRDefault="003067F5" w:rsidP="003237E8">
            <w:pPr>
              <w:keepNext/>
              <w:spacing w:line="276" w:lineRule="auto"/>
              <w:rPr>
                <w:sz w:val="20"/>
              </w:rPr>
            </w:pPr>
          </w:p>
        </w:tc>
      </w:tr>
    </w:tbl>
    <w:p w14:paraId="08F4AA5B" w14:textId="36BD6F38" w:rsidR="005A44AC" w:rsidRDefault="00DF2AA3" w:rsidP="005A44AC">
      <w:pPr>
        <w:pStyle w:val="Kop2"/>
        <w:rPr>
          <w:sz w:val="20"/>
        </w:rPr>
      </w:pPr>
      <w:bookmarkStart w:id="73" w:name="_Toc180495167"/>
      <w:r>
        <w:rPr>
          <w:sz w:val="20"/>
        </w:rPr>
        <w:t>Hypotheekverlening</w:t>
      </w:r>
      <w:bookmarkEnd w:id="73"/>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232"/>
        <w:gridCol w:w="6521"/>
      </w:tblGrid>
      <w:tr w:rsidR="005A44AC" w14:paraId="61D3FD09" w14:textId="77777777" w:rsidTr="00380764">
        <w:tc>
          <w:tcPr>
            <w:tcW w:w="6232" w:type="dxa"/>
            <w:shd w:val="clear" w:color="auto" w:fill="DEEAF6" w:themeFill="accent1" w:themeFillTint="33"/>
          </w:tcPr>
          <w:p w14:paraId="19032E64" w14:textId="77777777" w:rsidR="005A44AC" w:rsidRDefault="005A44AC" w:rsidP="00051DE6">
            <w:pPr>
              <w:rPr>
                <w:lang w:val="nl"/>
              </w:rPr>
            </w:pPr>
            <w:r>
              <w:rPr>
                <w:lang w:val="nl"/>
              </w:rPr>
              <w:t>Modeldocument tekst</w:t>
            </w:r>
          </w:p>
        </w:tc>
        <w:tc>
          <w:tcPr>
            <w:tcW w:w="6521" w:type="dxa"/>
            <w:shd w:val="clear" w:color="auto" w:fill="DEEAF6" w:themeFill="accent1" w:themeFillTint="33"/>
          </w:tcPr>
          <w:p w14:paraId="2A177AEF" w14:textId="77777777" w:rsidR="005A44AC" w:rsidRDefault="005A44AC" w:rsidP="00051DE6">
            <w:pPr>
              <w:rPr>
                <w:lang w:val="nl"/>
              </w:rPr>
            </w:pPr>
            <w:r>
              <w:rPr>
                <w:lang w:val="nl"/>
              </w:rPr>
              <w:t>Toelichting en mapping</w:t>
            </w:r>
          </w:p>
        </w:tc>
      </w:tr>
      <w:tr w:rsidR="005A44AC" w14:paraId="4FF19BCF" w14:textId="77777777" w:rsidTr="00380764">
        <w:tc>
          <w:tcPr>
            <w:tcW w:w="6232" w:type="dxa"/>
          </w:tcPr>
          <w:p w14:paraId="7773120A" w14:textId="77777777" w:rsidR="00D943A2" w:rsidRDefault="00DF2AA3" w:rsidP="00DF2AA3">
            <w:pPr>
              <w:suppressAutoHyphens/>
              <w:spacing w:line="240" w:lineRule="auto"/>
              <w:rPr>
                <w:rFonts w:cs="Arial"/>
                <w:b/>
                <w:color w:val="FF0000"/>
                <w:sz w:val="20"/>
                <w:lang w:eastAsia="nl-NL"/>
              </w:rPr>
            </w:pPr>
            <w:r w:rsidRPr="00E477A2">
              <w:rPr>
                <w:rFonts w:cs="Arial"/>
                <w:b/>
                <w:color w:val="FF0000"/>
                <w:sz w:val="20"/>
                <w:lang w:eastAsia="nl-NL"/>
              </w:rPr>
              <w:t>DEFINITIES</w:t>
            </w:r>
          </w:p>
          <w:p w14:paraId="167EF2AB" w14:textId="0E69446F" w:rsidR="00DF2AA3" w:rsidRPr="00E477A2" w:rsidRDefault="00DF2AA3" w:rsidP="00DF2AA3">
            <w:pPr>
              <w:suppressAutoHyphens/>
              <w:spacing w:line="240" w:lineRule="auto"/>
              <w:rPr>
                <w:rFonts w:cs="Arial"/>
                <w:color w:val="FF0000"/>
                <w:sz w:val="20"/>
                <w:lang w:eastAsia="nl-NL"/>
              </w:rPr>
            </w:pPr>
            <w:r w:rsidRPr="00E477A2">
              <w:rPr>
                <w:rFonts w:cs="Arial"/>
                <w:color w:val="FF0000"/>
                <w:sz w:val="20"/>
                <w:lang w:eastAsia="nl-NL"/>
              </w:rPr>
              <w:t>De comparanten, handelend als vermeld, verklaren dat hierna wordt verstaan onder:</w:t>
            </w:r>
          </w:p>
          <w:p w14:paraId="3C8B623D" w14:textId="77777777" w:rsidR="000B41D1" w:rsidRPr="00E477A2" w:rsidRDefault="00DF2AA3" w:rsidP="000B41D1">
            <w:pPr>
              <w:suppressAutoHyphens/>
              <w:spacing w:line="240" w:lineRule="auto"/>
              <w:ind w:left="567" w:hanging="567"/>
              <w:rPr>
                <w:ins w:id="74" w:author="Groot, Karina de" w:date="2025-12-08T13:56:00Z" w16du:dateUtc="2025-12-08T12:56:00Z"/>
                <w:rFonts w:cs="Arial"/>
                <w:color w:val="FF0000"/>
                <w:sz w:val="20"/>
                <w:lang w:eastAsia="nl-NL"/>
              </w:rPr>
            </w:pPr>
            <w:r w:rsidRPr="00E477A2">
              <w:rPr>
                <w:rFonts w:cs="Arial"/>
                <w:color w:val="FF0000"/>
                <w:sz w:val="20"/>
                <w:lang w:eastAsia="nl-NL"/>
              </w:rPr>
              <w:t>-</w:t>
            </w:r>
            <w:r w:rsidRPr="00E477A2">
              <w:rPr>
                <w:rFonts w:cs="Arial"/>
                <w:color w:val="FF0000"/>
                <w:sz w:val="20"/>
                <w:lang w:eastAsia="nl-NL"/>
              </w:rPr>
              <w:tab/>
            </w:r>
            <w:ins w:id="75" w:author="Groot, Karina de" w:date="2025-12-08T13:56:00Z" w16du:dateUtc="2025-12-08T12:56:00Z">
              <w:r w:rsidR="000B41D1" w:rsidRPr="00E477A2">
                <w:rPr>
                  <w:rFonts w:cs="Arial"/>
                  <w:b/>
                  <w:color w:val="FF0000"/>
                  <w:sz w:val="20"/>
                  <w:lang w:eastAsia="nl-NL"/>
                </w:rPr>
                <w:t>Algemene Voorwaarden</w:t>
              </w:r>
              <w:r w:rsidR="000B41D1">
                <w:rPr>
                  <w:rFonts w:cs="Arial"/>
                  <w:b/>
                  <w:color w:val="FF0000"/>
                  <w:sz w:val="20"/>
                  <w:lang w:eastAsia="nl-NL"/>
                </w:rPr>
                <w:t xml:space="preserve"> </w:t>
              </w:r>
              <w:r w:rsidR="000B41D1" w:rsidRPr="00012102">
                <w:rPr>
                  <w:rFonts w:eastAsiaTheme="minorHAnsi" w:cs="Arial"/>
                  <w:b/>
                  <w:bCs/>
                  <w:color w:val="339966"/>
                  <w:sz w:val="20"/>
                </w:rPr>
                <w:t>Consument/Zakelijk</w:t>
              </w:r>
              <w:r w:rsidR="000B41D1" w:rsidRPr="00E477A2">
                <w:rPr>
                  <w:rFonts w:cs="Arial"/>
                  <w:b/>
                  <w:color w:val="FF0000"/>
                  <w:sz w:val="20"/>
                  <w:lang w:eastAsia="nl-NL"/>
                </w:rPr>
                <w:t>:</w:t>
              </w:r>
              <w:r w:rsidR="000B41D1" w:rsidRPr="00E477A2">
                <w:rPr>
                  <w:rFonts w:cs="Arial"/>
                  <w:color w:val="FF0000"/>
                  <w:sz w:val="20"/>
                  <w:lang w:eastAsia="nl-NL"/>
                </w:rPr>
                <w:t xml:space="preserve"> de actuele versie van de Algemene Voorwaarden van Handelsbanken </w:t>
              </w:r>
              <w:r w:rsidR="000B41D1" w:rsidRPr="00E477A2">
                <w:rPr>
                  <w:rFonts w:cs="Arial"/>
                  <w:color w:val="FF0000"/>
                  <w:sz w:val="20"/>
                  <w:lang w:eastAsia="nl-NL"/>
                </w:rPr>
                <w:lastRenderedPageBreak/>
                <w:t>Nederland</w:t>
              </w:r>
              <w:r w:rsidR="000B41D1">
                <w:rPr>
                  <w:rFonts w:cs="Arial"/>
                  <w:color w:val="FF0000"/>
                  <w:sz w:val="20"/>
                  <w:lang w:eastAsia="nl-NL"/>
                </w:rPr>
                <w:t xml:space="preserve"> </w:t>
              </w:r>
              <w:r w:rsidR="000B41D1" w:rsidRPr="00012102">
                <w:rPr>
                  <w:rFonts w:cs="Arial"/>
                  <w:color w:val="339966"/>
                  <w:sz w:val="20"/>
                </w:rPr>
                <w:t>Consument/Zakelijk</w:t>
              </w:r>
              <w:r w:rsidR="000B41D1" w:rsidRPr="00E477A2">
                <w:rPr>
                  <w:rFonts w:cs="Arial"/>
                  <w:color w:val="FF0000"/>
                  <w:sz w:val="20"/>
                  <w:lang w:eastAsia="nl-NL"/>
                </w:rPr>
                <w:t>, zoals gedeponeerd bij de Kamer van Koophandel te Amsterdam en ook beschikbaar is gesteld op de website www.handelsbanken.nl, welke set voorwaarden aan de Onderzetter/Schuldenaar ter hand is gesteld;</w:t>
              </w:r>
            </w:ins>
          </w:p>
          <w:p w14:paraId="1F304D69" w14:textId="38273078" w:rsidR="00DF2AA3" w:rsidRPr="00E477A2" w:rsidDel="000B41D1" w:rsidRDefault="00DF2AA3" w:rsidP="00DF2AA3">
            <w:pPr>
              <w:suppressAutoHyphens/>
              <w:spacing w:line="240" w:lineRule="auto"/>
              <w:ind w:left="567" w:hanging="567"/>
              <w:rPr>
                <w:del w:id="76" w:author="Groot, Karina de" w:date="2025-12-08T13:56:00Z" w16du:dateUtc="2025-12-08T12:56:00Z"/>
                <w:rFonts w:cs="Arial"/>
                <w:color w:val="FF0000"/>
                <w:sz w:val="20"/>
                <w:lang w:eastAsia="nl-NL"/>
              </w:rPr>
            </w:pPr>
            <w:del w:id="77" w:author="Groot, Karina de" w:date="2025-12-08T13:56:00Z" w16du:dateUtc="2025-12-08T12:56:00Z">
              <w:r w:rsidRPr="00E477A2" w:rsidDel="000B41D1">
                <w:rPr>
                  <w:rFonts w:cs="Arial"/>
                  <w:b/>
                  <w:color w:val="FF0000"/>
                  <w:sz w:val="20"/>
                  <w:lang w:eastAsia="nl-NL"/>
                </w:rPr>
                <w:delText>Algemene Voorwaarden:</w:delText>
              </w:r>
              <w:r w:rsidRPr="00E477A2" w:rsidDel="000B41D1">
                <w:rPr>
                  <w:rFonts w:cs="Arial"/>
                  <w:color w:val="FF0000"/>
                  <w:sz w:val="20"/>
                  <w:lang w:eastAsia="nl-NL"/>
                </w:rPr>
                <w:delText xml:space="preserve"> de actuele versie van de Algemene Voorwaarden van Handelsbanken Nederland, zoals gedeponeerd bij de Kamer van Koophandel te Amsterdam en ook beschikbaar is gesteld op de website www.handelsbanken.nl, welke set voorwaarden aan de Onderzetter/Schuldenaar ter hand is gesteld;</w:delText>
              </w:r>
            </w:del>
          </w:p>
          <w:p w14:paraId="1B166CF8" w14:textId="77777777" w:rsidR="00DF2AA3" w:rsidRPr="00E477A2" w:rsidRDefault="00DF2AA3" w:rsidP="00DF2AA3">
            <w:pPr>
              <w:suppressAutoHyphens/>
              <w:spacing w:line="240" w:lineRule="auto"/>
              <w:ind w:left="567" w:hanging="567"/>
              <w:rPr>
                <w:rFonts w:cs="Arial"/>
                <w:color w:val="FF0000"/>
                <w:sz w:val="20"/>
                <w:lang w:eastAsia="nl-NL"/>
              </w:rPr>
            </w:pPr>
            <w:bookmarkStart w:id="78" w:name="_DV_C49"/>
            <w:r w:rsidRPr="00E477A2">
              <w:rPr>
                <w:rFonts w:cs="Arial"/>
                <w:color w:val="FF0000"/>
                <w:sz w:val="20"/>
                <w:lang w:eastAsia="nl-NL"/>
              </w:rPr>
              <w:t>-</w:t>
            </w:r>
            <w:r w:rsidRPr="00E477A2">
              <w:rPr>
                <w:rFonts w:cs="Arial"/>
                <w:color w:val="FF0000"/>
                <w:sz w:val="20"/>
                <w:lang w:eastAsia="nl-NL"/>
              </w:rPr>
              <w:tab/>
            </w:r>
            <w:bookmarkEnd w:id="78"/>
            <w:r w:rsidRPr="00E477A2">
              <w:rPr>
                <w:rFonts w:cs="Arial"/>
                <w:color w:val="FF0000"/>
                <w:sz w:val="20"/>
                <w:lang w:eastAsia="nl-NL"/>
              </w:rPr>
              <w:t xml:space="preserve">het </w:t>
            </w:r>
            <w:r w:rsidRPr="00E477A2">
              <w:rPr>
                <w:rFonts w:cs="Arial"/>
                <w:b/>
                <w:color w:val="FF0000"/>
                <w:sz w:val="20"/>
                <w:lang w:eastAsia="nl-NL"/>
              </w:rPr>
              <w:t>Onderpand</w:t>
            </w:r>
            <w:r w:rsidRPr="00E477A2">
              <w:rPr>
                <w:rFonts w:cs="Arial"/>
                <w:color w:val="FF0000"/>
                <w:sz w:val="20"/>
                <w:lang w:eastAsia="nl-NL"/>
              </w:rPr>
              <w:t>: het (de) in deze akte nader te omschrijven registergoed(eren) waarop door de Onderzetter een recht van hypotheek aan Handelsbanken wordt verleend, alsmede al hetgeen daarvan volgens verkeersopvatting onderdeel uitmaakt, ongeacht of dit voor of na de hypotheekvestiging is aangebracht, de roerende zaken die volgens verkeeropvatting bestemd zijn het Onderpand duurzaam te dienen en door hun vorm als zodanig zijn te herkennen, de machinerieën of werktuigen als bedoeld in artikel 254 Boek 3 van het Burgerlijk Wetboek en alle vorderingen tot vergoeding die in de plaats van het Onderpand treden, waaronder begrepen de vorderingen ter zake van waardevermindering van het Onderpand, alsmede alle overige goederen waarop door de Onderzetter een recht van pand aan Handelsbanken wordt verleend. Alle veranderingen en toevoegingen aan het Onderpand zullen mede tot zekerheid strekken.</w:t>
            </w:r>
          </w:p>
          <w:p w14:paraId="29C20989" w14:textId="77777777" w:rsidR="00DF2AA3" w:rsidRDefault="00DF2AA3" w:rsidP="00DF2AA3">
            <w:pPr>
              <w:suppressAutoHyphens/>
              <w:spacing w:line="240" w:lineRule="auto"/>
              <w:rPr>
                <w:rFonts w:cs="Arial"/>
                <w:b/>
                <w:color w:val="FF0000"/>
                <w:sz w:val="20"/>
                <w:lang w:eastAsia="nl-NL"/>
              </w:rPr>
            </w:pPr>
            <w:r w:rsidRPr="00E477A2">
              <w:rPr>
                <w:rFonts w:cs="Arial"/>
                <w:b/>
                <w:color w:val="FF0000"/>
                <w:sz w:val="20"/>
                <w:lang w:eastAsia="nl-NL"/>
              </w:rPr>
              <w:t>OVEREENKOMST TOT HET VESTIGEN VAN HYPOTHEEK- EN PANDRECHTEN</w:t>
            </w:r>
          </w:p>
          <w:p w14:paraId="6A2DC6BB" w14:textId="77777777" w:rsidR="001A6D82" w:rsidRPr="00E477A2" w:rsidRDefault="001A6D82" w:rsidP="001A6D82">
            <w:pPr>
              <w:suppressLineNumbers/>
              <w:suppressAutoHyphens/>
              <w:spacing w:line="240" w:lineRule="auto"/>
              <w:rPr>
                <w:ins w:id="79" w:author="Groot, Karina de" w:date="2025-12-09T13:21:00Z" w16du:dateUtc="2025-12-09T12:21:00Z"/>
                <w:rFonts w:cs="Arial"/>
                <w:color w:val="FF0000"/>
                <w:sz w:val="20"/>
                <w:lang w:eastAsia="nl-NL"/>
              </w:rPr>
            </w:pPr>
            <w:ins w:id="80" w:author="Groot, Karina de" w:date="2025-12-09T13:21:00Z" w16du:dateUtc="2025-12-09T12:21:00Z">
              <w:r w:rsidRPr="00E477A2">
                <w:rPr>
                  <w:rFonts w:cs="Arial"/>
                  <w:color w:val="FF0000"/>
                  <w:sz w:val="20"/>
                  <w:lang w:eastAsia="nl-NL"/>
                </w:rPr>
                <w:t>De comparanten, handelend als vermeld, verklaren dat de Onderzetter/Schuldenaar en Handelsbanken zijn overeengekomen</w:t>
              </w:r>
              <w:r>
                <w:rPr>
                  <w:rFonts w:cs="Arial"/>
                  <w:color w:val="FF0000"/>
                  <w:sz w:val="20"/>
                  <w:lang w:eastAsia="nl-NL"/>
                </w:rPr>
                <w:t>, dan wel bij deze overeenkomen,</w:t>
              </w:r>
              <w:r w:rsidRPr="00E477A2">
                <w:rPr>
                  <w:rFonts w:cs="Arial"/>
                  <w:color w:val="FF0000"/>
                  <w:sz w:val="20"/>
                  <w:lang w:eastAsia="nl-NL"/>
                </w:rPr>
                <w:t xml:space="preserve"> dat de Onderzetter ten behoeve van Handelsbanken de rechten van hypotheek en pand op de in deze akte en op de in de Algemene Voorwaarden </w:t>
              </w:r>
              <w:r w:rsidRPr="00D918EC">
                <w:rPr>
                  <w:rFonts w:cs="Arial"/>
                  <w:color w:val="339966"/>
                  <w:sz w:val="20"/>
                </w:rPr>
                <w:t>Consument/Zakelijk</w:t>
              </w:r>
              <w:r w:rsidRPr="00E477A2">
                <w:rPr>
                  <w:rFonts w:cs="Arial"/>
                  <w:color w:val="FF0000"/>
                  <w:sz w:val="20"/>
                  <w:lang w:eastAsia="nl-NL"/>
                </w:rPr>
                <w:t xml:space="preserve"> omschreven goederen zal vestigen, tot zekerheid als in deze akte vermeld.</w:t>
              </w:r>
            </w:ins>
          </w:p>
          <w:p w14:paraId="13F48A70" w14:textId="294C2B81" w:rsidR="00DF2AA3" w:rsidDel="001A6D82" w:rsidRDefault="00DF2AA3" w:rsidP="00DF2AA3">
            <w:pPr>
              <w:suppressAutoHyphens/>
              <w:spacing w:line="240" w:lineRule="auto"/>
              <w:rPr>
                <w:del w:id="81" w:author="Groot, Karina de" w:date="2025-12-09T13:21:00Z" w16du:dateUtc="2025-12-09T12:21:00Z"/>
                <w:rFonts w:cs="Arial"/>
                <w:b/>
                <w:color w:val="FF0000"/>
                <w:sz w:val="20"/>
                <w:lang w:eastAsia="nl-NL"/>
              </w:rPr>
            </w:pPr>
            <w:del w:id="82" w:author="Groot, Karina de" w:date="2025-12-09T13:21:00Z" w16du:dateUtc="2025-12-09T12:21:00Z">
              <w:r w:rsidRPr="00F41CCB" w:rsidDel="001A6D82">
                <w:rPr>
                  <w:rFonts w:cs="Arial"/>
                  <w:color w:val="FF0000"/>
                  <w:sz w:val="20"/>
                  <w:lang w:eastAsia="nl-NL"/>
                </w:rPr>
                <w:delText>De comparanten, handelend als vermeld, verklaren dat de Onderzetter/Schuldenaar en Handelsbanken zijn overeengekomen dat de Onderzetter ten behoeve van Handelsbanken de rechten van hypotheek en pand op de in deze akte en op de in de Algemene Voorwaarden omschreven goederen zal vestigen, tot zekerheid als in deze akte vermeld.</w:delText>
              </w:r>
            </w:del>
          </w:p>
          <w:p w14:paraId="44723055" w14:textId="61389384" w:rsidR="005A44AC" w:rsidRPr="00C90B5D" w:rsidRDefault="005A44AC" w:rsidP="00051DE6">
            <w:pPr>
              <w:widowControl w:val="0"/>
              <w:tabs>
                <w:tab w:val="left" w:pos="-1440"/>
                <w:tab w:val="left" w:pos="-720"/>
                <w:tab w:val="left" w:pos="426"/>
              </w:tabs>
              <w:suppressAutoHyphens/>
              <w:spacing w:line="240" w:lineRule="auto"/>
              <w:rPr>
                <w:rFonts w:cs="Arial"/>
                <w:color w:val="FF0000"/>
                <w:kern w:val="0"/>
                <w:sz w:val="20"/>
                <w:lang w:eastAsia="nl-NL"/>
              </w:rPr>
            </w:pPr>
          </w:p>
        </w:tc>
        <w:tc>
          <w:tcPr>
            <w:tcW w:w="6521" w:type="dxa"/>
          </w:tcPr>
          <w:p w14:paraId="686D27C0" w14:textId="63947B8C" w:rsidR="005A44AC" w:rsidRDefault="005A44AC" w:rsidP="00DF2AA3">
            <w:pPr>
              <w:spacing w:line="276" w:lineRule="auto"/>
              <w:rPr>
                <w:ins w:id="83" w:author="Groot, Karina de" w:date="2025-12-08T13:56:00Z" w16du:dateUtc="2025-12-08T12:56:00Z"/>
                <w:sz w:val="20"/>
                <w:lang w:val="nl"/>
              </w:rPr>
            </w:pPr>
            <w:r w:rsidRPr="000B32FB">
              <w:rPr>
                <w:snapToGrid/>
                <w:sz w:val="20"/>
              </w:rPr>
              <w:lastRenderedPageBreak/>
              <w:t>Vaste</w:t>
            </w:r>
            <w:r w:rsidRPr="000B32FB">
              <w:rPr>
                <w:sz w:val="20"/>
                <w:lang w:val="nl"/>
              </w:rPr>
              <w:t xml:space="preserve"> tekst</w:t>
            </w:r>
            <w:ins w:id="84" w:author="Groot, Karina de" w:date="2025-12-08T13:56:00Z" w16du:dateUtc="2025-12-08T12:56:00Z">
              <w:r w:rsidR="000B41D1">
                <w:rPr>
                  <w:sz w:val="20"/>
                  <w:lang w:val="nl"/>
                </w:rPr>
                <w:t xml:space="preserve"> meteen verplichte keuzetekst.</w:t>
              </w:r>
            </w:ins>
            <w:del w:id="85" w:author="Groot, Karina de" w:date="2025-12-08T13:56:00Z" w16du:dateUtc="2025-12-08T12:56:00Z">
              <w:r w:rsidR="00DF2AA3" w:rsidDel="000B41D1">
                <w:rPr>
                  <w:sz w:val="20"/>
                  <w:lang w:val="nl"/>
                </w:rPr>
                <w:delText>.</w:delText>
              </w:r>
            </w:del>
          </w:p>
          <w:p w14:paraId="63779CA6" w14:textId="22B82986" w:rsidR="000B41D1" w:rsidRDefault="000B41D1" w:rsidP="00DF2AA3">
            <w:pPr>
              <w:spacing w:line="276" w:lineRule="auto"/>
              <w:rPr>
                <w:ins w:id="86" w:author="Groot, Karina de" w:date="2025-12-08T14:02:00Z" w16du:dateUtc="2025-12-08T13:02:00Z"/>
                <w:sz w:val="20"/>
                <w:lang w:val="nl"/>
              </w:rPr>
            </w:pPr>
          </w:p>
          <w:p w14:paraId="4027BA6B" w14:textId="1B4537F2" w:rsidR="000B41D1" w:rsidRDefault="000B41D1" w:rsidP="000B41D1">
            <w:pPr>
              <w:spacing w:line="276" w:lineRule="auto"/>
              <w:rPr>
                <w:ins w:id="87" w:author="Groot, Karina de" w:date="2025-12-08T14:02:00Z" w16du:dateUtc="2025-12-08T13:02:00Z"/>
                <w:rFonts w:cs="Arial"/>
                <w:sz w:val="20"/>
              </w:rPr>
            </w:pPr>
            <w:ins w:id="88" w:author="Groot, Karina de" w:date="2025-12-08T14:02:00Z" w16du:dateUtc="2025-12-08T13:02:00Z">
              <w:r w:rsidRPr="00177876">
                <w:rPr>
                  <w:b/>
                  <w:bCs/>
                  <w:sz w:val="20"/>
                  <w:u w:val="single"/>
                  <w:lang w:val="nl"/>
                </w:rPr>
                <w:t>Mapping tekst</w:t>
              </w:r>
              <w:r>
                <w:rPr>
                  <w:b/>
                  <w:bCs/>
                  <w:sz w:val="20"/>
                  <w:u w:val="single"/>
                  <w:lang w:val="nl"/>
                </w:rPr>
                <w:t xml:space="preserve">: </w:t>
              </w:r>
            </w:ins>
            <w:ins w:id="89" w:author="Groot, Karina de" w:date="2025-12-08T14:03:00Z" w16du:dateUtc="2025-12-08T13:03:00Z">
              <w:r w:rsidRPr="000B41D1">
                <w:rPr>
                  <w:rFonts w:eastAsia="Calibri" w:cs="Arial"/>
                  <w:snapToGrid/>
                  <w:color w:val="339966"/>
                  <w:kern w:val="0"/>
                  <w:sz w:val="20"/>
                </w:rPr>
                <w:t>Consument/Zakelijk</w:t>
              </w:r>
            </w:ins>
          </w:p>
          <w:p w14:paraId="47354683" w14:textId="528129A7" w:rsidR="000B41D1" w:rsidRPr="00C83648" w:rsidRDefault="000B41D1" w:rsidP="000B41D1">
            <w:pPr>
              <w:spacing w:line="276" w:lineRule="auto"/>
              <w:rPr>
                <w:ins w:id="90" w:author="Groot, Karina de" w:date="2025-12-08T14:02:00Z" w16du:dateUtc="2025-12-08T13:02:00Z"/>
                <w:sz w:val="20"/>
              </w:rPr>
            </w:pPr>
            <w:ins w:id="91" w:author="Groot, Karina de" w:date="2025-12-08T14:02:00Z" w16du:dateUtc="2025-12-08T13:02:00Z">
              <w:r w:rsidRPr="00C83648">
                <w:rPr>
                  <w:rFonts w:cs="Arial"/>
                  <w:sz w:val="20"/>
                </w:rPr>
                <w:lastRenderedPageBreak/>
                <w:t>//IMKAD_AangebodenStuk/StukdeelHypotheek [aanduidingHypotheek = niet aanwezig]</w:t>
              </w:r>
              <w:r>
                <w:rPr>
                  <w:rFonts w:cs="Arial"/>
                  <w:sz w:val="20"/>
                </w:rPr>
                <w:t>/</w:t>
              </w:r>
              <w:r w:rsidRPr="007A7CCD">
                <w:rPr>
                  <w:rFonts w:cs="Arial"/>
                  <w:sz w:val="20"/>
                </w:rPr>
                <w:t>tekstkeuze</w:t>
              </w:r>
            </w:ins>
          </w:p>
          <w:p w14:paraId="61DEE4A2" w14:textId="03CF4F43" w:rsidR="000B41D1" w:rsidRPr="00D93E32" w:rsidRDefault="000B41D1" w:rsidP="000B41D1">
            <w:pPr>
              <w:spacing w:line="276" w:lineRule="auto"/>
              <w:rPr>
                <w:ins w:id="92" w:author="Groot, Karina de" w:date="2025-12-08T14:02:00Z" w16du:dateUtc="2025-12-08T13:02:00Z"/>
                <w:sz w:val="20"/>
                <w:lang w:val="nl"/>
              </w:rPr>
            </w:pPr>
            <w:ins w:id="93" w:author="Groot, Karina de" w:date="2025-12-08T14:02:00Z" w16du:dateUtc="2025-12-08T13:02:00Z">
              <w:r>
                <w:rPr>
                  <w:sz w:val="20"/>
                  <w:lang w:val="nl"/>
                </w:rPr>
                <w:t>./</w:t>
              </w:r>
              <w:r w:rsidRPr="00D93E32">
                <w:rPr>
                  <w:sz w:val="20"/>
                  <w:lang w:val="nl"/>
                </w:rPr>
                <w:t>tagNaam</w:t>
              </w:r>
              <w:r w:rsidRPr="00DF2AA3">
                <w:rPr>
                  <w:sz w:val="20"/>
                  <w:lang w:val="nl"/>
                </w:rPr>
                <w:t>(‘k_</w:t>
              </w:r>
            </w:ins>
            <w:ins w:id="94" w:author="Groot, Karina de" w:date="2025-12-08T14:03:00Z" w16du:dateUtc="2025-12-08T13:03:00Z">
              <w:r>
                <w:rPr>
                  <w:sz w:val="20"/>
                  <w:lang w:val="nl"/>
                </w:rPr>
                <w:t>ConsumentZakelijk</w:t>
              </w:r>
            </w:ins>
            <w:ins w:id="95" w:author="Groot, Karina de" w:date="2025-12-08T14:02:00Z" w16du:dateUtc="2025-12-08T13:02:00Z">
              <w:r w:rsidRPr="00DF2AA3">
                <w:rPr>
                  <w:sz w:val="20"/>
                  <w:lang w:val="nl"/>
                </w:rPr>
                <w:t>’)</w:t>
              </w:r>
            </w:ins>
          </w:p>
          <w:p w14:paraId="3EF5FAE9" w14:textId="1D8BA7A1" w:rsidR="000B41D1" w:rsidRDefault="000B41D1" w:rsidP="000B41D1">
            <w:pPr>
              <w:spacing w:line="276" w:lineRule="auto"/>
              <w:rPr>
                <w:ins w:id="96" w:author="Groot, Karina de" w:date="2025-12-08T14:02:00Z" w16du:dateUtc="2025-12-08T13:02:00Z"/>
                <w:sz w:val="20"/>
                <w:lang w:val="nl"/>
              </w:rPr>
            </w:pPr>
            <w:ins w:id="97" w:author="Groot, Karina de" w:date="2025-12-08T14:02:00Z" w16du:dateUtc="2025-12-08T13:02:00Z">
              <w:r w:rsidRPr="00D93E32">
                <w:rPr>
                  <w:sz w:val="20"/>
                  <w:lang w:val="nl"/>
                </w:rPr>
                <w:t>./tekst</w:t>
              </w:r>
              <w:r>
                <w:rPr>
                  <w:sz w:val="20"/>
                  <w:lang w:val="nl"/>
                </w:rPr>
                <w:t xml:space="preserve"> </w:t>
              </w:r>
              <w:r w:rsidRPr="00D93E32">
                <w:rPr>
                  <w:sz w:val="20"/>
                  <w:lang w:val="nl"/>
                </w:rPr>
                <w:t>(‘</w:t>
              </w:r>
            </w:ins>
            <w:ins w:id="98" w:author="Groot, Karina de" w:date="2025-12-08T14:03:00Z" w16du:dateUtc="2025-12-08T13:03:00Z">
              <w:r>
                <w:rPr>
                  <w:sz w:val="20"/>
                  <w:lang w:val="nl"/>
                </w:rPr>
                <w:t>Consume</w:t>
              </w:r>
            </w:ins>
            <w:ins w:id="99" w:author="Groot, Karina de" w:date="2025-12-08T14:04:00Z" w16du:dateUtc="2025-12-08T13:04:00Z">
              <w:r>
                <w:rPr>
                  <w:sz w:val="20"/>
                  <w:lang w:val="nl"/>
                </w:rPr>
                <w:t>nt’ of ‘Zakelijk’</w:t>
              </w:r>
            </w:ins>
            <w:ins w:id="100" w:author="Groot, Karina de" w:date="2025-12-08T14:02:00Z" w16du:dateUtc="2025-12-08T13:02:00Z">
              <w:r w:rsidRPr="00D93E32">
                <w:rPr>
                  <w:sz w:val="20"/>
                  <w:lang w:val="nl"/>
                </w:rPr>
                <w:t>)</w:t>
              </w:r>
            </w:ins>
            <w:ins w:id="101" w:author="Groot, Karina de" w:date="2025-12-08T14:04:00Z" w16du:dateUtc="2025-12-08T13:04:00Z">
              <w:r>
                <w:rPr>
                  <w:sz w:val="20"/>
                  <w:lang w:val="nl"/>
                </w:rPr>
                <w:t xml:space="preserve"> </w:t>
              </w:r>
            </w:ins>
            <w:ins w:id="102" w:author="Groot, Karina de" w:date="2025-12-08T14:02:00Z" w16du:dateUtc="2025-12-08T13:02:00Z">
              <w:r>
                <w:rPr>
                  <w:sz w:val="20"/>
                  <w:lang w:val="nl"/>
                </w:rPr>
                <w:t>.</w:t>
              </w:r>
            </w:ins>
            <w:ins w:id="103" w:author="Groot, Karina de" w:date="2025-12-08T14:04:00Z" w16du:dateUtc="2025-12-08T13:04:00Z">
              <w:r>
                <w:rPr>
                  <w:sz w:val="20"/>
                  <w:lang w:val="nl"/>
                </w:rPr>
                <w:t>Keuze geld</w:t>
              </w:r>
            </w:ins>
            <w:ins w:id="104" w:author="Groot, Karina de" w:date="2025-12-08T14:05:00Z" w16du:dateUtc="2025-12-08T13:05:00Z">
              <w:r>
                <w:rPr>
                  <w:sz w:val="20"/>
                  <w:lang w:val="nl"/>
                </w:rPr>
                <w:t>t</w:t>
              </w:r>
            </w:ins>
            <w:ins w:id="105" w:author="Groot, Karina de" w:date="2025-12-08T14:04:00Z" w16du:dateUtc="2025-12-08T13:04:00Z">
              <w:r>
                <w:rPr>
                  <w:sz w:val="20"/>
                  <w:lang w:val="nl"/>
                </w:rPr>
                <w:t xml:space="preserve"> voor </w:t>
              </w:r>
            </w:ins>
            <w:ins w:id="106" w:author="Groot, Karina de" w:date="2025-12-08T14:05:00Z" w16du:dateUtc="2025-12-08T13:05:00Z">
              <w:r>
                <w:rPr>
                  <w:sz w:val="20"/>
                  <w:lang w:val="nl"/>
                </w:rPr>
                <w:t>de gehele akte.</w:t>
              </w:r>
            </w:ins>
          </w:p>
          <w:p w14:paraId="030F43E4" w14:textId="77777777" w:rsidR="000B41D1" w:rsidRPr="000B32FB" w:rsidRDefault="000B41D1" w:rsidP="00DF2AA3">
            <w:pPr>
              <w:spacing w:line="276" w:lineRule="auto"/>
              <w:rPr>
                <w:sz w:val="20"/>
                <w:lang w:val="nl"/>
              </w:rPr>
            </w:pPr>
          </w:p>
          <w:p w14:paraId="3E9AED48" w14:textId="77777777" w:rsidR="005A44AC" w:rsidRPr="006A1096" w:rsidRDefault="005A44AC" w:rsidP="00051DE6">
            <w:pPr>
              <w:spacing w:line="276" w:lineRule="auto"/>
              <w:rPr>
                <w:rFonts w:cs="Arial"/>
                <w:color w:val="800080"/>
                <w:kern w:val="0"/>
                <w:sz w:val="20"/>
                <w:lang w:eastAsia="nl-NL"/>
              </w:rPr>
            </w:pPr>
          </w:p>
          <w:p w14:paraId="588DB8A6" w14:textId="77777777" w:rsidR="005A44AC" w:rsidRDefault="005A44AC" w:rsidP="00051DE6">
            <w:pPr>
              <w:rPr>
                <w:lang w:val="nl"/>
              </w:rPr>
            </w:pPr>
          </w:p>
        </w:tc>
      </w:tr>
      <w:tr w:rsidR="00DF2AA3" w14:paraId="363272A5" w14:textId="77777777" w:rsidTr="00380764">
        <w:tc>
          <w:tcPr>
            <w:tcW w:w="6232" w:type="dxa"/>
          </w:tcPr>
          <w:p w14:paraId="7639CFE1" w14:textId="77777777" w:rsidR="00DF2AA3" w:rsidRPr="00F41CCB" w:rsidRDefault="00DF2AA3" w:rsidP="00DF2AA3">
            <w:pPr>
              <w:suppressAutoHyphens/>
              <w:spacing w:line="240" w:lineRule="auto"/>
              <w:rPr>
                <w:rFonts w:cs="Arial"/>
                <w:b/>
                <w:color w:val="FF0000"/>
                <w:sz w:val="20"/>
                <w:lang w:eastAsia="nl-NL"/>
              </w:rPr>
            </w:pPr>
            <w:r w:rsidRPr="00E477A2">
              <w:rPr>
                <w:rFonts w:cs="Arial"/>
                <w:b/>
                <w:color w:val="FF0000"/>
                <w:sz w:val="20"/>
                <w:lang w:eastAsia="nl-NL"/>
              </w:rPr>
              <w:lastRenderedPageBreak/>
              <w:t>ZEKERHEIDSTELLING</w:t>
            </w:r>
          </w:p>
          <w:p w14:paraId="25365056" w14:textId="77777777" w:rsidR="001A6D82" w:rsidRPr="00E477A2" w:rsidRDefault="001A6D82" w:rsidP="001A6D82">
            <w:pPr>
              <w:spacing w:line="240" w:lineRule="auto"/>
              <w:rPr>
                <w:ins w:id="107" w:author="Groot, Karina de" w:date="2025-12-09T13:22:00Z" w16du:dateUtc="2025-12-09T12:22:00Z"/>
                <w:rFonts w:cs="Arial"/>
                <w:color w:val="FF0000"/>
                <w:sz w:val="20"/>
                <w:lang w:eastAsia="nl-NL"/>
              </w:rPr>
            </w:pPr>
            <w:ins w:id="108" w:author="Groot, Karina de" w:date="2025-12-09T13:22:00Z" w16du:dateUtc="2025-12-09T12:22:00Z">
              <w:r w:rsidRPr="00E477A2">
                <w:rPr>
                  <w:rFonts w:cs="Arial"/>
                  <w:color w:val="FF0000"/>
                  <w:sz w:val="20"/>
                  <w:lang w:eastAsia="nl-NL"/>
                </w:rPr>
                <w:t xml:space="preserve">Tot (meerdere) zekerheid voor de betaling van alle verplichtingen die de Schuldenaar nu of te eniger tijd jegens Handelsbanken heeft of zal hebben </w:t>
              </w:r>
              <w:r w:rsidRPr="00E477A2">
                <w:rPr>
                  <w:rFonts w:cs="Arial"/>
                  <w:bCs/>
                  <w:color w:val="FF0000"/>
                  <w:sz w:val="20"/>
                  <w:lang w:eastAsia="nl-NL"/>
                </w:rPr>
                <w:t xml:space="preserve">uit hoofde van een rechtsverhouding tussen Handelsbanken en de Schuldenaar, waarbij Handelsbanken onder bepaalde eventueel later aan te passen of te wijzigen voorwaarden en condities kredietfaciliteiten ter beschikking heeft gesteld of zal stellen, van welke rechtsverhouding onder meer blijkt uit de getekende </w:t>
              </w:r>
              <w:r w:rsidRPr="00E477A2">
                <w:rPr>
                  <w:rFonts w:cs="Arial"/>
                  <w:color w:val="FF0000"/>
                  <w:sz w:val="20"/>
                  <w:lang w:eastAsia="nl-NL"/>
                </w:rPr>
                <w:t>kredietovereenkomst</w:t>
              </w:r>
              <w:r w:rsidRPr="00B9548A">
                <w:rPr>
                  <w:rFonts w:cs="Arial"/>
                  <w:color w:val="800080"/>
                  <w:sz w:val="20"/>
                  <w:lang w:eastAsia="nl-NL"/>
                </w:rPr>
                <w:t>en</w:t>
              </w:r>
              <w:r w:rsidRPr="00E477A2">
                <w:rPr>
                  <w:rFonts w:cs="Arial"/>
                  <w:color w:val="FF0000"/>
                  <w:sz w:val="20"/>
                  <w:lang w:eastAsia="nl-NL"/>
                </w:rPr>
                <w:t xml:space="preserve">, </w:t>
              </w:r>
              <w:r w:rsidRPr="00E477A2">
                <w:rPr>
                  <w:rFonts w:cs="Arial"/>
                  <w:bCs/>
                  <w:color w:val="FF0000"/>
                  <w:sz w:val="20"/>
                  <w:lang w:eastAsia="nl-NL"/>
                </w:rPr>
                <w:t xml:space="preserve">waarvan </w:t>
              </w:r>
              <w:r w:rsidRPr="007F0DE4">
                <w:rPr>
                  <w:rFonts w:cs="Arial"/>
                  <w:bCs/>
                  <w:color w:val="800080"/>
                  <w:sz w:val="20"/>
                  <w:lang w:eastAsia="nl-NL"/>
                </w:rPr>
                <w:t>elk</w:t>
              </w:r>
              <w:r>
                <w:rPr>
                  <w:rFonts w:cs="Arial"/>
                  <w:bCs/>
                  <w:color w:val="FF0000"/>
                  <w:sz w:val="20"/>
                  <w:lang w:eastAsia="nl-NL"/>
                </w:rPr>
                <w:t xml:space="preserve"> </w:t>
              </w:r>
              <w:r w:rsidRPr="00E477A2">
                <w:rPr>
                  <w:rFonts w:cs="Arial"/>
                  <w:color w:val="FF0000"/>
                  <w:sz w:val="20"/>
                  <w:lang w:eastAsia="nl-NL"/>
                </w:rPr>
                <w:t xml:space="preserve">een exemplaar </w:t>
              </w:r>
              <w:r w:rsidRPr="00E477A2">
                <w:rPr>
                  <w:rFonts w:cs="Arial"/>
                  <w:bCs/>
                  <w:color w:val="FF0000"/>
                  <w:sz w:val="20"/>
                  <w:lang w:eastAsia="nl-NL"/>
                </w:rPr>
                <w:t xml:space="preserve">aan deze akte wordt gehecht </w:t>
              </w:r>
              <w:r w:rsidRPr="00E477A2">
                <w:rPr>
                  <w:rFonts w:cs="Arial"/>
                  <w:b/>
                  <w:bCs/>
                  <w:color w:val="FF0000"/>
                  <w:sz w:val="20"/>
                  <w:lang w:eastAsia="nl-NL"/>
                </w:rPr>
                <w:t>(Bijlage)</w:t>
              </w:r>
              <w:r>
                <w:rPr>
                  <w:rFonts w:cs="Arial"/>
                  <w:b/>
                  <w:bCs/>
                  <w:color w:val="FF0000"/>
                  <w:sz w:val="20"/>
                  <w:lang w:eastAsia="nl-NL"/>
                </w:rPr>
                <w:t xml:space="preserve"> </w:t>
              </w:r>
              <w:r>
                <w:rPr>
                  <w:rFonts w:cs="Arial"/>
                  <w:bCs/>
                  <w:color w:val="FF0000"/>
                  <w:sz w:val="20"/>
                  <w:lang w:eastAsia="nl-NL"/>
                </w:rPr>
                <w:t>dan wel bij deze overeenkomen</w:t>
              </w:r>
              <w:r w:rsidRPr="00E477A2">
                <w:rPr>
                  <w:rFonts w:cs="Arial"/>
                  <w:bCs/>
                  <w:color w:val="FF0000"/>
                  <w:sz w:val="20"/>
                  <w:lang w:eastAsia="nl-NL"/>
                </w:rPr>
                <w:t>,</w:t>
              </w:r>
              <w:r>
                <w:rPr>
                  <w:rFonts w:cs="Arial"/>
                  <w:bCs/>
                  <w:color w:val="FF0000"/>
                  <w:sz w:val="20"/>
                  <w:lang w:eastAsia="nl-NL"/>
                </w:rPr>
                <w:t xml:space="preserve"> </w:t>
              </w:r>
              <w:r w:rsidRPr="00E477A2">
                <w:rPr>
                  <w:rFonts w:cs="Arial"/>
                  <w:bCs/>
                  <w:color w:val="FF0000"/>
                  <w:sz w:val="20"/>
                  <w:lang w:eastAsia="nl-NL"/>
                </w:rPr>
                <w:t xml:space="preserve">alsmede tot zekerheid voor al hetgeen de Schuldenaar aan Handelsbanken, nu of te eniger tijd uit welken hoofde ook, al dan niet onder tijdsbepaling of voorwaarde, verschuldigd is of zal zijn zowel in als buiten rekening-courant en al of niet in het gewone bankverkeer, heeft </w:t>
              </w:r>
              <w:r w:rsidRPr="00E477A2">
                <w:rPr>
                  <w:rFonts w:cs="Arial"/>
                  <w:color w:val="FF0000"/>
                  <w:sz w:val="20"/>
                  <w:lang w:eastAsia="nl-NL"/>
                </w:rPr>
                <w:t>de Onderzetter zich bereid verklaard om na te melden zekerheden te verstrekken.</w:t>
              </w:r>
            </w:ins>
          </w:p>
          <w:p w14:paraId="1D18187F" w14:textId="6CD7932F" w:rsidR="00DF2AA3" w:rsidRPr="00AE17ED" w:rsidRDefault="00DF2AA3" w:rsidP="00AE17ED">
            <w:pPr>
              <w:spacing w:line="240" w:lineRule="auto"/>
              <w:rPr>
                <w:rFonts w:cs="Arial"/>
                <w:color w:val="FF0000"/>
                <w:sz w:val="20"/>
                <w:lang w:eastAsia="nl-NL"/>
              </w:rPr>
            </w:pPr>
            <w:del w:id="109" w:author="Groot, Karina de" w:date="2025-12-09T13:22:00Z" w16du:dateUtc="2025-12-09T12:22:00Z">
              <w:r w:rsidRPr="00E477A2" w:rsidDel="001A6D82">
                <w:rPr>
                  <w:rFonts w:cs="Arial"/>
                  <w:color w:val="FF0000"/>
                  <w:sz w:val="20"/>
                  <w:lang w:eastAsia="nl-NL"/>
                </w:rPr>
                <w:delText xml:space="preserve">Tot (meerdere) zekerheid voor de betaling van alle verplichtingen die de Schuldenaar nu of te eniger tijd jegens Handelsbanken heeft of zal hebben </w:delText>
              </w:r>
              <w:r w:rsidRPr="00E477A2" w:rsidDel="001A6D82">
                <w:rPr>
                  <w:rFonts w:cs="Arial"/>
                  <w:bCs/>
                  <w:color w:val="FF0000"/>
                  <w:sz w:val="20"/>
                  <w:lang w:eastAsia="nl-NL"/>
                </w:rPr>
                <w:delText xml:space="preserve">uit hoofde van een rechtsverhouding tussen Handelsbanken en de Schuldenaar, waarbij Handelsbanken onder bepaalde eventueel later aan te passen of te wijzigen voorwaarden en condities kredietfaciliteiten ter beschikking heeft gesteld of zal stellen, van welke rechtsverhouding onder meer blijkt uit de getekende </w:delText>
              </w:r>
              <w:r w:rsidRPr="00E477A2" w:rsidDel="001A6D82">
                <w:rPr>
                  <w:rFonts w:cs="Arial"/>
                  <w:color w:val="FF0000"/>
                  <w:sz w:val="20"/>
                  <w:lang w:eastAsia="nl-NL"/>
                </w:rPr>
                <w:delText>kredietovereenkomst</w:delText>
              </w:r>
              <w:r w:rsidRPr="00B9548A" w:rsidDel="001A6D82">
                <w:rPr>
                  <w:rFonts w:cs="Arial"/>
                  <w:color w:val="800080"/>
                  <w:sz w:val="20"/>
                  <w:lang w:eastAsia="nl-NL"/>
                </w:rPr>
                <w:delText>en</w:delText>
              </w:r>
              <w:r w:rsidRPr="00E477A2" w:rsidDel="001A6D82">
                <w:rPr>
                  <w:rFonts w:cs="Arial"/>
                  <w:color w:val="FF0000"/>
                  <w:sz w:val="20"/>
                  <w:lang w:eastAsia="nl-NL"/>
                </w:rPr>
                <w:delText xml:space="preserve">, </w:delText>
              </w:r>
              <w:r w:rsidRPr="00E477A2" w:rsidDel="001A6D82">
                <w:rPr>
                  <w:rFonts w:cs="Arial"/>
                  <w:bCs/>
                  <w:color w:val="FF0000"/>
                  <w:sz w:val="20"/>
                  <w:lang w:eastAsia="nl-NL"/>
                </w:rPr>
                <w:delText xml:space="preserve">waarvan </w:delText>
              </w:r>
              <w:r w:rsidRPr="007F0DE4" w:rsidDel="001A6D82">
                <w:rPr>
                  <w:rFonts w:cs="Arial"/>
                  <w:bCs/>
                  <w:color w:val="800080"/>
                  <w:sz w:val="20"/>
                  <w:lang w:eastAsia="nl-NL"/>
                </w:rPr>
                <w:delText>elk</w:delText>
              </w:r>
              <w:r w:rsidDel="001A6D82">
                <w:rPr>
                  <w:rFonts w:cs="Arial"/>
                  <w:bCs/>
                  <w:color w:val="FF0000"/>
                  <w:sz w:val="20"/>
                  <w:lang w:eastAsia="nl-NL"/>
                </w:rPr>
                <w:delText xml:space="preserve"> </w:delText>
              </w:r>
              <w:r w:rsidRPr="00E477A2" w:rsidDel="001A6D82">
                <w:rPr>
                  <w:rFonts w:cs="Arial"/>
                  <w:color w:val="FF0000"/>
                  <w:sz w:val="20"/>
                  <w:lang w:eastAsia="nl-NL"/>
                </w:rPr>
                <w:delText xml:space="preserve">een exemplaar </w:delText>
              </w:r>
              <w:r w:rsidRPr="00E477A2" w:rsidDel="001A6D82">
                <w:rPr>
                  <w:rFonts w:cs="Arial"/>
                  <w:bCs/>
                  <w:color w:val="FF0000"/>
                  <w:sz w:val="20"/>
                  <w:lang w:eastAsia="nl-NL"/>
                </w:rPr>
                <w:delText xml:space="preserve">aan deze akte wordt gehecht </w:delText>
              </w:r>
              <w:r w:rsidRPr="00E477A2" w:rsidDel="001A6D82">
                <w:rPr>
                  <w:rFonts w:cs="Arial"/>
                  <w:b/>
                  <w:bCs/>
                  <w:color w:val="FF0000"/>
                  <w:sz w:val="20"/>
                  <w:lang w:eastAsia="nl-NL"/>
                </w:rPr>
                <w:delText>(Bijlage)</w:delText>
              </w:r>
              <w:r w:rsidRPr="00E477A2" w:rsidDel="001A6D82">
                <w:rPr>
                  <w:rFonts w:cs="Arial"/>
                  <w:bCs/>
                  <w:color w:val="FF0000"/>
                  <w:sz w:val="20"/>
                  <w:lang w:eastAsia="nl-NL"/>
                </w:rPr>
                <w:delText xml:space="preserve">, alsmede tot zekerheid voor al hetgeen de Schuldenaar aan Handelsbanken, nu of te eniger tijd uit welken hoofde ook, al dan niet onder tijdsbepaling of voorwaarde, verschuldigd is of zal zijn zowel in als buiten rekening-courant en al of niet in het gewone bankverkeer, heeft </w:delText>
              </w:r>
              <w:r w:rsidRPr="00E477A2" w:rsidDel="001A6D82">
                <w:rPr>
                  <w:rFonts w:cs="Arial"/>
                  <w:color w:val="FF0000"/>
                  <w:sz w:val="20"/>
                  <w:lang w:eastAsia="nl-NL"/>
                </w:rPr>
                <w:delText>de Onderzetter zich bereid verklaard om na te melden zekerheden te verstrekken.</w:delText>
              </w:r>
            </w:del>
          </w:p>
        </w:tc>
        <w:tc>
          <w:tcPr>
            <w:tcW w:w="6521" w:type="dxa"/>
          </w:tcPr>
          <w:p w14:paraId="1ED1E34A" w14:textId="77777777" w:rsidR="00DF2AA3" w:rsidRDefault="00DF2AA3" w:rsidP="00DF2AA3">
            <w:pPr>
              <w:spacing w:line="276" w:lineRule="auto"/>
              <w:rPr>
                <w:snapToGrid/>
                <w:sz w:val="20"/>
              </w:rPr>
            </w:pPr>
            <w:r>
              <w:rPr>
                <w:snapToGrid/>
                <w:sz w:val="20"/>
              </w:rPr>
              <w:t>Vaste en optionele tekst.</w:t>
            </w:r>
          </w:p>
          <w:p w14:paraId="01FA4DAA" w14:textId="5027E544" w:rsidR="00DF2AA3" w:rsidDel="001A6D82" w:rsidRDefault="00DF2AA3" w:rsidP="00DF2AA3">
            <w:pPr>
              <w:spacing w:line="276" w:lineRule="auto"/>
              <w:rPr>
                <w:del w:id="110" w:author="Groot, Karina de" w:date="2025-12-09T13:20:00Z" w16du:dateUtc="2025-12-09T12:20:00Z"/>
                <w:snapToGrid/>
                <w:sz w:val="20"/>
              </w:rPr>
            </w:pPr>
          </w:p>
          <w:p w14:paraId="182AEA16" w14:textId="77777777" w:rsidR="00DF2AA3" w:rsidRDefault="00DF2AA3" w:rsidP="00DF2AA3">
            <w:pPr>
              <w:spacing w:line="276" w:lineRule="auto"/>
              <w:rPr>
                <w:rFonts w:cs="Arial"/>
                <w:color w:val="800080"/>
                <w:sz w:val="20"/>
                <w:lang w:eastAsia="nl-NL"/>
              </w:rPr>
            </w:pPr>
            <w:r w:rsidRPr="00DF2AA3">
              <w:rPr>
                <w:b/>
                <w:bCs/>
                <w:snapToGrid/>
                <w:sz w:val="20"/>
                <w:u w:val="single"/>
              </w:rPr>
              <w:t>Mapping enkelvoud/meervoud</w:t>
            </w:r>
            <w:r w:rsidRPr="00DF2AA3">
              <w:rPr>
                <w:snapToGrid/>
                <w:sz w:val="20"/>
                <w:u w:val="single"/>
              </w:rPr>
              <w:t xml:space="preserve"> </w:t>
            </w:r>
            <w:r w:rsidRPr="00DF2AA3">
              <w:rPr>
                <w:rFonts w:cs="Arial"/>
                <w:color w:val="FF0000"/>
                <w:sz w:val="20"/>
                <w:u w:val="single"/>
                <w:lang w:eastAsia="nl-NL"/>
              </w:rPr>
              <w:t>kredietovereenkomst</w:t>
            </w:r>
            <w:r w:rsidRPr="00DF2AA3">
              <w:rPr>
                <w:rFonts w:cs="Arial"/>
                <w:color w:val="800080"/>
                <w:sz w:val="20"/>
                <w:u w:val="single"/>
                <w:lang w:eastAsia="nl-NL"/>
              </w:rPr>
              <w:t>en</w:t>
            </w:r>
          </w:p>
          <w:p w14:paraId="436E00E3" w14:textId="503D0640" w:rsidR="00DF2AA3" w:rsidRPr="00573FA8" w:rsidRDefault="00DF2AA3" w:rsidP="00DF2AA3">
            <w:pPr>
              <w:spacing w:line="276" w:lineRule="auto"/>
              <w:rPr>
                <w:rFonts w:cs="Arial"/>
                <w:sz w:val="20"/>
              </w:rPr>
            </w:pPr>
            <w:r w:rsidRPr="00573FA8">
              <w:rPr>
                <w:rFonts w:cs="Arial"/>
                <w:sz w:val="20"/>
              </w:rPr>
              <w:t>//IMKAD_AangebodenStuk/StukdeelHypotheek [aanduidingHypotheek = niet aanwezig]</w:t>
            </w:r>
            <w:r w:rsidR="007A7CCD">
              <w:rPr>
                <w:rFonts w:cs="Arial"/>
                <w:sz w:val="20"/>
              </w:rPr>
              <w:t>/</w:t>
            </w:r>
            <w:r w:rsidR="00014DA3" w:rsidRPr="00014DA3">
              <w:rPr>
                <w:rFonts w:cs="Arial"/>
                <w:sz w:val="20"/>
              </w:rPr>
              <w:t>tekstkeuze</w:t>
            </w:r>
          </w:p>
          <w:p w14:paraId="6E24D34A" w14:textId="442CE9F1" w:rsidR="00DF2AA3" w:rsidRPr="00D93E32" w:rsidRDefault="006C593E" w:rsidP="00DF2AA3">
            <w:pPr>
              <w:spacing w:line="276" w:lineRule="auto"/>
              <w:rPr>
                <w:sz w:val="20"/>
                <w:lang w:val="nl"/>
              </w:rPr>
            </w:pPr>
            <w:r>
              <w:rPr>
                <w:sz w:val="20"/>
                <w:lang w:val="nl"/>
              </w:rPr>
              <w:t>./</w:t>
            </w:r>
            <w:r w:rsidR="00DF2AA3" w:rsidRPr="00D93E32">
              <w:rPr>
                <w:sz w:val="20"/>
                <w:lang w:val="nl"/>
              </w:rPr>
              <w:t>tagNaam</w:t>
            </w:r>
            <w:r w:rsidR="00DF2AA3" w:rsidRPr="00DF2AA3">
              <w:rPr>
                <w:sz w:val="20"/>
                <w:lang w:val="nl"/>
              </w:rPr>
              <w:t>(‘k_KredietOvereenkomst’)</w:t>
            </w:r>
          </w:p>
          <w:p w14:paraId="70965D4B" w14:textId="3A3FBCA0" w:rsidR="00DF2AA3" w:rsidRDefault="00DF2AA3" w:rsidP="00DF2AA3">
            <w:pPr>
              <w:spacing w:line="276" w:lineRule="auto"/>
              <w:rPr>
                <w:sz w:val="20"/>
                <w:lang w:val="nl"/>
              </w:rPr>
            </w:pPr>
            <w:r w:rsidRPr="00D93E32">
              <w:rPr>
                <w:sz w:val="20"/>
                <w:lang w:val="nl"/>
              </w:rPr>
              <w:t xml:space="preserve">./tekst </w:t>
            </w:r>
            <w:r>
              <w:rPr>
                <w:sz w:val="20"/>
                <w:lang w:val="nl"/>
              </w:rPr>
              <w:t>(‘kredietovere</w:t>
            </w:r>
            <w:r w:rsidR="00F74E48">
              <w:rPr>
                <w:sz w:val="20"/>
                <w:lang w:val="nl"/>
              </w:rPr>
              <w:t>e</w:t>
            </w:r>
            <w:r>
              <w:rPr>
                <w:sz w:val="20"/>
                <w:lang w:val="nl"/>
              </w:rPr>
              <w:t>nkomst’, ‘kredietovereenkomsten’)</w:t>
            </w:r>
          </w:p>
          <w:p w14:paraId="747FD0A9" w14:textId="4FBA4610" w:rsidR="00F74E48" w:rsidRPr="00F74E48" w:rsidRDefault="00F74E48" w:rsidP="00F74E48">
            <w:pPr>
              <w:spacing w:before="240" w:line="276" w:lineRule="auto"/>
              <w:rPr>
                <w:sz w:val="20"/>
                <w:lang w:val="nl"/>
              </w:rPr>
            </w:pPr>
            <w:r>
              <w:rPr>
                <w:sz w:val="20"/>
                <w:lang w:val="nl"/>
              </w:rPr>
              <w:t>-</w:t>
            </w:r>
            <w:r w:rsidRPr="00F74E48">
              <w:rPr>
                <w:i/>
                <w:iCs/>
                <w:sz w:val="20"/>
                <w:lang w:val="nl"/>
              </w:rPr>
              <w:t>Indien deze keuzetekst niet aanwezig dan defaultwaarde= enkelvoud</w:t>
            </w:r>
          </w:p>
          <w:p w14:paraId="5D3449DE" w14:textId="77777777" w:rsidR="00177876" w:rsidRDefault="00177876" w:rsidP="00DF2AA3">
            <w:pPr>
              <w:spacing w:line="276" w:lineRule="auto"/>
              <w:rPr>
                <w:sz w:val="20"/>
                <w:lang w:val="nl"/>
              </w:rPr>
            </w:pPr>
          </w:p>
          <w:p w14:paraId="1C92A016" w14:textId="77777777" w:rsidR="00177876" w:rsidRDefault="00177876" w:rsidP="00DF2AA3">
            <w:pPr>
              <w:spacing w:line="276" w:lineRule="auto"/>
              <w:rPr>
                <w:rFonts w:cs="Arial"/>
                <w:bCs/>
                <w:color w:val="800080"/>
                <w:sz w:val="20"/>
                <w:u w:val="single"/>
                <w:lang w:eastAsia="nl-NL"/>
              </w:rPr>
            </w:pPr>
            <w:r w:rsidRPr="00177876">
              <w:rPr>
                <w:b/>
                <w:bCs/>
                <w:sz w:val="20"/>
                <w:u w:val="single"/>
                <w:lang w:val="nl"/>
              </w:rPr>
              <w:t>Mapping tekst</w:t>
            </w:r>
            <w:r w:rsidRPr="00177876">
              <w:rPr>
                <w:sz w:val="20"/>
                <w:u w:val="single"/>
                <w:lang w:val="nl"/>
              </w:rPr>
              <w:t xml:space="preserve"> </w:t>
            </w:r>
            <w:r w:rsidRPr="00177876">
              <w:rPr>
                <w:rFonts w:cs="Arial"/>
                <w:bCs/>
                <w:color w:val="800080"/>
                <w:sz w:val="20"/>
                <w:u w:val="single"/>
                <w:lang w:eastAsia="nl-NL"/>
              </w:rPr>
              <w:t>elk</w:t>
            </w:r>
          </w:p>
          <w:p w14:paraId="099D149B" w14:textId="253CCEE9" w:rsidR="00177876" w:rsidRPr="00573FA8" w:rsidRDefault="00177876" w:rsidP="00177876">
            <w:pPr>
              <w:spacing w:line="276" w:lineRule="auto"/>
              <w:rPr>
                <w:rFonts w:cs="Arial"/>
                <w:sz w:val="20"/>
              </w:rPr>
            </w:pPr>
            <w:r w:rsidRPr="00573FA8">
              <w:rPr>
                <w:rFonts w:cs="Arial"/>
                <w:sz w:val="20"/>
              </w:rPr>
              <w:t>//IMKAD_AangebodenStuk/StukdeelHypotheek [aanduidingHypotheek = niet aanwezig]</w:t>
            </w:r>
            <w:r w:rsidR="00014DA3">
              <w:rPr>
                <w:rFonts w:cs="Arial"/>
                <w:sz w:val="20"/>
              </w:rPr>
              <w:t>/</w:t>
            </w:r>
            <w:r w:rsidR="00014DA3" w:rsidRPr="00014DA3">
              <w:rPr>
                <w:rFonts w:cs="Arial"/>
                <w:sz w:val="20"/>
              </w:rPr>
              <w:t>tekstkeuze</w:t>
            </w:r>
          </w:p>
          <w:p w14:paraId="6A2C2F16" w14:textId="3153C4D9" w:rsidR="00177876" w:rsidRPr="00D93E32" w:rsidRDefault="006C593E" w:rsidP="00177876">
            <w:pPr>
              <w:spacing w:line="276" w:lineRule="auto"/>
              <w:rPr>
                <w:sz w:val="20"/>
                <w:lang w:val="nl"/>
              </w:rPr>
            </w:pPr>
            <w:r>
              <w:rPr>
                <w:sz w:val="20"/>
                <w:lang w:val="nl"/>
              </w:rPr>
              <w:t>./</w:t>
            </w:r>
            <w:r w:rsidR="00177876" w:rsidRPr="00D93E32">
              <w:rPr>
                <w:sz w:val="20"/>
                <w:lang w:val="nl"/>
              </w:rPr>
              <w:t>tagNaam</w:t>
            </w:r>
            <w:r w:rsidR="00177876" w:rsidRPr="00DF2AA3">
              <w:rPr>
                <w:sz w:val="20"/>
                <w:lang w:val="nl"/>
              </w:rPr>
              <w:t>(‘k_</w:t>
            </w:r>
            <w:r w:rsidR="00177876">
              <w:rPr>
                <w:sz w:val="20"/>
                <w:lang w:val="nl"/>
              </w:rPr>
              <w:t>Elk</w:t>
            </w:r>
            <w:r w:rsidR="00177876" w:rsidRPr="00DF2AA3">
              <w:rPr>
                <w:sz w:val="20"/>
                <w:lang w:val="nl"/>
              </w:rPr>
              <w:t>’)</w:t>
            </w:r>
          </w:p>
          <w:p w14:paraId="23E4E3D7" w14:textId="77777777" w:rsidR="00177876" w:rsidRDefault="00177876" w:rsidP="00DF2AA3">
            <w:pPr>
              <w:spacing w:line="276" w:lineRule="auto"/>
              <w:rPr>
                <w:sz w:val="20"/>
                <w:lang w:val="nl"/>
              </w:rPr>
            </w:pPr>
            <w:r w:rsidRPr="00D93E32">
              <w:rPr>
                <w:sz w:val="20"/>
                <w:lang w:val="nl"/>
              </w:rPr>
              <w:t>./tekst</w:t>
            </w:r>
            <w:r w:rsidR="006C593E">
              <w:rPr>
                <w:sz w:val="20"/>
                <w:lang w:val="nl"/>
              </w:rPr>
              <w:t xml:space="preserve"> </w:t>
            </w:r>
            <w:r w:rsidRPr="00D93E32">
              <w:rPr>
                <w:sz w:val="20"/>
                <w:lang w:val="nl"/>
              </w:rPr>
              <w:t>(‘true’ = tekst wordt wel getoond; ‘false’ = tekst wordt niet getoond)</w:t>
            </w:r>
            <w:r w:rsidR="00A10777">
              <w:rPr>
                <w:sz w:val="20"/>
                <w:lang w:val="nl"/>
              </w:rPr>
              <w:t xml:space="preserve">. </w:t>
            </w:r>
          </w:p>
          <w:p w14:paraId="40707B2E" w14:textId="166D5283" w:rsidR="00A10777" w:rsidRPr="00A10777" w:rsidRDefault="00A10777" w:rsidP="00A10777">
            <w:pPr>
              <w:spacing w:line="276" w:lineRule="auto"/>
              <w:rPr>
                <w:i/>
                <w:iCs/>
                <w:sz w:val="20"/>
                <w:lang w:val="nl"/>
              </w:rPr>
            </w:pPr>
            <w:r w:rsidRPr="00A10777">
              <w:rPr>
                <w:i/>
                <w:iCs/>
                <w:sz w:val="20"/>
                <w:lang w:val="nl"/>
              </w:rPr>
              <w:t>-Indien keuzetekst niet aanwezig dan defaultwaarde=false.</w:t>
            </w:r>
          </w:p>
        </w:tc>
      </w:tr>
      <w:tr w:rsidR="009A3D89" w14:paraId="4AC3F11C" w14:textId="77777777" w:rsidTr="00380764">
        <w:tc>
          <w:tcPr>
            <w:tcW w:w="6232" w:type="dxa"/>
          </w:tcPr>
          <w:p w14:paraId="39FD7AEF" w14:textId="77777777" w:rsidR="009A3D89" w:rsidRPr="00E477A2" w:rsidRDefault="009A3D89" w:rsidP="009A3D89">
            <w:pPr>
              <w:spacing w:line="240" w:lineRule="auto"/>
              <w:rPr>
                <w:rFonts w:cs="Arial"/>
                <w:color w:val="FF0000"/>
                <w:sz w:val="20"/>
                <w:lang w:eastAsia="nl-NL"/>
              </w:rPr>
            </w:pPr>
            <w:r w:rsidRPr="00E477A2">
              <w:rPr>
                <w:rFonts w:cs="Arial"/>
                <w:b/>
                <w:color w:val="FF0000"/>
                <w:sz w:val="20"/>
                <w:lang w:eastAsia="nl-NL"/>
              </w:rPr>
              <w:t>HYPOTHEEKVERLENING</w:t>
            </w:r>
          </w:p>
          <w:p w14:paraId="0C1BC4EA" w14:textId="77777777" w:rsidR="00542132" w:rsidRPr="00E477A2" w:rsidRDefault="00542132" w:rsidP="00542132">
            <w:pPr>
              <w:spacing w:line="240" w:lineRule="auto"/>
              <w:rPr>
                <w:ins w:id="111" w:author="Groot, Karina de" w:date="2025-12-09T13:23:00Z" w16du:dateUtc="2025-12-09T12:23:00Z"/>
                <w:rFonts w:cs="Arial"/>
                <w:color w:val="FF0000"/>
                <w:sz w:val="20"/>
                <w:lang w:eastAsia="nl-NL"/>
              </w:rPr>
            </w:pPr>
            <w:ins w:id="112" w:author="Groot, Karina de" w:date="2025-12-09T13:23:00Z" w16du:dateUtc="2025-12-09T12:23:00Z">
              <w:r w:rsidRPr="00E477A2">
                <w:rPr>
                  <w:rFonts w:cs="Arial"/>
                  <w:color w:val="FF0000"/>
                  <w:sz w:val="20"/>
                  <w:lang w:eastAsia="nl-NL"/>
                </w:rPr>
                <w:t>Ter uitvoering van</w:t>
              </w:r>
              <w:r>
                <w:rPr>
                  <w:rFonts w:cs="Arial"/>
                  <w:color w:val="FF0000"/>
                  <w:sz w:val="20"/>
                  <w:lang w:eastAsia="nl-NL"/>
                </w:rPr>
                <w:t xml:space="preserve"> hetgeen heden is overeengekomen en</w:t>
              </w:r>
              <w:r w:rsidRPr="00E477A2">
                <w:rPr>
                  <w:rFonts w:cs="Arial"/>
                  <w:color w:val="FF0000"/>
                  <w:sz w:val="20"/>
                  <w:lang w:eastAsia="nl-NL"/>
                </w:rPr>
                <w:t xml:space="preserve"> voormelde kredietovereenkomst</w:t>
              </w:r>
              <w:r w:rsidRPr="00270118">
                <w:rPr>
                  <w:rFonts w:cs="Arial"/>
                  <w:color w:val="800080"/>
                  <w:sz w:val="20"/>
                  <w:lang w:eastAsia="nl-NL"/>
                </w:rPr>
                <w:t>en</w:t>
              </w:r>
              <w:r w:rsidRPr="00E477A2">
                <w:rPr>
                  <w:rFonts w:cs="Arial"/>
                  <w:color w:val="FF0000"/>
                  <w:sz w:val="20"/>
                  <w:lang w:eastAsia="nl-NL"/>
                </w:rPr>
                <w:t xml:space="preserve"> verleent de Onderzetter tot zekerheid als hiervoor vermeld aan Handelsbanken tot een bedrag van </w:t>
              </w:r>
              <w:r w:rsidRPr="00E477A2">
                <w:rPr>
                  <w:rFonts w:cs="Arial"/>
                  <w:sz w:val="20"/>
                </w:rPr>
                <w:fldChar w:fldCharType="begin"/>
              </w:r>
              <w:r w:rsidRPr="00E477A2">
                <w:rPr>
                  <w:rFonts w:cs="Arial"/>
                  <w:sz w:val="20"/>
                </w:rPr>
                <w:instrText>MacroButton Nomacro §</w:instrText>
              </w:r>
              <w:r w:rsidRPr="00E477A2">
                <w:rPr>
                  <w:rFonts w:cs="Arial"/>
                  <w:sz w:val="20"/>
                </w:rPr>
                <w:fldChar w:fldCharType="end"/>
              </w:r>
              <w:r w:rsidRPr="00E477A2">
                <w:rPr>
                  <w:rFonts w:cs="Arial"/>
                  <w:sz w:val="20"/>
                </w:rPr>
                <w:t>hypotheekbedrag voluit in letters (hypotheekbedrag in cijfers)</w:t>
              </w:r>
              <w:r w:rsidRPr="00E477A2">
                <w:rPr>
                  <w:rFonts w:cs="Arial"/>
                  <w:sz w:val="20"/>
                </w:rPr>
                <w:fldChar w:fldCharType="begin"/>
              </w:r>
              <w:r w:rsidRPr="00E477A2">
                <w:rPr>
                  <w:rFonts w:cs="Arial"/>
                  <w:sz w:val="20"/>
                </w:rPr>
                <w:instrText>MacroButton Nomacro §</w:instrText>
              </w:r>
              <w:r w:rsidRPr="00E477A2">
                <w:rPr>
                  <w:rFonts w:cs="Arial"/>
                  <w:sz w:val="20"/>
                </w:rPr>
                <w:fldChar w:fldCharType="end"/>
              </w:r>
              <w:r w:rsidRPr="00E477A2">
                <w:rPr>
                  <w:rFonts w:cs="Arial"/>
                </w:rPr>
                <w:t xml:space="preserve"> </w:t>
              </w:r>
              <w:r w:rsidRPr="00E477A2">
                <w:rPr>
                  <w:rFonts w:cs="Arial"/>
                  <w:color w:val="FF0000"/>
                  <w:sz w:val="20"/>
                  <w:lang w:eastAsia="nl-NL"/>
                </w:rPr>
                <w:t xml:space="preserve">in hoofdsom, te vermeerderen met een bedrag aan rente en kosten, welke rente en kosten worden begroot op veertig procent (40%) van het hiervoor vermelde bedrag, derhalve tot een totaalbedrag van </w:t>
              </w:r>
              <w:r w:rsidRPr="00E477A2">
                <w:rPr>
                  <w:rFonts w:cs="Arial"/>
                  <w:sz w:val="20"/>
                </w:rPr>
                <w:fldChar w:fldCharType="begin"/>
              </w:r>
              <w:r w:rsidRPr="00E477A2">
                <w:rPr>
                  <w:rFonts w:cs="Arial"/>
                  <w:sz w:val="20"/>
                </w:rPr>
                <w:instrText>MacroButton Nomacro §</w:instrText>
              </w:r>
              <w:r w:rsidRPr="00E477A2">
                <w:rPr>
                  <w:rFonts w:cs="Arial"/>
                  <w:sz w:val="20"/>
                </w:rPr>
                <w:fldChar w:fldCharType="end"/>
              </w:r>
              <w:r w:rsidRPr="00E477A2">
                <w:rPr>
                  <w:rFonts w:cs="Arial"/>
                  <w:sz w:val="20"/>
                </w:rPr>
                <w:t>140% van hypotheekbedrag voluit in letters (140% van hypotheekbedrag in cijfers)</w:t>
              </w:r>
              <w:r w:rsidRPr="00E477A2">
                <w:rPr>
                  <w:rFonts w:cs="Arial"/>
                  <w:sz w:val="20"/>
                </w:rPr>
                <w:fldChar w:fldCharType="begin"/>
              </w:r>
              <w:r w:rsidRPr="00E477A2">
                <w:rPr>
                  <w:rFonts w:cs="Arial"/>
                  <w:sz w:val="20"/>
                </w:rPr>
                <w:instrText>MacroButton Nomacro §</w:instrText>
              </w:r>
              <w:r w:rsidRPr="00E477A2">
                <w:rPr>
                  <w:rFonts w:cs="Arial"/>
                  <w:sz w:val="20"/>
                </w:rPr>
                <w:fldChar w:fldCharType="end"/>
              </w:r>
              <w:r w:rsidRPr="009457CA">
                <w:rPr>
                  <w:rFonts w:cs="Arial"/>
                  <w:color w:val="FF0000"/>
                  <w:sz w:val="20"/>
                </w:rPr>
                <w:t>:</w:t>
              </w:r>
            </w:ins>
          </w:p>
          <w:p w14:paraId="4C61F2D9" w14:textId="0D6F9109" w:rsidR="009A3D89" w:rsidDel="00542132" w:rsidRDefault="009A3D89" w:rsidP="009A3D89">
            <w:pPr>
              <w:spacing w:line="240" w:lineRule="auto"/>
              <w:rPr>
                <w:del w:id="113" w:author="Groot, Karina de" w:date="2025-12-09T13:23:00Z" w16du:dateUtc="2025-12-09T12:23:00Z"/>
                <w:rFonts w:cs="Arial"/>
                <w:color w:val="FF0000"/>
                <w:sz w:val="20"/>
                <w:lang w:eastAsia="nl-NL"/>
              </w:rPr>
            </w:pPr>
            <w:del w:id="114" w:author="Groot, Karina de" w:date="2025-12-09T13:23:00Z" w16du:dateUtc="2025-12-09T12:23:00Z">
              <w:r w:rsidRPr="00E477A2" w:rsidDel="00542132">
                <w:rPr>
                  <w:rFonts w:cs="Arial"/>
                  <w:color w:val="FF0000"/>
                  <w:sz w:val="20"/>
                  <w:lang w:eastAsia="nl-NL"/>
                </w:rPr>
                <w:delText>Ter uitvoering van voormelde kredietovereenkomst</w:delText>
              </w:r>
              <w:r w:rsidRPr="00270118" w:rsidDel="00542132">
                <w:rPr>
                  <w:rFonts w:cs="Arial"/>
                  <w:color w:val="800080"/>
                  <w:sz w:val="20"/>
                  <w:lang w:eastAsia="nl-NL"/>
                </w:rPr>
                <w:delText>en</w:delText>
              </w:r>
              <w:r w:rsidRPr="00E477A2" w:rsidDel="00542132">
                <w:rPr>
                  <w:rFonts w:cs="Arial"/>
                  <w:color w:val="FF0000"/>
                  <w:sz w:val="20"/>
                  <w:lang w:eastAsia="nl-NL"/>
                </w:rPr>
                <w:delText xml:space="preserve"> verleent de Onderzetter tot zekerheid als hiervoor vermeld aan Handelsbanken tot een bedrag van </w:delText>
              </w:r>
              <w:r w:rsidRPr="00E477A2" w:rsidDel="00542132">
                <w:rPr>
                  <w:rFonts w:cs="Arial"/>
                  <w:sz w:val="20"/>
                </w:rPr>
                <w:fldChar w:fldCharType="begin"/>
              </w:r>
              <w:r w:rsidRPr="00E477A2" w:rsidDel="00542132">
                <w:rPr>
                  <w:rFonts w:cs="Arial"/>
                  <w:sz w:val="20"/>
                </w:rPr>
                <w:delInstrText>MacroButton Nomacro §</w:delInstrText>
              </w:r>
              <w:r w:rsidRPr="00E477A2" w:rsidDel="00542132">
                <w:rPr>
                  <w:rFonts w:cs="Arial"/>
                  <w:sz w:val="20"/>
                </w:rPr>
                <w:fldChar w:fldCharType="end"/>
              </w:r>
              <w:r w:rsidRPr="00E477A2" w:rsidDel="00542132">
                <w:rPr>
                  <w:rFonts w:cs="Arial"/>
                  <w:sz w:val="20"/>
                </w:rPr>
                <w:delText>hypotheekbedrag voluit in letters (hypotheekbedrag in cijfers)</w:delText>
              </w:r>
              <w:r w:rsidRPr="00E477A2" w:rsidDel="00542132">
                <w:rPr>
                  <w:rFonts w:cs="Arial"/>
                  <w:sz w:val="20"/>
                </w:rPr>
                <w:fldChar w:fldCharType="begin"/>
              </w:r>
              <w:r w:rsidRPr="00E477A2" w:rsidDel="00542132">
                <w:rPr>
                  <w:rFonts w:cs="Arial"/>
                  <w:sz w:val="20"/>
                </w:rPr>
                <w:delInstrText>MacroButton Nomacro §</w:delInstrText>
              </w:r>
              <w:r w:rsidRPr="00E477A2" w:rsidDel="00542132">
                <w:rPr>
                  <w:rFonts w:cs="Arial"/>
                  <w:sz w:val="20"/>
                </w:rPr>
                <w:fldChar w:fldCharType="end"/>
              </w:r>
              <w:r w:rsidRPr="00E477A2" w:rsidDel="00542132">
                <w:rPr>
                  <w:rFonts w:cs="Arial"/>
                </w:rPr>
                <w:delText xml:space="preserve"> </w:delText>
              </w:r>
              <w:r w:rsidRPr="00E477A2" w:rsidDel="00542132">
                <w:rPr>
                  <w:rFonts w:cs="Arial"/>
                  <w:color w:val="FF0000"/>
                  <w:sz w:val="20"/>
                  <w:lang w:eastAsia="nl-NL"/>
                </w:rPr>
                <w:delText xml:space="preserve">in hoofdsom, te vermeerderen met een bedrag aan rente en kosten, welke rente en kosten worden begroot op veertig procent (40%) van het hiervoor vermelde bedrag, derhalve tot een totaalbedrag van </w:delText>
              </w:r>
              <w:r w:rsidRPr="00E477A2" w:rsidDel="00542132">
                <w:rPr>
                  <w:rFonts w:cs="Arial"/>
                  <w:sz w:val="20"/>
                </w:rPr>
                <w:fldChar w:fldCharType="begin"/>
              </w:r>
              <w:r w:rsidRPr="00E477A2" w:rsidDel="00542132">
                <w:rPr>
                  <w:rFonts w:cs="Arial"/>
                  <w:sz w:val="20"/>
                </w:rPr>
                <w:delInstrText>MacroButton Nomacro §</w:delInstrText>
              </w:r>
              <w:r w:rsidRPr="00E477A2" w:rsidDel="00542132">
                <w:rPr>
                  <w:rFonts w:cs="Arial"/>
                  <w:sz w:val="20"/>
                </w:rPr>
                <w:fldChar w:fldCharType="end"/>
              </w:r>
              <w:r w:rsidRPr="00E477A2" w:rsidDel="00542132">
                <w:rPr>
                  <w:rFonts w:cs="Arial"/>
                  <w:sz w:val="20"/>
                </w:rPr>
                <w:delText>140% van hypotheekbedrag voluit in letters (140% van hypotheekbedrag in cijfers)</w:delText>
              </w:r>
              <w:r w:rsidRPr="00E477A2" w:rsidDel="00542132">
                <w:rPr>
                  <w:rFonts w:cs="Arial"/>
                  <w:sz w:val="20"/>
                </w:rPr>
                <w:fldChar w:fldCharType="begin"/>
              </w:r>
              <w:r w:rsidRPr="00E477A2" w:rsidDel="00542132">
                <w:rPr>
                  <w:rFonts w:cs="Arial"/>
                  <w:sz w:val="20"/>
                </w:rPr>
                <w:delInstrText>MacroButton Nomacro §</w:delInstrText>
              </w:r>
              <w:r w:rsidRPr="00E477A2" w:rsidDel="00542132">
                <w:rPr>
                  <w:rFonts w:cs="Arial"/>
                  <w:sz w:val="20"/>
                </w:rPr>
                <w:fldChar w:fldCharType="end"/>
              </w:r>
              <w:r w:rsidRPr="009457CA" w:rsidDel="00542132">
                <w:rPr>
                  <w:rFonts w:cs="Arial"/>
                  <w:color w:val="FF0000"/>
                  <w:sz w:val="20"/>
                </w:rPr>
                <w:delText>:</w:delText>
              </w:r>
            </w:del>
          </w:p>
          <w:p w14:paraId="753D146B" w14:textId="26D2054B" w:rsidR="00925D82" w:rsidRDefault="00925D82" w:rsidP="00925D82">
            <w:pPr>
              <w:suppressLineNumbers/>
              <w:suppressAutoHyphens/>
              <w:spacing w:line="240" w:lineRule="auto"/>
              <w:ind w:left="567" w:hanging="567"/>
              <w:rPr>
                <w:rFonts w:cs="Arial"/>
                <w:snapToGrid/>
                <w:color w:val="FF0000"/>
                <w:kern w:val="0"/>
                <w:sz w:val="20"/>
                <w:lang w:eastAsia="nl-NL"/>
              </w:rPr>
            </w:pPr>
            <w:r>
              <w:rPr>
                <w:rFonts w:cs="Arial"/>
                <w:color w:val="FF0000"/>
                <w:sz w:val="20"/>
                <w:lang w:eastAsia="nl-NL"/>
              </w:rPr>
              <w:t>A.</w:t>
            </w:r>
            <w:r>
              <w:rPr>
                <w:rFonts w:cs="Arial"/>
                <w:color w:val="FF0000"/>
                <w:sz w:val="20"/>
                <w:lang w:eastAsia="nl-NL"/>
              </w:rPr>
              <w:tab/>
            </w:r>
            <w:ins w:id="115" w:author="Groot, Karina de" w:date="2025-12-09T13:23:00Z" w16du:dateUtc="2025-12-09T12:23:00Z">
              <w:r w:rsidR="00E42F37" w:rsidRPr="00E477A2">
                <w:rPr>
                  <w:rFonts w:cs="Arial"/>
                  <w:color w:val="FF0000"/>
                  <w:sz w:val="20"/>
                  <w:lang w:eastAsia="nl-NL"/>
                </w:rPr>
                <w:t xml:space="preserve">een recht van </w:t>
              </w:r>
              <w:r w:rsidR="00E42F37" w:rsidRPr="00F0363D">
                <w:rPr>
                  <w:rFonts w:cs="Arial"/>
                  <w:sz w:val="20"/>
                  <w:lang w:eastAsia="nl-NL"/>
                </w:rPr>
                <w:fldChar w:fldCharType="begin"/>
              </w:r>
              <w:r w:rsidR="00E42F37" w:rsidRPr="00F0363D">
                <w:rPr>
                  <w:rFonts w:cs="Arial"/>
                  <w:sz w:val="20"/>
                  <w:lang w:eastAsia="nl-NL"/>
                </w:rPr>
                <w:instrText>MacroButton Nomacro §</w:instrText>
              </w:r>
              <w:r w:rsidR="00E42F37" w:rsidRPr="00F0363D">
                <w:rPr>
                  <w:rFonts w:cs="Arial"/>
                  <w:sz w:val="20"/>
                  <w:lang w:eastAsia="nl-NL"/>
                </w:rPr>
                <w:fldChar w:fldCharType="end"/>
              </w:r>
              <w:r w:rsidR="00E42F37">
                <w:rPr>
                  <w:rFonts w:cs="Arial"/>
                  <w:sz w:val="20"/>
                  <w:lang w:eastAsia="nl-NL"/>
                </w:rPr>
                <w:t>telwoord</w:t>
              </w:r>
              <w:r w:rsidR="00E42F37" w:rsidRPr="00F0363D">
                <w:rPr>
                  <w:rFonts w:cs="Arial"/>
                  <w:sz w:val="20"/>
                  <w:lang w:eastAsia="nl-NL"/>
                </w:rPr>
                <w:fldChar w:fldCharType="begin"/>
              </w:r>
              <w:r w:rsidR="00E42F37" w:rsidRPr="00F0363D">
                <w:rPr>
                  <w:rFonts w:cs="Arial"/>
                  <w:sz w:val="20"/>
                  <w:lang w:eastAsia="nl-NL"/>
                </w:rPr>
                <w:instrText>MacroButton Nomacro §</w:instrText>
              </w:r>
              <w:r w:rsidR="00E42F37" w:rsidRPr="00F0363D">
                <w:rPr>
                  <w:rFonts w:cs="Arial"/>
                  <w:sz w:val="20"/>
                  <w:lang w:eastAsia="nl-NL"/>
                </w:rPr>
                <w:fldChar w:fldCharType="end"/>
              </w:r>
              <w:r w:rsidR="00E42F37" w:rsidRPr="00E477A2">
                <w:rPr>
                  <w:rFonts w:cs="Arial"/>
                  <w:color w:val="FF0000"/>
                  <w:sz w:val="20"/>
                  <w:lang w:eastAsia="nl-NL"/>
                </w:rPr>
                <w:t xml:space="preserve"> </w:t>
              </w:r>
              <w:bookmarkStart w:id="116" w:name=""/>
              <w:bookmarkEnd w:id="116"/>
              <w:r w:rsidR="00E42F37" w:rsidRPr="00E477A2">
                <w:rPr>
                  <w:rFonts w:cs="Arial"/>
                  <w:color w:val="FF0000"/>
                  <w:sz w:val="20"/>
                  <w:lang w:eastAsia="nl-NL"/>
                </w:rPr>
                <w:t>hypotheek op</w:t>
              </w:r>
              <w:r w:rsidR="00E42F37">
                <w:rPr>
                  <w:rFonts w:cs="Arial"/>
                  <w:color w:val="FF0000"/>
                  <w:sz w:val="20"/>
                  <w:lang w:eastAsia="nl-NL"/>
                </w:rPr>
                <w:t xml:space="preserve"> (elk van)</w:t>
              </w:r>
              <w:r w:rsidR="00E42F37" w:rsidRPr="00E477A2">
                <w:rPr>
                  <w:rFonts w:cs="Arial"/>
                  <w:color w:val="FF0000"/>
                  <w:sz w:val="20"/>
                  <w:lang w:eastAsia="nl-NL"/>
                </w:rPr>
                <w:t xml:space="preserve"> het</w:t>
              </w:r>
              <w:r w:rsidR="00E42F37">
                <w:rPr>
                  <w:rFonts w:cs="Arial"/>
                  <w:color w:val="FF0000"/>
                  <w:sz w:val="20"/>
                  <w:lang w:eastAsia="nl-NL"/>
                </w:rPr>
                <w:t xml:space="preserve"> (de)</w:t>
              </w:r>
              <w:r w:rsidR="00E42F37" w:rsidRPr="00E477A2">
                <w:rPr>
                  <w:rFonts w:cs="Arial"/>
                  <w:color w:val="FF0000"/>
                  <w:sz w:val="20"/>
                  <w:lang w:eastAsia="nl-NL"/>
                </w:rPr>
                <w:t xml:space="preserve"> hierna onder "Omschrijving Registergoed" vermelde </w:t>
              </w:r>
              <w:r w:rsidR="00E42F37" w:rsidRPr="00E477A2">
                <w:rPr>
                  <w:rFonts w:cs="Arial"/>
                  <w:color w:val="FF0000"/>
                  <w:sz w:val="20"/>
                  <w:lang w:eastAsia="nl-NL"/>
                </w:rPr>
                <w:lastRenderedPageBreak/>
                <w:t>registergoed</w:t>
              </w:r>
              <w:r w:rsidR="00E42F37">
                <w:rPr>
                  <w:rFonts w:cs="Arial"/>
                  <w:color w:val="FF0000"/>
                  <w:sz w:val="20"/>
                  <w:lang w:eastAsia="nl-NL"/>
                </w:rPr>
                <w:t>(eren)</w:t>
              </w:r>
              <w:r w:rsidR="00E42F37" w:rsidRPr="00E477A2">
                <w:rPr>
                  <w:rFonts w:cs="Arial"/>
                  <w:color w:val="FF0000"/>
                  <w:sz w:val="20"/>
                  <w:lang w:eastAsia="nl-NL"/>
                </w:rPr>
                <w:t xml:space="preserve">, dat </w:t>
              </w:r>
              <w:r w:rsidR="00E42F37">
                <w:rPr>
                  <w:rFonts w:cs="Arial"/>
                  <w:color w:val="FF0000"/>
                  <w:sz w:val="20"/>
                  <w:lang w:eastAsia="nl-NL"/>
                </w:rPr>
                <w:t xml:space="preserve">(die) </w:t>
              </w:r>
              <w:r w:rsidR="00E42F37" w:rsidRPr="00E477A2">
                <w:rPr>
                  <w:rFonts w:cs="Arial"/>
                  <w:color w:val="FF0000"/>
                  <w:sz w:val="20"/>
                  <w:lang w:eastAsia="nl-NL"/>
                </w:rPr>
                <w:t xml:space="preserve">verder zal </w:t>
              </w:r>
              <w:r w:rsidR="00E42F37">
                <w:rPr>
                  <w:rFonts w:cs="Arial"/>
                  <w:color w:val="FF0000"/>
                  <w:sz w:val="20"/>
                  <w:lang w:eastAsia="nl-NL"/>
                </w:rPr>
                <w:t xml:space="preserve">(zullen) </w:t>
              </w:r>
              <w:r w:rsidR="00E42F37" w:rsidRPr="00E477A2">
                <w:rPr>
                  <w:rFonts w:cs="Arial"/>
                  <w:color w:val="FF0000"/>
                  <w:sz w:val="20"/>
                  <w:lang w:eastAsia="nl-NL"/>
                </w:rPr>
                <w:t>worden genoemd: het Registergoed, met al hetgeen daarvan naar verkeersopvatting onderdeel uitmaakt;</w:t>
              </w:r>
            </w:ins>
            <w:del w:id="117" w:author="Groot, Karina de" w:date="2025-12-09T13:23:00Z" w16du:dateUtc="2025-12-09T12:23:00Z">
              <w:r w:rsidDel="00E42F37">
                <w:rPr>
                  <w:rFonts w:cs="Arial"/>
                  <w:color w:val="FF0000"/>
                  <w:sz w:val="20"/>
                  <w:lang w:eastAsia="nl-NL"/>
                </w:rPr>
                <w:delText xml:space="preserve">een recht van </w:delText>
              </w:r>
              <w:r w:rsidDel="00E42F37">
                <w:rPr>
                  <w:rFonts w:cs="Arial"/>
                  <w:sz w:val="20"/>
                  <w:lang w:eastAsia="nl-NL"/>
                </w:rPr>
                <w:fldChar w:fldCharType="begin"/>
              </w:r>
              <w:r w:rsidDel="00E42F37">
                <w:rPr>
                  <w:rFonts w:cs="Arial"/>
                  <w:sz w:val="20"/>
                  <w:lang w:eastAsia="nl-NL"/>
                </w:rPr>
                <w:delInstrText>MacroButton Nomacro §</w:delInstrText>
              </w:r>
              <w:r w:rsidDel="00E42F37">
                <w:rPr>
                  <w:rFonts w:cs="Arial"/>
                  <w:sz w:val="20"/>
                  <w:lang w:eastAsia="nl-NL"/>
                </w:rPr>
                <w:fldChar w:fldCharType="end"/>
              </w:r>
              <w:r w:rsidDel="00E42F37">
                <w:rPr>
                  <w:rFonts w:cs="Arial"/>
                  <w:sz w:val="20"/>
                  <w:lang w:eastAsia="nl-NL"/>
                </w:rPr>
                <w:delText>telwoord</w:delText>
              </w:r>
              <w:r w:rsidDel="00E42F37">
                <w:rPr>
                  <w:rFonts w:cs="Arial"/>
                  <w:sz w:val="20"/>
                  <w:lang w:eastAsia="nl-NL"/>
                </w:rPr>
                <w:fldChar w:fldCharType="begin"/>
              </w:r>
              <w:r w:rsidDel="00E42F37">
                <w:rPr>
                  <w:rFonts w:cs="Arial"/>
                  <w:sz w:val="20"/>
                  <w:lang w:eastAsia="nl-NL"/>
                </w:rPr>
                <w:delInstrText>MacroButton Nomacro §</w:delInstrText>
              </w:r>
              <w:r w:rsidDel="00E42F37">
                <w:rPr>
                  <w:rFonts w:cs="Arial"/>
                  <w:sz w:val="20"/>
                  <w:lang w:eastAsia="nl-NL"/>
                </w:rPr>
                <w:fldChar w:fldCharType="end"/>
              </w:r>
              <w:r w:rsidDel="00E42F37">
                <w:rPr>
                  <w:rFonts w:cs="Arial"/>
                  <w:color w:val="FF0000"/>
                  <w:sz w:val="20"/>
                  <w:lang w:eastAsia="nl-NL"/>
                </w:rPr>
                <w:delText xml:space="preserve"> </w:delText>
              </w:r>
              <w:bookmarkStart w:id="118" w:name="_DV_C56"/>
              <w:bookmarkEnd w:id="118"/>
              <w:r w:rsidDel="00E42F37">
                <w:rPr>
                  <w:rFonts w:cs="Arial"/>
                  <w:color w:val="FF0000"/>
                  <w:sz w:val="20"/>
                  <w:lang w:eastAsia="nl-NL"/>
                </w:rPr>
                <w:delText>hypotheek op het hierna onder "Omschrijving Registergoed" vermelde registergoed, dat verder zal worden genoemd: het Registergoed, met al hetgeen daarvan naar verkeersopvatting onderdeel uitmaakt;</w:delText>
              </w:r>
            </w:del>
          </w:p>
          <w:p w14:paraId="43453ED6" w14:textId="77777777" w:rsidR="00925D82" w:rsidRDefault="00925D82" w:rsidP="00925D82">
            <w:pPr>
              <w:suppressLineNumbers/>
              <w:suppressAutoHyphens/>
              <w:spacing w:line="240" w:lineRule="auto"/>
              <w:ind w:left="567" w:hanging="567"/>
              <w:rPr>
                <w:rFonts w:cs="Arial"/>
                <w:color w:val="FF0000"/>
                <w:sz w:val="20"/>
                <w:lang w:eastAsia="nl-NL"/>
              </w:rPr>
            </w:pPr>
            <w:r>
              <w:rPr>
                <w:rFonts w:cs="Arial"/>
                <w:color w:val="FF0000"/>
                <w:sz w:val="20"/>
                <w:lang w:eastAsia="nl-NL"/>
              </w:rPr>
              <w:t>B.</w:t>
            </w:r>
            <w:r>
              <w:rPr>
                <w:rFonts w:cs="Arial"/>
                <w:color w:val="FF0000"/>
                <w:sz w:val="20"/>
                <w:lang w:eastAsia="nl-NL"/>
              </w:rPr>
              <w:tab/>
              <w:t xml:space="preserve">een recht van </w:t>
            </w:r>
            <w:r>
              <w:rPr>
                <w:rFonts w:cs="Arial"/>
                <w:sz w:val="20"/>
                <w:lang w:eastAsia="nl-NL"/>
              </w:rPr>
              <w:fldChar w:fldCharType="begin"/>
            </w:r>
            <w:r>
              <w:rPr>
                <w:rFonts w:cs="Arial"/>
                <w:sz w:val="20"/>
                <w:lang w:eastAsia="nl-NL"/>
              </w:rPr>
              <w:instrText>MacroButton Nomacro §</w:instrText>
            </w:r>
            <w:r>
              <w:rPr>
                <w:rFonts w:cs="Arial"/>
                <w:sz w:val="20"/>
                <w:lang w:eastAsia="nl-NL"/>
              </w:rPr>
              <w:fldChar w:fldCharType="end"/>
            </w:r>
            <w:r>
              <w:rPr>
                <w:rFonts w:cs="Arial"/>
                <w:sz w:val="20"/>
                <w:lang w:eastAsia="nl-NL"/>
              </w:rPr>
              <w:t>telwoord</w:t>
            </w:r>
            <w:r>
              <w:rPr>
                <w:rFonts w:cs="Arial"/>
                <w:sz w:val="20"/>
                <w:lang w:eastAsia="nl-NL"/>
              </w:rPr>
              <w:fldChar w:fldCharType="begin"/>
            </w:r>
            <w:r>
              <w:rPr>
                <w:rFonts w:cs="Arial"/>
                <w:sz w:val="20"/>
                <w:lang w:eastAsia="nl-NL"/>
              </w:rPr>
              <w:instrText>MacroButton Nomacro §</w:instrText>
            </w:r>
            <w:r>
              <w:rPr>
                <w:rFonts w:cs="Arial"/>
                <w:sz w:val="20"/>
                <w:lang w:eastAsia="nl-NL"/>
              </w:rPr>
              <w:fldChar w:fldCharType="end"/>
            </w:r>
            <w:r>
              <w:rPr>
                <w:rFonts w:cs="Arial"/>
                <w:color w:val="FF0000"/>
                <w:sz w:val="20"/>
                <w:lang w:eastAsia="nl-NL"/>
              </w:rPr>
              <w:t xml:space="preserve"> pand op:</w:t>
            </w:r>
          </w:p>
          <w:p w14:paraId="52887C38" w14:textId="77777777" w:rsidR="00925D82" w:rsidRDefault="00925D82" w:rsidP="00925D82">
            <w:pPr>
              <w:suppressLineNumbers/>
              <w:suppressAutoHyphens/>
              <w:spacing w:line="240" w:lineRule="auto"/>
              <w:ind w:left="1134" w:hanging="567"/>
              <w:rPr>
                <w:rFonts w:cs="Arial"/>
                <w:color w:val="FF0000"/>
                <w:sz w:val="20"/>
                <w:lang w:eastAsia="nl-NL"/>
              </w:rPr>
            </w:pPr>
            <w:r>
              <w:rPr>
                <w:rFonts w:cs="Arial"/>
                <w:color w:val="FF0000"/>
                <w:sz w:val="20"/>
                <w:lang w:eastAsia="nl-NL"/>
              </w:rPr>
              <w:t xml:space="preserve">- </w:t>
            </w:r>
            <w:r>
              <w:rPr>
                <w:rFonts w:cs="Arial"/>
                <w:color w:val="FF0000"/>
                <w:sz w:val="20"/>
                <w:lang w:eastAsia="nl-NL"/>
              </w:rPr>
              <w:tab/>
              <w:t>alle roerende zaken die volgens verkeersopvatting bestemd zijn of zullen worden om het Registergoed duurzaam te dienen en door hun vorm als zodanig zijn te herkennen;</w:t>
            </w:r>
          </w:p>
          <w:p w14:paraId="5912606F" w14:textId="77777777" w:rsidR="00925D82" w:rsidRDefault="00925D82" w:rsidP="00925D82">
            <w:pPr>
              <w:suppressLineNumbers/>
              <w:suppressAutoHyphens/>
              <w:spacing w:line="240" w:lineRule="auto"/>
              <w:ind w:left="1134" w:hanging="567"/>
              <w:rPr>
                <w:rFonts w:cs="Arial"/>
                <w:color w:val="FF0000"/>
                <w:sz w:val="20"/>
                <w:lang w:eastAsia="nl-NL"/>
              </w:rPr>
            </w:pPr>
            <w:r>
              <w:rPr>
                <w:rFonts w:cs="Arial"/>
                <w:color w:val="FF0000"/>
                <w:sz w:val="20"/>
                <w:lang w:eastAsia="nl-NL"/>
              </w:rPr>
              <w:t>-</w:t>
            </w:r>
            <w:r>
              <w:rPr>
                <w:rFonts w:cs="Arial"/>
                <w:color w:val="FF0000"/>
                <w:sz w:val="20"/>
                <w:lang w:eastAsia="nl-NL"/>
              </w:rPr>
              <w:tab/>
              <w:t xml:space="preserve">alle roerende zaken die van het Registergoed worden afgescheiden; </w:t>
            </w:r>
          </w:p>
          <w:p w14:paraId="310A7856" w14:textId="77777777" w:rsidR="00925D82" w:rsidRDefault="00925D82" w:rsidP="00925D82">
            <w:pPr>
              <w:suppressLineNumbers/>
              <w:suppressAutoHyphens/>
              <w:spacing w:line="240" w:lineRule="auto"/>
              <w:ind w:left="1134" w:hanging="567"/>
              <w:rPr>
                <w:rFonts w:cs="Arial"/>
                <w:color w:val="800080"/>
                <w:sz w:val="20"/>
                <w:lang w:eastAsia="nl-NL"/>
              </w:rPr>
            </w:pPr>
            <w:r>
              <w:rPr>
                <w:rFonts w:cs="Arial"/>
                <w:color w:val="800080"/>
                <w:sz w:val="20"/>
                <w:lang w:eastAsia="nl-NL"/>
              </w:rPr>
              <w:t xml:space="preserve">- </w:t>
            </w:r>
            <w:r>
              <w:rPr>
                <w:rFonts w:cs="Arial"/>
                <w:color w:val="800080"/>
                <w:sz w:val="20"/>
                <w:lang w:eastAsia="nl-NL"/>
              </w:rPr>
              <w:tab/>
            </w:r>
            <w:r>
              <w:rPr>
                <w:rFonts w:cs="Arial"/>
                <w:color w:val="800080"/>
                <w:sz w:val="20"/>
              </w:rPr>
              <w:t xml:space="preserve">de machinerieën of werktuigen die bestemd zijn om daarmee een bedrijf uit te oefenen in de hiertoe ingerichte fabriek of werkplaats die bij deze akte hypothecair wordt verbonden; </w:t>
            </w:r>
            <w:r>
              <w:rPr>
                <w:rFonts w:cs="Arial"/>
                <w:color w:val="FF0000"/>
                <w:sz w:val="20"/>
              </w:rPr>
              <w:t>en</w:t>
            </w:r>
          </w:p>
          <w:p w14:paraId="79B7584D" w14:textId="450B26FA" w:rsidR="00925D82" w:rsidRDefault="00925D82" w:rsidP="00925D82">
            <w:pPr>
              <w:suppressLineNumbers/>
              <w:suppressAutoHyphens/>
              <w:spacing w:line="240" w:lineRule="auto"/>
              <w:ind w:left="567" w:hanging="567"/>
              <w:rPr>
                <w:rFonts w:cs="Arial"/>
                <w:color w:val="FF0000"/>
                <w:sz w:val="20"/>
                <w:lang w:eastAsia="nl-NL"/>
              </w:rPr>
            </w:pPr>
            <w:r>
              <w:rPr>
                <w:rFonts w:cs="Arial"/>
                <w:color w:val="FF0000"/>
                <w:sz w:val="20"/>
                <w:lang w:eastAsia="nl-NL"/>
              </w:rPr>
              <w:t>C.</w:t>
            </w:r>
            <w:r>
              <w:rPr>
                <w:rFonts w:cs="Arial"/>
                <w:color w:val="FF0000"/>
                <w:sz w:val="20"/>
                <w:lang w:eastAsia="nl-NL"/>
              </w:rPr>
              <w:tab/>
            </w:r>
            <w:ins w:id="119" w:author="Groot, Karina de" w:date="2025-12-09T13:25:00Z" w16du:dateUtc="2025-12-09T12:25:00Z">
              <w:r w:rsidR="00E42F37" w:rsidRPr="00E477A2">
                <w:rPr>
                  <w:rFonts w:cs="Arial"/>
                  <w:color w:val="FF0000"/>
                  <w:sz w:val="20"/>
                  <w:lang w:eastAsia="nl-NL"/>
                </w:rPr>
                <w:t xml:space="preserve">een recht van pand op de rechten als bedoeld in </w:t>
              </w:r>
              <w:r w:rsidR="00E42F37" w:rsidRPr="00FF40D4">
                <w:rPr>
                  <w:rFonts w:eastAsiaTheme="minorHAnsi" w:cs="Arial"/>
                  <w:color w:val="339966"/>
                  <w:sz w:val="20"/>
                </w:rPr>
                <w:t>hoofdstuk 10 artikel 2 van de Algemene Voorwaarden Consument/hoofdstuk 9 artikel 2 van de Algemene Voorwaarden Zakelijk</w:t>
              </w:r>
              <w:r w:rsidR="00E42F37" w:rsidRPr="00E477A2">
                <w:rPr>
                  <w:rFonts w:cs="Arial"/>
                  <w:color w:val="FF0000"/>
                  <w:sz w:val="20"/>
                  <w:lang w:eastAsia="nl-NL"/>
                </w:rPr>
                <w:t>; en</w:t>
              </w:r>
              <w:r w:rsidR="00E42F37" w:rsidDel="003F3C4F">
                <w:rPr>
                  <w:rFonts w:cs="Arial"/>
                  <w:color w:val="FF0000"/>
                  <w:sz w:val="20"/>
                  <w:lang w:eastAsia="nl-NL"/>
                </w:rPr>
                <w:t xml:space="preserve"> </w:t>
              </w:r>
            </w:ins>
            <w:del w:id="120" w:author="Groot, Karina de" w:date="2025-12-08T14:06:00Z" w16du:dateUtc="2025-12-08T13:06:00Z">
              <w:r w:rsidDel="003F3C4F">
                <w:rPr>
                  <w:rFonts w:cs="Arial"/>
                  <w:color w:val="FF0000"/>
                  <w:sz w:val="20"/>
                  <w:lang w:eastAsia="nl-NL"/>
                </w:rPr>
                <w:delText xml:space="preserve">een recht van pand op de rechten als bedoeld in hoofdstuk 10 artikel 2 van de Algemene Voorwaarden; </w:delText>
              </w:r>
            </w:del>
            <w:del w:id="121" w:author="Groot, Karina de" w:date="2025-12-09T13:25:00Z" w16du:dateUtc="2025-12-09T12:25:00Z">
              <w:r w:rsidDel="00E42F37">
                <w:rPr>
                  <w:rFonts w:cs="Arial"/>
                  <w:color w:val="FF0000"/>
                  <w:sz w:val="20"/>
                  <w:lang w:eastAsia="nl-NL"/>
                </w:rPr>
                <w:delText>en</w:delText>
              </w:r>
            </w:del>
          </w:p>
          <w:p w14:paraId="09C372BE" w14:textId="77777777" w:rsidR="00925D82" w:rsidRDefault="00925D82" w:rsidP="00925D82">
            <w:pPr>
              <w:suppressLineNumbers/>
              <w:suppressAutoHyphens/>
              <w:spacing w:line="240" w:lineRule="auto"/>
              <w:ind w:left="567" w:hanging="567"/>
              <w:rPr>
                <w:rFonts w:cs="Arial"/>
                <w:color w:val="FF0000"/>
                <w:sz w:val="20"/>
                <w:lang w:eastAsia="nl-NL"/>
              </w:rPr>
            </w:pPr>
            <w:r>
              <w:rPr>
                <w:rFonts w:cs="Arial"/>
                <w:color w:val="FF0000"/>
                <w:sz w:val="20"/>
                <w:lang w:eastAsia="nl-NL"/>
              </w:rPr>
              <w:t>D.</w:t>
            </w:r>
            <w:r>
              <w:rPr>
                <w:rFonts w:cs="Arial"/>
                <w:color w:val="FF0000"/>
                <w:sz w:val="20"/>
                <w:lang w:eastAsia="nl-NL"/>
              </w:rPr>
              <w:tab/>
              <w:t>een recht van eerste pand op de rechten als bedoeld in voornoemde kredietovereenkomst</w:t>
            </w:r>
            <w:r>
              <w:rPr>
                <w:rFonts w:cs="Arial"/>
                <w:color w:val="800080"/>
                <w:sz w:val="20"/>
                <w:lang w:eastAsia="nl-NL"/>
              </w:rPr>
              <w:t>en</w:t>
            </w:r>
            <w:r>
              <w:rPr>
                <w:rFonts w:cs="Arial"/>
                <w:color w:val="FF0000"/>
                <w:sz w:val="20"/>
                <w:lang w:eastAsia="nl-NL"/>
              </w:rPr>
              <w:t xml:space="preserve"> onder de bepalingen betreffende Zekerheden. Voor zover de genoemde rechten nog niet voor verpanding vatbaar zijn en niet van rechtswege ten gunste van Handelsbanken met een pandrecht zijn belast, is de Onderzetter verplicht deze rechten zodra zij voor verpanding vatbaar zijn geworden, terstond aan Handelsbanken te verpanden, waarbij de Onderzetter hierbij tevens een onherroepelijke volmacht met het recht van substitutie aan Handelsbanken geeft om mede namens hem deze verpanding tot stand te brengen.</w:t>
            </w:r>
          </w:p>
          <w:p w14:paraId="2A15A4BD" w14:textId="77777777" w:rsidR="00925D82" w:rsidRDefault="00925D82" w:rsidP="00925D82">
            <w:pPr>
              <w:suppressLineNumbers/>
              <w:suppressAutoHyphens/>
              <w:spacing w:line="240" w:lineRule="auto"/>
              <w:ind w:left="567" w:hanging="567"/>
              <w:rPr>
                <w:rFonts w:cs="Arial"/>
                <w:color w:val="FF0000"/>
                <w:sz w:val="20"/>
                <w:lang w:eastAsia="nl-NL"/>
              </w:rPr>
            </w:pPr>
            <w:r>
              <w:rPr>
                <w:rFonts w:cs="Arial"/>
                <w:color w:val="FF0000"/>
                <w:sz w:val="20"/>
                <w:lang w:eastAsia="nl-NL"/>
              </w:rPr>
              <w:lastRenderedPageBreak/>
              <w:tab/>
              <w:t>De Onderzetter verleent hierbij voorts aan Handelsbanken het recht om mededeling te doen van die verpanding aan de schuldenaren en aan derden.</w:t>
            </w:r>
          </w:p>
          <w:p w14:paraId="1B5DA59A" w14:textId="77777777" w:rsidR="00925D82" w:rsidRDefault="00925D82" w:rsidP="00925D82">
            <w:pPr>
              <w:suppressLineNumbers/>
              <w:suppressAutoHyphens/>
              <w:spacing w:line="240" w:lineRule="auto"/>
              <w:ind w:left="567" w:hanging="567"/>
              <w:rPr>
                <w:rFonts w:cs="Arial"/>
                <w:color w:val="FF0000"/>
                <w:sz w:val="20"/>
                <w:lang w:eastAsia="nl-NL"/>
              </w:rPr>
            </w:pPr>
            <w:r>
              <w:rPr>
                <w:rFonts w:cs="Arial"/>
                <w:color w:val="FF0000"/>
                <w:sz w:val="20"/>
                <w:lang w:eastAsia="nl-NL"/>
              </w:rPr>
              <w:tab/>
              <w:t xml:space="preserve">Handelsbanken is steeds bevoegd de goederen die zij in pand heeft op basis van deze akte te herverpanden. </w:t>
            </w:r>
          </w:p>
          <w:p w14:paraId="7DE7F79D" w14:textId="77777777" w:rsidR="009A3D89" w:rsidRPr="00E477A2" w:rsidRDefault="009A3D89" w:rsidP="00925D82">
            <w:pPr>
              <w:spacing w:line="240" w:lineRule="auto"/>
              <w:ind w:left="709"/>
              <w:rPr>
                <w:rFonts w:cs="Arial"/>
                <w:b/>
                <w:color w:val="FF0000"/>
                <w:sz w:val="20"/>
                <w:lang w:eastAsia="nl-NL"/>
              </w:rPr>
            </w:pPr>
          </w:p>
        </w:tc>
        <w:tc>
          <w:tcPr>
            <w:tcW w:w="6521" w:type="dxa"/>
          </w:tcPr>
          <w:p w14:paraId="0510C7F0" w14:textId="77777777" w:rsidR="009A3D89" w:rsidRDefault="009A3D89" w:rsidP="009A3D89">
            <w:pPr>
              <w:spacing w:line="276" w:lineRule="auto"/>
              <w:rPr>
                <w:snapToGrid/>
                <w:sz w:val="20"/>
              </w:rPr>
            </w:pPr>
            <w:r>
              <w:rPr>
                <w:snapToGrid/>
                <w:sz w:val="20"/>
              </w:rPr>
              <w:lastRenderedPageBreak/>
              <w:t>Vaste en optionele tekst.</w:t>
            </w:r>
          </w:p>
          <w:p w14:paraId="469D3BEC" w14:textId="6BB992DB" w:rsidR="009A3D89" w:rsidRDefault="009A3D89" w:rsidP="009A3D89">
            <w:pPr>
              <w:spacing w:line="276" w:lineRule="auto"/>
              <w:rPr>
                <w:sz w:val="20"/>
              </w:rPr>
            </w:pPr>
            <w:r>
              <w:rPr>
                <w:sz w:val="20"/>
              </w:rPr>
              <w:t>-</w:t>
            </w:r>
            <w:r w:rsidRPr="00F74E48">
              <w:rPr>
                <w:i/>
                <w:iCs/>
                <w:sz w:val="20"/>
              </w:rPr>
              <w:t xml:space="preserve">Het opnemen van </w:t>
            </w:r>
            <w:r w:rsidR="0080668F">
              <w:rPr>
                <w:i/>
                <w:iCs/>
                <w:sz w:val="20"/>
              </w:rPr>
              <w:t>beide</w:t>
            </w:r>
            <w:r w:rsidRPr="00F74E48">
              <w:rPr>
                <w:i/>
                <w:iCs/>
                <w:sz w:val="20"/>
              </w:rPr>
              <w:t xml:space="preserve"> rangtelwoord is </w:t>
            </w:r>
            <w:r w:rsidR="00B86BAD">
              <w:rPr>
                <w:i/>
                <w:iCs/>
                <w:sz w:val="20"/>
              </w:rPr>
              <w:t>verplicht</w:t>
            </w:r>
            <w:r w:rsidRPr="00F74E48">
              <w:rPr>
                <w:i/>
                <w:iCs/>
                <w:sz w:val="20"/>
              </w:rPr>
              <w:t>. In de XML opnemen als getal. Op de PDF tonen als tekst.</w:t>
            </w:r>
          </w:p>
          <w:p w14:paraId="731E40E2" w14:textId="77777777" w:rsidR="00A67B87" w:rsidRDefault="00A67B87" w:rsidP="009A3D89">
            <w:pPr>
              <w:spacing w:line="276" w:lineRule="auto"/>
              <w:rPr>
                <w:sz w:val="20"/>
              </w:rPr>
            </w:pPr>
          </w:p>
          <w:p w14:paraId="4211CB3A" w14:textId="77777777" w:rsidR="00A67B87" w:rsidRDefault="00A67B87" w:rsidP="00A67B87">
            <w:pPr>
              <w:spacing w:line="276" w:lineRule="auto"/>
              <w:rPr>
                <w:rFonts w:cs="Arial"/>
                <w:color w:val="800080"/>
                <w:sz w:val="20"/>
                <w:lang w:eastAsia="nl-NL"/>
              </w:rPr>
            </w:pPr>
            <w:r w:rsidRPr="00DF2AA3">
              <w:rPr>
                <w:b/>
                <w:bCs/>
                <w:snapToGrid/>
                <w:sz w:val="20"/>
                <w:u w:val="single"/>
              </w:rPr>
              <w:t>Mapping enkelvoud/meervoud</w:t>
            </w:r>
            <w:r w:rsidRPr="00DF2AA3">
              <w:rPr>
                <w:snapToGrid/>
                <w:sz w:val="20"/>
                <w:u w:val="single"/>
              </w:rPr>
              <w:t xml:space="preserve"> </w:t>
            </w:r>
            <w:r w:rsidRPr="00DF2AA3">
              <w:rPr>
                <w:rFonts w:cs="Arial"/>
                <w:color w:val="FF0000"/>
                <w:sz w:val="20"/>
                <w:u w:val="single"/>
                <w:lang w:eastAsia="nl-NL"/>
              </w:rPr>
              <w:t>kredietovereenkomst</w:t>
            </w:r>
            <w:r w:rsidRPr="00DF2AA3">
              <w:rPr>
                <w:rFonts w:cs="Arial"/>
                <w:color w:val="800080"/>
                <w:sz w:val="20"/>
                <w:u w:val="single"/>
                <w:lang w:eastAsia="nl-NL"/>
              </w:rPr>
              <w:t>en</w:t>
            </w:r>
          </w:p>
          <w:p w14:paraId="3FAE58BF" w14:textId="6C55B72E" w:rsidR="00A67B87" w:rsidRPr="00573FA8" w:rsidRDefault="00A67B87" w:rsidP="00A67B87">
            <w:pPr>
              <w:spacing w:line="276" w:lineRule="auto"/>
              <w:rPr>
                <w:rFonts w:cs="Arial"/>
                <w:sz w:val="20"/>
              </w:rPr>
            </w:pPr>
            <w:r w:rsidRPr="00573FA8">
              <w:rPr>
                <w:rFonts w:cs="Arial"/>
                <w:sz w:val="20"/>
              </w:rPr>
              <w:t>//IMKAD_AangebodenStuk/StukdeelHypotheek [aanduidingHypotheek = niet aanwezig]</w:t>
            </w:r>
            <w:r w:rsidR="00014DA3">
              <w:rPr>
                <w:rFonts w:cs="Arial"/>
                <w:sz w:val="20"/>
              </w:rPr>
              <w:t>/</w:t>
            </w:r>
            <w:r w:rsidR="00014DA3" w:rsidRPr="00014DA3">
              <w:rPr>
                <w:rFonts w:cs="Arial"/>
                <w:sz w:val="20"/>
              </w:rPr>
              <w:t>tekstkeuze</w:t>
            </w:r>
          </w:p>
          <w:p w14:paraId="1E8F67B6" w14:textId="41BB90E6" w:rsidR="00A67B87" w:rsidRPr="00D93E32" w:rsidRDefault="006C593E" w:rsidP="00A67B87">
            <w:pPr>
              <w:spacing w:line="276" w:lineRule="auto"/>
              <w:rPr>
                <w:sz w:val="20"/>
                <w:lang w:val="nl"/>
              </w:rPr>
            </w:pPr>
            <w:r>
              <w:rPr>
                <w:sz w:val="20"/>
                <w:lang w:val="nl"/>
              </w:rPr>
              <w:t>./</w:t>
            </w:r>
            <w:r w:rsidR="00A67B87" w:rsidRPr="00D93E32">
              <w:rPr>
                <w:sz w:val="20"/>
                <w:lang w:val="nl"/>
              </w:rPr>
              <w:t>tagNaam</w:t>
            </w:r>
            <w:r w:rsidR="00A67B87" w:rsidRPr="00DF2AA3">
              <w:rPr>
                <w:sz w:val="20"/>
                <w:lang w:val="nl"/>
              </w:rPr>
              <w:t>(‘k_KredietOvereenkomst’)</w:t>
            </w:r>
          </w:p>
          <w:p w14:paraId="7E8A802A" w14:textId="4F2B66B0" w:rsidR="00A67B87" w:rsidRDefault="00A67B87" w:rsidP="00A67B87">
            <w:pPr>
              <w:spacing w:line="276" w:lineRule="auto"/>
              <w:rPr>
                <w:sz w:val="20"/>
                <w:lang w:val="nl"/>
              </w:rPr>
            </w:pPr>
            <w:r w:rsidRPr="00D93E32">
              <w:rPr>
                <w:sz w:val="20"/>
                <w:lang w:val="nl"/>
              </w:rPr>
              <w:t xml:space="preserve">./tekst </w:t>
            </w:r>
            <w:r>
              <w:rPr>
                <w:sz w:val="20"/>
                <w:lang w:val="nl"/>
              </w:rPr>
              <w:t>(‘kredietoverennkomst’, ‘kredietovereenkomsten’)</w:t>
            </w:r>
          </w:p>
          <w:p w14:paraId="7672C00A" w14:textId="77777777" w:rsidR="00A10777" w:rsidRPr="00F74E48" w:rsidRDefault="00A10777" w:rsidP="00A10777">
            <w:pPr>
              <w:spacing w:line="276" w:lineRule="auto"/>
              <w:rPr>
                <w:sz w:val="20"/>
                <w:lang w:val="nl"/>
              </w:rPr>
            </w:pPr>
            <w:r>
              <w:rPr>
                <w:sz w:val="20"/>
                <w:lang w:val="nl"/>
              </w:rPr>
              <w:t>-</w:t>
            </w:r>
            <w:r w:rsidRPr="00F74E48">
              <w:rPr>
                <w:i/>
                <w:iCs/>
                <w:sz w:val="20"/>
                <w:lang w:val="nl"/>
              </w:rPr>
              <w:t>Indien deze keuzetekst niet aanwezig dan defaultwaarde= enkelvoud</w:t>
            </w:r>
          </w:p>
          <w:p w14:paraId="4C4518BB" w14:textId="77777777" w:rsidR="00A10777" w:rsidRDefault="00A10777" w:rsidP="00A67B87">
            <w:pPr>
              <w:spacing w:line="276" w:lineRule="auto"/>
              <w:rPr>
                <w:sz w:val="20"/>
                <w:lang w:val="nl"/>
              </w:rPr>
            </w:pPr>
          </w:p>
          <w:p w14:paraId="3C5E7CA9" w14:textId="77777777" w:rsidR="009A3D89" w:rsidRDefault="009A3D89" w:rsidP="009A3D89">
            <w:pPr>
              <w:spacing w:line="276" w:lineRule="auto"/>
              <w:rPr>
                <w:snapToGrid/>
                <w:sz w:val="20"/>
              </w:rPr>
            </w:pPr>
          </w:p>
          <w:p w14:paraId="08E4861C" w14:textId="77777777" w:rsidR="009A3D89" w:rsidRPr="00C83648" w:rsidRDefault="009A3D89" w:rsidP="009A3D89">
            <w:pPr>
              <w:spacing w:line="276" w:lineRule="auto"/>
              <w:rPr>
                <w:b/>
                <w:bCs/>
                <w:sz w:val="20"/>
                <w:u w:val="single"/>
              </w:rPr>
            </w:pPr>
            <w:r w:rsidRPr="00C83648">
              <w:rPr>
                <w:b/>
                <w:bCs/>
                <w:sz w:val="20"/>
                <w:u w:val="single"/>
              </w:rPr>
              <w:t>Mapping hypotheekbedrag:</w:t>
            </w:r>
          </w:p>
          <w:p w14:paraId="41F9A747" w14:textId="77777777" w:rsidR="009A3D89" w:rsidRPr="00C83648" w:rsidRDefault="009A3D89" w:rsidP="009A3D89">
            <w:pPr>
              <w:spacing w:line="276" w:lineRule="auto"/>
              <w:rPr>
                <w:sz w:val="20"/>
              </w:rPr>
            </w:pPr>
            <w:r w:rsidRPr="00C83648">
              <w:rPr>
                <w:rFonts w:cs="Arial"/>
                <w:sz w:val="20"/>
              </w:rPr>
              <w:t>//IMKAD_AangebodenStuk/StukdeelHypotheek [aanduidingHypotheek = niet aanwezig]</w:t>
            </w:r>
          </w:p>
          <w:p w14:paraId="21933718" w14:textId="77777777" w:rsidR="009A3D89" w:rsidRPr="00C83648" w:rsidRDefault="009A3D89" w:rsidP="009A3D89">
            <w:pPr>
              <w:spacing w:line="276" w:lineRule="auto"/>
              <w:rPr>
                <w:sz w:val="20"/>
              </w:rPr>
            </w:pPr>
            <w:r w:rsidRPr="00C83648">
              <w:rPr>
                <w:sz w:val="20"/>
              </w:rPr>
              <w:t>./hoofdsom/</w:t>
            </w:r>
            <w:r w:rsidRPr="00C83648">
              <w:rPr>
                <w:rFonts w:cs="Arial"/>
                <w:sz w:val="20"/>
              </w:rPr>
              <w:t>som</w:t>
            </w:r>
            <w:r w:rsidRPr="00C83648" w:rsidDel="00C46A8C">
              <w:rPr>
                <w:sz w:val="20"/>
              </w:rPr>
              <w:t xml:space="preserve"> </w:t>
            </w:r>
          </w:p>
          <w:p w14:paraId="00C00B13" w14:textId="27B56791" w:rsidR="009A3D89" w:rsidRDefault="009A3D89" w:rsidP="009A3D89">
            <w:pPr>
              <w:spacing w:line="276" w:lineRule="auto"/>
              <w:rPr>
                <w:sz w:val="20"/>
              </w:rPr>
            </w:pPr>
            <w:r w:rsidRPr="00C83648">
              <w:rPr>
                <w:sz w:val="20"/>
              </w:rPr>
              <w:t>./hoofdsom/valuta</w:t>
            </w:r>
          </w:p>
          <w:p w14:paraId="41D0D889" w14:textId="77777777" w:rsidR="009A3D89" w:rsidRDefault="009A3D89" w:rsidP="009A3D89">
            <w:pPr>
              <w:spacing w:line="276" w:lineRule="auto"/>
              <w:rPr>
                <w:sz w:val="20"/>
              </w:rPr>
            </w:pPr>
          </w:p>
          <w:p w14:paraId="20F2433C" w14:textId="77777777" w:rsidR="009A3D89" w:rsidRPr="00C83648" w:rsidRDefault="009A3D89" w:rsidP="009A3D89">
            <w:pPr>
              <w:spacing w:line="276" w:lineRule="auto"/>
              <w:rPr>
                <w:b/>
                <w:bCs/>
                <w:sz w:val="20"/>
              </w:rPr>
            </w:pPr>
            <w:r w:rsidRPr="00C83648">
              <w:rPr>
                <w:b/>
                <w:bCs/>
                <w:sz w:val="20"/>
                <w:u w:val="single"/>
              </w:rPr>
              <w:t>Mapping totaal bedrag</w:t>
            </w:r>
          </w:p>
          <w:p w14:paraId="090A2679" w14:textId="77777777" w:rsidR="009A3D89" w:rsidRPr="00C83648" w:rsidRDefault="009A3D89" w:rsidP="009A3D89">
            <w:pPr>
              <w:spacing w:line="276" w:lineRule="auto"/>
              <w:rPr>
                <w:sz w:val="20"/>
              </w:rPr>
            </w:pPr>
            <w:r w:rsidRPr="00C83648">
              <w:rPr>
                <w:rFonts w:cs="Arial"/>
                <w:sz w:val="20"/>
              </w:rPr>
              <w:t>//IMKAD_AangebodenStuk/StukdeelHypotheek [aanduidingHypotheek = niet aanwezig]</w:t>
            </w:r>
          </w:p>
          <w:p w14:paraId="6572A2FB" w14:textId="77777777" w:rsidR="009A3D89" w:rsidRPr="00C83648" w:rsidRDefault="009A3D89" w:rsidP="009A3D89">
            <w:pPr>
              <w:spacing w:line="276" w:lineRule="auto"/>
              <w:rPr>
                <w:sz w:val="20"/>
              </w:rPr>
            </w:pPr>
            <w:r w:rsidRPr="00C83648">
              <w:rPr>
                <w:sz w:val="20"/>
              </w:rPr>
              <w:t>./bedragTotaal/som</w:t>
            </w:r>
          </w:p>
          <w:p w14:paraId="79E36BC5" w14:textId="77777777" w:rsidR="009A3D89" w:rsidRDefault="009A3D89" w:rsidP="009A3D89">
            <w:pPr>
              <w:spacing w:line="276" w:lineRule="auto"/>
              <w:rPr>
                <w:sz w:val="20"/>
              </w:rPr>
            </w:pPr>
            <w:r w:rsidRPr="00C83648">
              <w:rPr>
                <w:sz w:val="20"/>
              </w:rPr>
              <w:t>./bedragTotaal/valuta</w:t>
            </w:r>
          </w:p>
          <w:p w14:paraId="4934D314" w14:textId="77777777" w:rsidR="00707500" w:rsidRDefault="00707500" w:rsidP="009A3D89">
            <w:pPr>
              <w:spacing w:line="276" w:lineRule="auto"/>
              <w:rPr>
                <w:sz w:val="20"/>
              </w:rPr>
            </w:pPr>
          </w:p>
          <w:p w14:paraId="3B92095A" w14:textId="52C311B3" w:rsidR="00707500" w:rsidRPr="001F7424" w:rsidRDefault="00707500" w:rsidP="00707500">
            <w:pPr>
              <w:spacing w:line="276" w:lineRule="auto"/>
              <w:rPr>
                <w:b/>
                <w:bCs/>
                <w:sz w:val="20"/>
                <w:u w:val="single"/>
              </w:rPr>
            </w:pPr>
            <w:r w:rsidRPr="001F7424">
              <w:rPr>
                <w:b/>
                <w:bCs/>
                <w:sz w:val="20"/>
                <w:u w:val="single"/>
              </w:rPr>
              <w:t>Mapping telwoord</w:t>
            </w:r>
            <w:r w:rsidR="00FF2826">
              <w:rPr>
                <w:b/>
                <w:bCs/>
                <w:sz w:val="20"/>
                <w:u w:val="single"/>
              </w:rPr>
              <w:t xml:space="preserve"> recht van hypotheek</w:t>
            </w:r>
            <w:r w:rsidRPr="001F7424">
              <w:rPr>
                <w:b/>
                <w:bCs/>
                <w:sz w:val="20"/>
                <w:u w:val="single"/>
              </w:rPr>
              <w:t>:</w:t>
            </w:r>
          </w:p>
          <w:p w14:paraId="6C7D99CF" w14:textId="77777777" w:rsidR="00707500" w:rsidRPr="00C83648" w:rsidRDefault="00707500" w:rsidP="00707500">
            <w:pPr>
              <w:spacing w:line="276" w:lineRule="auto"/>
              <w:rPr>
                <w:sz w:val="20"/>
              </w:rPr>
            </w:pPr>
            <w:r w:rsidRPr="00C83648">
              <w:rPr>
                <w:rFonts w:cs="Arial"/>
                <w:sz w:val="20"/>
              </w:rPr>
              <w:t>//IMKAD_AangebodenStuk/StukdeelHypotheek [aanduidingHypotheek = niet aanwezig]</w:t>
            </w:r>
          </w:p>
          <w:p w14:paraId="29828B6B" w14:textId="77777777" w:rsidR="00707500" w:rsidRDefault="00707500" w:rsidP="00707500">
            <w:pPr>
              <w:spacing w:line="276" w:lineRule="auto"/>
              <w:rPr>
                <w:rFonts w:cs="Arial"/>
                <w:sz w:val="20"/>
              </w:rPr>
            </w:pPr>
            <w:r>
              <w:rPr>
                <w:sz w:val="20"/>
              </w:rPr>
              <w:t>.</w:t>
            </w:r>
            <w:r w:rsidRPr="00C83648">
              <w:rPr>
                <w:sz w:val="20"/>
              </w:rPr>
              <w:t>/</w:t>
            </w:r>
            <w:r w:rsidRPr="00C83648">
              <w:rPr>
                <w:rFonts w:cs="Arial"/>
                <w:sz w:val="20"/>
              </w:rPr>
              <w:t>rangordeHypotheek</w:t>
            </w:r>
          </w:p>
          <w:p w14:paraId="4702AD38" w14:textId="77777777" w:rsidR="00FF2826" w:rsidRDefault="00FF2826" w:rsidP="00707500">
            <w:pPr>
              <w:spacing w:line="276" w:lineRule="auto"/>
              <w:rPr>
                <w:rFonts w:cs="Arial"/>
                <w:sz w:val="20"/>
              </w:rPr>
            </w:pPr>
          </w:p>
          <w:p w14:paraId="6B7F2A7E" w14:textId="5E17A0BD" w:rsidR="00FF2826" w:rsidRPr="001F7424" w:rsidRDefault="00FF2826" w:rsidP="00FF2826">
            <w:pPr>
              <w:spacing w:line="276" w:lineRule="auto"/>
              <w:rPr>
                <w:b/>
                <w:bCs/>
                <w:sz w:val="20"/>
                <w:u w:val="single"/>
              </w:rPr>
            </w:pPr>
            <w:r w:rsidRPr="001F7424">
              <w:rPr>
                <w:b/>
                <w:bCs/>
                <w:sz w:val="20"/>
                <w:u w:val="single"/>
              </w:rPr>
              <w:t>Mapping telwoord</w:t>
            </w:r>
            <w:r>
              <w:rPr>
                <w:b/>
                <w:bCs/>
                <w:sz w:val="20"/>
                <w:u w:val="single"/>
              </w:rPr>
              <w:t xml:space="preserve"> recht van </w:t>
            </w:r>
            <w:r w:rsidR="007F6239">
              <w:rPr>
                <w:b/>
                <w:bCs/>
                <w:sz w:val="20"/>
                <w:u w:val="single"/>
              </w:rPr>
              <w:t>pand</w:t>
            </w:r>
            <w:r w:rsidRPr="001F7424">
              <w:rPr>
                <w:b/>
                <w:bCs/>
                <w:sz w:val="20"/>
                <w:u w:val="single"/>
              </w:rPr>
              <w:t>:</w:t>
            </w:r>
          </w:p>
          <w:p w14:paraId="2979BF8C" w14:textId="77777777" w:rsidR="00FF2826" w:rsidRPr="00C83648" w:rsidRDefault="00FF2826" w:rsidP="00FF2826">
            <w:pPr>
              <w:spacing w:line="276" w:lineRule="auto"/>
              <w:rPr>
                <w:sz w:val="20"/>
              </w:rPr>
            </w:pPr>
            <w:r w:rsidRPr="00C83648">
              <w:rPr>
                <w:rFonts w:cs="Arial"/>
                <w:sz w:val="20"/>
              </w:rPr>
              <w:t>//IMKAD_AangebodenStuk/StukdeelHypotheek [aanduidingHypotheek = niet aanwezig]</w:t>
            </w:r>
            <w:r>
              <w:rPr>
                <w:rFonts w:cs="Arial"/>
                <w:sz w:val="20"/>
              </w:rPr>
              <w:t>/</w:t>
            </w:r>
            <w:r w:rsidRPr="007A7CCD">
              <w:rPr>
                <w:rFonts w:cs="Arial"/>
                <w:sz w:val="20"/>
              </w:rPr>
              <w:t>tekstkeuze</w:t>
            </w:r>
          </w:p>
          <w:p w14:paraId="3EB616CE" w14:textId="35CCBDE8" w:rsidR="00FF2826" w:rsidRPr="00D93E32" w:rsidRDefault="00FF2826" w:rsidP="00FF2826">
            <w:pPr>
              <w:spacing w:line="276" w:lineRule="auto"/>
              <w:rPr>
                <w:sz w:val="20"/>
                <w:lang w:val="nl"/>
              </w:rPr>
            </w:pPr>
            <w:r>
              <w:rPr>
                <w:sz w:val="20"/>
                <w:lang w:val="nl"/>
              </w:rPr>
              <w:t>./</w:t>
            </w:r>
            <w:r w:rsidRPr="00D93E32">
              <w:rPr>
                <w:sz w:val="20"/>
                <w:lang w:val="nl"/>
              </w:rPr>
              <w:t>tagNaam</w:t>
            </w:r>
            <w:r w:rsidRPr="00DF2AA3">
              <w:rPr>
                <w:sz w:val="20"/>
                <w:lang w:val="nl"/>
              </w:rPr>
              <w:t>(‘k</w:t>
            </w:r>
            <w:r>
              <w:rPr>
                <w:sz w:val="20"/>
                <w:lang w:val="nl"/>
              </w:rPr>
              <w:t>_Rang</w:t>
            </w:r>
            <w:r w:rsidR="001F35DD">
              <w:rPr>
                <w:sz w:val="20"/>
                <w:lang w:val="nl"/>
              </w:rPr>
              <w:t>OrdePand</w:t>
            </w:r>
            <w:r w:rsidRPr="00DF2AA3">
              <w:rPr>
                <w:sz w:val="20"/>
                <w:lang w:val="nl"/>
              </w:rPr>
              <w:t>’)</w:t>
            </w:r>
          </w:p>
          <w:p w14:paraId="6A95B879" w14:textId="7B4AAA51" w:rsidR="00FF2826" w:rsidRPr="00FF2826" w:rsidRDefault="00FF2826" w:rsidP="00FF2826">
            <w:pPr>
              <w:spacing w:line="276" w:lineRule="auto"/>
              <w:rPr>
                <w:i/>
                <w:iCs/>
                <w:sz w:val="20"/>
                <w:lang w:val="nl"/>
              </w:rPr>
            </w:pPr>
            <w:r w:rsidRPr="00D93E32">
              <w:rPr>
                <w:sz w:val="20"/>
                <w:lang w:val="nl"/>
              </w:rPr>
              <w:t>./tekst</w:t>
            </w:r>
            <w:r>
              <w:rPr>
                <w:sz w:val="20"/>
                <w:lang w:val="nl"/>
              </w:rPr>
              <w:t xml:space="preserve"> (</w:t>
            </w:r>
            <w:r>
              <w:rPr>
                <w:i/>
                <w:iCs/>
                <w:sz w:val="20"/>
                <w:lang w:val="nl"/>
              </w:rPr>
              <w:t>cijfer; tonen op PDF als tekst)</w:t>
            </w:r>
          </w:p>
          <w:p w14:paraId="6FD300C0" w14:textId="77777777" w:rsidR="009A3D89" w:rsidRDefault="009A3D89" w:rsidP="009A3D89">
            <w:pPr>
              <w:spacing w:line="276" w:lineRule="auto"/>
              <w:rPr>
                <w:snapToGrid/>
                <w:sz w:val="20"/>
              </w:rPr>
            </w:pPr>
          </w:p>
          <w:p w14:paraId="52388798" w14:textId="51CAE309" w:rsidR="00A67B87" w:rsidRPr="00A67B87" w:rsidRDefault="00A67B87" w:rsidP="009A3D89">
            <w:pPr>
              <w:spacing w:line="276" w:lineRule="auto"/>
              <w:rPr>
                <w:snapToGrid/>
                <w:sz w:val="20"/>
                <w:u w:val="single"/>
              </w:rPr>
            </w:pPr>
            <w:r w:rsidRPr="00A67B87">
              <w:rPr>
                <w:b/>
                <w:bCs/>
                <w:snapToGrid/>
                <w:sz w:val="20"/>
                <w:u w:val="single"/>
              </w:rPr>
              <w:t>Mapping tonen tekst:</w:t>
            </w:r>
            <w:r w:rsidRPr="00A67B87">
              <w:rPr>
                <w:rFonts w:cs="Arial"/>
                <w:color w:val="800080"/>
                <w:sz w:val="20"/>
                <w:u w:val="single"/>
              </w:rPr>
              <w:t xml:space="preserve"> de machinerieën…… wordt verbonden</w:t>
            </w:r>
          </w:p>
          <w:p w14:paraId="65932981" w14:textId="47AE2DB4" w:rsidR="00A67B87" w:rsidRPr="00C83648" w:rsidRDefault="00A67B87" w:rsidP="00A67B87">
            <w:pPr>
              <w:spacing w:line="276" w:lineRule="auto"/>
              <w:rPr>
                <w:sz w:val="20"/>
              </w:rPr>
            </w:pPr>
            <w:r w:rsidRPr="00C83648">
              <w:rPr>
                <w:rFonts w:cs="Arial"/>
                <w:sz w:val="20"/>
              </w:rPr>
              <w:t>//IMKAD_AangebodenStuk/StukdeelHypotheek [aanduidingHypotheek = niet aanwezig]</w:t>
            </w:r>
            <w:r w:rsidR="007A7CCD">
              <w:rPr>
                <w:rFonts w:cs="Arial"/>
                <w:sz w:val="20"/>
              </w:rPr>
              <w:t>/</w:t>
            </w:r>
            <w:r w:rsidR="007A7CCD" w:rsidRPr="007A7CCD">
              <w:rPr>
                <w:rFonts w:cs="Arial"/>
                <w:sz w:val="20"/>
              </w:rPr>
              <w:t>tekstkeuze</w:t>
            </w:r>
          </w:p>
          <w:p w14:paraId="716CC21D" w14:textId="3463C433" w:rsidR="006C593E" w:rsidRPr="00D93E32" w:rsidRDefault="006C593E" w:rsidP="006C593E">
            <w:pPr>
              <w:spacing w:line="276" w:lineRule="auto"/>
              <w:rPr>
                <w:sz w:val="20"/>
                <w:lang w:val="nl"/>
              </w:rPr>
            </w:pPr>
            <w:r>
              <w:rPr>
                <w:sz w:val="20"/>
                <w:lang w:val="nl"/>
              </w:rPr>
              <w:lastRenderedPageBreak/>
              <w:t>./</w:t>
            </w:r>
            <w:r w:rsidRPr="00D93E32">
              <w:rPr>
                <w:sz w:val="20"/>
                <w:lang w:val="nl"/>
              </w:rPr>
              <w:t>tagNaam</w:t>
            </w:r>
            <w:r w:rsidRPr="00DF2AA3">
              <w:rPr>
                <w:sz w:val="20"/>
                <w:lang w:val="nl"/>
              </w:rPr>
              <w:t>(‘k_</w:t>
            </w:r>
            <w:r>
              <w:rPr>
                <w:sz w:val="20"/>
                <w:lang w:val="nl"/>
              </w:rPr>
              <w:t>Werktuigen</w:t>
            </w:r>
            <w:r w:rsidRPr="00DF2AA3">
              <w:rPr>
                <w:sz w:val="20"/>
                <w:lang w:val="nl"/>
              </w:rPr>
              <w:t>’)</w:t>
            </w:r>
          </w:p>
          <w:p w14:paraId="430C2448" w14:textId="77777777" w:rsidR="009A3D89" w:rsidRDefault="006C593E" w:rsidP="00A67B87">
            <w:pPr>
              <w:spacing w:line="276" w:lineRule="auto"/>
              <w:rPr>
                <w:sz w:val="20"/>
                <w:lang w:val="nl"/>
              </w:rPr>
            </w:pPr>
            <w:r w:rsidRPr="00D93E32">
              <w:rPr>
                <w:sz w:val="20"/>
                <w:lang w:val="nl"/>
              </w:rPr>
              <w:t>./tekst</w:t>
            </w:r>
            <w:r>
              <w:rPr>
                <w:sz w:val="20"/>
                <w:lang w:val="nl"/>
              </w:rPr>
              <w:t xml:space="preserve"> </w:t>
            </w:r>
            <w:r w:rsidRPr="00D93E32">
              <w:rPr>
                <w:sz w:val="20"/>
                <w:lang w:val="nl"/>
              </w:rPr>
              <w:t>(‘true’ = tekst wordt wel getoond; ‘false’ = tekst wordt niet getoond)</w:t>
            </w:r>
            <w:r w:rsidR="00A10777">
              <w:rPr>
                <w:sz w:val="20"/>
                <w:lang w:val="nl"/>
              </w:rPr>
              <w:t>.</w:t>
            </w:r>
          </w:p>
          <w:p w14:paraId="407131F0" w14:textId="77777777" w:rsidR="00A10777" w:rsidRDefault="00A10777" w:rsidP="00A67B87">
            <w:pPr>
              <w:spacing w:line="276" w:lineRule="auto"/>
              <w:rPr>
                <w:i/>
                <w:iCs/>
                <w:sz w:val="20"/>
                <w:lang w:val="nl"/>
              </w:rPr>
            </w:pPr>
            <w:r w:rsidRPr="00A10777">
              <w:rPr>
                <w:i/>
                <w:iCs/>
                <w:sz w:val="20"/>
                <w:lang w:val="nl"/>
              </w:rPr>
              <w:t>-Indien keuzetekst niet aanwezig dan defaultwaarde=false.</w:t>
            </w:r>
          </w:p>
          <w:p w14:paraId="054F70F5" w14:textId="77777777" w:rsidR="003D09EF" w:rsidRDefault="00F24B39" w:rsidP="00A67B87">
            <w:pPr>
              <w:spacing w:line="276" w:lineRule="auto"/>
              <w:rPr>
                <w:ins w:id="122" w:author="Groot, Karina de" w:date="2025-12-08T14:08:00Z" w16du:dateUtc="2025-12-08T13:08:00Z"/>
                <w:rFonts w:cs="Arial"/>
                <w:sz w:val="20"/>
                <w:lang w:eastAsia="nl-NL"/>
              </w:rPr>
            </w:pPr>
            <w:r>
              <w:rPr>
                <w:i/>
                <w:iCs/>
                <w:sz w:val="20"/>
                <w:lang w:val="nl"/>
              </w:rPr>
              <w:t>-</w:t>
            </w:r>
            <w:r w:rsidR="003D09EF" w:rsidRPr="00F24B39">
              <w:rPr>
                <w:i/>
                <w:iCs/>
                <w:sz w:val="20"/>
                <w:lang w:val="nl"/>
              </w:rPr>
              <w:t>Het woordje ‘</w:t>
            </w:r>
            <w:r w:rsidR="003D09EF" w:rsidRPr="00F24B39">
              <w:rPr>
                <w:i/>
                <w:iCs/>
                <w:color w:val="FF0000"/>
                <w:sz w:val="20"/>
                <w:lang w:val="nl"/>
              </w:rPr>
              <w:t>en</w:t>
            </w:r>
            <w:r w:rsidR="003D09EF" w:rsidRPr="00F24B39">
              <w:rPr>
                <w:i/>
                <w:iCs/>
                <w:sz w:val="20"/>
                <w:lang w:val="nl"/>
              </w:rPr>
              <w:t xml:space="preserve">’ achter de hierboven optionele tekst moet indien de optionele tekst niet aanwezig is direct achter de vorige regel getoond worden: </w:t>
            </w:r>
            <w:r w:rsidR="003D09EF" w:rsidRPr="00F24B39">
              <w:rPr>
                <w:rFonts w:cs="Arial"/>
                <w:i/>
                <w:iCs/>
                <w:color w:val="FF0000"/>
                <w:sz w:val="20"/>
                <w:lang w:eastAsia="nl-NL"/>
              </w:rPr>
              <w:t>afgescheiden; en</w:t>
            </w:r>
          </w:p>
          <w:p w14:paraId="112D362C" w14:textId="77777777" w:rsidR="003F3C4F" w:rsidRDefault="003F3C4F" w:rsidP="00A67B87">
            <w:pPr>
              <w:spacing w:line="276" w:lineRule="auto"/>
              <w:rPr>
                <w:ins w:id="123" w:author="Groot, Karina de" w:date="2025-12-08T14:08:00Z" w16du:dateUtc="2025-12-08T13:08:00Z"/>
                <w:rFonts w:cs="Arial"/>
                <w:sz w:val="20"/>
                <w:lang w:eastAsia="nl-NL"/>
              </w:rPr>
            </w:pPr>
          </w:p>
          <w:p w14:paraId="7B2059CF" w14:textId="77777777" w:rsidR="003F3C4F" w:rsidRDefault="003F3C4F" w:rsidP="003F3C4F">
            <w:pPr>
              <w:spacing w:line="276" w:lineRule="auto"/>
              <w:rPr>
                <w:ins w:id="124" w:author="Groot, Karina de" w:date="2025-12-08T14:09:00Z" w16du:dateUtc="2025-12-08T13:09:00Z"/>
                <w:rFonts w:eastAsiaTheme="minorHAnsi" w:cs="Arial"/>
                <w:color w:val="339966"/>
                <w:sz w:val="20"/>
              </w:rPr>
            </w:pPr>
            <w:ins w:id="125" w:author="Groot, Karina de" w:date="2025-12-08T14:08:00Z" w16du:dateUtc="2025-12-08T13:08:00Z">
              <w:r w:rsidRPr="00A67B87">
                <w:rPr>
                  <w:b/>
                  <w:bCs/>
                  <w:snapToGrid/>
                  <w:sz w:val="20"/>
                  <w:u w:val="single"/>
                </w:rPr>
                <w:t>Mapping tonen tekst:</w:t>
              </w:r>
              <w:r w:rsidRPr="00A67B87">
                <w:rPr>
                  <w:rFonts w:cs="Arial"/>
                  <w:color w:val="800080"/>
                  <w:sz w:val="20"/>
                  <w:u w:val="single"/>
                </w:rPr>
                <w:t xml:space="preserve"> </w:t>
              </w:r>
              <w:r w:rsidRPr="00012102">
                <w:rPr>
                  <w:rFonts w:eastAsiaTheme="minorHAnsi" w:cs="Arial"/>
                  <w:color w:val="339966"/>
                  <w:sz w:val="20"/>
                </w:rPr>
                <w:t>hoofdstuk 10 /</w:t>
              </w:r>
            </w:ins>
            <w:ins w:id="126" w:author="Groot, Karina de" w:date="2025-12-08T14:09:00Z" w16du:dateUtc="2025-12-08T13:09:00Z">
              <w:r>
                <w:rPr>
                  <w:rFonts w:eastAsiaTheme="minorHAnsi" w:cs="Arial"/>
                  <w:color w:val="339966"/>
                  <w:sz w:val="20"/>
                </w:rPr>
                <w:t xml:space="preserve"> </w:t>
              </w:r>
            </w:ins>
            <w:ins w:id="127" w:author="Groot, Karina de" w:date="2025-12-08T14:08:00Z" w16du:dateUtc="2025-12-08T13:08:00Z">
              <w:r w:rsidRPr="00012102">
                <w:rPr>
                  <w:rFonts w:eastAsiaTheme="minorHAnsi" w:cs="Arial"/>
                  <w:color w:val="339966"/>
                  <w:sz w:val="20"/>
                </w:rPr>
                <w:t xml:space="preserve">hoofdstuk 9 </w:t>
              </w:r>
            </w:ins>
          </w:p>
          <w:p w14:paraId="2420A844" w14:textId="77777777" w:rsidR="003F3C4F" w:rsidRPr="00C83648" w:rsidRDefault="003F3C4F" w:rsidP="003F3C4F">
            <w:pPr>
              <w:spacing w:line="276" w:lineRule="auto"/>
              <w:rPr>
                <w:ins w:id="128" w:author="Groot, Karina de" w:date="2025-12-08T14:09:00Z" w16du:dateUtc="2025-12-08T13:09:00Z"/>
                <w:sz w:val="20"/>
              </w:rPr>
            </w:pPr>
            <w:ins w:id="129" w:author="Groot, Karina de" w:date="2025-12-08T14:09:00Z" w16du:dateUtc="2025-12-08T13:09:00Z">
              <w:r w:rsidRPr="00C83648">
                <w:rPr>
                  <w:rFonts w:cs="Arial"/>
                  <w:sz w:val="20"/>
                </w:rPr>
                <w:t>//IMKAD_AangebodenStuk/StukdeelHypotheek [aanduidingHypotheek = niet aanwezig]</w:t>
              </w:r>
              <w:r>
                <w:rPr>
                  <w:rFonts w:cs="Arial"/>
                  <w:sz w:val="20"/>
                </w:rPr>
                <w:t>/</w:t>
              </w:r>
              <w:r w:rsidRPr="007A7CCD">
                <w:rPr>
                  <w:rFonts w:cs="Arial"/>
                  <w:sz w:val="20"/>
                </w:rPr>
                <w:t>tekstkeuze</w:t>
              </w:r>
            </w:ins>
          </w:p>
          <w:p w14:paraId="13E405CD" w14:textId="40BCD7D7" w:rsidR="003F3C4F" w:rsidRPr="00D93E32" w:rsidRDefault="003F3C4F" w:rsidP="003F3C4F">
            <w:pPr>
              <w:spacing w:line="276" w:lineRule="auto"/>
              <w:rPr>
                <w:ins w:id="130" w:author="Groot, Karina de" w:date="2025-12-08T14:09:00Z" w16du:dateUtc="2025-12-08T13:09:00Z"/>
                <w:sz w:val="20"/>
                <w:lang w:val="nl"/>
              </w:rPr>
            </w:pPr>
            <w:ins w:id="131" w:author="Groot, Karina de" w:date="2025-12-08T14:09:00Z" w16du:dateUtc="2025-12-08T13:09:00Z">
              <w:r>
                <w:rPr>
                  <w:sz w:val="20"/>
                  <w:lang w:val="nl"/>
                </w:rPr>
                <w:t>./</w:t>
              </w:r>
              <w:r w:rsidRPr="00D93E32">
                <w:rPr>
                  <w:sz w:val="20"/>
                  <w:lang w:val="nl"/>
                </w:rPr>
                <w:t>tagNaam</w:t>
              </w:r>
              <w:r w:rsidRPr="00DF2AA3">
                <w:rPr>
                  <w:sz w:val="20"/>
                  <w:lang w:val="nl"/>
                </w:rPr>
                <w:t>(‘k_</w:t>
              </w:r>
            </w:ins>
            <w:ins w:id="132" w:author="Groot, Karina de" w:date="2025-12-08T14:10:00Z" w16du:dateUtc="2025-12-08T13:10:00Z">
              <w:r>
                <w:rPr>
                  <w:sz w:val="20"/>
                  <w:lang w:val="nl"/>
                </w:rPr>
                <w:t>Hoofdstuk</w:t>
              </w:r>
            </w:ins>
            <w:ins w:id="133" w:author="Groot, Karina de" w:date="2025-12-08T14:09:00Z" w16du:dateUtc="2025-12-08T13:09:00Z">
              <w:r w:rsidRPr="00DF2AA3">
                <w:rPr>
                  <w:sz w:val="20"/>
                  <w:lang w:val="nl"/>
                </w:rPr>
                <w:t>’)</w:t>
              </w:r>
            </w:ins>
          </w:p>
          <w:p w14:paraId="2DBF5826" w14:textId="2DC0091C" w:rsidR="003F3C4F" w:rsidRDefault="003F3C4F" w:rsidP="003F3C4F">
            <w:pPr>
              <w:spacing w:line="276" w:lineRule="auto"/>
              <w:rPr>
                <w:ins w:id="134" w:author="Groot, Karina de" w:date="2025-12-08T14:09:00Z" w16du:dateUtc="2025-12-08T13:09:00Z"/>
                <w:sz w:val="20"/>
                <w:lang w:val="nl"/>
              </w:rPr>
            </w:pPr>
            <w:ins w:id="135" w:author="Groot, Karina de" w:date="2025-12-08T14:09:00Z" w16du:dateUtc="2025-12-08T13:09:00Z">
              <w:r w:rsidRPr="00D93E32">
                <w:rPr>
                  <w:sz w:val="20"/>
                  <w:lang w:val="nl"/>
                </w:rPr>
                <w:t>./tekst</w:t>
              </w:r>
              <w:r>
                <w:rPr>
                  <w:sz w:val="20"/>
                  <w:lang w:val="nl"/>
                </w:rPr>
                <w:t xml:space="preserve"> </w:t>
              </w:r>
              <w:r w:rsidRPr="00D93E32">
                <w:rPr>
                  <w:sz w:val="20"/>
                  <w:lang w:val="nl"/>
                </w:rPr>
                <w:t>(‘</w:t>
              </w:r>
            </w:ins>
            <w:ins w:id="136" w:author="Groot, Karina de" w:date="2025-12-08T14:11:00Z" w16du:dateUtc="2025-12-08T13:11:00Z">
              <w:r>
                <w:rPr>
                  <w:sz w:val="20"/>
                  <w:lang w:val="nl"/>
                </w:rPr>
                <w:t>hoofdstuk 10’ of ‘hoofdstuk 9’</w:t>
              </w:r>
            </w:ins>
            <w:ins w:id="137" w:author="Groot, Karina de" w:date="2025-12-08T14:09:00Z" w16du:dateUtc="2025-12-08T13:09:00Z">
              <w:r w:rsidRPr="00D93E32">
                <w:rPr>
                  <w:sz w:val="20"/>
                  <w:lang w:val="nl"/>
                </w:rPr>
                <w:t>)</w:t>
              </w:r>
              <w:r>
                <w:rPr>
                  <w:sz w:val="20"/>
                  <w:lang w:val="nl"/>
                </w:rPr>
                <w:t>.</w:t>
              </w:r>
            </w:ins>
          </w:p>
          <w:p w14:paraId="47134ED4" w14:textId="243340B8" w:rsidR="003F3C4F" w:rsidRPr="003F3C4F" w:rsidRDefault="003F3C4F" w:rsidP="003F3C4F">
            <w:pPr>
              <w:spacing w:line="276" w:lineRule="auto"/>
              <w:rPr>
                <w:snapToGrid/>
                <w:sz w:val="20"/>
                <w:rPrChange w:id="138" w:author="Groot, Karina de" w:date="2025-12-08T14:08:00Z" w16du:dateUtc="2025-12-08T13:08:00Z">
                  <w:rPr>
                    <w:i/>
                    <w:iCs/>
                    <w:snapToGrid/>
                    <w:sz w:val="20"/>
                  </w:rPr>
                </w:rPrChange>
              </w:rPr>
            </w:pPr>
          </w:p>
        </w:tc>
      </w:tr>
    </w:tbl>
    <w:p w14:paraId="273498C4" w14:textId="77777777" w:rsidR="005A44AC" w:rsidRDefault="005A44AC" w:rsidP="005A44AC">
      <w:pPr>
        <w:rPr>
          <w:lang w:val="nl"/>
        </w:rPr>
      </w:pPr>
    </w:p>
    <w:p w14:paraId="2D4D47C9" w14:textId="3722F23C" w:rsidR="00E56B38" w:rsidRDefault="00E56B38" w:rsidP="00E56B38">
      <w:pPr>
        <w:pStyle w:val="Kop2"/>
        <w:rPr>
          <w:sz w:val="20"/>
        </w:rPr>
      </w:pPr>
      <w:bookmarkStart w:id="139" w:name="_Toc180495168"/>
      <w:r w:rsidRPr="00E56B38">
        <w:rPr>
          <w:sz w:val="20"/>
        </w:rPr>
        <w:t>Registergoed</w:t>
      </w:r>
      <w:bookmarkEnd w:id="139"/>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6820"/>
      </w:tblGrid>
      <w:tr w:rsidR="00A1047E" w14:paraId="76FFB153" w14:textId="77777777" w:rsidTr="00380764">
        <w:tc>
          <w:tcPr>
            <w:tcW w:w="5933" w:type="dxa"/>
            <w:shd w:val="clear" w:color="auto" w:fill="DEEAF6" w:themeFill="accent1" w:themeFillTint="33"/>
          </w:tcPr>
          <w:p w14:paraId="529C9021" w14:textId="77777777" w:rsidR="00A1047E" w:rsidRDefault="00A1047E" w:rsidP="00051DE6">
            <w:pPr>
              <w:rPr>
                <w:lang w:val="nl"/>
              </w:rPr>
            </w:pPr>
            <w:r>
              <w:rPr>
                <w:lang w:val="nl"/>
              </w:rPr>
              <w:t>Modeldocument tekst</w:t>
            </w:r>
          </w:p>
        </w:tc>
        <w:tc>
          <w:tcPr>
            <w:tcW w:w="6820" w:type="dxa"/>
            <w:shd w:val="clear" w:color="auto" w:fill="DEEAF6" w:themeFill="accent1" w:themeFillTint="33"/>
          </w:tcPr>
          <w:p w14:paraId="5B521515" w14:textId="77777777" w:rsidR="00A1047E" w:rsidRDefault="00A1047E" w:rsidP="00051DE6">
            <w:pPr>
              <w:rPr>
                <w:lang w:val="nl"/>
              </w:rPr>
            </w:pPr>
            <w:r>
              <w:rPr>
                <w:lang w:val="nl"/>
              </w:rPr>
              <w:t>Toelichting en mapping</w:t>
            </w:r>
          </w:p>
        </w:tc>
      </w:tr>
      <w:tr w:rsidR="00A1047E" w14:paraId="3D720656" w14:textId="77777777" w:rsidTr="00380764">
        <w:tc>
          <w:tcPr>
            <w:tcW w:w="5933" w:type="dxa"/>
          </w:tcPr>
          <w:p w14:paraId="0996B2B4" w14:textId="77777777" w:rsidR="00A1047E" w:rsidRDefault="00A1047E" w:rsidP="00A1047E">
            <w:pPr>
              <w:spacing w:line="240" w:lineRule="auto"/>
              <w:rPr>
                <w:rFonts w:cs="Arial"/>
                <w:color w:val="FF0000"/>
                <w:sz w:val="20"/>
                <w:lang w:eastAsia="nl-NL"/>
              </w:rPr>
            </w:pPr>
            <w:r w:rsidRPr="00E477A2">
              <w:rPr>
                <w:rFonts w:cs="Arial"/>
                <w:b/>
                <w:color w:val="FF0000"/>
                <w:sz w:val="20"/>
                <w:lang w:eastAsia="nl-NL"/>
              </w:rPr>
              <w:t>OMSCHRIJVING REGISTERGOED</w:t>
            </w:r>
          </w:p>
          <w:p w14:paraId="27867B70" w14:textId="77777777" w:rsidR="00A1047E" w:rsidRDefault="00A1047E" w:rsidP="00051DE6">
            <w:pPr>
              <w:rPr>
                <w:lang w:val="nl"/>
              </w:rPr>
            </w:pPr>
          </w:p>
        </w:tc>
        <w:tc>
          <w:tcPr>
            <w:tcW w:w="6820" w:type="dxa"/>
          </w:tcPr>
          <w:p w14:paraId="7CD97532" w14:textId="49A3FE15" w:rsidR="00A1047E" w:rsidRDefault="00A1047E" w:rsidP="00A1047E">
            <w:pPr>
              <w:keepNext/>
              <w:spacing w:line="276" w:lineRule="auto"/>
              <w:rPr>
                <w:lang w:val="nl"/>
              </w:rPr>
            </w:pPr>
            <w:r>
              <w:rPr>
                <w:lang w:val="nl"/>
              </w:rPr>
              <w:t>Vaste tekst</w:t>
            </w:r>
          </w:p>
        </w:tc>
      </w:tr>
      <w:tr w:rsidR="00A1047E" w14:paraId="158FA4F3" w14:textId="77777777" w:rsidTr="00380764">
        <w:tc>
          <w:tcPr>
            <w:tcW w:w="5933" w:type="dxa"/>
          </w:tcPr>
          <w:p w14:paraId="4EB93F4A" w14:textId="5DB1C992" w:rsidR="00A1047E" w:rsidRPr="00E477A2" w:rsidRDefault="00A1047E" w:rsidP="00A1047E">
            <w:pPr>
              <w:spacing w:line="240" w:lineRule="auto"/>
              <w:rPr>
                <w:rFonts w:cs="Arial"/>
                <w:b/>
                <w:color w:val="FF0000"/>
                <w:sz w:val="20"/>
                <w:lang w:eastAsia="nl-NL"/>
              </w:rPr>
            </w:pPr>
            <w:r w:rsidRPr="00741C7B">
              <w:rPr>
                <w:rFonts w:cs="Arial"/>
                <w:color w:val="FF0000"/>
                <w:kern w:val="0"/>
                <w:sz w:val="20"/>
                <w:highlight w:val="yellow"/>
                <w:lang w:eastAsia="nl-NL"/>
              </w:rPr>
              <w:t>TEKSTBLOK RECHT</w:t>
            </w:r>
            <w:r w:rsidRPr="00741C7B">
              <w:rPr>
                <w:rFonts w:cs="Arial"/>
                <w:color w:val="FF0000"/>
                <w:kern w:val="0"/>
                <w:sz w:val="20"/>
                <w:lang w:eastAsia="nl-NL"/>
              </w:rPr>
              <w:t xml:space="preserve"> </w:t>
            </w:r>
            <w:r w:rsidRPr="00741C7B">
              <w:rPr>
                <w:rFonts w:cs="Arial"/>
                <w:color w:val="FF0000"/>
                <w:kern w:val="0"/>
                <w:sz w:val="20"/>
                <w:highlight w:val="yellow"/>
                <w:lang w:eastAsia="nl-NL"/>
              </w:rPr>
              <w:t>TEKSTBLOK REGISTERGOED</w:t>
            </w:r>
          </w:p>
        </w:tc>
        <w:tc>
          <w:tcPr>
            <w:tcW w:w="6820" w:type="dxa"/>
          </w:tcPr>
          <w:p w14:paraId="3E9874FE" w14:textId="77777777" w:rsidR="00A1047E" w:rsidRPr="00DF06EC" w:rsidRDefault="00A1047E" w:rsidP="00A1047E">
            <w:pPr>
              <w:spacing w:line="240" w:lineRule="auto"/>
              <w:rPr>
                <w:sz w:val="20"/>
              </w:rPr>
            </w:pPr>
            <w:r w:rsidRPr="00DF06EC">
              <w:rPr>
                <w:sz w:val="20"/>
              </w:rPr>
              <w:t>Herhalende combinatie van minimaal één TEKSTBLOK RECHT met één TEKSTBLOK REGISTERGOED, wanneer er meer dan één combinatie wordt getoond dan wordt de tekst per combinatie voorafgegaan door een opvolgende letter</w:t>
            </w:r>
            <w:r w:rsidRPr="00DF06EC">
              <w:rPr>
                <w:sz w:val="20"/>
                <w:lang w:val="nl"/>
              </w:rPr>
              <w:t xml:space="preserve"> beginnend bij ‘a.’.</w:t>
            </w:r>
            <w:r>
              <w:rPr>
                <w:sz w:val="20"/>
                <w:lang w:val="nl"/>
              </w:rPr>
              <w:t xml:space="preserve"> Elke opsomming eindig met een puntkomma (;).</w:t>
            </w:r>
          </w:p>
          <w:p w14:paraId="79CD0E2F" w14:textId="77777777" w:rsidR="00A1047E" w:rsidRPr="00DF06EC" w:rsidRDefault="00A1047E" w:rsidP="00A1047E">
            <w:pPr>
              <w:spacing w:line="276" w:lineRule="auto"/>
              <w:rPr>
                <w:sz w:val="20"/>
              </w:rPr>
            </w:pPr>
          </w:p>
          <w:p w14:paraId="4AA62014" w14:textId="77777777" w:rsidR="00A1047E" w:rsidRPr="00DF06EC" w:rsidRDefault="00A1047E" w:rsidP="00A1047E">
            <w:pPr>
              <w:spacing w:line="240" w:lineRule="auto"/>
              <w:rPr>
                <w:sz w:val="20"/>
                <w:lang w:val="nl"/>
              </w:rPr>
            </w:pPr>
            <w:r w:rsidRPr="00DF06EC">
              <w:rPr>
                <w:sz w:val="20"/>
              </w:rPr>
              <w:lastRenderedPageBreak/>
              <w:t>Van TEKSTBLOK REGISTERGOED zijn alleen de objecten perceel, appartementsrecht, netwerk en schip van toepassing.</w:t>
            </w:r>
            <w:r w:rsidRPr="00DF06EC">
              <w:rPr>
                <w:sz w:val="20"/>
                <w:lang w:val="nl"/>
              </w:rPr>
              <w:t xml:space="preserve"> </w:t>
            </w:r>
          </w:p>
          <w:p w14:paraId="6229749B" w14:textId="77777777" w:rsidR="00A1047E" w:rsidRPr="00DF06EC" w:rsidRDefault="00A1047E" w:rsidP="00A1047E">
            <w:pPr>
              <w:spacing w:line="276" w:lineRule="auto"/>
              <w:rPr>
                <w:sz w:val="20"/>
                <w:lang w:val="nl"/>
              </w:rPr>
            </w:pPr>
          </w:p>
          <w:p w14:paraId="6B6B5A3D" w14:textId="77777777" w:rsidR="00A1047E" w:rsidRPr="00DF06EC" w:rsidRDefault="00A1047E" w:rsidP="00A1047E">
            <w:pPr>
              <w:spacing w:line="276" w:lineRule="auto"/>
              <w:rPr>
                <w:b/>
                <w:bCs/>
                <w:sz w:val="20"/>
                <w:u w:val="single"/>
                <w:lang w:val="nl"/>
              </w:rPr>
            </w:pPr>
            <w:r w:rsidRPr="00DF06EC">
              <w:rPr>
                <w:b/>
                <w:bCs/>
                <w:sz w:val="20"/>
                <w:u w:val="single"/>
                <w:lang w:val="nl"/>
              </w:rPr>
              <w:t>Mapping recht en registergoed:</w:t>
            </w:r>
          </w:p>
          <w:p w14:paraId="1071C0A3" w14:textId="77777777" w:rsidR="00A1047E" w:rsidRDefault="00A1047E" w:rsidP="00A1047E">
            <w:pPr>
              <w:spacing w:line="276" w:lineRule="auto"/>
              <w:rPr>
                <w:rFonts w:cs="Arial"/>
                <w:sz w:val="20"/>
              </w:rPr>
            </w:pPr>
            <w:r w:rsidRPr="00DF06EC">
              <w:rPr>
                <w:sz w:val="20"/>
              </w:rPr>
              <w:t xml:space="preserve">//IMKAD_AangebodenStuk/StukdeelHypotheek </w:t>
            </w:r>
            <w:r w:rsidRPr="00DF06EC">
              <w:rPr>
                <w:rFonts w:cs="Arial"/>
                <w:sz w:val="20"/>
              </w:rPr>
              <w:t xml:space="preserve">[aanduidingHypotheek = niet aanwezig] </w:t>
            </w:r>
            <w:r w:rsidRPr="00DF06EC">
              <w:rPr>
                <w:rFonts w:cs="Arial"/>
                <w:sz w:val="20"/>
              </w:rPr>
              <w:tab/>
            </w:r>
          </w:p>
          <w:p w14:paraId="76F7E509" w14:textId="77777777" w:rsidR="00A1047E" w:rsidRPr="00DF06EC" w:rsidRDefault="00A1047E" w:rsidP="00A1047E">
            <w:pPr>
              <w:spacing w:line="276" w:lineRule="auto"/>
              <w:rPr>
                <w:sz w:val="20"/>
              </w:rPr>
            </w:pPr>
            <w:r w:rsidRPr="00DF06EC">
              <w:rPr>
                <w:sz w:val="20"/>
              </w:rPr>
              <w:t>/IMKAD_ZakelijkRecht</w:t>
            </w:r>
          </w:p>
          <w:p w14:paraId="33BDDB37" w14:textId="1F1A7079" w:rsidR="00A1047E" w:rsidRPr="00EA7A26" w:rsidRDefault="00A1047E" w:rsidP="00A1047E">
            <w:pPr>
              <w:keepNext/>
              <w:spacing w:line="276" w:lineRule="auto"/>
              <w:rPr>
                <w:i/>
                <w:iCs/>
                <w:lang w:val="nl"/>
              </w:rPr>
            </w:pPr>
            <w:r w:rsidRPr="00EA7A26">
              <w:rPr>
                <w:i/>
                <w:iCs/>
                <w:sz w:val="20"/>
                <w:lang w:val="nl"/>
              </w:rPr>
              <w:t>- verdere mapping is opgenomen in het genoemde tekstblok.</w:t>
            </w:r>
          </w:p>
        </w:tc>
      </w:tr>
    </w:tbl>
    <w:p w14:paraId="5FE6E66A" w14:textId="4448AA51" w:rsidR="000A65EF" w:rsidRDefault="000A65EF">
      <w:pPr>
        <w:spacing w:line="240" w:lineRule="auto"/>
        <w:rPr>
          <w:lang w:val="nl"/>
        </w:rPr>
      </w:pPr>
    </w:p>
    <w:p w14:paraId="0E858A1F" w14:textId="77777777" w:rsidR="00112601" w:rsidRDefault="00112601" w:rsidP="00E56B38">
      <w:pPr>
        <w:rPr>
          <w:lang w:val="nl"/>
        </w:rPr>
      </w:pPr>
    </w:p>
    <w:p w14:paraId="50EBC4B7" w14:textId="77777777" w:rsidR="00112601" w:rsidRDefault="00112601" w:rsidP="00E56B38">
      <w:pPr>
        <w:rPr>
          <w:lang w:val="nl"/>
        </w:rPr>
      </w:pPr>
    </w:p>
    <w:p w14:paraId="1B190F59" w14:textId="0A939134" w:rsidR="00112601" w:rsidRDefault="00112601" w:rsidP="00112601">
      <w:pPr>
        <w:pStyle w:val="Kop2"/>
        <w:rPr>
          <w:sz w:val="20"/>
        </w:rPr>
      </w:pPr>
      <w:bookmarkStart w:id="140" w:name="_Toc180495169"/>
      <w:r w:rsidRPr="00112601">
        <w:rPr>
          <w:sz w:val="20"/>
        </w:rPr>
        <w:t>Woonplaatskeuze</w:t>
      </w:r>
      <w:bookmarkEnd w:id="140"/>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6820"/>
      </w:tblGrid>
      <w:tr w:rsidR="00112601" w14:paraId="34927CF3" w14:textId="77777777" w:rsidTr="00380764">
        <w:tc>
          <w:tcPr>
            <w:tcW w:w="5933" w:type="dxa"/>
            <w:shd w:val="clear" w:color="auto" w:fill="DEEAF6" w:themeFill="accent1" w:themeFillTint="33"/>
          </w:tcPr>
          <w:p w14:paraId="07DB6249" w14:textId="77777777" w:rsidR="00112601" w:rsidRDefault="00112601" w:rsidP="00051DE6">
            <w:pPr>
              <w:rPr>
                <w:lang w:val="nl"/>
              </w:rPr>
            </w:pPr>
            <w:r>
              <w:rPr>
                <w:lang w:val="nl"/>
              </w:rPr>
              <w:t>Modeldocument tekst</w:t>
            </w:r>
          </w:p>
        </w:tc>
        <w:tc>
          <w:tcPr>
            <w:tcW w:w="6820" w:type="dxa"/>
            <w:shd w:val="clear" w:color="auto" w:fill="DEEAF6" w:themeFill="accent1" w:themeFillTint="33"/>
          </w:tcPr>
          <w:p w14:paraId="06563741" w14:textId="77777777" w:rsidR="00112601" w:rsidRDefault="00112601" w:rsidP="00051DE6">
            <w:pPr>
              <w:rPr>
                <w:lang w:val="nl"/>
              </w:rPr>
            </w:pPr>
            <w:r>
              <w:rPr>
                <w:lang w:val="nl"/>
              </w:rPr>
              <w:t>Toelichting en mapping</w:t>
            </w:r>
          </w:p>
        </w:tc>
      </w:tr>
      <w:tr w:rsidR="00112601" w14:paraId="1BDB32F5" w14:textId="77777777" w:rsidTr="00380764">
        <w:tc>
          <w:tcPr>
            <w:tcW w:w="5933" w:type="dxa"/>
          </w:tcPr>
          <w:p w14:paraId="3AA47755" w14:textId="4FB5CD2A" w:rsidR="00112601" w:rsidRDefault="004D2065" w:rsidP="00051DE6">
            <w:pPr>
              <w:widowControl w:val="0"/>
              <w:tabs>
                <w:tab w:val="left" w:pos="-1440"/>
                <w:tab w:val="left" w:pos="-720"/>
              </w:tabs>
              <w:suppressAutoHyphens/>
              <w:spacing w:line="240" w:lineRule="auto"/>
              <w:rPr>
                <w:lang w:val="nl"/>
              </w:rPr>
            </w:pPr>
            <w:r w:rsidRPr="00891AF8">
              <w:rPr>
                <w:rFonts w:cs="Arial"/>
                <w:b/>
                <w:color w:val="800080"/>
                <w:sz w:val="20"/>
              </w:rPr>
              <w:t>WOONPLAATSKEUZE</w:t>
            </w:r>
            <w:r w:rsidRPr="00891AF8">
              <w:rPr>
                <w:rFonts w:cs="Arial"/>
                <w:color w:val="800080"/>
                <w:sz w:val="20"/>
              </w:rPr>
              <w:br/>
              <w:t>De Onderzetter en de Schuldenaar kiezen woonplaats ten kantore van de notaris, bewaarder van deze akte. Handelsbanken kiest woonplaats te</w:t>
            </w:r>
            <w:ins w:id="141" w:author="Willems, Igor" w:date="2026-01-06T08:35:00Z" w16du:dateUtc="2026-01-06T07:35:00Z">
              <w:r w:rsidR="00290AD4">
                <w:rPr>
                  <w:rFonts w:cs="Arial"/>
                  <w:color w:val="800080"/>
                  <w:sz w:val="20"/>
                </w:rPr>
                <w:t>n</w:t>
              </w:r>
            </w:ins>
            <w:r w:rsidRPr="00891AF8">
              <w:rPr>
                <w:rFonts w:cs="Arial"/>
                <w:color w:val="800080"/>
                <w:sz w:val="20"/>
              </w:rPr>
              <w:t xml:space="preserve"> haren kantore te Nederland als genoemd in de aanhef van deze akte.</w:t>
            </w:r>
          </w:p>
        </w:tc>
        <w:tc>
          <w:tcPr>
            <w:tcW w:w="6820" w:type="dxa"/>
          </w:tcPr>
          <w:p w14:paraId="5282CDD2" w14:textId="77777777" w:rsidR="00112601" w:rsidRDefault="00112601" w:rsidP="00051DE6">
            <w:pPr>
              <w:spacing w:before="72" w:line="276" w:lineRule="auto"/>
              <w:rPr>
                <w:sz w:val="20"/>
              </w:rPr>
            </w:pPr>
            <w:r w:rsidRPr="00EB6D09">
              <w:rPr>
                <w:sz w:val="20"/>
              </w:rPr>
              <w:t>Optionele tekst. De woonplaatskeuze is verplicht wanneer één van de personen uit één van de partijen een buitenlands adres heeft (het modeldocument en de stylesheet dwingen dit niet af).</w:t>
            </w:r>
          </w:p>
          <w:p w14:paraId="7F1ED83D" w14:textId="77777777" w:rsidR="00112601" w:rsidRPr="00EB6D09" w:rsidRDefault="00112601" w:rsidP="00051DE6">
            <w:pPr>
              <w:keepNext/>
              <w:spacing w:before="72" w:line="276" w:lineRule="auto"/>
              <w:rPr>
                <w:sz w:val="20"/>
              </w:rPr>
            </w:pPr>
            <w:r w:rsidRPr="00EB6D09">
              <w:rPr>
                <w:sz w:val="20"/>
              </w:rPr>
              <w:t>De woonplaatskeuze heeft betrekking op alle comparanten, zowel de geldgever als de geldnemer of hypotheekgever.</w:t>
            </w:r>
          </w:p>
          <w:p w14:paraId="5D5A8C07" w14:textId="77777777" w:rsidR="00112601" w:rsidRPr="00EB6D09" w:rsidRDefault="00112601" w:rsidP="00051DE6">
            <w:pPr>
              <w:keepNext/>
              <w:spacing w:before="72" w:line="276" w:lineRule="auto"/>
              <w:rPr>
                <w:sz w:val="20"/>
              </w:rPr>
            </w:pPr>
          </w:p>
          <w:p w14:paraId="75BAC9B9" w14:textId="77777777" w:rsidR="00112601" w:rsidRPr="00EB6D09" w:rsidRDefault="00112601" w:rsidP="00051DE6">
            <w:pPr>
              <w:keepNext/>
              <w:spacing w:line="276" w:lineRule="auto"/>
              <w:rPr>
                <w:b/>
                <w:bCs/>
                <w:sz w:val="20"/>
                <w:u w:val="single"/>
              </w:rPr>
            </w:pPr>
            <w:r w:rsidRPr="00EB6D09">
              <w:rPr>
                <w:b/>
                <w:bCs/>
                <w:sz w:val="20"/>
                <w:u w:val="single"/>
              </w:rPr>
              <w:t>Mapping tonen woonplaatskeuze:</w:t>
            </w:r>
          </w:p>
          <w:p w14:paraId="19D9AE9A" w14:textId="77777777" w:rsidR="00112601" w:rsidRPr="00EB6D09" w:rsidRDefault="00112601" w:rsidP="00051DE6">
            <w:pPr>
              <w:keepNext/>
              <w:spacing w:line="276" w:lineRule="auto"/>
              <w:rPr>
                <w:sz w:val="20"/>
              </w:rPr>
            </w:pPr>
            <w:r w:rsidRPr="00EB6D09">
              <w:rPr>
                <w:sz w:val="20"/>
              </w:rPr>
              <w:t>//IMKAD_AangebodenStuk/tia_TekstKeuze</w:t>
            </w:r>
          </w:p>
          <w:p w14:paraId="4F0C0F1B" w14:textId="77777777" w:rsidR="00112601" w:rsidRPr="00EB6D09" w:rsidRDefault="00112601" w:rsidP="00EA68B0">
            <w:pPr>
              <w:keepNext/>
              <w:spacing w:line="276" w:lineRule="auto"/>
              <w:rPr>
                <w:sz w:val="20"/>
              </w:rPr>
            </w:pPr>
            <w:r w:rsidRPr="00EB6D09">
              <w:rPr>
                <w:sz w:val="20"/>
              </w:rPr>
              <w:t>./tagNaam</w:t>
            </w:r>
            <w:r>
              <w:rPr>
                <w:sz w:val="20"/>
              </w:rPr>
              <w:t xml:space="preserve"> </w:t>
            </w:r>
            <w:r w:rsidRPr="00EB6D09">
              <w:rPr>
                <w:sz w:val="20"/>
              </w:rPr>
              <w:t>(‘k_Woonplaatskeuze’)</w:t>
            </w:r>
          </w:p>
          <w:p w14:paraId="1CAC4B63" w14:textId="50EEC269" w:rsidR="00112601" w:rsidRPr="00EB6D09" w:rsidRDefault="00112601" w:rsidP="00051DE6">
            <w:pPr>
              <w:widowControl w:val="0"/>
              <w:tabs>
                <w:tab w:val="left" w:pos="-1440"/>
                <w:tab w:val="left" w:pos="-720"/>
              </w:tabs>
              <w:suppressAutoHyphens/>
              <w:spacing w:line="276" w:lineRule="auto"/>
              <w:rPr>
                <w:i/>
                <w:sz w:val="20"/>
              </w:rPr>
            </w:pPr>
            <w:r w:rsidRPr="00EB6D09">
              <w:rPr>
                <w:sz w:val="20"/>
              </w:rPr>
              <w:t>./tekst</w:t>
            </w:r>
            <w:r>
              <w:rPr>
                <w:sz w:val="20"/>
              </w:rPr>
              <w:t xml:space="preserve"> </w:t>
            </w:r>
            <w:r w:rsidRPr="00EB6D09">
              <w:rPr>
                <w:sz w:val="20"/>
              </w:rPr>
              <w:t>(</w:t>
            </w:r>
            <w:r w:rsidR="004D2065" w:rsidRPr="00891AF8">
              <w:rPr>
                <w:rFonts w:cs="Arial"/>
                <w:color w:val="800080"/>
                <w:sz w:val="20"/>
              </w:rPr>
              <w:t>De Onderzetter en de Schuldenaar kiezen woonplaats ten kantore van de notaris, bewaarder van deze akte. Handelsbanken kiest woonplaats te</w:t>
            </w:r>
            <w:ins w:id="142" w:author="Willems, Igor" w:date="2026-01-06T08:35:00Z" w16du:dateUtc="2026-01-06T07:35:00Z">
              <w:r w:rsidR="00290AD4">
                <w:rPr>
                  <w:rFonts w:cs="Arial"/>
                  <w:color w:val="800080"/>
                  <w:sz w:val="20"/>
                </w:rPr>
                <w:t>n</w:t>
              </w:r>
            </w:ins>
            <w:r w:rsidR="004D2065" w:rsidRPr="00891AF8">
              <w:rPr>
                <w:rFonts w:cs="Arial"/>
                <w:color w:val="800080"/>
                <w:sz w:val="20"/>
              </w:rPr>
              <w:t xml:space="preserve"> haren kantore te Nederland als genoemd in de aanhef van deze akte</w:t>
            </w:r>
            <w:r w:rsidR="004D2065">
              <w:rPr>
                <w:rFonts w:cs="Arial"/>
                <w:color w:val="800080"/>
                <w:sz w:val="20"/>
              </w:rPr>
              <w:t>)</w:t>
            </w:r>
          </w:p>
          <w:p w14:paraId="18D4E0DF" w14:textId="77777777" w:rsidR="00112601" w:rsidRPr="00EB6D09" w:rsidRDefault="00112601" w:rsidP="00051DE6">
            <w:pPr>
              <w:keepNext/>
              <w:autoSpaceDE w:val="0"/>
              <w:autoSpaceDN w:val="0"/>
              <w:adjustRightInd w:val="0"/>
              <w:spacing w:line="276" w:lineRule="auto"/>
              <w:rPr>
                <w:i/>
                <w:sz w:val="20"/>
              </w:rPr>
            </w:pPr>
          </w:p>
          <w:p w14:paraId="39C37E90" w14:textId="3C69DBB1" w:rsidR="00112601" w:rsidRDefault="00112601" w:rsidP="00051DE6">
            <w:pPr>
              <w:keepNext/>
              <w:spacing w:line="276" w:lineRule="auto"/>
              <w:ind w:left="-58"/>
              <w:rPr>
                <w:lang w:val="nl"/>
              </w:rPr>
            </w:pPr>
            <w:r w:rsidRPr="00EB6D09">
              <w:rPr>
                <w:i/>
                <w:sz w:val="20"/>
              </w:rPr>
              <w:t>-</w:t>
            </w:r>
            <w:r w:rsidRPr="00310253">
              <w:rPr>
                <w:iCs/>
                <w:sz w:val="20"/>
              </w:rPr>
              <w:t>de koptekst ‘</w:t>
            </w:r>
            <w:r w:rsidR="00F36A70" w:rsidRPr="00891AF8">
              <w:rPr>
                <w:rFonts w:cs="Arial"/>
                <w:b/>
                <w:color w:val="800080"/>
                <w:sz w:val="20"/>
              </w:rPr>
              <w:t>WOONPLAATSKEUZE</w:t>
            </w:r>
            <w:r w:rsidR="00F36A70">
              <w:rPr>
                <w:rFonts w:cs="Arial"/>
                <w:b/>
                <w:sz w:val="20"/>
              </w:rPr>
              <w:t xml:space="preserve">‘ </w:t>
            </w:r>
            <w:r w:rsidRPr="00310253">
              <w:rPr>
                <w:iCs/>
                <w:sz w:val="20"/>
              </w:rPr>
              <w:t>wordt niet in de keuzetekst opgenomen, maar dient getoond te worden als de ‘tekst’ bij de betreffende tagnaam is ingevuld. Geldt ook voor de afsluitende punt.</w:t>
            </w:r>
          </w:p>
        </w:tc>
      </w:tr>
    </w:tbl>
    <w:p w14:paraId="5E0FA211" w14:textId="77777777" w:rsidR="00112601" w:rsidRDefault="00112601" w:rsidP="00112601">
      <w:pPr>
        <w:rPr>
          <w:lang w:val="nl"/>
        </w:rPr>
      </w:pPr>
    </w:p>
    <w:p w14:paraId="3E9F59A0" w14:textId="73503DE2" w:rsidR="004D2065" w:rsidRPr="004D2065" w:rsidRDefault="004D2065" w:rsidP="004D2065">
      <w:pPr>
        <w:pStyle w:val="Kop2"/>
        <w:rPr>
          <w:sz w:val="20"/>
        </w:rPr>
      </w:pPr>
      <w:bookmarkStart w:id="143" w:name="_Toc180495170"/>
      <w:r w:rsidRPr="004D2065">
        <w:rPr>
          <w:sz w:val="20"/>
        </w:rPr>
        <w:t>Einde kadasterdeel</w:t>
      </w:r>
      <w:bookmarkEnd w:id="143"/>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6820"/>
      </w:tblGrid>
      <w:tr w:rsidR="004D2065" w14:paraId="17D11293" w14:textId="77777777" w:rsidTr="00380764">
        <w:tc>
          <w:tcPr>
            <w:tcW w:w="5933" w:type="dxa"/>
            <w:shd w:val="clear" w:color="auto" w:fill="DEEAF6" w:themeFill="accent1" w:themeFillTint="33"/>
          </w:tcPr>
          <w:p w14:paraId="7A762D4E" w14:textId="77777777" w:rsidR="004D2065" w:rsidRDefault="004D2065" w:rsidP="00051DE6">
            <w:pPr>
              <w:rPr>
                <w:lang w:val="nl"/>
              </w:rPr>
            </w:pPr>
            <w:r>
              <w:rPr>
                <w:lang w:val="nl"/>
              </w:rPr>
              <w:t>Modeldocument tekst</w:t>
            </w:r>
          </w:p>
        </w:tc>
        <w:tc>
          <w:tcPr>
            <w:tcW w:w="6820" w:type="dxa"/>
            <w:shd w:val="clear" w:color="auto" w:fill="DEEAF6" w:themeFill="accent1" w:themeFillTint="33"/>
          </w:tcPr>
          <w:p w14:paraId="22B5141B" w14:textId="77777777" w:rsidR="004D2065" w:rsidRDefault="004D2065" w:rsidP="00051DE6">
            <w:pPr>
              <w:rPr>
                <w:lang w:val="nl"/>
              </w:rPr>
            </w:pPr>
            <w:r>
              <w:rPr>
                <w:lang w:val="nl"/>
              </w:rPr>
              <w:t>Toelichting en mapping</w:t>
            </w:r>
          </w:p>
        </w:tc>
      </w:tr>
      <w:tr w:rsidR="004D2065" w14:paraId="28AB8C18" w14:textId="77777777" w:rsidTr="00380764">
        <w:tc>
          <w:tcPr>
            <w:tcW w:w="5933" w:type="dxa"/>
          </w:tcPr>
          <w:p w14:paraId="7FD00336" w14:textId="77777777" w:rsidR="004D2065" w:rsidRDefault="004D2065" w:rsidP="00051DE6">
            <w:pPr>
              <w:widowControl w:val="0"/>
              <w:tabs>
                <w:tab w:val="left" w:pos="-1440"/>
                <w:tab w:val="left" w:pos="-720"/>
              </w:tabs>
              <w:suppressAutoHyphens/>
              <w:spacing w:line="240" w:lineRule="auto"/>
              <w:rPr>
                <w:rFonts w:cs="Arial"/>
                <w:color w:val="FF0000"/>
              </w:rPr>
            </w:pPr>
            <w:r w:rsidRPr="00BB309B">
              <w:rPr>
                <w:rFonts w:cs="Arial"/>
                <w:color w:val="FF0000"/>
              </w:rPr>
              <w:t>EINDE KADASTERDEEL</w:t>
            </w:r>
          </w:p>
          <w:p w14:paraId="4AC23ECF" w14:textId="7F0BE0BB" w:rsidR="004D2065" w:rsidRDefault="004D2065" w:rsidP="00051DE6">
            <w:pPr>
              <w:widowControl w:val="0"/>
              <w:tabs>
                <w:tab w:val="left" w:pos="-1440"/>
                <w:tab w:val="left" w:pos="-720"/>
              </w:tabs>
              <w:suppressAutoHyphens/>
              <w:spacing w:line="240" w:lineRule="auto"/>
              <w:rPr>
                <w:lang w:val="nl"/>
              </w:rPr>
            </w:pPr>
          </w:p>
        </w:tc>
        <w:tc>
          <w:tcPr>
            <w:tcW w:w="6820" w:type="dxa"/>
          </w:tcPr>
          <w:p w14:paraId="7416C5B4" w14:textId="7C544632" w:rsidR="004D2065" w:rsidRDefault="004D2065" w:rsidP="00051DE6">
            <w:pPr>
              <w:keepNext/>
              <w:spacing w:line="276" w:lineRule="auto"/>
              <w:ind w:left="-58"/>
              <w:rPr>
                <w:lang w:val="nl"/>
              </w:rPr>
            </w:pPr>
            <w:r>
              <w:t>Deze tekst wordt altijd vermeld.</w:t>
            </w:r>
          </w:p>
        </w:tc>
      </w:tr>
    </w:tbl>
    <w:p w14:paraId="2A1147AE" w14:textId="0AFDF5EC" w:rsidR="00534A86" w:rsidRDefault="00534A86" w:rsidP="004D2065">
      <w:pPr>
        <w:rPr>
          <w:lang w:val="nl"/>
        </w:rPr>
      </w:pPr>
    </w:p>
    <w:p w14:paraId="4BD00C24" w14:textId="77777777" w:rsidR="00534A86" w:rsidRDefault="00534A86">
      <w:pPr>
        <w:spacing w:line="240" w:lineRule="auto"/>
        <w:rPr>
          <w:lang w:val="nl"/>
        </w:rPr>
      </w:pPr>
      <w:r>
        <w:rPr>
          <w:lang w:val="nl"/>
        </w:rPr>
        <w:br w:type="page"/>
      </w:r>
    </w:p>
    <w:p w14:paraId="49277D47" w14:textId="77777777" w:rsidR="004D2065" w:rsidRDefault="004D2065" w:rsidP="004D2065">
      <w:pPr>
        <w:rPr>
          <w:lang w:val="nl"/>
        </w:rPr>
      </w:pPr>
    </w:p>
    <w:p w14:paraId="3550D714" w14:textId="4FD36583" w:rsidR="004D2065" w:rsidRDefault="004D2065" w:rsidP="004D2065">
      <w:pPr>
        <w:pStyle w:val="Kop2"/>
        <w:rPr>
          <w:sz w:val="20"/>
        </w:rPr>
      </w:pPr>
      <w:bookmarkStart w:id="144" w:name="_Toc180495171"/>
      <w:r w:rsidRPr="004D2065">
        <w:rPr>
          <w:sz w:val="20"/>
        </w:rPr>
        <w:t>Vrije gedeelte</w:t>
      </w:r>
      <w:bookmarkEnd w:id="144"/>
    </w:p>
    <w:tbl>
      <w:tblPr>
        <w:tblW w:w="53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51"/>
        <w:gridCol w:w="6803"/>
      </w:tblGrid>
      <w:tr w:rsidR="004D2065" w14:paraId="29FB5BB2" w14:textId="77777777" w:rsidTr="00380764">
        <w:tc>
          <w:tcPr>
            <w:tcW w:w="2333" w:type="pct"/>
            <w:shd w:val="clear" w:color="auto" w:fill="DEEAF6" w:themeFill="accent1" w:themeFillTint="33"/>
          </w:tcPr>
          <w:p w14:paraId="2C8EB983" w14:textId="77777777" w:rsidR="004D2065" w:rsidRDefault="004D2065" w:rsidP="00051DE6">
            <w:pPr>
              <w:rPr>
                <w:lang w:val="nl"/>
              </w:rPr>
            </w:pPr>
            <w:r>
              <w:rPr>
                <w:lang w:val="nl"/>
              </w:rPr>
              <w:t>Modeldocument tekst</w:t>
            </w:r>
          </w:p>
        </w:tc>
        <w:tc>
          <w:tcPr>
            <w:tcW w:w="2667" w:type="pct"/>
            <w:shd w:val="clear" w:color="auto" w:fill="DEEAF6" w:themeFill="accent1" w:themeFillTint="33"/>
          </w:tcPr>
          <w:p w14:paraId="7A6FB18D" w14:textId="77777777" w:rsidR="004D2065" w:rsidRDefault="004D2065" w:rsidP="00051DE6">
            <w:pPr>
              <w:rPr>
                <w:lang w:val="nl"/>
              </w:rPr>
            </w:pPr>
            <w:r>
              <w:rPr>
                <w:lang w:val="nl"/>
              </w:rPr>
              <w:t>Toelichting en mapping</w:t>
            </w:r>
          </w:p>
        </w:tc>
      </w:tr>
      <w:tr w:rsidR="004D2065" w14:paraId="1831D297" w14:textId="77777777" w:rsidTr="00380764">
        <w:tc>
          <w:tcPr>
            <w:tcW w:w="2333" w:type="pct"/>
          </w:tcPr>
          <w:p w14:paraId="2AF97DAD" w14:textId="77777777" w:rsidR="004D2065" w:rsidRDefault="004D2065" w:rsidP="00051DE6">
            <w:pPr>
              <w:widowControl w:val="0"/>
              <w:tabs>
                <w:tab w:val="left" w:pos="-1440"/>
                <w:tab w:val="left" w:pos="-720"/>
              </w:tabs>
              <w:suppressAutoHyphens/>
              <w:spacing w:line="240" w:lineRule="auto"/>
              <w:rPr>
                <w:lang w:val="nl"/>
              </w:rPr>
            </w:pPr>
          </w:p>
        </w:tc>
        <w:tc>
          <w:tcPr>
            <w:tcW w:w="2667" w:type="pct"/>
          </w:tcPr>
          <w:p w14:paraId="405730A9" w14:textId="77777777" w:rsidR="004D2065" w:rsidRPr="00343045" w:rsidRDefault="004D2065" w:rsidP="00051DE6">
            <w:pPr>
              <w:spacing w:before="72"/>
            </w:pPr>
            <w:r w:rsidRPr="00343045">
              <w:t>Dit is vrije tekst, die als geheel opgenomen kan worden in het es</w:t>
            </w:r>
            <w:r>
              <w:t xml:space="preserve">sentialiabestand. Het Kadaster </w:t>
            </w:r>
            <w:r w:rsidRPr="00343045">
              <w:t>doet hier niets mee.</w:t>
            </w:r>
          </w:p>
          <w:p w14:paraId="6BF2A2ED" w14:textId="77777777" w:rsidR="004D2065" w:rsidRDefault="004D2065" w:rsidP="00051DE6">
            <w:pPr>
              <w:spacing w:before="72"/>
            </w:pPr>
            <w:r>
              <w:t>De Kadaster stylesheet</w:t>
            </w:r>
            <w:r w:rsidRPr="00343045">
              <w:t xml:space="preserve"> biedt geen ondersteuning voor het invullen van variabelen uit dit tekstdeel.</w:t>
            </w:r>
            <w:r w:rsidRPr="00A10B2A">
              <w:t xml:space="preserve"> </w:t>
            </w:r>
          </w:p>
          <w:p w14:paraId="56614EA4" w14:textId="77777777" w:rsidR="004D2065" w:rsidRDefault="004D2065" w:rsidP="00051DE6">
            <w:pPr>
              <w:spacing w:before="72"/>
            </w:pPr>
          </w:p>
          <w:p w14:paraId="6E12BCD2" w14:textId="77777777" w:rsidR="004D2065" w:rsidRPr="00BB309B" w:rsidRDefault="004D2065" w:rsidP="00051DE6">
            <w:pPr>
              <w:spacing w:before="72"/>
              <w:rPr>
                <w:szCs w:val="18"/>
                <w:u w:val="single"/>
              </w:rPr>
            </w:pPr>
            <w:r w:rsidRPr="00BB309B">
              <w:rPr>
                <w:szCs w:val="18"/>
                <w:u w:val="single"/>
              </w:rPr>
              <w:t>Mapping:</w:t>
            </w:r>
          </w:p>
          <w:p w14:paraId="5FE2BCEC" w14:textId="77777777" w:rsidR="004D2065" w:rsidRDefault="004D2065" w:rsidP="00051DE6">
            <w:pPr>
              <w:keepNext/>
              <w:spacing w:line="276" w:lineRule="auto"/>
              <w:ind w:left="-58"/>
              <w:rPr>
                <w:szCs w:val="18"/>
              </w:rPr>
            </w:pPr>
            <w:r w:rsidRPr="00BB309B">
              <w:rPr>
                <w:szCs w:val="18"/>
              </w:rPr>
              <w:t>/IMKAD_Aangebodenstuk/tia_TekstTweedeDeel</w:t>
            </w:r>
          </w:p>
          <w:p w14:paraId="187694A9" w14:textId="77777777" w:rsidR="004D2065" w:rsidRDefault="004D2065" w:rsidP="00051DE6">
            <w:pPr>
              <w:keepNext/>
              <w:spacing w:line="276" w:lineRule="auto"/>
              <w:ind w:left="-58"/>
              <w:rPr>
                <w:lang w:val="nl"/>
              </w:rPr>
            </w:pPr>
          </w:p>
        </w:tc>
      </w:tr>
    </w:tbl>
    <w:p w14:paraId="301C73B3" w14:textId="77777777" w:rsidR="004D2065" w:rsidRPr="004D2065" w:rsidRDefault="004D2065" w:rsidP="004D2065">
      <w:pPr>
        <w:rPr>
          <w:lang w:val="nl"/>
        </w:rPr>
      </w:pPr>
    </w:p>
    <w:sectPr w:rsidR="004D2065" w:rsidRPr="004D2065" w:rsidSect="00031F6A">
      <w:headerReference w:type="default" r:id="rId20"/>
      <w:pgSz w:w="16838" w:h="11906" w:orient="landscape" w:code="9"/>
      <w:pgMar w:top="2268" w:right="2977" w:bottom="1531" w:left="1985" w:header="283" w:footer="431"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6A3D3" w14:textId="77777777" w:rsidR="00FF4C8E" w:rsidRDefault="00FF4C8E">
      <w:r>
        <w:separator/>
      </w:r>
    </w:p>
  </w:endnote>
  <w:endnote w:type="continuationSeparator" w:id="0">
    <w:p w14:paraId="1873CE65" w14:textId="77777777" w:rsidR="00FF4C8E" w:rsidRDefault="00FF4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DFCC" w14:textId="77777777" w:rsidR="009A5EBD" w:rsidRDefault="009A5EBD">
    <w:pPr>
      <w:pStyle w:val="Voettekst"/>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9CC8" w14:textId="77777777" w:rsidR="009A5EBD" w:rsidRDefault="009A5EBD">
    <w:pPr>
      <w:pStyle w:val="Voettekst"/>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7421" w14:textId="77777777" w:rsidR="009A5EBD" w:rsidRDefault="009A5EB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A6C21" w14:textId="77777777" w:rsidR="00FF4C8E" w:rsidRDefault="00FF4C8E">
      <w:r>
        <w:separator/>
      </w:r>
    </w:p>
  </w:footnote>
  <w:footnote w:type="continuationSeparator" w:id="0">
    <w:p w14:paraId="111BC86F" w14:textId="77777777" w:rsidR="00FF4C8E" w:rsidRDefault="00FF4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D362" w14:textId="77777777" w:rsidR="009A5EBD" w:rsidRDefault="000B4FD9">
    <w:pPr>
      <w:pStyle w:val="Koptekst"/>
    </w:pPr>
    <w:r>
      <w:rPr>
        <w:noProof/>
        <w:snapToGrid/>
        <w:lang w:eastAsia="nl-NL"/>
      </w:rPr>
      <w:drawing>
        <wp:anchor distT="0" distB="0" distL="114300" distR="114300" simplePos="0" relativeHeight="251659264" behindDoc="1" locked="0" layoutInCell="1" allowOverlap="1" wp14:anchorId="5C9F76E1" wp14:editId="2D277FCE">
          <wp:simplePos x="0" y="0"/>
          <wp:positionH relativeFrom="page">
            <wp:posOffset>4725035</wp:posOffset>
          </wp:positionH>
          <wp:positionV relativeFrom="page">
            <wp:posOffset>504825</wp:posOffset>
          </wp:positionV>
          <wp:extent cx="1389600" cy="1072800"/>
          <wp:effectExtent l="0" t="0" r="1270" b="0"/>
          <wp:wrapNone/>
          <wp:docPr id="1" name="Afbeelding 1" descr="H:\Sjablonen\Afgehandeld\M en K\Kadaster beeldmerk wimpel RGB 2kleur-01.jpg"/>
          <wp:cNvGraphicFramePr/>
          <a:graphic xmlns:a="http://schemas.openxmlformats.org/drawingml/2006/main">
            <a:graphicData uri="http://schemas.openxmlformats.org/drawingml/2006/picture">
              <pic:pic xmlns:pic="http://schemas.openxmlformats.org/drawingml/2006/picture">
                <pic:nvPicPr>
                  <pic:cNvPr id="4" name="Afbeelding 4" descr="H:\Sjablonen\Afgehandeld\M en K\Kadaster beeldmerk wimpel RGB 2kleur-01.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9600" cy="1072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91077" w14:textId="77777777" w:rsidR="009A5EBD" w:rsidRDefault="009A5EBD">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C21C" w14:textId="77777777" w:rsidR="009A5EBD" w:rsidRDefault="009A5EBD">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1A7E0" w14:textId="77777777" w:rsidR="009A5EBD" w:rsidRDefault="00540193">
    <w:pPr>
      <w:pStyle w:val="Koptekst"/>
    </w:pPr>
    <w:r>
      <w:rPr>
        <w:noProof/>
        <w:snapToGrid/>
        <w:lang w:eastAsia="nl-NL"/>
      </w:rPr>
      <w:drawing>
        <wp:anchor distT="0" distB="0" distL="114300" distR="114300" simplePos="0" relativeHeight="251656192" behindDoc="0" locked="0" layoutInCell="1" allowOverlap="1" wp14:anchorId="66CA9A0D" wp14:editId="0584C48F">
          <wp:simplePos x="0" y="0"/>
          <wp:positionH relativeFrom="page">
            <wp:posOffset>3032760</wp:posOffset>
          </wp:positionH>
          <wp:positionV relativeFrom="page">
            <wp:posOffset>512445</wp:posOffset>
          </wp:positionV>
          <wp:extent cx="942975" cy="190500"/>
          <wp:effectExtent l="0" t="0" r="9525" b="0"/>
          <wp:wrapNone/>
          <wp:docPr id="14" name="Afbeelding 14" descr="Woordmerk g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oordmerk groo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2975" cy="190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3544"/>
    </w:tblGrid>
    <w:tr w:rsidR="009A5EBD" w14:paraId="2CA10DD0" w14:textId="77777777" w:rsidTr="00E62EAC">
      <w:tc>
        <w:tcPr>
          <w:tcW w:w="3544" w:type="dxa"/>
        </w:tcPr>
        <w:p w14:paraId="7863EDA7" w14:textId="77777777" w:rsidR="009A5EBD" w:rsidRPr="00746855" w:rsidRDefault="009A5EBD" w:rsidP="00E62EAC">
          <w:pPr>
            <w:pStyle w:val="tussenkopje"/>
            <w:spacing w:before="0"/>
            <w:ind w:left="67"/>
            <w:rPr>
              <w:b/>
              <w:bCs/>
            </w:rPr>
          </w:pPr>
          <w:r w:rsidRPr="00746855">
            <w:rPr>
              <w:b/>
              <w:bCs/>
            </w:rPr>
            <w:t>Datum</w:t>
          </w:r>
        </w:p>
      </w:tc>
    </w:tr>
    <w:tr w:rsidR="009A5EBD" w14:paraId="26FB460F" w14:textId="77777777" w:rsidTr="00E62EAC">
      <w:tc>
        <w:tcPr>
          <w:tcW w:w="3544" w:type="dxa"/>
        </w:tcPr>
        <w:p w14:paraId="399BBF00" w14:textId="28958DCC" w:rsidR="009A5EBD" w:rsidRDefault="00514060" w:rsidP="00E62EAC">
          <w:pPr>
            <w:spacing w:line="240" w:lineRule="atLeast"/>
          </w:pPr>
          <w:fldSimple w:instr=" DOCPROPERTY  propDatum  \* MERGEFORMAT ">
            <w:ins w:id="40" w:author="Groot, Karina de" w:date="2025-12-08T13:40:00Z" w16du:dateUtc="2025-12-08T12:40:00Z">
              <w:r>
                <w:t>8 december 2025</w:t>
              </w:r>
            </w:ins>
            <w:del w:id="41" w:author="Groot, Karina de" w:date="2025-12-08T13:40:00Z" w16du:dateUtc="2025-12-08T12:40:00Z">
              <w:r w:rsidR="004516C2" w:rsidDel="00514060">
                <w:delText>11 februari 2025</w:delText>
              </w:r>
            </w:del>
          </w:fldSimple>
        </w:p>
      </w:tc>
    </w:tr>
    <w:tr w:rsidR="009A5EBD" w14:paraId="003FED3D" w14:textId="77777777" w:rsidTr="00E62EAC">
      <w:tc>
        <w:tcPr>
          <w:tcW w:w="3544" w:type="dxa"/>
        </w:tcPr>
        <w:p w14:paraId="10BB65E0" w14:textId="77777777" w:rsidR="009A5EBD" w:rsidRPr="00746855" w:rsidRDefault="009A5EBD" w:rsidP="00E62EAC">
          <w:pPr>
            <w:pStyle w:val="tussenkopje"/>
            <w:spacing w:before="0"/>
            <w:rPr>
              <w:b/>
              <w:bCs/>
            </w:rPr>
          </w:pPr>
          <w:r w:rsidRPr="00746855">
            <w:rPr>
              <w:b/>
              <w:bCs/>
            </w:rPr>
            <w:t>Titel</w:t>
          </w:r>
        </w:p>
      </w:tc>
    </w:tr>
    <w:tr w:rsidR="009A5EBD" w14:paraId="6692F59C" w14:textId="77777777" w:rsidTr="00E62EAC">
      <w:tc>
        <w:tcPr>
          <w:tcW w:w="3544" w:type="dxa"/>
        </w:tcPr>
        <w:p w14:paraId="2F7CECBE" w14:textId="303C9F60" w:rsidR="009A5EBD" w:rsidRDefault="00BF3608" w:rsidP="00E62EAC">
          <w:pPr>
            <w:spacing w:line="240" w:lineRule="atLeast"/>
          </w:pPr>
          <w:fldSimple w:instr=" STYLEREF Titel \* MERGEFORMAT ">
            <w:r w:rsidR="00290AD4">
              <w:rPr>
                <w:noProof/>
              </w:rPr>
              <w:t>Toelichting modeldocument Svenska Handelsbanken v3.0</w:t>
            </w:r>
          </w:fldSimple>
        </w:p>
      </w:tc>
    </w:tr>
    <w:tr w:rsidR="009A5EBD" w14:paraId="309DE369" w14:textId="77777777" w:rsidTr="00E62EAC">
      <w:tc>
        <w:tcPr>
          <w:tcW w:w="3544" w:type="dxa"/>
        </w:tcPr>
        <w:p w14:paraId="2EE55FED" w14:textId="77777777" w:rsidR="009A5EBD" w:rsidRPr="00746855" w:rsidRDefault="009A5EBD" w:rsidP="00E62EAC">
          <w:pPr>
            <w:pStyle w:val="tussenkopje"/>
            <w:spacing w:before="0"/>
            <w:rPr>
              <w:b/>
              <w:bCs/>
            </w:rPr>
          </w:pPr>
          <w:r w:rsidRPr="00746855">
            <w:rPr>
              <w:b/>
              <w:bCs/>
            </w:rPr>
            <w:t>Versie</w:t>
          </w:r>
        </w:p>
      </w:tc>
    </w:tr>
    <w:tr w:rsidR="009A5EBD" w14:paraId="4AFEFFB4" w14:textId="77777777" w:rsidTr="00E62EAC">
      <w:tc>
        <w:tcPr>
          <w:tcW w:w="3544" w:type="dxa"/>
        </w:tcPr>
        <w:p w14:paraId="342A0498" w14:textId="440DA8CB" w:rsidR="009A5EBD" w:rsidRDefault="00514060" w:rsidP="00E62EAC">
          <w:pPr>
            <w:spacing w:line="240" w:lineRule="atLeast"/>
          </w:pPr>
          <w:fldSimple w:instr=" DOCPROPERTY  propVersie  \* MERGEFORMAT ">
            <w:ins w:id="42" w:author="Groot, Karina de" w:date="2025-12-08T13:40:00Z" w16du:dateUtc="2025-12-08T12:40:00Z">
              <w:r>
                <w:t>3.0</w:t>
              </w:r>
            </w:ins>
            <w:del w:id="43" w:author="Groot, Karina de" w:date="2025-12-08T13:40:00Z" w16du:dateUtc="2025-12-08T12:40:00Z">
              <w:r w:rsidR="004516C2" w:rsidDel="00514060">
                <w:delText>2.0</w:delText>
              </w:r>
            </w:del>
          </w:fldSimple>
        </w:p>
      </w:tc>
    </w:tr>
    <w:tr w:rsidR="009A5EBD" w14:paraId="477545D0" w14:textId="77777777" w:rsidTr="00E62EAC">
      <w:tc>
        <w:tcPr>
          <w:tcW w:w="3544" w:type="dxa"/>
        </w:tcPr>
        <w:p w14:paraId="33A476FB" w14:textId="77777777" w:rsidR="009A5EBD" w:rsidRPr="00746855" w:rsidRDefault="009A5EBD" w:rsidP="00E62EAC">
          <w:pPr>
            <w:pStyle w:val="tussenkopje"/>
            <w:spacing w:before="0"/>
            <w:rPr>
              <w:b/>
              <w:bCs/>
            </w:rPr>
          </w:pPr>
          <w:r w:rsidRPr="00746855">
            <w:rPr>
              <w:b/>
              <w:bCs/>
            </w:rPr>
            <w:t>Blad</w:t>
          </w:r>
        </w:p>
      </w:tc>
    </w:tr>
    <w:tr w:rsidR="009A5EBD" w14:paraId="2C5DC4C8" w14:textId="77777777" w:rsidTr="00E62EAC">
      <w:tc>
        <w:tcPr>
          <w:tcW w:w="3544" w:type="dxa"/>
        </w:tcPr>
        <w:p w14:paraId="7904131A" w14:textId="6A66DB68" w:rsidR="009A5EBD" w:rsidRDefault="009A5EBD" w:rsidP="00E62EAC">
          <w:pPr>
            <w:spacing w:line="240" w:lineRule="atLeast"/>
          </w:pPr>
          <w:r>
            <w:fldChar w:fldCharType="begin"/>
          </w:r>
          <w:r>
            <w:instrText xml:space="preserve"> PAGE  \* MERGEFORMAT </w:instrText>
          </w:r>
          <w:r>
            <w:fldChar w:fldCharType="separate"/>
          </w:r>
          <w:r w:rsidR="00E71B04">
            <w:rPr>
              <w:noProof/>
            </w:rPr>
            <w:t>3</w:t>
          </w:r>
          <w:r>
            <w:fldChar w:fldCharType="end"/>
          </w:r>
          <w:r>
            <w:t xml:space="preserve"> van </w:t>
          </w:r>
          <w:r>
            <w:fldChar w:fldCharType="begin"/>
          </w:r>
          <w:r>
            <w:instrText xml:space="preserve"> </w:instrText>
          </w:r>
          <w:r>
            <w:rPr>
              <w:b/>
              <w:bCs/>
            </w:rPr>
            <w:instrText>=</w:instrText>
          </w:r>
          <w:r>
            <w:instrText xml:space="preserve"> -1+</w:instrText>
          </w:r>
          <w:r>
            <w:fldChar w:fldCharType="begin"/>
          </w:r>
          <w:r>
            <w:instrText xml:space="preserve"> NUMPAGES </w:instrText>
          </w:r>
          <w:r>
            <w:fldChar w:fldCharType="separate"/>
          </w:r>
          <w:r w:rsidR="00290AD4">
            <w:rPr>
              <w:noProof/>
            </w:rPr>
            <w:instrText>28</w:instrText>
          </w:r>
          <w:r>
            <w:fldChar w:fldCharType="end"/>
          </w:r>
          <w:r>
            <w:fldChar w:fldCharType="separate"/>
          </w:r>
          <w:r w:rsidR="00290AD4">
            <w:rPr>
              <w:noProof/>
            </w:rPr>
            <w:t>27</w:t>
          </w:r>
          <w:r>
            <w:fldChar w:fldCharType="end"/>
          </w:r>
          <w:r>
            <w:t xml:space="preserve"> </w:t>
          </w:r>
        </w:p>
      </w:tc>
    </w:tr>
  </w:tbl>
  <w:p w14:paraId="2452FBB5" w14:textId="77777777" w:rsidR="009A5EBD" w:rsidRDefault="009A5EBD" w:rsidP="00E62EAC">
    <w:pPr>
      <w:pStyle w:val="Koptekst"/>
      <w:tabs>
        <w:tab w:val="clear" w:pos="4536"/>
        <w:tab w:val="clear" w:pos="9072"/>
        <w:tab w:val="right" w:pos="9639"/>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11607" w:tblpY="625"/>
      <w:tblW w:w="0" w:type="auto"/>
      <w:tblCellMar>
        <w:left w:w="70" w:type="dxa"/>
        <w:right w:w="70" w:type="dxa"/>
      </w:tblCellMar>
      <w:tblLook w:val="0000" w:firstRow="0" w:lastRow="0" w:firstColumn="0" w:lastColumn="0" w:noHBand="0" w:noVBand="0"/>
    </w:tblPr>
    <w:tblGrid>
      <w:gridCol w:w="3827"/>
    </w:tblGrid>
    <w:tr w:rsidR="00E62EAC" w14:paraId="17ADB768" w14:textId="0F349E2B" w:rsidTr="00E62EAC">
      <w:tc>
        <w:tcPr>
          <w:tcW w:w="3827" w:type="dxa"/>
        </w:tcPr>
        <w:p w14:paraId="0DCD4A72" w14:textId="6C157BA0" w:rsidR="00E62EAC" w:rsidRPr="00746855" w:rsidRDefault="00E62EAC" w:rsidP="00E62EAC">
          <w:pPr>
            <w:pStyle w:val="tussenkopje"/>
            <w:spacing w:before="0"/>
            <w:rPr>
              <w:b/>
              <w:bCs/>
            </w:rPr>
          </w:pPr>
          <w:r w:rsidRPr="00746855">
            <w:rPr>
              <w:b/>
              <w:bCs/>
            </w:rPr>
            <w:t>Datum</w:t>
          </w:r>
        </w:p>
      </w:tc>
    </w:tr>
    <w:tr w:rsidR="00E62EAC" w14:paraId="086521A2" w14:textId="76B71967" w:rsidTr="00E62EAC">
      <w:tc>
        <w:tcPr>
          <w:tcW w:w="3827" w:type="dxa"/>
        </w:tcPr>
        <w:p w14:paraId="7E61C8E6" w14:textId="73A91EE2" w:rsidR="00E62EAC" w:rsidRDefault="00E62EAC" w:rsidP="00E62EAC">
          <w:pPr>
            <w:spacing w:line="240" w:lineRule="atLeast"/>
            <w:ind w:left="-75"/>
          </w:pPr>
          <w:r>
            <w:t xml:space="preserve"> </w:t>
          </w:r>
          <w:fldSimple w:instr=" DOCPROPERTY  propDatum  \* MERGEFORMAT ">
            <w:del w:id="145" w:author="Groot, Karina de" w:date="2025-12-08T13:46:00Z" w16du:dateUtc="2025-12-08T12:46:00Z">
              <w:r w:rsidDel="007D0CAE">
                <w:delText>11</w:delText>
              </w:r>
            </w:del>
            <w:ins w:id="146" w:author="Groot, Karina de" w:date="2025-12-08T13:46:00Z" w16du:dateUtc="2025-12-08T12:46:00Z">
              <w:r w:rsidR="007D0CAE">
                <w:t>8</w:t>
              </w:r>
            </w:ins>
            <w:r>
              <w:t xml:space="preserve"> </w:t>
            </w:r>
            <w:del w:id="147" w:author="Groot, Karina de" w:date="2025-12-08T13:46:00Z" w16du:dateUtc="2025-12-08T12:46:00Z">
              <w:r w:rsidDel="007D0CAE">
                <w:delText xml:space="preserve">februari </w:delText>
              </w:r>
            </w:del>
            <w:ins w:id="148" w:author="Groot, Karina de" w:date="2025-12-08T13:46:00Z" w16du:dateUtc="2025-12-08T12:46:00Z">
              <w:r w:rsidR="007D0CAE">
                <w:t xml:space="preserve">december </w:t>
              </w:r>
            </w:ins>
            <w:r>
              <w:t>2025</w:t>
            </w:r>
          </w:fldSimple>
        </w:p>
      </w:tc>
    </w:tr>
    <w:tr w:rsidR="00E62EAC" w14:paraId="564B0D76" w14:textId="41BB9E7E" w:rsidTr="00E62EAC">
      <w:tc>
        <w:tcPr>
          <w:tcW w:w="3827" w:type="dxa"/>
        </w:tcPr>
        <w:p w14:paraId="2AC803EB" w14:textId="33E05F7A" w:rsidR="00E62EAC" w:rsidRPr="00746855" w:rsidRDefault="00E62EAC" w:rsidP="00E62EAC">
          <w:pPr>
            <w:pStyle w:val="tussenkopje"/>
            <w:spacing w:before="0"/>
            <w:rPr>
              <w:b/>
              <w:bCs/>
            </w:rPr>
          </w:pPr>
          <w:r w:rsidRPr="00746855">
            <w:rPr>
              <w:b/>
              <w:bCs/>
            </w:rPr>
            <w:t>Titel</w:t>
          </w:r>
        </w:p>
      </w:tc>
    </w:tr>
    <w:tr w:rsidR="00E62EAC" w14:paraId="599F524E" w14:textId="3359429D" w:rsidTr="00E62EAC">
      <w:tc>
        <w:tcPr>
          <w:tcW w:w="3827" w:type="dxa"/>
        </w:tcPr>
        <w:p w14:paraId="18503F76" w14:textId="3C52D86B" w:rsidR="00E62EAC" w:rsidRDefault="00E42F37" w:rsidP="00E62EAC">
          <w:pPr>
            <w:spacing w:line="240" w:lineRule="atLeast"/>
          </w:pPr>
          <w:fldSimple w:instr=" STYLEREF Titel \* MERGEFORMAT ">
            <w:r w:rsidR="00290AD4">
              <w:rPr>
                <w:noProof/>
              </w:rPr>
              <w:t>Toelichting modeldocument Svenska Handelsbanken v3.0</w:t>
            </w:r>
          </w:fldSimple>
        </w:p>
      </w:tc>
    </w:tr>
    <w:tr w:rsidR="00E62EAC" w14:paraId="4451860D" w14:textId="2EDE021C" w:rsidTr="00E62EAC">
      <w:tc>
        <w:tcPr>
          <w:tcW w:w="3827" w:type="dxa"/>
        </w:tcPr>
        <w:p w14:paraId="50255C44" w14:textId="51E73B62" w:rsidR="00E62EAC" w:rsidRPr="00746855" w:rsidRDefault="00E62EAC" w:rsidP="00E62EAC">
          <w:pPr>
            <w:pStyle w:val="tussenkopje"/>
            <w:spacing w:before="0"/>
            <w:rPr>
              <w:b/>
              <w:bCs/>
            </w:rPr>
          </w:pPr>
          <w:r w:rsidRPr="00746855">
            <w:rPr>
              <w:b/>
              <w:bCs/>
            </w:rPr>
            <w:t>Versie</w:t>
          </w:r>
        </w:p>
      </w:tc>
    </w:tr>
    <w:tr w:rsidR="00E62EAC" w14:paraId="71F3DE60" w14:textId="7019002C" w:rsidTr="00E62EAC">
      <w:tc>
        <w:tcPr>
          <w:tcW w:w="3827" w:type="dxa"/>
        </w:tcPr>
        <w:p w14:paraId="06908967" w14:textId="34E73EA4" w:rsidR="00E62EAC" w:rsidRDefault="007D0CAE" w:rsidP="00E62EAC">
          <w:pPr>
            <w:spacing w:line="240" w:lineRule="atLeast"/>
          </w:pPr>
          <w:fldSimple w:instr=" DOCPROPERTY  propVersie  \* MERGEFORMAT ">
            <w:ins w:id="149" w:author="Groot, Karina de" w:date="2025-12-08T13:46:00Z" w16du:dateUtc="2025-12-08T12:46:00Z">
              <w:r>
                <w:t>3</w:t>
              </w:r>
            </w:ins>
            <w:del w:id="150" w:author="Groot, Karina de" w:date="2025-12-08T13:46:00Z" w16du:dateUtc="2025-12-08T12:46:00Z">
              <w:r w:rsidR="00E62EAC" w:rsidDel="007D0CAE">
                <w:delText>2</w:delText>
              </w:r>
            </w:del>
            <w:r w:rsidR="00E62EAC">
              <w:t>.0</w:t>
            </w:r>
          </w:fldSimple>
        </w:p>
      </w:tc>
    </w:tr>
    <w:tr w:rsidR="00E62EAC" w14:paraId="287628A3" w14:textId="541263CC" w:rsidTr="00E62EAC">
      <w:tc>
        <w:tcPr>
          <w:tcW w:w="3827" w:type="dxa"/>
        </w:tcPr>
        <w:p w14:paraId="33A6FE4A" w14:textId="4FC85930" w:rsidR="00E62EAC" w:rsidRPr="00746855" w:rsidRDefault="00E62EAC" w:rsidP="00E62EAC">
          <w:pPr>
            <w:pStyle w:val="tussenkopje"/>
            <w:spacing w:before="0"/>
            <w:rPr>
              <w:b/>
              <w:bCs/>
            </w:rPr>
          </w:pPr>
          <w:r w:rsidRPr="00746855">
            <w:rPr>
              <w:b/>
              <w:bCs/>
            </w:rPr>
            <w:t>Blad</w:t>
          </w:r>
        </w:p>
      </w:tc>
    </w:tr>
    <w:tr w:rsidR="00E62EAC" w14:paraId="565D55AF" w14:textId="6D678BDA" w:rsidTr="00E62EAC">
      <w:tc>
        <w:tcPr>
          <w:tcW w:w="3827" w:type="dxa"/>
        </w:tcPr>
        <w:p w14:paraId="5801C131" w14:textId="5C6E0965" w:rsidR="00E62EAC" w:rsidRDefault="00E62EAC" w:rsidP="00E62EAC">
          <w:pPr>
            <w:spacing w:line="240" w:lineRule="atLeast"/>
          </w:pPr>
          <w:r>
            <w:fldChar w:fldCharType="begin"/>
          </w:r>
          <w:r>
            <w:instrText xml:space="preserve"> PAGE  \* MERGEFORMAT </w:instrText>
          </w:r>
          <w:r>
            <w:fldChar w:fldCharType="separate"/>
          </w:r>
          <w:r>
            <w:rPr>
              <w:noProof/>
            </w:rPr>
            <w:t>3</w:t>
          </w:r>
          <w:r>
            <w:fldChar w:fldCharType="end"/>
          </w:r>
          <w:r>
            <w:t xml:space="preserve"> van </w:t>
          </w:r>
          <w:r>
            <w:fldChar w:fldCharType="begin"/>
          </w:r>
          <w:r>
            <w:instrText xml:space="preserve"> </w:instrText>
          </w:r>
          <w:r>
            <w:rPr>
              <w:b/>
              <w:bCs/>
            </w:rPr>
            <w:instrText>=</w:instrText>
          </w:r>
          <w:r>
            <w:instrText xml:space="preserve"> -1+</w:instrText>
          </w:r>
          <w:r>
            <w:fldChar w:fldCharType="begin"/>
          </w:r>
          <w:r>
            <w:instrText xml:space="preserve"> NUMPAGES </w:instrText>
          </w:r>
          <w:r>
            <w:fldChar w:fldCharType="separate"/>
          </w:r>
          <w:r w:rsidR="00290AD4">
            <w:rPr>
              <w:noProof/>
            </w:rPr>
            <w:instrText>28</w:instrText>
          </w:r>
          <w:r>
            <w:fldChar w:fldCharType="end"/>
          </w:r>
          <w:r>
            <w:fldChar w:fldCharType="separate"/>
          </w:r>
          <w:r w:rsidR="00290AD4">
            <w:rPr>
              <w:noProof/>
            </w:rPr>
            <w:t>27</w:t>
          </w:r>
          <w:r>
            <w:fldChar w:fldCharType="end"/>
          </w:r>
          <w:r>
            <w:t xml:space="preserve"> </w:t>
          </w:r>
        </w:p>
      </w:tc>
    </w:tr>
  </w:tbl>
  <w:p w14:paraId="55ACEF18" w14:textId="77777777" w:rsidR="00E62EAC" w:rsidRDefault="00E62EAC" w:rsidP="00E62EAC">
    <w:pPr>
      <w:pStyle w:val="Koptekst"/>
      <w:tabs>
        <w:tab w:val="clear" w:pos="4536"/>
        <w:tab w:val="clear" w:pos="9072"/>
      </w:tabs>
      <w:rPr>
        <w:ins w:id="151" w:author="Groot, Karina de" w:date="2025-12-08T14:12:00Z" w16du:dateUtc="2025-12-08T13:12:00Z"/>
      </w:rPr>
    </w:pPr>
  </w:p>
  <w:p w14:paraId="6E78A4E2" w14:textId="77777777" w:rsidR="00053F91" w:rsidRDefault="00053F91" w:rsidP="00E62EAC">
    <w:pPr>
      <w:pStyle w:val="Koptekst"/>
      <w:tabs>
        <w:tab w:val="clear" w:pos="4536"/>
        <w:tab w:val="clear" w:pos="9072"/>
      </w:tabs>
      <w:rPr>
        <w:ins w:id="152" w:author="Groot, Karina de" w:date="2025-12-08T14:12:00Z" w16du:dateUtc="2025-12-08T13:12:00Z"/>
      </w:rPr>
    </w:pPr>
  </w:p>
  <w:p w14:paraId="1173FBAF" w14:textId="77777777" w:rsidR="00053F91" w:rsidRDefault="00053F91" w:rsidP="00E62EAC">
    <w:pPr>
      <w:pStyle w:val="Koptekst"/>
      <w:tabs>
        <w:tab w:val="clear" w:pos="4536"/>
        <w:tab w:val="clear" w:pos="9072"/>
      </w:tabs>
      <w:rPr>
        <w:ins w:id="153" w:author="Groot, Karina de" w:date="2025-12-08T14:12:00Z" w16du:dateUtc="2025-12-08T13:12:00Z"/>
      </w:rPr>
    </w:pPr>
  </w:p>
  <w:p w14:paraId="50F0F647" w14:textId="77777777" w:rsidR="00053F91" w:rsidRDefault="00053F91" w:rsidP="00E62EAC">
    <w:pPr>
      <w:pStyle w:val="Koptekst"/>
      <w:tabs>
        <w:tab w:val="clear" w:pos="4536"/>
        <w:tab w:val="clear" w:pos="9072"/>
      </w:tabs>
      <w:rPr>
        <w:ins w:id="154" w:author="Groot, Karina de" w:date="2025-12-08T14:12:00Z" w16du:dateUtc="2025-12-08T13:12:00Z"/>
      </w:rPr>
    </w:pPr>
  </w:p>
  <w:p w14:paraId="75D5E2C7" w14:textId="77777777" w:rsidR="00053F91" w:rsidRDefault="00053F91" w:rsidP="00E62EAC">
    <w:pPr>
      <w:pStyle w:val="Koptekst"/>
      <w:tabs>
        <w:tab w:val="clear" w:pos="4536"/>
        <w:tab w:val="clear" w:pos="9072"/>
      </w:tabs>
      <w:rPr>
        <w:ins w:id="155" w:author="Groot, Karina de" w:date="2025-12-08T14:12:00Z" w16du:dateUtc="2025-12-08T13:12:00Z"/>
      </w:rPr>
    </w:pPr>
  </w:p>
  <w:p w14:paraId="4A8E6F29" w14:textId="77777777" w:rsidR="00053F91" w:rsidRDefault="00053F91" w:rsidP="00E62EAC">
    <w:pPr>
      <w:pStyle w:val="Koptekst"/>
      <w:tabs>
        <w:tab w:val="clear" w:pos="4536"/>
        <w:tab w:val="clear" w:pos="9072"/>
      </w:tabs>
      <w:rPr>
        <w:ins w:id="156" w:author="Groot, Karina de" w:date="2025-12-08T14:12:00Z" w16du:dateUtc="2025-12-08T13:12:00Z"/>
      </w:rPr>
    </w:pPr>
  </w:p>
  <w:p w14:paraId="716989A6" w14:textId="77777777" w:rsidR="00053F91" w:rsidRDefault="00053F91" w:rsidP="00E62EAC">
    <w:pPr>
      <w:pStyle w:val="Koptekst"/>
      <w:tabs>
        <w:tab w:val="clear" w:pos="4536"/>
        <w:tab w:val="clear" w:pos="9072"/>
      </w:tabs>
      <w:rPr>
        <w:ins w:id="157" w:author="Groot, Karina de" w:date="2025-12-08T14:12:00Z" w16du:dateUtc="2025-12-08T13:12:00Z"/>
      </w:rPr>
    </w:pPr>
  </w:p>
  <w:p w14:paraId="6D7836F8" w14:textId="77777777" w:rsidR="00053F91" w:rsidRDefault="00053F91" w:rsidP="00E62EAC">
    <w:pPr>
      <w:pStyle w:val="Koptekst"/>
      <w:tabs>
        <w:tab w:val="clear" w:pos="4536"/>
        <w:tab w:val="clear" w:pos="9072"/>
      </w:tabs>
      <w:rPr>
        <w:ins w:id="158" w:author="Groot, Karina de" w:date="2025-12-08T14:12:00Z" w16du:dateUtc="2025-12-08T13:12:00Z"/>
      </w:rPr>
    </w:pPr>
  </w:p>
  <w:p w14:paraId="7B48DE4A" w14:textId="77777777" w:rsidR="00053F91" w:rsidRDefault="00053F91" w:rsidP="00E62EAC">
    <w:pPr>
      <w:pStyle w:val="Koptekst"/>
      <w:tabs>
        <w:tab w:val="clear" w:pos="4536"/>
        <w:tab w:val="clear" w:pos="9072"/>
      </w:tabs>
      <w:rPr>
        <w:ins w:id="159" w:author="Groot, Karina de" w:date="2025-12-08T14:12:00Z" w16du:dateUtc="2025-12-08T13:12:00Z"/>
      </w:rPr>
    </w:pPr>
  </w:p>
  <w:p w14:paraId="67DEC858" w14:textId="77777777" w:rsidR="00053F91" w:rsidRDefault="00053F91" w:rsidP="00E62EAC">
    <w:pPr>
      <w:pStyle w:val="Koptekst"/>
      <w:tabs>
        <w:tab w:val="clear" w:pos="4536"/>
        <w:tab w:val="clear" w:pos="9072"/>
      </w:tabs>
      <w:rPr>
        <w:ins w:id="160" w:author="Groot, Karina de" w:date="2025-12-08T14:12:00Z" w16du:dateUtc="2025-12-08T13:12:00Z"/>
      </w:rPr>
    </w:pPr>
  </w:p>
  <w:p w14:paraId="5F99237E" w14:textId="77777777" w:rsidR="00053F91" w:rsidRDefault="00053F91" w:rsidP="00E62EAC">
    <w:pPr>
      <w:pStyle w:val="Koptekst"/>
      <w:tabs>
        <w:tab w:val="clear" w:pos="4536"/>
        <w:tab w:val="clear" w:pos="9072"/>
      </w:tabs>
      <w:rPr>
        <w:ins w:id="161" w:author="Groot, Karina de" w:date="2025-12-08T14:12:00Z" w16du:dateUtc="2025-12-08T13:12:00Z"/>
      </w:rPr>
    </w:pPr>
  </w:p>
  <w:p w14:paraId="2F957A27" w14:textId="77777777" w:rsidR="00053F91" w:rsidRDefault="00053F91" w:rsidP="00E62EAC">
    <w:pPr>
      <w:pStyle w:val="Koptekst"/>
      <w:tabs>
        <w:tab w:val="clear" w:pos="4536"/>
        <w:tab w:val="clear"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93EC78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1C4778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47280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17A8F0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D9452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08447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78A69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29464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75230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E96A6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20473"/>
    <w:multiLevelType w:val="hybridMultilevel"/>
    <w:tmpl w:val="A482A440"/>
    <w:lvl w:ilvl="0" w:tplc="B854EC78">
      <w:start w:val="1"/>
      <w:numFmt w:val="bullet"/>
      <w:lvlText w:val="-"/>
      <w:lvlJc w:val="left"/>
      <w:pPr>
        <w:tabs>
          <w:tab w:val="num" w:pos="360"/>
        </w:tabs>
        <w:ind w:left="360" w:hanging="360"/>
      </w:pPr>
      <w:rPr>
        <w:rFonts w:hAnsi="Tahoma"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2C24AD9"/>
    <w:multiLevelType w:val="hybridMultilevel"/>
    <w:tmpl w:val="7932DED6"/>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75120D5"/>
    <w:multiLevelType w:val="hybridMultilevel"/>
    <w:tmpl w:val="3088169C"/>
    <w:lvl w:ilvl="0" w:tplc="9EF6EF32">
      <w:start w:val="1"/>
      <w:numFmt w:val="bullet"/>
      <w:lvlText w:val="-"/>
      <w:lvlJc w:val="left"/>
      <w:pPr>
        <w:tabs>
          <w:tab w:val="num" w:pos="360"/>
        </w:tabs>
        <w:ind w:left="360" w:hanging="360"/>
      </w:pPr>
      <w:rPr>
        <w:rFonts w:ascii="Helvetica" w:hAnsi="Helvetica" w:hint="default"/>
      </w:rPr>
    </w:lvl>
    <w:lvl w:ilvl="1" w:tplc="04130003">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E35733C"/>
    <w:multiLevelType w:val="hybridMultilevel"/>
    <w:tmpl w:val="3AD0AF20"/>
    <w:lvl w:ilvl="0" w:tplc="F86CEB3C">
      <w:start w:val="1"/>
      <w:numFmt w:val="bullet"/>
      <w:lvlText w:val="-"/>
      <w:lvlJc w:val="left"/>
      <w:pPr>
        <w:tabs>
          <w:tab w:val="num" w:pos="814"/>
        </w:tabs>
        <w:ind w:left="680" w:hanging="226"/>
      </w:pPr>
      <w:rPr>
        <w:rFonts w:ascii="Helvetica" w:hAnsi="Helvetica" w:hint="default"/>
      </w:rPr>
    </w:lvl>
    <w:lvl w:ilvl="1" w:tplc="109EF67A">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2C205BE"/>
    <w:multiLevelType w:val="hybridMultilevel"/>
    <w:tmpl w:val="7932DED6"/>
    <w:lvl w:ilvl="0" w:tplc="4202BBB4">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CCF1FEC"/>
    <w:multiLevelType w:val="hybridMultilevel"/>
    <w:tmpl w:val="A8F89CB0"/>
    <w:lvl w:ilvl="0" w:tplc="99A84902">
      <w:start w:val="1"/>
      <w:numFmt w:val="decimal"/>
      <w:pStyle w:val="Bijlage"/>
      <w:lvlText w:val="Bijlage %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633B4B"/>
    <w:multiLevelType w:val="hybridMultilevel"/>
    <w:tmpl w:val="C400D720"/>
    <w:lvl w:ilvl="0" w:tplc="FA82FBE8">
      <w:start w:val="1"/>
      <w:numFmt w:val="bullet"/>
      <w:pStyle w:val="streepjeInspr"/>
      <w:lvlText w:val="-"/>
      <w:lvlJc w:val="left"/>
      <w:pPr>
        <w:tabs>
          <w:tab w:val="num" w:pos="587"/>
        </w:tabs>
        <w:ind w:left="454" w:hanging="227"/>
      </w:pPr>
      <w:rPr>
        <w:rFonts w:ascii="Helvetica" w:hAnsi="Helvetica" w:hint="default"/>
      </w:rPr>
    </w:lvl>
    <w:lvl w:ilvl="1" w:tplc="109EF67A">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0871429"/>
    <w:multiLevelType w:val="hybridMultilevel"/>
    <w:tmpl w:val="35C8C5D2"/>
    <w:lvl w:ilvl="0" w:tplc="8CB0A68E">
      <w:start w:val="1"/>
      <w:numFmt w:val="bullet"/>
      <w:lvlText w:val="-"/>
      <w:lvlJc w:val="left"/>
      <w:pPr>
        <w:tabs>
          <w:tab w:val="num" w:pos="720"/>
        </w:tabs>
        <w:ind w:left="720" w:hanging="360"/>
      </w:pPr>
      <w:rPr>
        <w:rFonts w:hAnsi="Courier New"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CF5273"/>
    <w:multiLevelType w:val="hybridMultilevel"/>
    <w:tmpl w:val="81C84086"/>
    <w:lvl w:ilvl="0" w:tplc="0F463C1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3E07E84"/>
    <w:multiLevelType w:val="hybridMultilevel"/>
    <w:tmpl w:val="BB4E2340"/>
    <w:lvl w:ilvl="0" w:tplc="BD68B65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66D5608"/>
    <w:multiLevelType w:val="hybridMultilevel"/>
    <w:tmpl w:val="EDAA2BA4"/>
    <w:lvl w:ilvl="0" w:tplc="ED08D4EA">
      <w:start w:val="1"/>
      <w:numFmt w:val="bullet"/>
      <w:pStyle w:val="bullet"/>
      <w:lvlText w:val=""/>
      <w:lvlJc w:val="left"/>
      <w:pPr>
        <w:tabs>
          <w:tab w:val="num" w:pos="360"/>
        </w:tabs>
        <w:ind w:left="227" w:hanging="227"/>
      </w:pPr>
      <w:rPr>
        <w:rFonts w:ascii="Symbol" w:hAnsi="Symbol"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051C3B"/>
    <w:multiLevelType w:val="hybridMultilevel"/>
    <w:tmpl w:val="4EBC12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6A144A5B"/>
    <w:multiLevelType w:val="hybridMultilevel"/>
    <w:tmpl w:val="3EEAFB8C"/>
    <w:lvl w:ilvl="0" w:tplc="699C0700">
      <w:start w:val="1"/>
      <w:numFmt w:val="bullet"/>
      <w:pStyle w:val="streepje"/>
      <w:lvlText w:val="-"/>
      <w:lvlJc w:val="left"/>
      <w:pPr>
        <w:tabs>
          <w:tab w:val="num" w:pos="360"/>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F73067"/>
    <w:multiLevelType w:val="hybridMultilevel"/>
    <w:tmpl w:val="C1F46006"/>
    <w:lvl w:ilvl="0" w:tplc="2026D3B2">
      <w:start w:val="1"/>
      <w:numFmt w:val="bullet"/>
      <w:pStyle w:val="opsomInspr"/>
      <w:lvlText w:val=""/>
      <w:lvlJc w:val="left"/>
      <w:pPr>
        <w:tabs>
          <w:tab w:val="num" w:pos="587"/>
        </w:tabs>
        <w:ind w:left="454" w:hanging="227"/>
      </w:pPr>
      <w:rPr>
        <w:rFonts w:ascii="Symbol" w:hAnsi="Symbol" w:hint="default"/>
        <w:sz w:val="18"/>
      </w:rPr>
    </w:lvl>
    <w:lvl w:ilvl="1" w:tplc="109EF67A">
      <w:start w:val="1"/>
      <w:numFmt w:val="bullet"/>
      <w:lvlText w:val="o"/>
      <w:lvlJc w:val="left"/>
      <w:pPr>
        <w:tabs>
          <w:tab w:val="num" w:pos="366"/>
        </w:tabs>
        <w:ind w:left="366" w:hanging="360"/>
      </w:pPr>
      <w:rPr>
        <w:rFonts w:ascii="Courier New" w:hAnsi="Courier New" w:hint="default"/>
      </w:rPr>
    </w:lvl>
    <w:lvl w:ilvl="2" w:tplc="04130005">
      <w:start w:val="1"/>
      <w:numFmt w:val="bullet"/>
      <w:lvlText w:val=""/>
      <w:lvlJc w:val="left"/>
      <w:pPr>
        <w:tabs>
          <w:tab w:val="num" w:pos="1086"/>
        </w:tabs>
        <w:ind w:left="1086" w:hanging="360"/>
      </w:pPr>
      <w:rPr>
        <w:rFonts w:ascii="Wingdings" w:hAnsi="Wingdings" w:hint="default"/>
      </w:rPr>
    </w:lvl>
    <w:lvl w:ilvl="3" w:tplc="04130001" w:tentative="1">
      <w:start w:val="1"/>
      <w:numFmt w:val="bullet"/>
      <w:lvlText w:val=""/>
      <w:lvlJc w:val="left"/>
      <w:pPr>
        <w:tabs>
          <w:tab w:val="num" w:pos="1806"/>
        </w:tabs>
        <w:ind w:left="1806" w:hanging="360"/>
      </w:pPr>
      <w:rPr>
        <w:rFonts w:ascii="Symbol" w:hAnsi="Symbol" w:hint="default"/>
      </w:rPr>
    </w:lvl>
    <w:lvl w:ilvl="4" w:tplc="04130003" w:tentative="1">
      <w:start w:val="1"/>
      <w:numFmt w:val="bullet"/>
      <w:lvlText w:val="o"/>
      <w:lvlJc w:val="left"/>
      <w:pPr>
        <w:tabs>
          <w:tab w:val="num" w:pos="2526"/>
        </w:tabs>
        <w:ind w:left="2526" w:hanging="360"/>
      </w:pPr>
      <w:rPr>
        <w:rFonts w:ascii="Courier New" w:hAnsi="Courier New" w:hint="default"/>
      </w:rPr>
    </w:lvl>
    <w:lvl w:ilvl="5" w:tplc="04130005" w:tentative="1">
      <w:start w:val="1"/>
      <w:numFmt w:val="bullet"/>
      <w:lvlText w:val=""/>
      <w:lvlJc w:val="left"/>
      <w:pPr>
        <w:tabs>
          <w:tab w:val="num" w:pos="3246"/>
        </w:tabs>
        <w:ind w:left="3246" w:hanging="360"/>
      </w:pPr>
      <w:rPr>
        <w:rFonts w:ascii="Wingdings" w:hAnsi="Wingdings" w:hint="default"/>
      </w:rPr>
    </w:lvl>
    <w:lvl w:ilvl="6" w:tplc="04130001" w:tentative="1">
      <w:start w:val="1"/>
      <w:numFmt w:val="bullet"/>
      <w:lvlText w:val=""/>
      <w:lvlJc w:val="left"/>
      <w:pPr>
        <w:tabs>
          <w:tab w:val="num" w:pos="3966"/>
        </w:tabs>
        <w:ind w:left="3966" w:hanging="360"/>
      </w:pPr>
      <w:rPr>
        <w:rFonts w:ascii="Symbol" w:hAnsi="Symbol" w:hint="default"/>
      </w:rPr>
    </w:lvl>
    <w:lvl w:ilvl="7" w:tplc="04130003" w:tentative="1">
      <w:start w:val="1"/>
      <w:numFmt w:val="bullet"/>
      <w:lvlText w:val="o"/>
      <w:lvlJc w:val="left"/>
      <w:pPr>
        <w:tabs>
          <w:tab w:val="num" w:pos="4686"/>
        </w:tabs>
        <w:ind w:left="4686" w:hanging="360"/>
      </w:pPr>
      <w:rPr>
        <w:rFonts w:ascii="Courier New" w:hAnsi="Courier New" w:hint="default"/>
      </w:rPr>
    </w:lvl>
    <w:lvl w:ilvl="8" w:tplc="04130005" w:tentative="1">
      <w:start w:val="1"/>
      <w:numFmt w:val="bullet"/>
      <w:lvlText w:val=""/>
      <w:lvlJc w:val="left"/>
      <w:pPr>
        <w:tabs>
          <w:tab w:val="num" w:pos="5406"/>
        </w:tabs>
        <w:ind w:left="5406" w:hanging="360"/>
      </w:pPr>
      <w:rPr>
        <w:rFonts w:ascii="Wingdings" w:hAnsi="Wingdings" w:hint="default"/>
      </w:rPr>
    </w:lvl>
  </w:abstractNum>
  <w:abstractNum w:abstractNumId="24" w15:restartNumberingAfterBreak="0">
    <w:nsid w:val="6E1A1DD1"/>
    <w:multiLevelType w:val="multilevel"/>
    <w:tmpl w:val="B8FAD83A"/>
    <w:lvl w:ilvl="0">
      <w:start w:val="1"/>
      <w:numFmt w:val="decimal"/>
      <w:pStyle w:val="Kop1"/>
      <w:lvlText w:val="%1"/>
      <w:lvlJc w:val="right"/>
      <w:pPr>
        <w:tabs>
          <w:tab w:val="num" w:pos="680"/>
        </w:tabs>
        <w:ind w:left="680" w:hanging="392"/>
      </w:pPr>
      <w:rPr>
        <w:rFonts w:hint="default"/>
      </w:rPr>
    </w:lvl>
    <w:lvl w:ilvl="1">
      <w:start w:val="1"/>
      <w:numFmt w:val="decimal"/>
      <w:pStyle w:val="Kop2"/>
      <w:lvlText w:val="%1.%2"/>
      <w:lvlJc w:val="right"/>
      <w:pPr>
        <w:tabs>
          <w:tab w:val="num" w:pos="680"/>
        </w:tabs>
        <w:ind w:left="680" w:hanging="392"/>
      </w:pPr>
      <w:rPr>
        <w:rFonts w:hint="default"/>
      </w:rPr>
    </w:lvl>
    <w:lvl w:ilvl="2">
      <w:start w:val="1"/>
      <w:numFmt w:val="decimal"/>
      <w:pStyle w:val="Kop3"/>
      <w:lvlText w:val="%1.%2.%3"/>
      <w:lvlJc w:val="right"/>
      <w:pPr>
        <w:tabs>
          <w:tab w:val="num" w:pos="680"/>
        </w:tabs>
        <w:ind w:left="680" w:hanging="392"/>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25" w15:restartNumberingAfterBreak="0">
    <w:nsid w:val="790213EF"/>
    <w:multiLevelType w:val="hybridMultilevel"/>
    <w:tmpl w:val="8FAC4B0E"/>
    <w:lvl w:ilvl="0" w:tplc="9EF6EF32">
      <w:start w:val="1"/>
      <w:numFmt w:val="bullet"/>
      <w:lvlText w:val="-"/>
      <w:lvlJc w:val="left"/>
      <w:pPr>
        <w:tabs>
          <w:tab w:val="num" w:pos="720"/>
        </w:tabs>
        <w:ind w:left="720" w:hanging="360"/>
      </w:pPr>
      <w:rPr>
        <w:rFonts w:ascii="Helvetica" w:hAnsi="Helvetica"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785190"/>
    <w:multiLevelType w:val="hybridMultilevel"/>
    <w:tmpl w:val="1352B284"/>
    <w:lvl w:ilvl="0" w:tplc="1BF00F30">
      <w:start w:val="1"/>
      <w:numFmt w:val="bullet"/>
      <w:lvlText w:val=""/>
      <w:lvlJc w:val="left"/>
      <w:pPr>
        <w:tabs>
          <w:tab w:val="num" w:pos="360"/>
        </w:tabs>
        <w:ind w:left="360" w:hanging="360"/>
      </w:pPr>
      <w:rPr>
        <w:rFonts w:ascii="Symbol" w:hAnsi="Symbol"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16cid:durableId="1831293209">
    <w:abstractNumId w:val="10"/>
  </w:num>
  <w:num w:numId="2" w16cid:durableId="542836315">
    <w:abstractNumId w:val="24"/>
  </w:num>
  <w:num w:numId="3" w16cid:durableId="978262657">
    <w:abstractNumId w:val="11"/>
  </w:num>
  <w:num w:numId="4" w16cid:durableId="1873031525">
    <w:abstractNumId w:val="14"/>
  </w:num>
  <w:num w:numId="5" w16cid:durableId="422842301">
    <w:abstractNumId w:val="12"/>
  </w:num>
  <w:num w:numId="6" w16cid:durableId="433474049">
    <w:abstractNumId w:val="25"/>
  </w:num>
  <w:num w:numId="7" w16cid:durableId="1924755514">
    <w:abstractNumId w:val="26"/>
  </w:num>
  <w:num w:numId="8" w16cid:durableId="1745448843">
    <w:abstractNumId w:val="23"/>
  </w:num>
  <w:num w:numId="9" w16cid:durableId="1480924052">
    <w:abstractNumId w:val="13"/>
  </w:num>
  <w:num w:numId="10" w16cid:durableId="93015674">
    <w:abstractNumId w:val="24"/>
  </w:num>
  <w:num w:numId="11" w16cid:durableId="1556047381">
    <w:abstractNumId w:val="24"/>
  </w:num>
  <w:num w:numId="12" w16cid:durableId="357126312">
    <w:abstractNumId w:val="24"/>
  </w:num>
  <w:num w:numId="13" w16cid:durableId="470556169">
    <w:abstractNumId w:val="24"/>
  </w:num>
  <w:num w:numId="14" w16cid:durableId="502860922">
    <w:abstractNumId w:val="24"/>
  </w:num>
  <w:num w:numId="15" w16cid:durableId="6564886">
    <w:abstractNumId w:val="24"/>
  </w:num>
  <w:num w:numId="16" w16cid:durableId="1734743101">
    <w:abstractNumId w:val="24"/>
  </w:num>
  <w:num w:numId="17" w16cid:durableId="1263997264">
    <w:abstractNumId w:val="24"/>
  </w:num>
  <w:num w:numId="18" w16cid:durableId="319696447">
    <w:abstractNumId w:val="24"/>
  </w:num>
  <w:num w:numId="19" w16cid:durableId="1000350930">
    <w:abstractNumId w:val="23"/>
  </w:num>
  <w:num w:numId="20" w16cid:durableId="1916283511">
    <w:abstractNumId w:val="13"/>
  </w:num>
  <w:num w:numId="21" w16cid:durableId="1679700004">
    <w:abstractNumId w:val="23"/>
  </w:num>
  <w:num w:numId="22" w16cid:durableId="2092045452">
    <w:abstractNumId w:val="26"/>
  </w:num>
  <w:num w:numId="23" w16cid:durableId="1717461333">
    <w:abstractNumId w:val="13"/>
  </w:num>
  <w:num w:numId="24" w16cid:durableId="1531213484">
    <w:abstractNumId w:val="23"/>
  </w:num>
  <w:num w:numId="25" w16cid:durableId="1380132639">
    <w:abstractNumId w:val="17"/>
  </w:num>
  <w:num w:numId="26" w16cid:durableId="1093209318">
    <w:abstractNumId w:val="24"/>
  </w:num>
  <w:num w:numId="27" w16cid:durableId="51464318">
    <w:abstractNumId w:val="20"/>
  </w:num>
  <w:num w:numId="28" w16cid:durableId="1294168461">
    <w:abstractNumId w:val="23"/>
  </w:num>
  <w:num w:numId="29" w16cid:durableId="1193109227">
    <w:abstractNumId w:val="22"/>
  </w:num>
  <w:num w:numId="30" w16cid:durableId="1611816624">
    <w:abstractNumId w:val="16"/>
  </w:num>
  <w:num w:numId="31" w16cid:durableId="515727383">
    <w:abstractNumId w:val="24"/>
  </w:num>
  <w:num w:numId="32" w16cid:durableId="191647234">
    <w:abstractNumId w:val="24"/>
  </w:num>
  <w:num w:numId="33" w16cid:durableId="818421056">
    <w:abstractNumId w:val="24"/>
  </w:num>
  <w:num w:numId="34" w16cid:durableId="2071145370">
    <w:abstractNumId w:val="24"/>
  </w:num>
  <w:num w:numId="35" w16cid:durableId="1928030929">
    <w:abstractNumId w:val="15"/>
  </w:num>
  <w:num w:numId="36" w16cid:durableId="2105951028">
    <w:abstractNumId w:val="9"/>
  </w:num>
  <w:num w:numId="37" w16cid:durableId="1280719005">
    <w:abstractNumId w:val="7"/>
  </w:num>
  <w:num w:numId="38" w16cid:durableId="558712693">
    <w:abstractNumId w:val="6"/>
  </w:num>
  <w:num w:numId="39" w16cid:durableId="2136867640">
    <w:abstractNumId w:val="5"/>
  </w:num>
  <w:num w:numId="40" w16cid:durableId="1433281721">
    <w:abstractNumId w:val="4"/>
  </w:num>
  <w:num w:numId="41" w16cid:durableId="834148794">
    <w:abstractNumId w:val="8"/>
  </w:num>
  <w:num w:numId="42" w16cid:durableId="2118131619">
    <w:abstractNumId w:val="3"/>
  </w:num>
  <w:num w:numId="43" w16cid:durableId="1002664892">
    <w:abstractNumId w:val="2"/>
  </w:num>
  <w:num w:numId="44" w16cid:durableId="18942896">
    <w:abstractNumId w:val="1"/>
  </w:num>
  <w:num w:numId="45" w16cid:durableId="922102595">
    <w:abstractNumId w:val="0"/>
  </w:num>
  <w:num w:numId="46" w16cid:durableId="929658160">
    <w:abstractNumId w:val="18"/>
  </w:num>
  <w:num w:numId="47" w16cid:durableId="721443157">
    <w:abstractNumId w:val="19"/>
  </w:num>
  <w:num w:numId="48" w16cid:durableId="1474636646">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None" w15:userId="Groot, Karina de"/>
  </w15:person>
  <w15:person w15:author="Willems, Igor">
    <w15:presenceInfo w15:providerId="AD" w15:userId="S::Igor.Willems@kadaster.nl::44891f55-7cd7-4f3f-b95c-f9bc4d4827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nl-NL" w:vendorID="9" w:dllVersion="512" w:checkStyle="1"/>
  <w:activeWritingStyle w:appName="MSWord" w:lang="nl-NL" w:vendorID="1" w:dllVersion="512" w:checkStyle="1"/>
  <w:activeWritingStyle w:appName="MSWord" w:lang="nl" w:vendorID="1" w:dllVersion="512" w:checkStyle="1"/>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1stTray" w:val="Blanco"/>
    <w:docVar w:name="Paper2ndTray" w:val="Blanco"/>
  </w:docVars>
  <w:rsids>
    <w:rsidRoot w:val="005475EE"/>
    <w:rsid w:val="00006656"/>
    <w:rsid w:val="00014DA3"/>
    <w:rsid w:val="00021C94"/>
    <w:rsid w:val="00024EC3"/>
    <w:rsid w:val="000256DE"/>
    <w:rsid w:val="00027A5B"/>
    <w:rsid w:val="00031F6A"/>
    <w:rsid w:val="000348A9"/>
    <w:rsid w:val="00040691"/>
    <w:rsid w:val="00044A5A"/>
    <w:rsid w:val="00053F91"/>
    <w:rsid w:val="00065FA3"/>
    <w:rsid w:val="000807C8"/>
    <w:rsid w:val="00092921"/>
    <w:rsid w:val="000A54A6"/>
    <w:rsid w:val="000A65EF"/>
    <w:rsid w:val="000B41D1"/>
    <w:rsid w:val="000B4FD9"/>
    <w:rsid w:val="000B756B"/>
    <w:rsid w:val="000B792B"/>
    <w:rsid w:val="000D38D3"/>
    <w:rsid w:val="000D3D6C"/>
    <w:rsid w:val="0010188A"/>
    <w:rsid w:val="00103C1C"/>
    <w:rsid w:val="00112601"/>
    <w:rsid w:val="00113298"/>
    <w:rsid w:val="001262AE"/>
    <w:rsid w:val="0014445F"/>
    <w:rsid w:val="00155FE5"/>
    <w:rsid w:val="00177876"/>
    <w:rsid w:val="00193494"/>
    <w:rsid w:val="001A4CD9"/>
    <w:rsid w:val="001A6D82"/>
    <w:rsid w:val="001B0971"/>
    <w:rsid w:val="001B2A10"/>
    <w:rsid w:val="001B4DAC"/>
    <w:rsid w:val="001C69D2"/>
    <w:rsid w:val="001E1E21"/>
    <w:rsid w:val="001E4AC7"/>
    <w:rsid w:val="001F037D"/>
    <w:rsid w:val="001F35DD"/>
    <w:rsid w:val="001F39FB"/>
    <w:rsid w:val="001F4344"/>
    <w:rsid w:val="001F5D55"/>
    <w:rsid w:val="001F60F3"/>
    <w:rsid w:val="0020403A"/>
    <w:rsid w:val="0024063F"/>
    <w:rsid w:val="0025389C"/>
    <w:rsid w:val="00267F23"/>
    <w:rsid w:val="00290AD4"/>
    <w:rsid w:val="002B16BD"/>
    <w:rsid w:val="002B58DD"/>
    <w:rsid w:val="002B7BFE"/>
    <w:rsid w:val="002E3EE5"/>
    <w:rsid w:val="002E7D6C"/>
    <w:rsid w:val="00304226"/>
    <w:rsid w:val="003067F5"/>
    <w:rsid w:val="0031417D"/>
    <w:rsid w:val="003162CC"/>
    <w:rsid w:val="003168C5"/>
    <w:rsid w:val="003237E8"/>
    <w:rsid w:val="00323C36"/>
    <w:rsid w:val="00331356"/>
    <w:rsid w:val="0033589F"/>
    <w:rsid w:val="0033658D"/>
    <w:rsid w:val="003709D4"/>
    <w:rsid w:val="0037243E"/>
    <w:rsid w:val="00380764"/>
    <w:rsid w:val="00384481"/>
    <w:rsid w:val="003D09EF"/>
    <w:rsid w:val="003F3C4F"/>
    <w:rsid w:val="00407FAD"/>
    <w:rsid w:val="004252F5"/>
    <w:rsid w:val="00426091"/>
    <w:rsid w:val="0044298E"/>
    <w:rsid w:val="00446FC6"/>
    <w:rsid w:val="00450D44"/>
    <w:rsid w:val="00451606"/>
    <w:rsid w:val="004516C2"/>
    <w:rsid w:val="00462A84"/>
    <w:rsid w:val="00480D28"/>
    <w:rsid w:val="004864FD"/>
    <w:rsid w:val="004C6429"/>
    <w:rsid w:val="004D2065"/>
    <w:rsid w:val="004D5271"/>
    <w:rsid w:val="00514060"/>
    <w:rsid w:val="0053094E"/>
    <w:rsid w:val="00534A86"/>
    <w:rsid w:val="00536424"/>
    <w:rsid w:val="00540193"/>
    <w:rsid w:val="00542132"/>
    <w:rsid w:val="00543390"/>
    <w:rsid w:val="00544DCB"/>
    <w:rsid w:val="005475EE"/>
    <w:rsid w:val="00556746"/>
    <w:rsid w:val="00566218"/>
    <w:rsid w:val="00570BF8"/>
    <w:rsid w:val="0058036D"/>
    <w:rsid w:val="00581D12"/>
    <w:rsid w:val="00585103"/>
    <w:rsid w:val="0058706A"/>
    <w:rsid w:val="005A44AC"/>
    <w:rsid w:val="005A53E2"/>
    <w:rsid w:val="005A5C05"/>
    <w:rsid w:val="005C6A74"/>
    <w:rsid w:val="005F5056"/>
    <w:rsid w:val="00607854"/>
    <w:rsid w:val="0063013F"/>
    <w:rsid w:val="00656861"/>
    <w:rsid w:val="00673166"/>
    <w:rsid w:val="006846DA"/>
    <w:rsid w:val="0069352A"/>
    <w:rsid w:val="006A04DC"/>
    <w:rsid w:val="006B6DD5"/>
    <w:rsid w:val="006C514A"/>
    <w:rsid w:val="006C593E"/>
    <w:rsid w:val="006E1C53"/>
    <w:rsid w:val="006E5CDC"/>
    <w:rsid w:val="0070629B"/>
    <w:rsid w:val="00707500"/>
    <w:rsid w:val="00707826"/>
    <w:rsid w:val="00710949"/>
    <w:rsid w:val="0071476F"/>
    <w:rsid w:val="0071584A"/>
    <w:rsid w:val="0072760E"/>
    <w:rsid w:val="007333D6"/>
    <w:rsid w:val="00742B7B"/>
    <w:rsid w:val="00746855"/>
    <w:rsid w:val="00755E7D"/>
    <w:rsid w:val="00761901"/>
    <w:rsid w:val="007703EE"/>
    <w:rsid w:val="00777491"/>
    <w:rsid w:val="007821F8"/>
    <w:rsid w:val="00782375"/>
    <w:rsid w:val="00785205"/>
    <w:rsid w:val="00794232"/>
    <w:rsid w:val="00794B26"/>
    <w:rsid w:val="00796A16"/>
    <w:rsid w:val="007A7CCD"/>
    <w:rsid w:val="007B4960"/>
    <w:rsid w:val="007C65BC"/>
    <w:rsid w:val="007C6D00"/>
    <w:rsid w:val="007D0C18"/>
    <w:rsid w:val="007D0CAE"/>
    <w:rsid w:val="007D6FA0"/>
    <w:rsid w:val="007E2216"/>
    <w:rsid w:val="007F6239"/>
    <w:rsid w:val="0080668F"/>
    <w:rsid w:val="008066EB"/>
    <w:rsid w:val="008076AD"/>
    <w:rsid w:val="008106A5"/>
    <w:rsid w:val="0082477C"/>
    <w:rsid w:val="0082799B"/>
    <w:rsid w:val="008714FA"/>
    <w:rsid w:val="00882260"/>
    <w:rsid w:val="008939DE"/>
    <w:rsid w:val="008A02E7"/>
    <w:rsid w:val="008A5288"/>
    <w:rsid w:val="008B4BEF"/>
    <w:rsid w:val="008C0C3E"/>
    <w:rsid w:val="008D658E"/>
    <w:rsid w:val="008F4921"/>
    <w:rsid w:val="00925D82"/>
    <w:rsid w:val="00931074"/>
    <w:rsid w:val="00937513"/>
    <w:rsid w:val="009504B4"/>
    <w:rsid w:val="00960278"/>
    <w:rsid w:val="00963749"/>
    <w:rsid w:val="0096402B"/>
    <w:rsid w:val="00964C9A"/>
    <w:rsid w:val="00966BC6"/>
    <w:rsid w:val="00973FE5"/>
    <w:rsid w:val="009A3BBD"/>
    <w:rsid w:val="009A3D89"/>
    <w:rsid w:val="009A5EBD"/>
    <w:rsid w:val="009B4FEA"/>
    <w:rsid w:val="009D1544"/>
    <w:rsid w:val="009F2F69"/>
    <w:rsid w:val="00A1047E"/>
    <w:rsid w:val="00A10777"/>
    <w:rsid w:val="00A52265"/>
    <w:rsid w:val="00A67B87"/>
    <w:rsid w:val="00A719FA"/>
    <w:rsid w:val="00A87EE6"/>
    <w:rsid w:val="00AA22DC"/>
    <w:rsid w:val="00AA7267"/>
    <w:rsid w:val="00AB2684"/>
    <w:rsid w:val="00AC1272"/>
    <w:rsid w:val="00AC5CCC"/>
    <w:rsid w:val="00AD43A2"/>
    <w:rsid w:val="00AE17ED"/>
    <w:rsid w:val="00B05D1A"/>
    <w:rsid w:val="00B20F2C"/>
    <w:rsid w:val="00B22796"/>
    <w:rsid w:val="00B227D8"/>
    <w:rsid w:val="00B24DB4"/>
    <w:rsid w:val="00B278AE"/>
    <w:rsid w:val="00B30E92"/>
    <w:rsid w:val="00B41738"/>
    <w:rsid w:val="00B5124C"/>
    <w:rsid w:val="00B707D0"/>
    <w:rsid w:val="00B82035"/>
    <w:rsid w:val="00B86BAD"/>
    <w:rsid w:val="00B95862"/>
    <w:rsid w:val="00BA1539"/>
    <w:rsid w:val="00BC3B41"/>
    <w:rsid w:val="00BC4976"/>
    <w:rsid w:val="00BD3AB0"/>
    <w:rsid w:val="00BF3608"/>
    <w:rsid w:val="00C25BA9"/>
    <w:rsid w:val="00C27E05"/>
    <w:rsid w:val="00C51DD1"/>
    <w:rsid w:val="00C61344"/>
    <w:rsid w:val="00C6167F"/>
    <w:rsid w:val="00C617D4"/>
    <w:rsid w:val="00C72F1C"/>
    <w:rsid w:val="00C86CEA"/>
    <w:rsid w:val="00CA3AC8"/>
    <w:rsid w:val="00CB4294"/>
    <w:rsid w:val="00CB4DF0"/>
    <w:rsid w:val="00CC7CAE"/>
    <w:rsid w:val="00CD419F"/>
    <w:rsid w:val="00CE7603"/>
    <w:rsid w:val="00CF1717"/>
    <w:rsid w:val="00D055B6"/>
    <w:rsid w:val="00D13B14"/>
    <w:rsid w:val="00D3041C"/>
    <w:rsid w:val="00D33DFC"/>
    <w:rsid w:val="00D3578B"/>
    <w:rsid w:val="00D54B63"/>
    <w:rsid w:val="00D606E2"/>
    <w:rsid w:val="00D73B6E"/>
    <w:rsid w:val="00D80D48"/>
    <w:rsid w:val="00D81F1D"/>
    <w:rsid w:val="00D86DF6"/>
    <w:rsid w:val="00D943A2"/>
    <w:rsid w:val="00DA2EE8"/>
    <w:rsid w:val="00DC72C8"/>
    <w:rsid w:val="00DD058B"/>
    <w:rsid w:val="00DD14BB"/>
    <w:rsid w:val="00DF2AA3"/>
    <w:rsid w:val="00DF7C1B"/>
    <w:rsid w:val="00E02E70"/>
    <w:rsid w:val="00E17EA0"/>
    <w:rsid w:val="00E20AB3"/>
    <w:rsid w:val="00E24B88"/>
    <w:rsid w:val="00E42F37"/>
    <w:rsid w:val="00E4499D"/>
    <w:rsid w:val="00E46ACB"/>
    <w:rsid w:val="00E5571B"/>
    <w:rsid w:val="00E56B38"/>
    <w:rsid w:val="00E616C9"/>
    <w:rsid w:val="00E61E30"/>
    <w:rsid w:val="00E62EAC"/>
    <w:rsid w:val="00E71B04"/>
    <w:rsid w:val="00E76F05"/>
    <w:rsid w:val="00E92944"/>
    <w:rsid w:val="00EA0014"/>
    <w:rsid w:val="00EA68B0"/>
    <w:rsid w:val="00EA7A26"/>
    <w:rsid w:val="00EC4698"/>
    <w:rsid w:val="00EF19F6"/>
    <w:rsid w:val="00F200E1"/>
    <w:rsid w:val="00F234E1"/>
    <w:rsid w:val="00F2446B"/>
    <w:rsid w:val="00F24B39"/>
    <w:rsid w:val="00F36A70"/>
    <w:rsid w:val="00F42F89"/>
    <w:rsid w:val="00F72DA9"/>
    <w:rsid w:val="00F74E48"/>
    <w:rsid w:val="00F752BA"/>
    <w:rsid w:val="00F8550B"/>
    <w:rsid w:val="00FA38CC"/>
    <w:rsid w:val="00FB76CF"/>
    <w:rsid w:val="00FC2D9F"/>
    <w:rsid w:val="00FD60F8"/>
    <w:rsid w:val="00FE7601"/>
    <w:rsid w:val="00FF2826"/>
    <w:rsid w:val="00FF4C8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7F2E84A1"/>
  <w15:chartTrackingRefBased/>
  <w15:docId w15:val="{D3DF59E4-0A4A-43C2-B88D-3245641B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uiPriority="2"/>
    <w:lsdException w:name="index 3" w:uiPriority="2"/>
    <w:lsdException w:name="index 4" w:uiPriority="2"/>
    <w:lsdException w:name="index 5" w:uiPriority="2"/>
    <w:lsdException w:name="index 6" w:uiPriority="2"/>
    <w:lsdException w:name="index 8" w:uiPriority="2"/>
    <w:lsdException w:name="index 9" w:uiPriority="2"/>
    <w:lsdException w:name="toc 1" w:uiPriority="39"/>
    <w:lsdException w:name="toc 2" w:uiPriority="39"/>
    <w:lsdException w:name="toc 3" w:uiPriority="39"/>
    <w:lsdException w:name="Normal Indent" w:uiPriority="1"/>
    <w:lsdException w:name="annotation text" w:uiPriority="2"/>
    <w:lsdException w:name="caption" w:semiHidden="1" w:unhideWhenUsed="1" w:qFormat="1"/>
    <w:lsdException w:name="table of figures" w:uiPriority="2"/>
    <w:lsdException w:name="envelope address" w:uiPriority="2"/>
    <w:lsdException w:name="envelope return" w:uiPriority="2"/>
    <w:lsdException w:name="annotation reference" w:uiPriority="1"/>
    <w:lsdException w:name="line number" w:uiPriority="2"/>
    <w:lsdException w:name="endnote reference" w:uiPriority="2"/>
    <w:lsdException w:name="endnote text" w:uiPriority="2"/>
    <w:lsdException w:name="table of authorities" w:uiPriority="2"/>
    <w:lsdException w:name="macro" w:uiPriority="2"/>
    <w:lsdException w:name="toa heading" w:uiPriority="2"/>
    <w:lsdException w:name="List" w:uiPriority="2"/>
    <w:lsdException w:name="List Bullet" w:uiPriority="2"/>
    <w:lsdException w:name="List Number" w:uiPriority="2"/>
    <w:lsdException w:name="List 2" w:uiPriority="2"/>
    <w:lsdException w:name="List 3" w:uiPriority="2"/>
    <w:lsdException w:name="List 4" w:uiPriority="2"/>
    <w:lsdException w:name="List 5" w:uiPriority="2"/>
    <w:lsdException w:name="List Bullet 2" w:uiPriority="2"/>
    <w:lsdException w:name="List Bullet 3" w:uiPriority="2"/>
    <w:lsdException w:name="List Bullet 4" w:uiPriority="2"/>
    <w:lsdException w:name="List Bullet 5" w:uiPriority="2"/>
    <w:lsdException w:name="List Number 2" w:uiPriority="2"/>
    <w:lsdException w:name="List Number 3" w:uiPriority="2"/>
    <w:lsdException w:name="List Number 4" w:uiPriority="2"/>
    <w:lsdException w:name="List Number 5" w:uiPriority="2"/>
    <w:lsdException w:name="Closing" w:uiPriority="2"/>
    <w:lsdException w:name="Signature" w:uiPriority="2"/>
    <w:lsdException w:name="Body Text" w:uiPriority="2"/>
    <w:lsdException w:name="Body Text Indent" w:uiPriority="2"/>
    <w:lsdException w:name="List Continue" w:uiPriority="2"/>
    <w:lsdException w:name="List Continue 2" w:uiPriority="2"/>
    <w:lsdException w:name="List Continue 3" w:uiPriority="2"/>
    <w:lsdException w:name="List Continue 4" w:uiPriority="2"/>
    <w:lsdException w:name="List Continue 5" w:uiPriority="2"/>
    <w:lsdException w:name="Message Header" w:uiPriority="2"/>
    <w:lsdException w:name="Subtitle" w:qFormat="1"/>
    <w:lsdException w:name="Salutation" w:uiPriority="1"/>
    <w:lsdException w:name="Body Text First Indent" w:uiPriority="2"/>
    <w:lsdException w:name="Body Text First Indent 2" w:uiPriority="2"/>
    <w:lsdException w:name="Note Heading" w:uiPriority="2"/>
    <w:lsdException w:name="Body Text 2" w:uiPriority="2"/>
    <w:lsdException w:name="Body Text 3" w:uiPriority="2"/>
    <w:lsdException w:name="Body Text Indent 2" w:uiPriority="2"/>
    <w:lsdException w:name="Body Text Indent 3" w:uiPriority="2"/>
    <w:lsdException w:name="Block Text" w:uiPriority="2"/>
    <w:lsdException w:name="Hyperlink" w:uiPriority="99"/>
    <w:lsdException w:name="FollowedHyperlink" w:uiPriority="2"/>
    <w:lsdException w:name="Strong" w:uiPriority="1"/>
    <w:lsdException w:name="Emphasis" w:uiPriority="2"/>
    <w:lsdException w:name="Document Map" w:uiPriority="2"/>
    <w:lsdException w:name="Plain Text" w:uiPriority="1"/>
    <w:lsdException w:name="E-mail Signature" w:uiPriority="2"/>
    <w:lsdException w:name="Normal (Web)" w:uiPriority="2"/>
    <w:lsdException w:name="HTML Acronym" w:uiPriority="2"/>
    <w:lsdException w:name="HTML Address" w:uiPriority="2"/>
    <w:lsdException w:name="HTML Cite" w:uiPriority="2"/>
    <w:lsdException w:name="HTML Code" w:uiPriority="2"/>
    <w:lsdException w:name="HTML Definition" w:uiPriority="2"/>
    <w:lsdException w:name="HTML Keyboard" w:semiHidden="1" w:unhideWhenUsed="1"/>
    <w:lsdException w:name="HTML Preformatted" w:uiPriority="2"/>
    <w:lsdException w:name="HTML Sample" w:uiPriority="2"/>
    <w:lsdException w:name="HTML Typewriter" w:uiPriority="2"/>
    <w:lsdException w:name="HTML Variable" w:uiPriority="2"/>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3F3C4F"/>
    <w:pPr>
      <w:spacing w:line="280" w:lineRule="atLeast"/>
    </w:pPr>
    <w:rPr>
      <w:rFonts w:ascii="Arial" w:hAnsi="Arial"/>
      <w:snapToGrid w:val="0"/>
      <w:kern w:val="28"/>
      <w:sz w:val="18"/>
      <w:lang w:val="nl-NL"/>
    </w:rPr>
  </w:style>
  <w:style w:type="paragraph" w:styleId="Kop1">
    <w:name w:val="heading 1"/>
    <w:basedOn w:val="Standaard"/>
    <w:next w:val="Standaard"/>
    <w:qFormat/>
    <w:rsid w:val="00D54B63"/>
    <w:pPr>
      <w:keepNext/>
      <w:numPr>
        <w:numId w:val="32"/>
      </w:numPr>
      <w:tabs>
        <w:tab w:val="clear" w:pos="680"/>
      </w:tabs>
      <w:overflowPunct w:val="0"/>
      <w:autoSpaceDE w:val="0"/>
      <w:autoSpaceDN w:val="0"/>
      <w:adjustRightInd w:val="0"/>
      <w:spacing w:before="240" w:after="60" w:line="240" w:lineRule="exact"/>
      <w:ind w:left="0" w:hanging="426"/>
      <w:textAlignment w:val="baseline"/>
      <w:outlineLvl w:val="0"/>
    </w:pPr>
    <w:rPr>
      <w:b/>
      <w:bCs/>
      <w:sz w:val="28"/>
      <w:lang w:val="nl"/>
    </w:rPr>
  </w:style>
  <w:style w:type="paragraph" w:styleId="Kop2">
    <w:name w:val="heading 2"/>
    <w:basedOn w:val="Kop1"/>
    <w:next w:val="Standaard"/>
    <w:link w:val="Kop2Char"/>
    <w:qFormat/>
    <w:rsid w:val="00E92944"/>
    <w:pPr>
      <w:numPr>
        <w:ilvl w:val="1"/>
      </w:numPr>
      <w:tabs>
        <w:tab w:val="clear" w:pos="680"/>
      </w:tabs>
      <w:spacing w:after="0" w:line="280" w:lineRule="atLeast"/>
      <w:ind w:left="0" w:hanging="426"/>
      <w:outlineLvl w:val="1"/>
    </w:pPr>
    <w:rPr>
      <w:bCs w:val="0"/>
      <w:sz w:val="18"/>
    </w:rPr>
  </w:style>
  <w:style w:type="paragraph" w:styleId="Kop3">
    <w:name w:val="heading 3"/>
    <w:basedOn w:val="Kop2"/>
    <w:next w:val="Standaard"/>
    <w:link w:val="Kop3Char"/>
    <w:qFormat/>
    <w:rsid w:val="00E92944"/>
    <w:pPr>
      <w:numPr>
        <w:ilvl w:val="2"/>
      </w:numPr>
      <w:tabs>
        <w:tab w:val="clear" w:pos="680"/>
      </w:tabs>
      <w:ind w:left="0" w:hanging="426"/>
      <w:outlineLvl w:val="2"/>
    </w:pPr>
    <w:rPr>
      <w:b w:val="0"/>
      <w:bCs/>
      <w:szCs w:val="26"/>
    </w:rPr>
  </w:style>
  <w:style w:type="paragraph" w:styleId="Kop4">
    <w:name w:val="heading 4"/>
    <w:basedOn w:val="Standaard"/>
    <w:next w:val="Standaard"/>
    <w:qFormat/>
    <w:pPr>
      <w:keepNext/>
      <w:numPr>
        <w:ilvl w:val="3"/>
        <w:numId w:val="32"/>
      </w:numPr>
      <w:tabs>
        <w:tab w:val="left" w:pos="1588"/>
      </w:tabs>
      <w:spacing w:before="240"/>
      <w:outlineLvl w:val="3"/>
    </w:pPr>
    <w:rPr>
      <w:i/>
      <w:szCs w:val="28"/>
    </w:rPr>
  </w:style>
  <w:style w:type="paragraph" w:styleId="Kop5">
    <w:name w:val="heading 5"/>
    <w:basedOn w:val="Kop4"/>
    <w:next w:val="Standaard"/>
    <w:qFormat/>
    <w:pPr>
      <w:numPr>
        <w:ilvl w:val="4"/>
      </w:numPr>
      <w:outlineLvl w:val="4"/>
    </w:pPr>
    <w:rPr>
      <w:iCs/>
      <w:szCs w:val="26"/>
    </w:rPr>
  </w:style>
  <w:style w:type="paragraph" w:styleId="Kop6">
    <w:name w:val="heading 6"/>
    <w:basedOn w:val="Standaard"/>
    <w:next w:val="Standaard"/>
    <w:qFormat/>
    <w:pPr>
      <w:numPr>
        <w:ilvl w:val="5"/>
        <w:numId w:val="32"/>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pPr>
      <w:numPr>
        <w:ilvl w:val="6"/>
        <w:numId w:val="32"/>
      </w:numPr>
      <w:spacing w:before="240" w:after="60" w:line="240" w:lineRule="exact"/>
      <w:outlineLvl w:val="6"/>
    </w:pPr>
    <w:rPr>
      <w:rFonts w:ascii="Times New Roman" w:hAnsi="Times New Roman"/>
      <w:bCs/>
      <w:sz w:val="24"/>
    </w:rPr>
  </w:style>
  <w:style w:type="paragraph" w:styleId="Kop8">
    <w:name w:val="heading 8"/>
    <w:basedOn w:val="Standaard"/>
    <w:next w:val="Standaard"/>
    <w:qFormat/>
    <w:pPr>
      <w:numPr>
        <w:ilvl w:val="7"/>
        <w:numId w:val="32"/>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pPr>
      <w:numPr>
        <w:ilvl w:val="8"/>
        <w:numId w:val="32"/>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2"/>
    <w:pPr>
      <w:tabs>
        <w:tab w:val="center" w:pos="4536"/>
        <w:tab w:val="right" w:pos="9072"/>
      </w:tabs>
      <w:spacing w:line="240" w:lineRule="exact"/>
    </w:pPr>
    <w:rPr>
      <w:bCs/>
      <w:sz w:val="20"/>
    </w:rPr>
  </w:style>
  <w:style w:type="paragraph" w:styleId="Voettekst">
    <w:name w:val="footer"/>
    <w:basedOn w:val="Standaard"/>
    <w:uiPriority w:val="1"/>
    <w:pPr>
      <w:tabs>
        <w:tab w:val="center" w:pos="4536"/>
        <w:tab w:val="right" w:pos="9072"/>
      </w:tabs>
    </w:pPr>
  </w:style>
  <w:style w:type="character" w:styleId="Paginanummer">
    <w:name w:val="page number"/>
    <w:basedOn w:val="Standaardalinea-lettertype"/>
    <w:uiPriority w:val="2"/>
  </w:style>
  <w:style w:type="paragraph" w:styleId="Datum">
    <w:name w:val="Date"/>
    <w:basedOn w:val="Standaard"/>
    <w:next w:val="Standaard"/>
    <w:uiPriority w:val="2"/>
    <w:pPr>
      <w:spacing w:line="240" w:lineRule="exact"/>
    </w:pPr>
    <w:rPr>
      <w:bCs/>
      <w:sz w:val="20"/>
    </w:rPr>
  </w:style>
  <w:style w:type="paragraph" w:customStyle="1" w:styleId="onderwerp">
    <w:name w:val="onderwerp"/>
    <w:basedOn w:val="Standaard"/>
    <w:uiPriority w:val="2"/>
    <w:pPr>
      <w:framePr w:hSpace="142" w:wrap="around" w:vAnchor="page" w:hAnchor="margin" w:xAlign="right" w:y="625"/>
      <w:spacing w:line="240" w:lineRule="atLeast"/>
    </w:pPr>
    <w:rPr>
      <w:bCs/>
      <w:sz w:val="20"/>
      <w:lang w:val="nl"/>
    </w:rPr>
  </w:style>
  <w:style w:type="table" w:customStyle="1" w:styleId="Kadasterstandaardtabel">
    <w:name w:val="Kadaster standaardtabel"/>
    <w:basedOn w:val="Standaardtabel"/>
    <w:rsid w:val="00796A16"/>
    <w:pPr>
      <w:spacing w:before="120" w:after="60"/>
    </w:pPr>
    <w:rPr>
      <w:rFonts w:ascii="Arial" w:hAnsi="Arial"/>
      <w:sz w:val="18"/>
    </w:rPr>
    <w:tblPr>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blStylePr w:type="firstRow">
      <w:rPr>
        <w:rFonts w:ascii="Arial" w:hAnsi="Arial"/>
        <w:b/>
        <w:sz w:val="16"/>
      </w:rPr>
    </w:tblStylePr>
    <w:tblStylePr w:type="firstCol">
      <w:rPr>
        <w:rFonts w:ascii="Arial" w:hAnsi="Arial"/>
        <w:b/>
        <w:sz w:val="16"/>
      </w:rPr>
    </w:tblStylePr>
  </w:style>
  <w:style w:type="table" w:customStyle="1" w:styleId="Kadasterzwart">
    <w:name w:val="Kadaster zwart"/>
    <w:basedOn w:val="Kadasterstandaardtabel"/>
    <w:rsid w:val="00D73B6E"/>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line="280" w:lineRule="atLeast"/>
      </w:pPr>
      <w:rPr>
        <w:rFonts w:ascii="Arial" w:hAnsi="Arial"/>
        <w:b/>
        <w:sz w:val="16"/>
      </w:rPr>
      <w:tblPr/>
      <w:tcPr>
        <w:tcBorders>
          <w:top w:val="nil"/>
          <w:left w:val="nil"/>
          <w:bottom w:val="single" w:sz="4" w:space="0" w:color="auto"/>
          <w:right w:val="nil"/>
          <w:insideH w:val="nil"/>
          <w:insideV w:val="nil"/>
          <w:tl2br w:val="nil"/>
          <w:tr2bl w:val="nil"/>
        </w:tcBorders>
      </w:tcPr>
    </w:tblStylePr>
    <w:tblStylePr w:type="firstCol">
      <w:rPr>
        <w:rFonts w:ascii="Arial" w:hAnsi="Arial"/>
        <w:b/>
        <w:sz w:val="16"/>
      </w:rPr>
    </w:tblStylePr>
  </w:style>
  <w:style w:type="paragraph" w:customStyle="1" w:styleId="Vertrouwelijk">
    <w:name w:val="Vertrouwelijk"/>
    <w:basedOn w:val="Standaard"/>
    <w:next w:val="Standaard"/>
    <w:uiPriority w:val="1"/>
    <w:pPr>
      <w:framePr w:wrap="around" w:vAnchor="page" w:hAnchor="page" w:x="7212" w:y="625"/>
      <w:spacing w:line="240" w:lineRule="atLeast"/>
    </w:pPr>
    <w:rPr>
      <w:b/>
    </w:rPr>
  </w:style>
  <w:style w:type="paragraph" w:customStyle="1" w:styleId="Sjabloonnaam">
    <w:name w:val="Sjabloonnaam"/>
    <w:basedOn w:val="Standaard"/>
    <w:uiPriority w:val="2"/>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uiPriority w:val="2"/>
    <w:rsid w:val="0063013F"/>
    <w:rPr>
      <w:b/>
      <w:color w:val="00387D"/>
      <w:sz w:val="20"/>
    </w:rPr>
  </w:style>
  <w:style w:type="paragraph" w:styleId="Voetnoottekst">
    <w:name w:val="footnote text"/>
    <w:basedOn w:val="Standaard"/>
    <w:semiHidden/>
    <w:pPr>
      <w:spacing w:line="240" w:lineRule="auto"/>
    </w:pPr>
    <w:rPr>
      <w:sz w:val="16"/>
    </w:rPr>
  </w:style>
  <w:style w:type="paragraph" w:customStyle="1" w:styleId="streepje">
    <w:name w:val="streepje"/>
    <w:basedOn w:val="Standaard"/>
    <w:pPr>
      <w:numPr>
        <w:numId w:val="29"/>
      </w:numPr>
      <w:tabs>
        <w:tab w:val="clear" w:pos="360"/>
        <w:tab w:val="left" w:pos="227"/>
        <w:tab w:val="left" w:pos="454"/>
      </w:tabs>
    </w:pPr>
    <w:rPr>
      <w:lang w:val="nl"/>
    </w:rPr>
  </w:style>
  <w:style w:type="paragraph" w:customStyle="1" w:styleId="Trefwoordenregister">
    <w:name w:val="Trefwoordenregister"/>
    <w:basedOn w:val="Standaard"/>
    <w:next w:val="Standaard"/>
    <w:uiPriority w:val="1"/>
    <w:rPr>
      <w:b/>
      <w:bCs/>
      <w:sz w:val="20"/>
      <w:lang w:val="nl"/>
    </w:rPr>
  </w:style>
  <w:style w:type="paragraph" w:customStyle="1" w:styleId="bullet">
    <w:name w:val="bullet"/>
    <w:basedOn w:val="Standaard"/>
    <w:uiPriority w:val="2"/>
    <w:pPr>
      <w:numPr>
        <w:numId w:val="27"/>
      </w:numPr>
      <w:tabs>
        <w:tab w:val="clear" w:pos="360"/>
        <w:tab w:val="left" w:pos="227"/>
        <w:tab w:val="left" w:pos="454"/>
      </w:tabs>
    </w:pPr>
    <w:rPr>
      <w:bCs/>
    </w:rPr>
  </w:style>
  <w:style w:type="paragraph" w:customStyle="1" w:styleId="Afdeling">
    <w:name w:val="Afdeling"/>
    <w:basedOn w:val="Standaard"/>
    <w:uiPriority w:val="2"/>
    <w:rsid w:val="0063013F"/>
    <w:rPr>
      <w:b/>
      <w:bCs/>
      <w:color w:val="00387D"/>
      <w:lang w:val="nl"/>
    </w:rPr>
  </w:style>
  <w:style w:type="paragraph" w:styleId="Titel">
    <w:name w:val="Title"/>
    <w:basedOn w:val="Standaard"/>
    <w:uiPriority w:val="1"/>
    <w:rsid w:val="0063013F"/>
    <w:rPr>
      <w:b/>
      <w:bCs/>
      <w:color w:val="00387D"/>
      <w:sz w:val="22"/>
      <w:lang w:val="fr-FR"/>
    </w:rPr>
  </w:style>
  <w:style w:type="paragraph" w:styleId="Ondertitel">
    <w:name w:val="Subtitle"/>
    <w:basedOn w:val="Koptekst"/>
    <w:link w:val="OndertitelChar"/>
    <w:autoRedefine/>
    <w:uiPriority w:val="2"/>
    <w:qFormat/>
    <w:rsid w:val="00F2446B"/>
    <w:pPr>
      <w:framePr w:hSpace="142" w:wrap="around" w:vAnchor="page" w:hAnchor="margin" w:y="625"/>
      <w:tabs>
        <w:tab w:val="clear" w:pos="4536"/>
        <w:tab w:val="clear" w:pos="9072"/>
      </w:tabs>
    </w:pPr>
    <w:rPr>
      <w:b/>
      <w:color w:val="007EA9"/>
      <w:lang w:val="es-ES_tradnl"/>
    </w:rPr>
  </w:style>
  <w:style w:type="paragraph" w:styleId="Inhopg1">
    <w:name w:val="toc 1"/>
    <w:basedOn w:val="Standaard"/>
    <w:next w:val="Standaard"/>
    <w:autoRedefine/>
    <w:uiPriority w:val="39"/>
    <w:rsid w:val="00C51DD1"/>
    <w:pPr>
      <w:tabs>
        <w:tab w:val="right" w:leader="dot" w:pos="8778"/>
      </w:tabs>
      <w:spacing w:before="240"/>
      <w:ind w:left="680" w:hanging="680"/>
    </w:pPr>
    <w:rPr>
      <w:b/>
      <w:bCs/>
      <w:noProof/>
    </w:rPr>
  </w:style>
  <w:style w:type="paragraph" w:styleId="Inhopg2">
    <w:name w:val="toc 2"/>
    <w:basedOn w:val="Inhopg1"/>
    <w:next w:val="Standaard"/>
    <w:autoRedefine/>
    <w:uiPriority w:val="39"/>
    <w:pPr>
      <w:spacing w:before="0"/>
    </w:pPr>
    <w:rPr>
      <w:b w:val="0"/>
      <w:bCs w:val="0"/>
      <w:szCs w:val="18"/>
    </w:rPr>
  </w:style>
  <w:style w:type="paragraph" w:styleId="Inhopg3">
    <w:name w:val="toc 3"/>
    <w:basedOn w:val="Inhopg2"/>
    <w:next w:val="Standaard"/>
    <w:autoRedefine/>
    <w:uiPriority w:val="39"/>
  </w:style>
  <w:style w:type="paragraph" w:styleId="Inhopg4">
    <w:name w:val="toc 4"/>
    <w:basedOn w:val="Inhopg3"/>
    <w:next w:val="Standaard"/>
    <w:autoRedefine/>
    <w:semiHidden/>
    <w:pPr>
      <w:tabs>
        <w:tab w:val="clear" w:pos="8778"/>
        <w:tab w:val="left" w:pos="1701"/>
        <w:tab w:val="right" w:pos="8777"/>
      </w:tabs>
      <w:ind w:left="1701" w:hanging="1021"/>
    </w:pPr>
    <w:rPr>
      <w:i/>
      <w:lang w:val="nl"/>
    </w:rPr>
  </w:style>
  <w:style w:type="paragraph" w:styleId="Inhopg5">
    <w:name w:val="toc 5"/>
    <w:basedOn w:val="Inhopg4"/>
    <w:next w:val="Standaard"/>
    <w:autoRedefine/>
    <w:semiHidden/>
  </w:style>
  <w:style w:type="paragraph" w:styleId="Inhopg6">
    <w:name w:val="toc 6"/>
    <w:basedOn w:val="Standaard"/>
    <w:next w:val="Standaard"/>
    <w:autoRedefine/>
    <w:semiHidden/>
    <w:pPr>
      <w:ind w:left="900"/>
    </w:pPr>
  </w:style>
  <w:style w:type="paragraph" w:styleId="Inhopg7">
    <w:name w:val="toc 7"/>
    <w:basedOn w:val="Standaard"/>
    <w:next w:val="Standaard"/>
    <w:autoRedefine/>
    <w:semiHidden/>
    <w:pPr>
      <w:ind w:left="1080"/>
    </w:pPr>
  </w:style>
  <w:style w:type="paragraph" w:styleId="Inhopg8">
    <w:name w:val="toc 8"/>
    <w:basedOn w:val="Standaard"/>
    <w:next w:val="Standaard"/>
    <w:autoRedefine/>
    <w:semiHidden/>
    <w:pPr>
      <w:ind w:left="1260"/>
    </w:pPr>
  </w:style>
  <w:style w:type="paragraph" w:styleId="Inhopg9">
    <w:name w:val="toc 9"/>
    <w:basedOn w:val="Standaard"/>
    <w:next w:val="Standaard"/>
    <w:autoRedefine/>
    <w:semiHidden/>
    <w:pPr>
      <w:ind w:left="1440"/>
    </w:pPr>
  </w:style>
  <w:style w:type="character" w:styleId="Hyperlink">
    <w:name w:val="Hyperlink"/>
    <w:uiPriority w:val="99"/>
    <w:rPr>
      <w:color w:val="0000FF"/>
      <w:u w:val="single"/>
    </w:rPr>
  </w:style>
  <w:style w:type="paragraph" w:customStyle="1" w:styleId="versie">
    <w:name w:val="versie"/>
    <w:basedOn w:val="Standaard"/>
    <w:uiPriority w:val="1"/>
    <w:pPr>
      <w:framePr w:hSpace="142" w:wrap="around" w:vAnchor="page" w:hAnchor="page" w:x="7212" w:y="625"/>
      <w:spacing w:line="240" w:lineRule="atLeast"/>
    </w:pPr>
    <w:rPr>
      <w:lang w:val="nl"/>
    </w:rPr>
  </w:style>
  <w:style w:type="paragraph" w:customStyle="1" w:styleId="opsomInspr">
    <w:name w:val="opsomInspr"/>
    <w:basedOn w:val="Standaard"/>
    <w:uiPriority w:val="2"/>
    <w:pPr>
      <w:numPr>
        <w:numId w:val="28"/>
      </w:numPr>
      <w:tabs>
        <w:tab w:val="clear" w:pos="587"/>
        <w:tab w:val="left" w:pos="680"/>
        <w:tab w:val="left" w:pos="907"/>
      </w:tabs>
      <w:ind w:left="680" w:hanging="226"/>
    </w:pPr>
  </w:style>
  <w:style w:type="paragraph" w:customStyle="1" w:styleId="streepjeInspr">
    <w:name w:val="streepjeInspr"/>
    <w:basedOn w:val="Standaard"/>
    <w:uiPriority w:val="2"/>
    <w:pPr>
      <w:numPr>
        <w:numId w:val="30"/>
      </w:numPr>
      <w:tabs>
        <w:tab w:val="clear" w:pos="587"/>
        <w:tab w:val="left" w:pos="454"/>
        <w:tab w:val="left" w:pos="680"/>
      </w:tabs>
    </w:pPr>
  </w:style>
  <w:style w:type="paragraph" w:styleId="Index1">
    <w:name w:val="index 1"/>
    <w:basedOn w:val="Standaard"/>
    <w:next w:val="Standaard"/>
    <w:autoRedefine/>
    <w:semiHidden/>
    <w:pPr>
      <w:tabs>
        <w:tab w:val="right" w:pos="2447"/>
      </w:tabs>
      <w:ind w:left="180" w:hanging="180"/>
    </w:pPr>
    <w:rPr>
      <w:rFonts w:cs="Arial"/>
      <w:noProof/>
      <w:szCs w:val="21"/>
      <w:lang w:val="nl"/>
    </w:rPr>
  </w:style>
  <w:style w:type="paragraph" w:styleId="Indexkop">
    <w:name w:val="index heading"/>
    <w:basedOn w:val="Standaard"/>
    <w:next w:val="Index1"/>
    <w:semiHidden/>
    <w:pPr>
      <w:keepNext/>
      <w:tabs>
        <w:tab w:val="right" w:pos="2447"/>
      </w:tabs>
      <w:spacing w:before="360" w:after="240"/>
    </w:pPr>
    <w:rPr>
      <w:b/>
      <w:bCs/>
      <w:noProof/>
      <w:sz w:val="20"/>
      <w:szCs w:val="31"/>
    </w:rPr>
  </w:style>
  <w:style w:type="paragraph" w:customStyle="1" w:styleId="kopje">
    <w:name w:val="kopje"/>
    <w:basedOn w:val="Standaard"/>
    <w:next w:val="Standaard"/>
    <w:uiPriority w:val="2"/>
    <w:rsid w:val="0063013F"/>
    <w:pPr>
      <w:spacing w:before="120" w:line="281" w:lineRule="auto"/>
    </w:pPr>
    <w:rPr>
      <w:b/>
    </w:rPr>
  </w:style>
  <w:style w:type="paragraph" w:customStyle="1" w:styleId="tussenkopje">
    <w:name w:val="tussenkopje"/>
    <w:basedOn w:val="Standaard"/>
    <w:uiPriority w:val="1"/>
    <w:pPr>
      <w:spacing w:before="90" w:line="240" w:lineRule="atLeast"/>
    </w:pPr>
    <w:rPr>
      <w:sz w:val="14"/>
      <w:lang w:val="nl"/>
    </w:rPr>
  </w:style>
  <w:style w:type="paragraph" w:customStyle="1" w:styleId="Kop">
    <w:name w:val="Kop"/>
    <w:basedOn w:val="Kop2"/>
    <w:uiPriority w:val="2"/>
    <w:pPr>
      <w:framePr w:wrap="around" w:vAnchor="page" w:hAnchor="page" w:x="7212" w:y="625"/>
      <w:numPr>
        <w:ilvl w:val="0"/>
        <w:numId w:val="0"/>
      </w:numPr>
      <w:spacing w:line="240" w:lineRule="atLeast"/>
    </w:pPr>
  </w:style>
  <w:style w:type="paragraph" w:customStyle="1" w:styleId="Bijlagenblad">
    <w:name w:val="Bijlagenblad"/>
    <w:basedOn w:val="Standaard"/>
    <w:next w:val="Standaard"/>
    <w:uiPriority w:val="2"/>
    <w:rPr>
      <w:b/>
      <w:bCs/>
      <w:sz w:val="20"/>
      <w:lang w:val="nl"/>
    </w:rPr>
  </w:style>
  <w:style w:type="character" w:customStyle="1" w:styleId="Versie0">
    <w:name w:val="Versie"/>
    <w:uiPriority w:val="1"/>
    <w:rPr>
      <w:rFonts w:ascii="Arial" w:hAnsi="Arial"/>
      <w:sz w:val="18"/>
      <w:lang w:val="nl-NL"/>
    </w:rPr>
  </w:style>
  <w:style w:type="character" w:customStyle="1" w:styleId="Datumopmaakprofiel">
    <w:name w:val="Datumopmaakprofiel"/>
    <w:uiPriority w:val="2"/>
    <w:rPr>
      <w:rFonts w:ascii="Arial" w:hAnsi="Arial"/>
      <w:sz w:val="18"/>
      <w:lang w:val="nl-NL"/>
    </w:rPr>
  </w:style>
  <w:style w:type="paragraph" w:customStyle="1" w:styleId="Verzendlijst">
    <w:name w:val="Verzendlijst"/>
    <w:basedOn w:val="Standaard"/>
    <w:next w:val="Standaard"/>
    <w:uiPriority w:val="1"/>
    <w:rPr>
      <w:b/>
      <w:sz w:val="20"/>
      <w:lang w:val="nl"/>
    </w:rPr>
  </w:style>
  <w:style w:type="character" w:styleId="Voetnootmarkering">
    <w:name w:val="footnote reference"/>
    <w:semiHidden/>
    <w:rPr>
      <w:vertAlign w:val="superscript"/>
    </w:rPr>
  </w:style>
  <w:style w:type="table" w:customStyle="1" w:styleId="Kadasterblauw">
    <w:name w:val="Kadasterblauw"/>
    <w:basedOn w:val="StandaardtabelKadaster"/>
    <w:rsid w:val="002E3EE5"/>
    <w:tblPr>
      <w:tblBorders>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neCell">
      <w:rPr>
        <w:color w:val="FFFFFF"/>
      </w:rPr>
      <w:tblPr/>
      <w:tcPr>
        <w:tcBorders>
          <w:bottom w:val="nil"/>
        </w:tcBorders>
      </w:tcPr>
    </w:tblStylePr>
    <w:tblStylePr w:type="swCell">
      <w:rPr>
        <w:rFonts w:ascii="Arial" w:hAnsi="Arial"/>
        <w:b/>
        <w:color w:val="007EA9"/>
        <w:sz w:val="16"/>
      </w:rPr>
    </w:tblStylePr>
  </w:style>
  <w:style w:type="paragraph" w:customStyle="1" w:styleId="Alinea">
    <w:name w:val="Alinea"/>
    <w:basedOn w:val="Standaard"/>
    <w:next w:val="Standaard"/>
    <w:uiPriority w:val="2"/>
  </w:style>
  <w:style w:type="paragraph" w:customStyle="1" w:styleId="Opsomming">
    <w:name w:val="Opsomming"/>
    <w:basedOn w:val="streepje"/>
    <w:next w:val="streepje"/>
    <w:uiPriority w:val="2"/>
  </w:style>
  <w:style w:type="table" w:customStyle="1" w:styleId="Kadasterblauwevenkolommen">
    <w:name w:val="Kadasterblauw even kolommen"/>
    <w:basedOn w:val="Kadasterblauw"/>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2Vert">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evenrijen">
    <w:name w:val="Kadasterblauw even rijen"/>
    <w:basedOn w:val="Kadasterblauw"/>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2Horz">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onevenkolommen">
    <w:name w:val="Kadasterblauw oneven kolommen"/>
    <w:basedOn w:val="Kadasterblauw"/>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1Vert">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totaalrij">
    <w:name w:val="Kadasterblauw totaalrij"/>
    <w:basedOn w:val="Kadasterblauw"/>
    <w:rsid w:val="00FD60F8"/>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40" w:lineRule="auto"/>
        <w:contextualSpacing w:val="0"/>
      </w:pPr>
      <w:rPr>
        <w:rFonts w:ascii="Arial" w:hAnsi="Arial"/>
        <w:b/>
        <w:i w:val="0"/>
        <w:color w:val="00387D"/>
        <w:sz w:val="16"/>
      </w:rPr>
      <w:tblPr/>
      <w:tcPr>
        <w:tcBorders>
          <w:top w:val="single" w:sz="2" w:space="0" w:color="00387D"/>
          <w:bottom w:val="single" w:sz="12"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blauwtotaalrijonevenrijen">
    <w:name w:val="Kadasterblauw totaalrij oneven rijen"/>
    <w:basedOn w:val="Kadasterblauwtotaalrij"/>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i w:val="0"/>
        <w:color w:val="00387D"/>
        <w:sz w:val="16"/>
      </w:rPr>
      <w:tblPr/>
      <w:tcPr>
        <w:tcBorders>
          <w:top w:val="single" w:sz="2" w:space="0" w:color="00387D"/>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tcBorders>
          <w:top w:val="nil"/>
          <w:left w:val="nil"/>
          <w:bottom w:val="nil"/>
          <w:right w:val="nil"/>
          <w:insideH w:val="nil"/>
          <w:insideV w:val="nil"/>
          <w:tl2br w:val="nil"/>
          <w:tr2bl w:val="nil"/>
        </w:tcBorders>
        <w:shd w:val="clear" w:color="auto" w:fill="00387D"/>
      </w:tcPr>
    </w:tblStylePr>
    <w:tblStylePr w:type="band1Horz">
      <w:tblPr/>
      <w:tcPr>
        <w:shd w:val="clear" w:color="auto" w:fill="008DC9"/>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blauwonevenrijen">
    <w:name w:val="Kadasterblauw oneven rijen"/>
    <w:basedOn w:val="Kadasterblauwtotaalrijonevenrijen"/>
    <w:rsid w:val="00796A16"/>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i w:val="0"/>
        <w:color w:val="00387D"/>
        <w:sz w:val="16"/>
      </w:rPr>
      <w:tblPr/>
      <w:tcPr>
        <w:tcBorders>
          <w:top w:val="single" w:sz="2" w:space="0" w:color="00387D"/>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tcBorders>
          <w:top w:val="nil"/>
          <w:left w:val="nil"/>
          <w:bottom w:val="nil"/>
          <w:right w:val="nil"/>
          <w:insideH w:val="nil"/>
          <w:insideV w:val="nil"/>
          <w:tl2br w:val="nil"/>
          <w:tr2bl w:val="nil"/>
        </w:tcBorders>
        <w:shd w:val="clear" w:color="auto" w:fill="00387D"/>
      </w:tcPr>
    </w:tblStylePr>
    <w:tblStylePr w:type="band1Horz">
      <w:tblPr/>
      <w:tcPr>
        <w:shd w:val="clear" w:color="auto" w:fill="008DC9"/>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geel">
    <w:name w:val="Kadastergeel"/>
    <w:basedOn w:val="Standaardtabel"/>
    <w:rsid w:val="00E61E30"/>
    <w:pPr>
      <w:spacing w:before="120" w:after="60"/>
    </w:pPr>
    <w:rPr>
      <w:rFonts w:ascii="Arial" w:hAnsi="Arial"/>
      <w:sz w:val="16"/>
    </w:rPr>
    <w:tblPr>
      <w:tblStyleRowBandSize w:val="1"/>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color w:val="auto"/>
        <w:sz w:val="16"/>
      </w:rPr>
      <w:tblPr/>
      <w:tcPr>
        <w:shd w:val="clear" w:color="auto" w:fill="D9C900"/>
      </w:tcPr>
    </w:tblStylePr>
    <w:tblStylePr w:type="lastRow">
      <w:pPr>
        <w:wordWrap/>
        <w:spacing w:beforeLines="0" w:before="0" w:beforeAutospacing="0" w:afterLines="0" w:after="0" w:afterAutospacing="0" w:line="280" w:lineRule="exact"/>
        <w:contextualSpacing w:val="0"/>
      </w:pPr>
      <w:rPr>
        <w:rFonts w:ascii="Arial" w:hAnsi="Arial"/>
        <w:b/>
        <w:sz w:val="16"/>
      </w:rPr>
      <w:tblPr/>
      <w:tcPr>
        <w:shd w:val="clear" w:color="auto" w:fill="D9C900"/>
      </w:tcPr>
    </w:tblStylePr>
    <w:tblStylePr w:type="firstCol">
      <w:rPr>
        <w:rFonts w:ascii="Arial" w:hAnsi="Arial"/>
        <w:b/>
        <w:sz w:val="16"/>
      </w:rPr>
      <w:tblPr/>
      <w:tcPr>
        <w:tcBorders>
          <w:top w:val="nil"/>
          <w:left w:val="nil"/>
          <w:bottom w:val="nil"/>
          <w:right w:val="nil"/>
          <w:insideH w:val="nil"/>
          <w:insideV w:val="nil"/>
          <w:tl2br w:val="nil"/>
          <w:tr2bl w:val="nil"/>
        </w:tcBorders>
        <w:shd w:val="pct20" w:color="auto" w:fill="D9C900"/>
      </w:tcPr>
    </w:tblStylePr>
    <w:tblStylePr w:type="lastCol">
      <w:tblPr/>
      <w:tcPr>
        <w:tcBorders>
          <w:top w:val="nil"/>
          <w:left w:val="nil"/>
          <w:bottom w:val="nil"/>
          <w:right w:val="nil"/>
          <w:insideH w:val="nil"/>
          <w:insideV w:val="nil"/>
          <w:tl2br w:val="nil"/>
          <w:tr2bl w:val="nil"/>
        </w:tcBorders>
        <w:shd w:val="pct20" w:color="auto" w:fill="D9C900"/>
      </w:tcPr>
    </w:tblStylePr>
  </w:style>
  <w:style w:type="table" w:customStyle="1" w:styleId="Kadastergroen">
    <w:name w:val="Kadastergroen"/>
    <w:basedOn w:val="Kadasterstandaardtabel"/>
    <w:rsid w:val="00796A16"/>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single" w:sz="2" w:space="0" w:color="C0C0C0"/>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single" w:sz="2" w:space="0" w:color="C0C0C0"/>
          <w:tl2br w:val="nil"/>
          <w:tr2bl w:val="nil"/>
        </w:tcBorders>
      </w:tcPr>
    </w:tblStylePr>
    <w:tblStylePr w:type="firstCol">
      <w:rPr>
        <w:rFonts w:ascii="Arial" w:hAnsi="Arial"/>
        <w:b/>
        <w:sz w:val="16"/>
      </w:rPr>
    </w:tblStylePr>
  </w:style>
  <w:style w:type="table" w:customStyle="1" w:styleId="Kadastergroenevenkolommen">
    <w:name w:val="Kadastergroen even kolommen"/>
    <w:basedOn w:val="Kadastergroen"/>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nil"/>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nil"/>
          <w:tl2br w:val="nil"/>
          <w:tr2bl w:val="nil"/>
        </w:tcBorders>
      </w:tcPr>
    </w:tblStylePr>
    <w:tblStylePr w:type="firstCol">
      <w:rPr>
        <w:rFonts w:ascii="Arial" w:hAnsi="Arial"/>
        <w:b/>
        <w:sz w:val="16"/>
      </w:rPr>
    </w:tblStylePr>
    <w:tblStylePr w:type="band2Vert">
      <w:tblPr/>
      <w:tcPr>
        <w:tcBorders>
          <w:top w:val="nil"/>
          <w:left w:val="nil"/>
          <w:bottom w:val="nil"/>
          <w:right w:val="nil"/>
          <w:insideH w:val="nil"/>
          <w:insideV w:val="nil"/>
          <w:tl2br w:val="nil"/>
          <w:tr2bl w:val="nil"/>
        </w:tcBorders>
        <w:shd w:val="clear" w:color="auto" w:fill="D9C900"/>
      </w:tcPr>
    </w:tblStylePr>
  </w:style>
  <w:style w:type="table" w:customStyle="1" w:styleId="Kadastergroenevenrijen">
    <w:name w:val="Kadastergroen even rijen"/>
    <w:basedOn w:val="Kadastergroen"/>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nil"/>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nil"/>
          <w:tl2br w:val="nil"/>
          <w:tr2bl w:val="nil"/>
        </w:tcBorders>
      </w:tcPr>
    </w:tblStylePr>
    <w:tblStylePr w:type="firstCol">
      <w:rPr>
        <w:rFonts w:ascii="Arial" w:hAnsi="Arial"/>
        <w:b/>
        <w:sz w:val="16"/>
      </w:rPr>
    </w:tblStylePr>
    <w:tblStylePr w:type="band2Horz">
      <w:tblPr/>
      <w:tcPr>
        <w:tcBorders>
          <w:top w:val="nil"/>
          <w:left w:val="nil"/>
          <w:bottom w:val="nil"/>
          <w:right w:val="nil"/>
          <w:insideH w:val="nil"/>
          <w:insideV w:val="nil"/>
          <w:tl2br w:val="nil"/>
          <w:tr2bl w:val="nil"/>
        </w:tcBorders>
        <w:shd w:val="clear" w:color="auto" w:fill="D9C900"/>
      </w:tcPr>
    </w:tblStylePr>
  </w:style>
  <w:style w:type="table" w:customStyle="1" w:styleId="Kadastergroentotaalrij">
    <w:name w:val="Kadastergroen totaalrij"/>
    <w:basedOn w:val="Standaardtabel"/>
    <w:rsid w:val="00796A16"/>
    <w:pPr>
      <w:spacing w:before="120" w:after="60"/>
    </w:pPr>
    <w:rPr>
      <w:rFonts w:ascii="Arial" w:hAnsi="Arial"/>
      <w:sz w:val="18"/>
    </w:rPr>
    <w:tblPr>
      <w:tblBorders>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color w:val="70A426"/>
        <w:sz w:val="16"/>
      </w:rPr>
      <w:tblPr/>
      <w:tcPr>
        <w:tcBorders>
          <w:top w:val="single" w:sz="12" w:space="0" w:color="70A426"/>
          <w:bottom w:val="single" w:sz="2" w:space="0" w:color="70A426"/>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color w:val="70A426"/>
        <w:sz w:val="16"/>
      </w:rPr>
      <w:tblPr/>
      <w:tcPr>
        <w:tcBorders>
          <w:top w:val="single" w:sz="2" w:space="0" w:color="70A426"/>
          <w:left w:val="nil"/>
          <w:bottom w:val="single" w:sz="12" w:space="0" w:color="70A426"/>
          <w:right w:val="nil"/>
          <w:insideH w:val="nil"/>
          <w:insideV w:val="single" w:sz="2" w:space="0" w:color="C0C0C0"/>
          <w:tl2br w:val="nil"/>
          <w:tr2bl w:val="nil"/>
        </w:tcBorders>
      </w:tcPr>
    </w:tblStylePr>
  </w:style>
  <w:style w:type="table" w:customStyle="1" w:styleId="Kadasterrood">
    <w:name w:val="Kadasterrood"/>
    <w:basedOn w:val="Kadasterstandaardtabel"/>
    <w:rsid w:val="00FD60F8"/>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pPr>
      <w:rPr>
        <w:rFonts w:ascii="Arial" w:hAnsi="Arial"/>
        <w:b/>
        <w:color w:val="9C1722"/>
        <w:sz w:val="16"/>
      </w:rPr>
      <w:tblPr/>
      <w:tcPr>
        <w:tcBorders>
          <w:top w:val="single" w:sz="12" w:space="0" w:color="9C1722"/>
          <w:left w:val="nil"/>
          <w:bottom w:val="single" w:sz="2" w:space="0" w:color="9C1722"/>
          <w:right w:val="nil"/>
          <w:insideH w:val="nil"/>
          <w:insideV w:val="single" w:sz="2" w:space="0" w:color="C0C0C0"/>
          <w:tl2br w:val="nil"/>
          <w:tr2bl w:val="nil"/>
        </w:tcBorders>
      </w:tcPr>
    </w:tblStylePr>
    <w:tblStylePr w:type="lastRow">
      <w:tblPr/>
      <w:tcPr>
        <w:tcBorders>
          <w:bottom w:val="single" w:sz="12" w:space="0" w:color="9C1722"/>
        </w:tcBorders>
      </w:tcPr>
    </w:tblStylePr>
    <w:tblStylePr w:type="firstCol">
      <w:rPr>
        <w:rFonts w:ascii="Arial" w:hAnsi="Arial"/>
        <w:b/>
        <w:color w:val="9C1722"/>
        <w:sz w:val="16"/>
      </w:rPr>
    </w:tblStylePr>
    <w:tblStylePr w:type="lastCol">
      <w:rPr>
        <w:color w:val="FFFFFF"/>
      </w:rPr>
      <w:tblPr/>
      <w:tcPr>
        <w:shd w:val="clear" w:color="auto" w:fill="9C1722"/>
      </w:tcPr>
    </w:tblStylePr>
    <w:tblStylePr w:type="neCell">
      <w:rPr>
        <w:color w:val="FFFFFF"/>
      </w:rPr>
      <w:tblPr/>
      <w:tcPr>
        <w:tcBorders>
          <w:bottom w:val="nil"/>
        </w:tcBorders>
      </w:tcPr>
    </w:tblStylePr>
  </w:style>
  <w:style w:type="table" w:customStyle="1" w:styleId="Kadasterroodtotaalrij">
    <w:name w:val="Kadasterrood totaalrij"/>
    <w:basedOn w:val="Kadasterrood"/>
    <w:rsid w:val="00FD60F8"/>
    <w:tblPr/>
    <w:tblStylePr w:type="firstRow">
      <w:pPr>
        <w:wordWrap/>
        <w:spacing w:beforeLines="0" w:before="120" w:beforeAutospacing="0" w:afterLines="0" w:after="0" w:afterAutospacing="0"/>
      </w:pPr>
      <w:rPr>
        <w:rFonts w:ascii="Arial" w:hAnsi="Arial"/>
        <w:b/>
        <w:color w:val="9C1722"/>
        <w:sz w:val="16"/>
      </w:rPr>
      <w:tblPr/>
      <w:tcPr>
        <w:tcBorders>
          <w:top w:val="single" w:sz="12" w:space="0" w:color="9C1722"/>
          <w:left w:val="nil"/>
          <w:bottom w:val="single" w:sz="2" w:space="0" w:color="9C1722"/>
          <w:right w:val="nil"/>
          <w:insideH w:val="nil"/>
          <w:insideV w:val="nil"/>
          <w:tl2br w:val="nil"/>
          <w:tr2bl w:val="nil"/>
        </w:tcBorders>
      </w:tcPr>
    </w:tblStylePr>
    <w:tblStylePr w:type="lastRow">
      <w:pPr>
        <w:wordWrap/>
        <w:spacing w:beforeLines="0" w:before="0" w:beforeAutospacing="0" w:afterLines="0" w:after="0" w:afterAutospacing="0" w:line="240" w:lineRule="auto"/>
        <w:contextualSpacing w:val="0"/>
      </w:pPr>
      <w:tblPr/>
      <w:tcPr>
        <w:tcBorders>
          <w:top w:val="single" w:sz="2" w:space="0" w:color="9C1722"/>
          <w:bottom w:val="single" w:sz="12" w:space="0" w:color="9C1722"/>
        </w:tcBorders>
      </w:tcPr>
    </w:tblStylePr>
    <w:tblStylePr w:type="firstCol">
      <w:rPr>
        <w:rFonts w:ascii="Arial" w:hAnsi="Arial"/>
        <w:b/>
        <w:color w:val="9C1722"/>
        <w:sz w:val="16"/>
      </w:rPr>
    </w:tblStylePr>
    <w:tblStylePr w:type="lastCol">
      <w:rPr>
        <w:color w:val="FFFFFF"/>
      </w:rPr>
      <w:tblPr/>
      <w:tcPr>
        <w:shd w:val="clear" w:color="auto" w:fill="9C1722"/>
      </w:tcPr>
    </w:tblStylePr>
    <w:tblStylePr w:type="neCell">
      <w:rPr>
        <w:color w:val="FFFFFF"/>
      </w:rPr>
      <w:tblPr/>
      <w:tcPr>
        <w:tcBorders>
          <w:bottom w:val="nil"/>
        </w:tcBorders>
      </w:tcPr>
    </w:tblStylePr>
    <w:tblStylePr w:type="seCell">
      <w:tblPr/>
      <w:tcPr>
        <w:tcBorders>
          <w:top w:val="nil"/>
        </w:tcBorders>
      </w:tcPr>
    </w:tblStylePr>
  </w:style>
  <w:style w:type="table" w:customStyle="1" w:styleId="StandaardtabelKadaster">
    <w:name w:val="Standaardtabel Kadaster"/>
    <w:basedOn w:val="Standaardtabel"/>
    <w:rsid w:val="00581D12"/>
    <w:pPr>
      <w:spacing w:before="120" w:after="60"/>
    </w:pPr>
    <w:rPr>
      <w:rFonts w:ascii="Arial" w:hAnsi="Arial"/>
      <w:sz w:val="18"/>
    </w:rPr>
    <w:tblPr/>
    <w:tblStylePr w:type="firstRow">
      <w:rPr>
        <w:rFonts w:ascii="Arial" w:hAnsi="Arial"/>
        <w:b/>
        <w:sz w:val="16"/>
      </w:rPr>
    </w:tblStylePr>
  </w:style>
  <w:style w:type="paragraph" w:customStyle="1" w:styleId="Auteur">
    <w:name w:val="Auteur"/>
    <w:basedOn w:val="Standaard"/>
    <w:uiPriority w:val="2"/>
    <w:rsid w:val="008066EB"/>
    <w:pPr>
      <w:framePr w:hSpace="142" w:wrap="around" w:vAnchor="page" w:hAnchor="margin" w:y="625"/>
    </w:pPr>
  </w:style>
  <w:style w:type="character" w:customStyle="1" w:styleId="Ondertitel1">
    <w:name w:val="Ondertitel1"/>
    <w:rsid w:val="00F2446B"/>
    <w:rPr>
      <w:rFonts w:ascii="Arial" w:hAnsi="Arial"/>
      <w:b/>
      <w:color w:val="007EA9"/>
      <w:sz w:val="22"/>
    </w:rPr>
  </w:style>
  <w:style w:type="paragraph" w:customStyle="1" w:styleId="BriefRef">
    <w:name w:val="BriefRef"/>
    <w:basedOn w:val="Standaard"/>
    <w:link w:val="BriefRefChar"/>
    <w:uiPriority w:val="2"/>
    <w:qFormat/>
    <w:rsid w:val="009F2F69"/>
    <w:pPr>
      <w:spacing w:line="140" w:lineRule="exact"/>
    </w:pPr>
    <w:rPr>
      <w:caps/>
      <w:color w:val="858585"/>
      <w:sz w:val="12"/>
    </w:rPr>
  </w:style>
  <w:style w:type="character" w:customStyle="1" w:styleId="BriefRefChar">
    <w:name w:val="BriefRef Char"/>
    <w:basedOn w:val="Standaardalinea-lettertype"/>
    <w:link w:val="BriefRef"/>
    <w:uiPriority w:val="2"/>
    <w:rsid w:val="00D54B63"/>
    <w:rPr>
      <w:rFonts w:ascii="Arial" w:hAnsi="Arial"/>
      <w:caps/>
      <w:snapToGrid w:val="0"/>
      <w:color w:val="858585"/>
      <w:kern w:val="28"/>
      <w:sz w:val="12"/>
      <w:lang w:val="nl-NL"/>
    </w:rPr>
  </w:style>
  <w:style w:type="paragraph" w:customStyle="1" w:styleId="Subtitel">
    <w:name w:val="Subtitel"/>
    <w:basedOn w:val="Ondertitel"/>
    <w:link w:val="SubtitelChar"/>
    <w:uiPriority w:val="2"/>
    <w:rsid w:val="007B4960"/>
    <w:pPr>
      <w:framePr w:wrap="around" w:vAnchor="margin" w:hAnchor="page" w:x="2269"/>
    </w:pPr>
    <w:rPr>
      <w:lang w:val="nl-NL"/>
    </w:rPr>
  </w:style>
  <w:style w:type="character" w:customStyle="1" w:styleId="KoptekstChar">
    <w:name w:val="Koptekst Char"/>
    <w:basedOn w:val="Standaardalinea-lettertype"/>
    <w:link w:val="Koptekst"/>
    <w:uiPriority w:val="2"/>
    <w:rsid w:val="00D54B63"/>
    <w:rPr>
      <w:rFonts w:ascii="Arial" w:hAnsi="Arial"/>
      <w:bCs/>
      <w:snapToGrid w:val="0"/>
      <w:kern w:val="28"/>
      <w:lang w:val="nl-NL"/>
    </w:rPr>
  </w:style>
  <w:style w:type="character" w:customStyle="1" w:styleId="OndertitelChar">
    <w:name w:val="Ondertitel Char"/>
    <w:basedOn w:val="KoptekstChar"/>
    <w:link w:val="Ondertitel"/>
    <w:uiPriority w:val="2"/>
    <w:rsid w:val="00D54B63"/>
    <w:rPr>
      <w:rFonts w:ascii="Arial" w:hAnsi="Arial"/>
      <w:b/>
      <w:bCs/>
      <w:snapToGrid w:val="0"/>
      <w:color w:val="007EA9"/>
      <w:kern w:val="28"/>
      <w:lang w:val="es-ES_tradnl"/>
    </w:rPr>
  </w:style>
  <w:style w:type="character" w:customStyle="1" w:styleId="SubtitelChar">
    <w:name w:val="Subtitel Char"/>
    <w:basedOn w:val="OndertitelChar"/>
    <w:link w:val="Subtitel"/>
    <w:uiPriority w:val="2"/>
    <w:rsid w:val="00D54B63"/>
    <w:rPr>
      <w:rFonts w:ascii="Arial" w:hAnsi="Arial"/>
      <w:b/>
      <w:bCs/>
      <w:snapToGrid w:val="0"/>
      <w:color w:val="007EA9"/>
      <w:kern w:val="28"/>
      <w:lang w:val="nl-NL"/>
    </w:rPr>
  </w:style>
  <w:style w:type="paragraph" w:customStyle="1" w:styleId="Bijlage">
    <w:name w:val="Bijlage"/>
    <w:basedOn w:val="Standaard"/>
    <w:next w:val="Standaard"/>
    <w:link w:val="BijlageChar"/>
    <w:uiPriority w:val="2"/>
    <w:rsid w:val="00092921"/>
    <w:pPr>
      <w:numPr>
        <w:numId w:val="35"/>
      </w:numPr>
      <w:tabs>
        <w:tab w:val="left" w:pos="1021"/>
      </w:tabs>
    </w:pPr>
    <w:rPr>
      <w:b/>
      <w:sz w:val="20"/>
      <w:lang w:val="nl"/>
    </w:rPr>
  </w:style>
  <w:style w:type="character" w:customStyle="1" w:styleId="BijlageChar">
    <w:name w:val="Bijlage Char"/>
    <w:basedOn w:val="Standaardalinea-lettertype"/>
    <w:link w:val="Bijlage"/>
    <w:uiPriority w:val="2"/>
    <w:rsid w:val="00D54B63"/>
    <w:rPr>
      <w:rFonts w:ascii="Arial" w:hAnsi="Arial"/>
      <w:b/>
      <w:snapToGrid w:val="0"/>
      <w:kern w:val="28"/>
      <w:lang w:val="nl"/>
    </w:rPr>
  </w:style>
  <w:style w:type="paragraph" w:styleId="Index7">
    <w:name w:val="index 7"/>
    <w:basedOn w:val="Standaard"/>
    <w:next w:val="Standaard"/>
    <w:autoRedefine/>
    <w:uiPriority w:val="2"/>
    <w:rsid w:val="00D54B63"/>
    <w:pPr>
      <w:spacing w:line="240" w:lineRule="auto"/>
      <w:ind w:left="1260" w:hanging="180"/>
    </w:pPr>
  </w:style>
  <w:style w:type="paragraph" w:styleId="Geenafstand">
    <w:name w:val="No Spacing"/>
    <w:uiPriority w:val="2"/>
    <w:rsid w:val="0014445F"/>
    <w:rPr>
      <w:rFonts w:ascii="Arial" w:hAnsi="Arial"/>
      <w:snapToGrid w:val="0"/>
      <w:kern w:val="28"/>
      <w:sz w:val="18"/>
      <w:lang w:val="nl-NL"/>
    </w:rPr>
  </w:style>
  <w:style w:type="character" w:customStyle="1" w:styleId="Kop2Char">
    <w:name w:val="Kop 2 Char"/>
    <w:basedOn w:val="Standaardalinea-lettertype"/>
    <w:link w:val="Kop2"/>
    <w:rsid w:val="00031F6A"/>
    <w:rPr>
      <w:rFonts w:ascii="Arial" w:hAnsi="Arial"/>
      <w:b/>
      <w:snapToGrid w:val="0"/>
      <w:kern w:val="28"/>
      <w:sz w:val="18"/>
      <w:lang w:val="nl"/>
    </w:rPr>
  </w:style>
  <w:style w:type="character" w:customStyle="1" w:styleId="Kop3Char">
    <w:name w:val="Kop 3 Char"/>
    <w:basedOn w:val="Standaardalinea-lettertype"/>
    <w:link w:val="Kop3"/>
    <w:rsid w:val="00E02E70"/>
    <w:rPr>
      <w:rFonts w:ascii="Arial" w:hAnsi="Arial"/>
      <w:bCs/>
      <w:snapToGrid w:val="0"/>
      <w:kern w:val="28"/>
      <w:sz w:val="18"/>
      <w:szCs w:val="26"/>
      <w:lang w:val="nl"/>
    </w:rPr>
  </w:style>
  <w:style w:type="paragraph" w:styleId="Lijstalinea">
    <w:name w:val="List Paragraph"/>
    <w:basedOn w:val="Standaard"/>
    <w:uiPriority w:val="34"/>
    <w:rsid w:val="00F74E48"/>
    <w:pPr>
      <w:ind w:left="720"/>
      <w:contextualSpacing/>
    </w:pPr>
  </w:style>
  <w:style w:type="character" w:customStyle="1" w:styleId="normaltextrun">
    <w:name w:val="normaltextrun"/>
    <w:basedOn w:val="Standaardalinea-lettertype"/>
    <w:rsid w:val="00E616C9"/>
  </w:style>
  <w:style w:type="paragraph" w:styleId="Revisie">
    <w:name w:val="Revision"/>
    <w:hidden/>
    <w:uiPriority w:val="99"/>
    <w:semiHidden/>
    <w:rsid w:val="00964C9A"/>
    <w:rPr>
      <w:rFonts w:ascii="Arial" w:hAnsi="Arial"/>
      <w:snapToGrid w:val="0"/>
      <w:kern w:val="28"/>
      <w:sz w:val="1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441">
      <w:bodyDiv w:val="1"/>
      <w:marLeft w:val="0"/>
      <w:marRight w:val="0"/>
      <w:marTop w:val="0"/>
      <w:marBottom w:val="0"/>
      <w:divBdr>
        <w:top w:val="none" w:sz="0" w:space="0" w:color="auto"/>
        <w:left w:val="none" w:sz="0" w:space="0" w:color="auto"/>
        <w:bottom w:val="none" w:sz="0" w:space="0" w:color="auto"/>
        <w:right w:val="none" w:sz="0" w:space="0" w:color="auto"/>
      </w:divBdr>
    </w:div>
    <w:div w:id="46683906">
      <w:bodyDiv w:val="1"/>
      <w:marLeft w:val="0"/>
      <w:marRight w:val="0"/>
      <w:marTop w:val="0"/>
      <w:marBottom w:val="0"/>
      <w:divBdr>
        <w:top w:val="none" w:sz="0" w:space="0" w:color="auto"/>
        <w:left w:val="none" w:sz="0" w:space="0" w:color="auto"/>
        <w:bottom w:val="none" w:sz="0" w:space="0" w:color="auto"/>
        <w:right w:val="none" w:sz="0" w:space="0" w:color="auto"/>
      </w:divBdr>
    </w:div>
    <w:div w:id="759259376">
      <w:bodyDiv w:val="1"/>
      <w:marLeft w:val="0"/>
      <w:marRight w:val="0"/>
      <w:marTop w:val="0"/>
      <w:marBottom w:val="0"/>
      <w:divBdr>
        <w:top w:val="none" w:sz="0" w:space="0" w:color="auto"/>
        <w:left w:val="none" w:sz="0" w:space="0" w:color="auto"/>
        <w:bottom w:val="none" w:sz="0" w:space="0" w:color="auto"/>
        <w:right w:val="none" w:sz="0" w:space="0" w:color="auto"/>
      </w:divBdr>
    </w:div>
    <w:div w:id="145058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XP_Sys\Huisstijl\Sjablonen\Rapport.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E2C2384C349543963A2073EF438932" ma:contentTypeVersion="9" ma:contentTypeDescription="Een nieuw document maken." ma:contentTypeScope="" ma:versionID="fe9b88a6790cf4919ce0a707d54ea82e">
  <xsd:schema xmlns:xsd="http://www.w3.org/2001/XMLSchema" xmlns:xs="http://www.w3.org/2001/XMLSchema" xmlns:p="http://schemas.microsoft.com/office/2006/metadata/properties" xmlns:ns2="f29ce940-6454-41f2-9408-424cb451ee9e" xmlns:ns3="c8d1ea5a-d4fc-45b6-8212-11b2dc676b62" targetNamespace="http://schemas.microsoft.com/office/2006/metadata/properties" ma:root="true" ma:fieldsID="638869a6fddb7d2bf61ce254be7e0861" ns2:_="" ns3:_="">
    <xsd:import namespace="f29ce940-6454-41f2-9408-424cb451ee9e"/>
    <xsd:import namespace="c8d1ea5a-d4fc-45b6-8212-11b2dc676b6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ce940-6454-41f2-9408-424cb451ee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d1ea5a-d4fc-45b6-8212-11b2dc676b62"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CAEE2-1069-4156-B697-A5E8C1D0E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ce940-6454-41f2-9408-424cb451ee9e"/>
    <ds:schemaRef ds:uri="c8d1ea5a-d4fc-45b6-8212-11b2dc676b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A16296-C8F1-4FEE-971F-83FE3993CF4C}">
  <ds:schemaRefs>
    <ds:schemaRef ds:uri="http://schemas.microsoft.com/sharepoint/v3/contenttype/forms"/>
  </ds:schemaRefs>
</ds:datastoreItem>
</file>

<file path=customXml/itemProps3.xml><?xml version="1.0" encoding="utf-8"?>
<ds:datastoreItem xmlns:ds="http://schemas.openxmlformats.org/officeDocument/2006/customXml" ds:itemID="{FABEC470-BD01-46DD-B483-F73931E26A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A45CF24-0288-4325-A308-278537852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Rapport.dotm</Template>
  <TotalTime>53</TotalTime>
  <Pages>28</Pages>
  <Words>5345</Words>
  <Characters>29401</Characters>
  <Application>Microsoft Office Word</Application>
  <DocSecurity>0</DocSecurity>
  <Lines>245</Lines>
  <Paragraphs>69</Paragraphs>
  <ScaleCrop>false</ScaleCrop>
  <HeadingPairs>
    <vt:vector size="2" baseType="variant">
      <vt:variant>
        <vt:lpstr>Titel</vt:lpstr>
      </vt:variant>
      <vt:variant>
        <vt:i4>1</vt:i4>
      </vt:variant>
    </vt:vector>
  </HeadingPairs>
  <TitlesOfParts>
    <vt:vector size="1" baseType="lpstr">
      <vt:lpstr>Rapport</vt:lpstr>
    </vt:vector>
  </TitlesOfParts>
  <Company/>
  <LinksUpToDate>false</LinksUpToDate>
  <CharactersWithSpaces>34677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
  <dc:creator>Groot, Karina de</dc:creator>
  <cp:keywords/>
  <dc:description>Het rapport is geschikt voor grote documenten.</dc:description>
  <cp:lastModifiedBy>Willems, Igor</cp:lastModifiedBy>
  <cp:revision>15</cp:revision>
  <cp:lastPrinted>2002-05-17T10:09:00Z</cp:lastPrinted>
  <dcterms:created xsi:type="dcterms:W3CDTF">2025-12-08T12:39:00Z</dcterms:created>
  <dcterms:modified xsi:type="dcterms:W3CDTF">2026-01-06T07:35:00Z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0x01010012E2C2384C349543963A2073EF438932</vt:lpwstr>
  </property>
  <property fmtid="{D5CDD505-2E9C-101B-9397-08002B2CF9AE}" pid="3" name="propVersie">
    <vt:lpwstr>3.0</vt:lpwstr>
  </property>
  <property fmtid="{D5CDD505-2E9C-101B-9397-08002B2CF9AE}" pid="4" name="propDatum">
    <vt:lpwstr>8 december 2025</vt:lpwstr>
  </property>
  <property fmtid="{D5CDD505-2E9C-101B-9397-08002B2CF9AE}" pid="5" name="propBijlage">
    <vt:lpwstr>Nee</vt:lpwstr>
  </property>
  <property fmtid="{D5CDD505-2E9C-101B-9397-08002B2CF9AE}" pid="6" name="propAfbeelding">
    <vt:lpwstr>Verwijderd</vt:lpwstr>
  </property>
</Properties>
</file>