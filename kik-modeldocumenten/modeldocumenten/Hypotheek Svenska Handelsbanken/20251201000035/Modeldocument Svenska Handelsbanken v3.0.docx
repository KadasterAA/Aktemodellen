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7885" w14:textId="518F2B0E" w:rsidR="00F0363D" w:rsidRPr="00F0363D" w:rsidRDefault="00F0363D" w:rsidP="00F0363D">
      <w:pPr>
        <w:suppressAutoHyphens/>
        <w:rPr>
          <w:lang w:val="de-DE"/>
        </w:rPr>
      </w:pPr>
      <w:r>
        <w:rPr>
          <w:rFonts w:ascii="Arial" w:hAnsi="Arial" w:cs="Arial"/>
          <w:b/>
          <w:color w:val="000000"/>
          <w:szCs w:val="24"/>
        </w:rPr>
        <w:t>H</w:t>
      </w:r>
      <w:r w:rsidRPr="000D7B52">
        <w:rPr>
          <w:rFonts w:ascii="Arial" w:hAnsi="Arial" w:cs="Arial"/>
          <w:b/>
          <w:color w:val="000000"/>
          <w:szCs w:val="24"/>
        </w:rPr>
        <w:t>ypotheekakte</w:t>
      </w:r>
      <w:r>
        <w:rPr>
          <w:rFonts w:ascii="Arial" w:hAnsi="Arial" w:cs="Arial"/>
          <w:b/>
          <w:color w:val="000000"/>
          <w:szCs w:val="24"/>
        </w:rPr>
        <w:t xml:space="preserve"> Svenska Handelsbanken  </w:t>
      </w:r>
      <w:r>
        <w:rPr>
          <w:rFonts w:ascii="Arial" w:hAnsi="Arial" w:cs="Arial"/>
          <w:color w:val="000000"/>
        </w:rPr>
        <w:t xml:space="preserve">(o.b.v. </w:t>
      </w:r>
      <w:proofErr w:type="gramStart"/>
      <w:r>
        <w:rPr>
          <w:rFonts w:ascii="Arial" w:hAnsi="Arial" w:cs="Arial"/>
          <w:color w:val="000000"/>
        </w:rPr>
        <w:t xml:space="preserve">model </w:t>
      </w:r>
      <w:r w:rsidRPr="0013315E">
        <w:rPr>
          <w:rFonts w:ascii="Arial" w:hAnsi="Arial" w:cs="Arial"/>
          <w:color w:val="000000"/>
        </w:rPr>
        <w:t xml:space="preserve"> </w:t>
      </w:r>
      <w:r w:rsidRPr="003A383F">
        <w:rPr>
          <w:lang w:val="de-DE"/>
        </w:rPr>
        <w:t>HYSH</w:t>
      </w:r>
      <w:proofErr w:type="gramEnd"/>
      <w:r w:rsidRPr="003A383F">
        <w:rPr>
          <w:lang w:val="de-DE"/>
        </w:rPr>
        <w:t>00</w:t>
      </w:r>
      <w:r w:rsidRPr="000D7B52">
        <w:rPr>
          <w:rFonts w:ascii="Arial" w:hAnsi="Arial" w:cs="Arial"/>
          <w:color w:val="000000"/>
        </w:rPr>
        <w:t xml:space="preserve">, versie </w:t>
      </w:r>
      <w:r>
        <w:rPr>
          <w:rFonts w:ascii="Arial" w:hAnsi="Arial" w:cs="Arial"/>
          <w:color w:val="000000"/>
        </w:rPr>
        <w:t>07-02-2019</w:t>
      </w:r>
      <w:r w:rsidRPr="000D7B52">
        <w:rPr>
          <w:rFonts w:ascii="Arial" w:hAnsi="Arial" w:cs="Arial"/>
          <w:color w:val="000000"/>
        </w:rPr>
        <w:t>)</w:t>
      </w:r>
    </w:p>
    <w:p w14:paraId="521E3C30" w14:textId="5F69C039" w:rsidR="00F0363D" w:rsidRPr="000D7B52" w:rsidRDefault="00F0363D" w:rsidP="00F0363D">
      <w:pPr>
        <w:ind w:right="96"/>
        <w:rPr>
          <w:rFonts w:ascii="Arial" w:hAnsi="Arial" w:cs="Arial"/>
          <w:color w:val="000000"/>
          <w:sz w:val="20"/>
        </w:rPr>
      </w:pPr>
    </w:p>
    <w:p w14:paraId="6CF7EE47" w14:textId="0EC3A4DD" w:rsidR="00F0363D" w:rsidRPr="000D0BA0" w:rsidRDefault="00F0363D" w:rsidP="00F0363D">
      <w:pPr>
        <w:ind w:right="96"/>
        <w:rPr>
          <w:rFonts w:ascii="Arial" w:hAnsi="Arial" w:cs="Arial"/>
          <w:b/>
          <w:color w:val="000000"/>
          <w:sz w:val="20"/>
          <w:u w:val="single"/>
        </w:rPr>
      </w:pPr>
      <w:r w:rsidRPr="000D0BA0">
        <w:rPr>
          <w:rFonts w:ascii="Arial" w:hAnsi="Arial" w:cs="Arial"/>
          <w:b/>
          <w:color w:val="000000"/>
          <w:sz w:val="20"/>
          <w:u w:val="single"/>
        </w:rPr>
        <w:t xml:space="preserve">Versie </w:t>
      </w:r>
      <w:del w:id="0" w:author="Groote Haar, Linda" w:date="2025-12-02T15:38:00Z" w16du:dateUtc="2025-12-02T14:38:00Z">
        <w:r w:rsidR="00883057" w:rsidDel="00050D26">
          <w:rPr>
            <w:rFonts w:ascii="Arial" w:hAnsi="Arial" w:cs="Arial"/>
            <w:b/>
            <w:color w:val="000000"/>
            <w:sz w:val="20"/>
            <w:u w:val="single"/>
          </w:rPr>
          <w:delText>2</w:delText>
        </w:r>
      </w:del>
      <w:ins w:id="1" w:author="Groote Haar, Linda" w:date="2025-12-02T15:38:00Z" w16du:dateUtc="2025-12-02T14:38:00Z">
        <w:r w:rsidR="00050D26">
          <w:rPr>
            <w:rFonts w:ascii="Arial" w:hAnsi="Arial" w:cs="Arial"/>
            <w:b/>
            <w:color w:val="000000"/>
            <w:sz w:val="20"/>
            <w:u w:val="single"/>
          </w:rPr>
          <w:t>3</w:t>
        </w:r>
      </w:ins>
      <w:r>
        <w:rPr>
          <w:rFonts w:ascii="Arial" w:hAnsi="Arial" w:cs="Arial"/>
          <w:b/>
          <w:color w:val="000000"/>
          <w:sz w:val="20"/>
          <w:u w:val="single"/>
        </w:rPr>
        <w:t>.0</w:t>
      </w:r>
      <w:r w:rsidRPr="000D0BA0">
        <w:rPr>
          <w:rFonts w:ascii="Arial" w:hAnsi="Arial" w:cs="Arial"/>
          <w:b/>
          <w:color w:val="000000"/>
          <w:sz w:val="20"/>
          <w:u w:val="single"/>
        </w:rPr>
        <w:tab/>
      </w:r>
      <w:r w:rsidRPr="000D0BA0">
        <w:rPr>
          <w:rFonts w:ascii="Arial" w:hAnsi="Arial" w:cs="Arial"/>
          <w:b/>
          <w:color w:val="000000"/>
          <w:sz w:val="20"/>
          <w:u w:val="single"/>
        </w:rPr>
        <w:tab/>
        <w:t xml:space="preserve">d.d. </w:t>
      </w:r>
      <w:del w:id="2" w:author="Groote Haar, Linda" w:date="2025-12-02T15:39:00Z" w16du:dateUtc="2025-12-02T14:39:00Z">
        <w:r w:rsidR="00883057" w:rsidDel="00D10C19">
          <w:rPr>
            <w:rFonts w:ascii="Arial" w:hAnsi="Arial" w:cs="Arial"/>
            <w:b/>
            <w:color w:val="000000"/>
            <w:sz w:val="20"/>
            <w:u w:val="single"/>
          </w:rPr>
          <w:delText>1</w:delText>
        </w:r>
      </w:del>
      <w:ins w:id="3" w:author="Groote Haar, Linda" w:date="2025-12-02T15:38:00Z" w16du:dateUtc="2025-12-02T14:38:00Z">
        <w:r w:rsidR="00050D26">
          <w:rPr>
            <w:rFonts w:ascii="Arial" w:hAnsi="Arial" w:cs="Arial"/>
            <w:b/>
            <w:color w:val="000000"/>
            <w:sz w:val="20"/>
            <w:u w:val="single"/>
          </w:rPr>
          <w:t>02</w:t>
        </w:r>
      </w:ins>
      <w:del w:id="4" w:author="Groote Haar, Linda" w:date="2025-12-02T15:38:00Z" w16du:dateUtc="2025-12-02T14:38:00Z">
        <w:r w:rsidR="00883057" w:rsidDel="00050D26">
          <w:rPr>
            <w:rFonts w:ascii="Arial" w:hAnsi="Arial" w:cs="Arial"/>
            <w:b/>
            <w:color w:val="000000"/>
            <w:sz w:val="20"/>
            <w:u w:val="single"/>
          </w:rPr>
          <w:delText>1</w:delText>
        </w:r>
      </w:del>
      <w:r w:rsidR="005A44AB">
        <w:rPr>
          <w:rFonts w:ascii="Arial" w:hAnsi="Arial" w:cs="Arial"/>
          <w:b/>
          <w:color w:val="000000"/>
          <w:sz w:val="20"/>
          <w:u w:val="single"/>
        </w:rPr>
        <w:t>-</w:t>
      </w:r>
      <w:del w:id="5" w:author="Groote Haar, Linda" w:date="2025-12-02T15:38:00Z" w16du:dateUtc="2025-12-02T14:38:00Z">
        <w:r w:rsidR="005A44AB" w:rsidDel="00050D26">
          <w:rPr>
            <w:rFonts w:ascii="Arial" w:hAnsi="Arial" w:cs="Arial"/>
            <w:b/>
            <w:color w:val="000000"/>
            <w:sz w:val="20"/>
            <w:u w:val="single"/>
          </w:rPr>
          <w:delText>0</w:delText>
        </w:r>
        <w:r w:rsidR="00883057" w:rsidDel="00050D26">
          <w:rPr>
            <w:rFonts w:ascii="Arial" w:hAnsi="Arial" w:cs="Arial"/>
            <w:b/>
            <w:color w:val="000000"/>
            <w:sz w:val="20"/>
            <w:u w:val="single"/>
          </w:rPr>
          <w:delText>2</w:delText>
        </w:r>
      </w:del>
      <w:ins w:id="6" w:author="Groote Haar, Linda" w:date="2025-12-02T15:38:00Z" w16du:dateUtc="2025-12-02T14:38:00Z">
        <w:r w:rsidR="00050D26">
          <w:rPr>
            <w:rFonts w:ascii="Arial" w:hAnsi="Arial" w:cs="Arial"/>
            <w:b/>
            <w:color w:val="000000"/>
            <w:sz w:val="20"/>
            <w:u w:val="single"/>
          </w:rPr>
          <w:t>12</w:t>
        </w:r>
      </w:ins>
      <w:r w:rsidR="005A44AB">
        <w:rPr>
          <w:rFonts w:ascii="Arial" w:hAnsi="Arial" w:cs="Arial"/>
          <w:b/>
          <w:color w:val="000000"/>
          <w:sz w:val="20"/>
          <w:u w:val="single"/>
        </w:rPr>
        <w:t>-202</w:t>
      </w:r>
      <w:r w:rsidR="00883057">
        <w:rPr>
          <w:rFonts w:ascii="Arial" w:hAnsi="Arial" w:cs="Arial"/>
          <w:b/>
          <w:color w:val="000000"/>
          <w:sz w:val="20"/>
          <w:u w:val="single"/>
        </w:rPr>
        <w:t>5</w:t>
      </w:r>
      <w:r w:rsidRPr="000D0BA0">
        <w:rPr>
          <w:rFonts w:ascii="Arial" w:hAnsi="Arial" w:cs="Arial"/>
          <w:b/>
          <w:color w:val="000000"/>
          <w:sz w:val="20"/>
          <w:u w:val="single"/>
        </w:rPr>
        <w:t xml:space="preserve"> </w:t>
      </w:r>
    </w:p>
    <w:p w14:paraId="7E7D08C2" w14:textId="77777777" w:rsidR="00F0363D" w:rsidRPr="00F0363D" w:rsidRDefault="00F0363D" w:rsidP="00F0363D">
      <w:pPr>
        <w:widowControl w:val="0"/>
        <w:tabs>
          <w:tab w:val="left" w:pos="-1440"/>
          <w:tab w:val="left" w:pos="-720"/>
        </w:tabs>
        <w:suppressAutoHyphens/>
        <w:spacing w:after="0" w:line="240" w:lineRule="auto"/>
        <w:rPr>
          <w:rFonts w:ascii="Arial" w:eastAsia="Times New Roman" w:hAnsi="Arial" w:cs="Arial"/>
          <w:color w:val="FF0000"/>
          <w:sz w:val="20"/>
          <w:szCs w:val="20"/>
          <w:lang w:eastAsia="nl-NL"/>
        </w:rPr>
      </w:pPr>
      <w:r w:rsidRPr="00F0363D">
        <w:rPr>
          <w:rFonts w:ascii="Arial" w:eastAsia="Times New Roman" w:hAnsi="Arial" w:cs="Arial"/>
          <w:color w:val="FF0000"/>
          <w:sz w:val="20"/>
          <w:szCs w:val="20"/>
          <w:highlight w:val="yellow"/>
          <w:lang w:eastAsia="nl-NL"/>
        </w:rPr>
        <w:t xml:space="preserve"> TEKSTBLOK EQUIVALENTIEVERKLARING</w:t>
      </w:r>
      <w:r w:rsidRPr="00F0363D">
        <w:rPr>
          <w:rFonts w:ascii="Arial" w:eastAsia="Times New Roman" w:hAnsi="Arial" w:cs="Arial"/>
          <w:color w:val="FF0000"/>
          <w:sz w:val="20"/>
          <w:szCs w:val="20"/>
          <w:lang w:eastAsia="nl-NL"/>
        </w:rPr>
        <w:t>.</w:t>
      </w:r>
    </w:p>
    <w:p w14:paraId="1DC5FB21" w14:textId="77777777" w:rsidR="00F0363D" w:rsidRPr="00F0363D" w:rsidRDefault="00F0363D" w:rsidP="00F0363D">
      <w:pPr>
        <w:widowControl w:val="0"/>
        <w:tabs>
          <w:tab w:val="left" w:pos="-1440"/>
          <w:tab w:val="left" w:pos="-720"/>
        </w:tabs>
        <w:suppressAutoHyphens/>
        <w:spacing w:after="0" w:line="240" w:lineRule="auto"/>
        <w:rPr>
          <w:rFonts w:ascii="Arial" w:eastAsia="Times New Roman" w:hAnsi="Arial" w:cs="Arial"/>
          <w:color w:val="800080"/>
          <w:sz w:val="20"/>
          <w:szCs w:val="20"/>
          <w:lang w:eastAsia="nl-NL"/>
        </w:rPr>
      </w:pPr>
    </w:p>
    <w:p w14:paraId="4F3FF62E" w14:textId="338EF61D" w:rsidR="00F0363D" w:rsidRPr="00F0363D" w:rsidRDefault="00F0363D" w:rsidP="00F0363D">
      <w:pPr>
        <w:widowControl w:val="0"/>
        <w:tabs>
          <w:tab w:val="left" w:pos="-1440"/>
          <w:tab w:val="left" w:pos="-720"/>
        </w:tabs>
        <w:suppressAutoHyphens/>
        <w:spacing w:after="0" w:line="240" w:lineRule="auto"/>
        <w:rPr>
          <w:rFonts w:ascii="Arial" w:eastAsia="Times New Roman" w:hAnsi="Arial" w:cs="Arial"/>
          <w:color w:val="800080"/>
          <w:sz w:val="20"/>
          <w:szCs w:val="20"/>
          <w:lang w:eastAsia="nl-NL"/>
        </w:rPr>
      </w:pPr>
    </w:p>
    <w:p w14:paraId="63D430B4" w14:textId="77777777" w:rsidR="00F0363D" w:rsidRPr="00F0363D" w:rsidRDefault="00F0363D" w:rsidP="00F0363D">
      <w:pPr>
        <w:widowControl w:val="0"/>
        <w:tabs>
          <w:tab w:val="left" w:pos="-1440"/>
          <w:tab w:val="left" w:pos="-720"/>
        </w:tabs>
        <w:suppressAutoHyphens/>
        <w:spacing w:after="0" w:line="240" w:lineRule="auto"/>
        <w:jc w:val="center"/>
        <w:rPr>
          <w:rFonts w:ascii="Arial" w:eastAsia="Times New Roman" w:hAnsi="Arial" w:cs="Arial"/>
          <w:sz w:val="20"/>
          <w:szCs w:val="20"/>
          <w:lang w:eastAsia="nl-NL"/>
        </w:rPr>
      </w:pPr>
      <w:r w:rsidRPr="00F0363D">
        <w:rPr>
          <w:rFonts w:ascii="Arial" w:eastAsia="Times New Roman" w:hAnsi="Arial" w:cs="Arial"/>
          <w:color w:val="800080"/>
          <w:sz w:val="20"/>
          <w:szCs w:val="20"/>
          <w:highlight w:val="yellow"/>
          <w:lang w:eastAsia="nl-NL"/>
        </w:rPr>
        <w:t>TEKSTBLOK TITEL HYPOTHEEKAKTEN</w:t>
      </w:r>
    </w:p>
    <w:p w14:paraId="5E5D5C1B" w14:textId="6E32583D" w:rsidR="00F0363D" w:rsidRPr="00F0363D" w:rsidRDefault="00F0363D" w:rsidP="00F0363D">
      <w:pPr>
        <w:widowControl w:val="0"/>
        <w:tabs>
          <w:tab w:val="left" w:pos="-1440"/>
          <w:tab w:val="left" w:pos="-720"/>
        </w:tabs>
        <w:suppressAutoHyphens/>
        <w:spacing w:after="0" w:line="240" w:lineRule="auto"/>
        <w:rPr>
          <w:rFonts w:ascii="Times New Roman" w:eastAsia="Times New Roman" w:hAnsi="Times New Roman" w:cs="Times New Roman"/>
          <w:color w:val="FF0000"/>
          <w:sz w:val="20"/>
          <w:szCs w:val="20"/>
          <w:lang w:eastAsia="nl-NL"/>
        </w:rPr>
      </w:pPr>
    </w:p>
    <w:p w14:paraId="3EA3552B" w14:textId="77777777" w:rsidR="00F0363D" w:rsidRPr="00F0363D" w:rsidRDefault="00F0363D" w:rsidP="00F0363D">
      <w:pPr>
        <w:widowControl w:val="0"/>
        <w:tabs>
          <w:tab w:val="left" w:pos="-1440"/>
          <w:tab w:val="left" w:pos="-720"/>
        </w:tabs>
        <w:suppressAutoHyphens/>
        <w:spacing w:after="0" w:line="240" w:lineRule="auto"/>
        <w:rPr>
          <w:rFonts w:ascii="Arial" w:eastAsia="Times New Roman" w:hAnsi="Arial" w:cs="Arial"/>
          <w:color w:val="FF0000"/>
          <w:sz w:val="20"/>
          <w:szCs w:val="20"/>
          <w:highlight w:val="yellow"/>
          <w:lang w:eastAsia="nl-NL"/>
        </w:rPr>
      </w:pPr>
      <w:r w:rsidRPr="00F0363D">
        <w:rPr>
          <w:rFonts w:ascii="Arial" w:eastAsia="Times New Roman" w:hAnsi="Arial" w:cs="Arial"/>
          <w:color w:val="FF0000"/>
          <w:sz w:val="20"/>
          <w:szCs w:val="20"/>
          <w:highlight w:val="yellow"/>
          <w:lang w:eastAsia="nl-NL"/>
        </w:rPr>
        <w:t>TEKSTBLOK AANHEF</w:t>
      </w:r>
      <w:r w:rsidRPr="00F0363D">
        <w:rPr>
          <w:rFonts w:ascii="Arial" w:eastAsia="Times New Roman" w:hAnsi="Arial" w:cs="Arial"/>
          <w:color w:val="FF0000"/>
          <w:sz w:val="20"/>
          <w:szCs w:val="20"/>
          <w:lang w:eastAsia="nl-NL"/>
        </w:rPr>
        <w:t>:</w:t>
      </w:r>
      <w:r w:rsidRPr="00F0363D">
        <w:rPr>
          <w:rFonts w:ascii="Arial" w:eastAsia="Times New Roman" w:hAnsi="Arial" w:cs="Arial"/>
          <w:color w:val="FF0000"/>
          <w:sz w:val="20"/>
          <w:szCs w:val="20"/>
          <w:highlight w:val="yellow"/>
          <w:lang w:eastAsia="nl-NL"/>
        </w:rPr>
        <w:t xml:space="preserve"> </w:t>
      </w:r>
    </w:p>
    <w:p w14:paraId="1B0738E7" w14:textId="33BC9D06" w:rsidR="00F0363D" w:rsidRPr="00F0363D" w:rsidRDefault="00F0363D" w:rsidP="00F0363D">
      <w:pPr>
        <w:widowControl w:val="0"/>
        <w:tabs>
          <w:tab w:val="left" w:pos="-1440"/>
          <w:tab w:val="left" w:pos="-720"/>
        </w:tabs>
        <w:suppressAutoHyphens/>
        <w:spacing w:after="0" w:line="240" w:lineRule="auto"/>
        <w:rPr>
          <w:rFonts w:ascii="Arial" w:eastAsia="Times New Roman" w:hAnsi="Arial" w:cs="Arial"/>
          <w:color w:val="800080"/>
          <w:sz w:val="20"/>
          <w:szCs w:val="20"/>
          <w:lang w:eastAsia="nl-NL"/>
        </w:rPr>
      </w:pPr>
      <w:r w:rsidRPr="00F0363D">
        <w:rPr>
          <w:rFonts w:ascii="Arial" w:eastAsia="Times New Roman" w:hAnsi="Arial" w:cs="Arial"/>
          <w:color w:val="FF0000"/>
          <w:sz w:val="20"/>
          <w:szCs w:val="20"/>
          <w:lang w:eastAsia="nl-NL"/>
        </w:rPr>
        <w:t>1.</w:t>
      </w:r>
      <w:r w:rsidRPr="00F0363D">
        <w:rPr>
          <w:rFonts w:ascii="Arial" w:eastAsia="Times New Roman" w:hAnsi="Arial" w:cs="Arial"/>
          <w:sz w:val="20"/>
          <w:szCs w:val="20"/>
          <w:lang w:eastAsia="nl-NL"/>
        </w:rPr>
        <w:t xml:space="preserve"> </w:t>
      </w:r>
      <w:r w:rsidRPr="00F0363D">
        <w:rPr>
          <w:rFonts w:ascii="Arial" w:eastAsia="Times New Roman" w:hAnsi="Arial" w:cs="Arial"/>
          <w:bCs/>
          <w:color w:val="800080"/>
          <w:sz w:val="20"/>
          <w:szCs w:val="20"/>
          <w:highlight w:val="yellow"/>
          <w:lang w:eastAsia="nl-NL"/>
        </w:rPr>
        <w:t>TEKSTBLOK GEVOLMACHTIGDE</w:t>
      </w:r>
      <w:r w:rsidRPr="00F0363D">
        <w:rPr>
          <w:rFonts w:ascii="Arial" w:eastAsia="Times New Roman" w:hAnsi="Arial" w:cs="Arial"/>
          <w:bCs/>
          <w:color w:val="800080"/>
          <w:sz w:val="20"/>
          <w:szCs w:val="20"/>
          <w:lang w:eastAsia="nl-NL"/>
        </w:rPr>
        <w:t>:</w:t>
      </w:r>
    </w:p>
    <w:p w14:paraId="7F1EA711" w14:textId="0A85ADD5" w:rsidR="00F0363D" w:rsidRPr="00F0363D" w:rsidRDefault="00F0363D" w:rsidP="00F0363D">
      <w:pPr>
        <w:widowControl w:val="0"/>
        <w:spacing w:after="0" w:line="240" w:lineRule="auto"/>
        <w:ind w:left="748" w:hanging="448"/>
        <w:rPr>
          <w:rFonts w:ascii="Arial" w:eastAsia="Times New Roman" w:hAnsi="Arial" w:cs="Arial"/>
          <w:color w:val="339966"/>
          <w:sz w:val="20"/>
          <w:szCs w:val="20"/>
          <w:lang w:eastAsia="nl-NL"/>
        </w:rPr>
      </w:pP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proofErr w:type="spellStart"/>
      <w:r w:rsidRPr="00F0363D">
        <w:rPr>
          <w:rFonts w:ascii="Arial" w:eastAsia="Times New Roman" w:hAnsi="Arial" w:cs="Arial"/>
          <w:color w:val="800080"/>
          <w:sz w:val="20"/>
          <w:szCs w:val="20"/>
          <w:lang w:eastAsia="nl-NL"/>
        </w:rPr>
        <w:t>a.</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9966"/>
          <w:sz w:val="20"/>
          <w:szCs w:val="20"/>
          <w:highlight w:val="yellow"/>
          <w:lang w:eastAsia="nl-NL"/>
        </w:rPr>
        <w:t>TEKSTBLOK</w:t>
      </w:r>
      <w:proofErr w:type="spellEnd"/>
      <w:r w:rsidRPr="00F0363D">
        <w:rPr>
          <w:rFonts w:ascii="Arial" w:eastAsia="Times New Roman" w:hAnsi="Arial" w:cs="Arial"/>
          <w:color w:val="339966"/>
          <w:sz w:val="20"/>
          <w:szCs w:val="20"/>
          <w:highlight w:val="yellow"/>
          <w:lang w:eastAsia="nl-NL"/>
        </w:rPr>
        <w:t xml:space="preserve"> PARTIJ NATUURLIJK PERSOON/TEKSTBLOK PARTIJ NIET NATUURLIJK PERSOON</w:t>
      </w:r>
      <w:r w:rsidRPr="00F0363D">
        <w:rPr>
          <w:rFonts w:ascii="Arial" w:eastAsia="Times New Roman" w:hAnsi="Arial" w:cs="Arial"/>
          <w:color w:val="FF0000"/>
          <w:sz w:val="20"/>
          <w:szCs w:val="20"/>
          <w:lang w:eastAsia="nl-NL"/>
        </w:rPr>
        <w:t>;</w:t>
      </w:r>
    </w:p>
    <w:p w14:paraId="55FC3D5F" w14:textId="1AD022A2" w:rsidR="00F0363D" w:rsidRPr="00F0363D" w:rsidRDefault="00F0363D" w:rsidP="00F0363D">
      <w:pPr>
        <w:widowControl w:val="0"/>
        <w:tabs>
          <w:tab w:val="left" w:pos="-1440"/>
          <w:tab w:val="left" w:pos="-720"/>
          <w:tab w:val="left" w:pos="284"/>
        </w:tabs>
        <w:suppressAutoHyphens/>
        <w:spacing w:after="0" w:line="240" w:lineRule="auto"/>
        <w:ind w:left="284" w:hanging="284"/>
        <w:rPr>
          <w:rFonts w:ascii="Arial" w:eastAsia="Times New Roman" w:hAnsi="Arial" w:cs="Arial"/>
          <w:color w:val="FF0000"/>
          <w:sz w:val="20"/>
          <w:szCs w:val="20"/>
          <w:lang w:eastAsia="nl-NL"/>
        </w:rPr>
      </w:pPr>
      <w:r w:rsidRPr="00F0363D">
        <w:rPr>
          <w:rFonts w:ascii="Times New Roman" w:eastAsia="Times New Roman" w:hAnsi="Times New Roman" w:cs="Times New Roman"/>
          <w:color w:val="FF0000"/>
          <w:sz w:val="20"/>
          <w:szCs w:val="20"/>
          <w:lang w:eastAsia="nl-NL"/>
        </w:rPr>
        <w:t xml:space="preserve">     </w:t>
      </w:r>
      <w:r w:rsidR="0026240D">
        <w:rPr>
          <w:rStyle w:val="normaltextrun"/>
          <w:rFonts w:ascii="Arial" w:hAnsi="Arial" w:cs="Arial"/>
          <w:color w:val="FFFFFF"/>
          <w:sz w:val="20"/>
          <w:szCs w:val="20"/>
          <w:shd w:val="clear" w:color="auto" w:fill="808000"/>
        </w:rPr>
        <w:t>KEUZEBLOK PARTIJNAMEN HYPOTHEEKAKTE</w:t>
      </w:r>
      <w:r w:rsidRPr="00F0363D">
        <w:rPr>
          <w:rFonts w:ascii="Arial" w:eastAsia="Times New Roman" w:hAnsi="Arial" w:cs="Arial"/>
          <w:color w:val="FF0000"/>
          <w:sz w:val="20"/>
          <w:szCs w:val="20"/>
          <w:lang w:eastAsia="nl-NL"/>
        </w:rPr>
        <w:t>;</w:t>
      </w:r>
    </w:p>
    <w:p w14:paraId="48CB4BA4" w14:textId="77777777" w:rsidR="00F0363D" w:rsidRPr="00F0363D" w:rsidRDefault="00F0363D" w:rsidP="00F0363D">
      <w:pPr>
        <w:widowControl w:val="0"/>
        <w:tabs>
          <w:tab w:val="left" w:pos="-1440"/>
          <w:tab w:val="left" w:pos="-720"/>
        </w:tabs>
        <w:suppressAutoHyphens/>
        <w:spacing w:after="0" w:line="240" w:lineRule="auto"/>
        <w:ind w:left="284" w:hanging="284"/>
        <w:rPr>
          <w:rFonts w:ascii="Arial" w:eastAsia="Times New Roman" w:hAnsi="Arial" w:cs="Arial"/>
          <w:bCs/>
          <w:color w:val="FF0000"/>
          <w:sz w:val="20"/>
          <w:szCs w:val="20"/>
          <w:lang w:eastAsia="nl-NL"/>
        </w:rPr>
      </w:pPr>
      <w:r w:rsidRPr="00F0363D">
        <w:rPr>
          <w:rFonts w:ascii="Arial" w:eastAsia="Times New Roman" w:hAnsi="Arial" w:cs="Arial"/>
          <w:color w:val="FF0000"/>
          <w:sz w:val="20"/>
          <w:szCs w:val="20"/>
          <w:lang w:eastAsia="nl-NL"/>
        </w:rPr>
        <w:t>2.</w:t>
      </w:r>
      <w:r w:rsidRPr="00F0363D">
        <w:rPr>
          <w:rFonts w:ascii="Arial" w:eastAsia="Times New Roman" w:hAnsi="Arial" w:cs="Arial"/>
          <w:sz w:val="20"/>
          <w:szCs w:val="20"/>
          <w:lang w:eastAsia="nl-NL"/>
        </w:rPr>
        <w:t xml:space="preserve">  </w:t>
      </w:r>
      <w:r w:rsidRPr="00F0363D">
        <w:rPr>
          <w:rFonts w:ascii="Arial" w:eastAsia="Times New Roman" w:hAnsi="Arial" w:cs="Arial"/>
          <w:bCs/>
          <w:color w:val="FF0000"/>
          <w:sz w:val="20"/>
          <w:szCs w:val="20"/>
          <w:highlight w:val="yellow"/>
          <w:lang w:eastAsia="nl-NL"/>
        </w:rPr>
        <w:t>TEKSTBLOK GEVOLMACHTIGDE</w:t>
      </w:r>
      <w:r w:rsidRPr="00F0363D">
        <w:rPr>
          <w:rFonts w:ascii="Arial" w:eastAsia="Times New Roman" w:hAnsi="Arial" w:cs="Arial"/>
          <w:bCs/>
          <w:color w:val="FF0000"/>
          <w:sz w:val="20"/>
          <w:szCs w:val="20"/>
          <w:lang w:eastAsia="nl-NL"/>
        </w:rPr>
        <w:t xml:space="preserve">: </w:t>
      </w:r>
    </w:p>
    <w:p w14:paraId="3A219C29" w14:textId="7D6BC348" w:rsidR="00F0363D" w:rsidRPr="00F0363D" w:rsidRDefault="00F0363D" w:rsidP="00F0363D">
      <w:pPr>
        <w:widowControl w:val="0"/>
        <w:tabs>
          <w:tab w:val="left" w:pos="-1440"/>
          <w:tab w:val="left" w:pos="-720"/>
        </w:tabs>
        <w:suppressAutoHyphens/>
        <w:spacing w:after="0" w:line="240" w:lineRule="auto"/>
        <w:ind w:left="709" w:hanging="425"/>
        <w:rPr>
          <w:rFonts w:ascii="Arial" w:eastAsia="Times New Roman" w:hAnsi="Arial" w:cs="Arial"/>
          <w:color w:val="800080"/>
          <w:sz w:val="20"/>
          <w:szCs w:val="20"/>
          <w:lang w:eastAsia="nl-NL"/>
        </w:rPr>
      </w:pPr>
      <w:r w:rsidRPr="00F0363D">
        <w:rPr>
          <w:rFonts w:ascii="Arial" w:eastAsia="Times New Roman" w:hAnsi="Arial" w:cs="Arial"/>
          <w:color w:val="FF0000"/>
          <w:sz w:val="20"/>
          <w:szCs w:val="20"/>
          <w:highlight w:val="yellow"/>
          <w:lang w:eastAsia="nl-NL"/>
        </w:rPr>
        <w:t>TEKSTBLOK RECHTSPERSOON</w:t>
      </w:r>
      <w:r w:rsidRPr="00F0363D">
        <w:rPr>
          <w:rFonts w:ascii="Arial" w:eastAsia="Times New Roman" w:hAnsi="Arial" w:cs="Arial"/>
          <w:color w:val="800080"/>
          <w:sz w:val="20"/>
          <w:szCs w:val="20"/>
          <w:lang w:eastAsia="nl-NL"/>
        </w:rPr>
        <w:t xml:space="preserve"> (correspondentieadres voor alle</w:t>
      </w:r>
    </w:p>
    <w:p w14:paraId="3670929C" w14:textId="10869573" w:rsidR="00F0363D" w:rsidRPr="00F0363D" w:rsidRDefault="00F0363D" w:rsidP="00F0363D">
      <w:pPr>
        <w:widowControl w:val="0"/>
        <w:tabs>
          <w:tab w:val="left" w:pos="-1440"/>
          <w:tab w:val="left" w:pos="-720"/>
        </w:tabs>
        <w:suppressAutoHyphens/>
        <w:spacing w:after="0" w:line="240" w:lineRule="auto"/>
        <w:ind w:left="709" w:hanging="425"/>
        <w:rPr>
          <w:rFonts w:ascii="Arial" w:eastAsia="Times New Roman" w:hAnsi="Arial" w:cs="Arial"/>
          <w:color w:val="3366FF"/>
          <w:sz w:val="20"/>
          <w:szCs w:val="20"/>
          <w:lang w:eastAsia="nl-NL"/>
        </w:rPr>
      </w:pPr>
      <w:r w:rsidRPr="00F0363D">
        <w:rPr>
          <w:rFonts w:ascii="Arial" w:eastAsia="Times New Roman" w:hAnsi="Arial" w:cs="Arial"/>
          <w:color w:val="800080"/>
          <w:sz w:val="20"/>
          <w:szCs w:val="20"/>
          <w:lang w:eastAsia="nl-NL"/>
        </w:rPr>
        <w:t xml:space="preserve">aangelegenheden betreffende de hierna te </w:t>
      </w:r>
      <w:r w:rsidRPr="00B9548A">
        <w:rPr>
          <w:rFonts w:ascii="Arial" w:eastAsia="Times New Roman" w:hAnsi="Arial" w:cs="Arial"/>
          <w:color w:val="800080"/>
          <w:sz w:val="20"/>
          <w:szCs w:val="20"/>
          <w:lang w:eastAsia="nl-NL"/>
        </w:rPr>
        <w:t>vermelden</w:t>
      </w:r>
      <w:r w:rsidRPr="00F0363D">
        <w:rPr>
          <w:rFonts w:ascii="Arial" w:eastAsia="Times New Roman" w:hAnsi="Arial" w:cs="Arial"/>
          <w:color w:val="800080"/>
          <w:sz w:val="20"/>
          <w:szCs w:val="20"/>
          <w:lang w:eastAsia="nl-NL"/>
        </w:rPr>
        <w:t xml:space="preserve"> rechtshandelingen: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label</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 xml:space="preserve">, </w:t>
      </w:r>
    </w:p>
    <w:p w14:paraId="17B5299D" w14:textId="7B95B915" w:rsidR="00F0363D" w:rsidRPr="00F0363D" w:rsidRDefault="00F0363D" w:rsidP="00F0363D">
      <w:pPr>
        <w:widowControl w:val="0"/>
        <w:tabs>
          <w:tab w:val="left" w:pos="-1440"/>
          <w:tab w:val="left" w:pos="-720"/>
        </w:tabs>
        <w:suppressAutoHyphens/>
        <w:spacing w:after="0" w:line="240" w:lineRule="auto"/>
        <w:ind w:left="709" w:hanging="425"/>
        <w:rPr>
          <w:rFonts w:ascii="Arial" w:eastAsia="Times New Roman" w:hAnsi="Arial" w:cs="Arial"/>
          <w:color w:val="800080"/>
          <w:sz w:val="20"/>
          <w:szCs w:val="20"/>
          <w:lang w:eastAsia="nl-NL"/>
        </w:rPr>
      </w:pP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afdeling</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postcode</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plaats</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w:t>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straatnaam</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huisnummer</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letter</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toevoeging</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 xml:space="preserve"> </w:t>
      </w:r>
      <w:r w:rsidRPr="00F0363D">
        <w:rPr>
          <w:rFonts w:ascii="Arial" w:eastAsia="Times New Roman" w:hAnsi="Arial" w:cs="Arial"/>
          <w:color w:val="800080"/>
          <w:sz w:val="20"/>
          <w:szCs w:val="20"/>
          <w:lang w:eastAsia="nl-NL"/>
        </w:rPr>
        <w:t>/</w:t>
      </w:r>
    </w:p>
    <w:p w14:paraId="1C0A35B1" w14:textId="77777777" w:rsidR="00F0363D" w:rsidRPr="00F0363D" w:rsidRDefault="00F0363D" w:rsidP="00F0363D">
      <w:pPr>
        <w:widowControl w:val="0"/>
        <w:tabs>
          <w:tab w:val="left" w:pos="-1440"/>
          <w:tab w:val="left" w:pos="-720"/>
        </w:tabs>
        <w:suppressAutoHyphens/>
        <w:spacing w:after="0" w:line="240" w:lineRule="auto"/>
        <w:ind w:left="709" w:hanging="425"/>
        <w:rPr>
          <w:rFonts w:ascii="Arial" w:eastAsia="Times New Roman" w:hAnsi="Arial" w:cs="Arial"/>
          <w:color w:val="FF0000"/>
          <w:sz w:val="20"/>
          <w:szCs w:val="20"/>
          <w:lang w:eastAsia="nl-NL"/>
        </w:rPr>
      </w:pPr>
      <w:r w:rsidRPr="00F0363D">
        <w:rPr>
          <w:rFonts w:ascii="Arial" w:eastAsia="Times New Roman" w:hAnsi="Arial" w:cs="Arial"/>
          <w:color w:val="800080"/>
          <w:sz w:val="20"/>
          <w:szCs w:val="20"/>
          <w:lang w:eastAsia="nl-NL"/>
        </w:rPr>
        <w:t xml:space="preserve">postbus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postbusnummer</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postcode</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plaats</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regio</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plaats</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3366FF"/>
          <w:sz w:val="20"/>
          <w:szCs w:val="20"/>
          <w:lang w:eastAsia="nl-NL"/>
        </w:rPr>
        <w:t>,</w:t>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straat</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 xml:space="preserve"> </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sz w:val="20"/>
          <w:szCs w:val="20"/>
          <w:lang w:eastAsia="nl-NL"/>
        </w:rPr>
        <w:t>land</w:t>
      </w:r>
      <w:r w:rsidRPr="00F0363D">
        <w:rPr>
          <w:rFonts w:ascii="Arial" w:eastAsia="Times New Roman" w:hAnsi="Arial" w:cs="Arial"/>
          <w:sz w:val="20"/>
          <w:szCs w:val="20"/>
          <w:lang w:eastAsia="nl-NL"/>
        </w:rPr>
        <w:fldChar w:fldCharType="begin"/>
      </w:r>
      <w:r w:rsidRPr="00F0363D">
        <w:rPr>
          <w:rFonts w:ascii="Arial" w:eastAsia="Times New Roman" w:hAnsi="Arial" w:cs="Arial"/>
          <w:sz w:val="20"/>
          <w:szCs w:val="20"/>
          <w:lang w:eastAsia="nl-NL"/>
        </w:rPr>
        <w:instrText>MacroButton Nomacro §</w:instrText>
      </w:r>
      <w:r w:rsidRPr="00F0363D">
        <w:rPr>
          <w:rFonts w:ascii="Arial" w:eastAsia="Times New Roman" w:hAnsi="Arial" w:cs="Arial"/>
          <w:sz w:val="20"/>
          <w:szCs w:val="20"/>
          <w:lang w:eastAsia="nl-NL"/>
        </w:rPr>
        <w:fldChar w:fldCharType="end"/>
      </w:r>
      <w:r w:rsidRPr="00F0363D">
        <w:rPr>
          <w:rFonts w:ascii="Arial" w:eastAsia="Times New Roman" w:hAnsi="Arial" w:cs="Arial"/>
          <w:color w:val="800080"/>
          <w:sz w:val="20"/>
          <w:szCs w:val="20"/>
          <w:lang w:eastAsia="nl-NL"/>
        </w:rPr>
        <w:t>)</w:t>
      </w:r>
      <w:r w:rsidRPr="00F0363D">
        <w:rPr>
          <w:rFonts w:ascii="Arial" w:eastAsia="Times New Roman" w:hAnsi="Arial" w:cs="Arial"/>
          <w:color w:val="FF0000"/>
          <w:sz w:val="20"/>
          <w:szCs w:val="20"/>
          <w:lang w:eastAsia="nl-NL"/>
        </w:rPr>
        <w:t>;</w:t>
      </w:r>
    </w:p>
    <w:p w14:paraId="4EBA8FFB" w14:textId="12EC45FE" w:rsidR="00F0363D" w:rsidRPr="00F0363D" w:rsidRDefault="00F0363D" w:rsidP="00F0363D">
      <w:pPr>
        <w:widowControl w:val="0"/>
        <w:tabs>
          <w:tab w:val="left" w:pos="-1440"/>
          <w:tab w:val="left" w:pos="-720"/>
        </w:tabs>
        <w:suppressAutoHyphens/>
        <w:spacing w:after="0" w:line="240" w:lineRule="auto"/>
        <w:ind w:left="284"/>
        <w:rPr>
          <w:rFonts w:ascii="Arial" w:eastAsia="Times New Roman" w:hAnsi="Arial" w:cs="Arial"/>
          <w:color w:val="FF0000"/>
          <w:sz w:val="20"/>
          <w:szCs w:val="20"/>
          <w:lang w:eastAsia="nl-NL"/>
        </w:rPr>
      </w:pPr>
      <w:r w:rsidRPr="00F0363D">
        <w:rPr>
          <w:rFonts w:ascii="Arial" w:eastAsia="Times New Roman" w:hAnsi="Arial" w:cs="Arial"/>
          <w:color w:val="FF0000"/>
          <w:sz w:val="20"/>
          <w:szCs w:val="20"/>
          <w:lang w:eastAsia="nl-NL"/>
        </w:rPr>
        <w:t>hierna ook te noemen</w:t>
      </w:r>
      <w:r>
        <w:rPr>
          <w:rFonts w:ascii="Arial" w:eastAsia="Times New Roman" w:hAnsi="Arial" w:cs="Arial"/>
          <w:color w:val="FF0000"/>
          <w:sz w:val="20"/>
          <w:szCs w:val="20"/>
          <w:lang w:eastAsia="nl-NL"/>
        </w:rPr>
        <w:t xml:space="preserve">: Handelsbanken. </w:t>
      </w:r>
    </w:p>
    <w:p w14:paraId="6632715D" w14:textId="41FE5B77" w:rsidR="00E477A2" w:rsidRPr="00E477A2" w:rsidRDefault="00E477A2" w:rsidP="00E477A2">
      <w:pPr>
        <w:suppressAutoHyphens/>
        <w:spacing w:after="0" w:line="240" w:lineRule="auto"/>
        <w:rPr>
          <w:rFonts w:ascii="Arial" w:eastAsia="Times New Roman" w:hAnsi="Arial" w:cs="Arial"/>
          <w:b/>
          <w:color w:val="FF0000"/>
          <w:sz w:val="20"/>
          <w:szCs w:val="20"/>
          <w:lang w:eastAsia="nl-NL"/>
        </w:rPr>
      </w:pPr>
      <w:r w:rsidRPr="00E477A2">
        <w:rPr>
          <w:rFonts w:ascii="Arial" w:eastAsia="Times New Roman" w:hAnsi="Arial" w:cs="Arial"/>
          <w:b/>
          <w:color w:val="FF0000"/>
          <w:sz w:val="20"/>
          <w:szCs w:val="20"/>
          <w:lang w:eastAsia="nl-NL"/>
        </w:rPr>
        <w:t>DEFINITIES</w:t>
      </w:r>
    </w:p>
    <w:p w14:paraId="3833ED2E" w14:textId="77777777" w:rsidR="00E477A2" w:rsidRPr="00E477A2" w:rsidRDefault="00E477A2" w:rsidP="00E477A2">
      <w:pPr>
        <w:suppressAutoHyphens/>
        <w:spacing w:after="0" w:line="240" w:lineRule="auto"/>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De comparanten, handelend als vermeld, verklaren dat hierna wordt verstaan onder:</w:t>
      </w:r>
    </w:p>
    <w:p w14:paraId="3B1EC2DF" w14:textId="3C9233BE" w:rsidR="00E477A2" w:rsidRPr="00E477A2" w:rsidRDefault="00E477A2" w:rsidP="00E477A2">
      <w:pPr>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w:t>
      </w:r>
      <w:r w:rsidRPr="00E477A2">
        <w:rPr>
          <w:rFonts w:ascii="Arial" w:eastAsia="Times New Roman" w:hAnsi="Arial" w:cs="Arial"/>
          <w:color w:val="FF0000"/>
          <w:sz w:val="20"/>
          <w:szCs w:val="20"/>
          <w:lang w:eastAsia="nl-NL"/>
        </w:rPr>
        <w:tab/>
      </w:r>
      <w:r w:rsidRPr="00E477A2">
        <w:rPr>
          <w:rFonts w:ascii="Arial" w:eastAsia="Times New Roman" w:hAnsi="Arial" w:cs="Arial"/>
          <w:b/>
          <w:color w:val="FF0000"/>
          <w:sz w:val="20"/>
          <w:szCs w:val="20"/>
          <w:lang w:eastAsia="nl-NL"/>
        </w:rPr>
        <w:t>Algemene Voorwaarden</w:t>
      </w:r>
      <w:ins w:id="7" w:author="Groote Haar, Linda" w:date="2025-12-02T15:27:00Z" w16du:dateUtc="2025-12-02T14:27:00Z">
        <w:r w:rsidR="00FE73D0">
          <w:rPr>
            <w:rFonts w:ascii="Arial" w:eastAsia="Times New Roman" w:hAnsi="Arial" w:cs="Arial"/>
            <w:b/>
            <w:color w:val="FF0000"/>
            <w:sz w:val="20"/>
            <w:szCs w:val="20"/>
            <w:lang w:eastAsia="nl-NL"/>
          </w:rPr>
          <w:t xml:space="preserve"> </w:t>
        </w:r>
        <w:r w:rsidR="00FE73D0" w:rsidRPr="00FE73D0">
          <w:rPr>
            <w:rFonts w:ascii="Arial" w:hAnsi="Arial" w:cs="Arial"/>
            <w:b/>
            <w:bCs/>
            <w:color w:val="339966"/>
            <w:sz w:val="20"/>
            <w:szCs w:val="20"/>
            <w:rPrChange w:id="8" w:author="Groote Haar, Linda" w:date="2025-12-02T15:30:00Z" w16du:dateUtc="2025-12-02T14:30:00Z">
              <w:rPr>
                <w:rFonts w:ascii="Arial" w:eastAsia="Times New Roman" w:hAnsi="Arial" w:cs="Arial"/>
                <w:b/>
                <w:color w:val="FF0000"/>
                <w:sz w:val="20"/>
                <w:szCs w:val="20"/>
                <w:lang w:eastAsia="nl-NL"/>
              </w:rPr>
            </w:rPrChange>
          </w:rPr>
          <w:t>Consu</w:t>
        </w:r>
      </w:ins>
      <w:ins w:id="9" w:author="Groote Haar, Linda" w:date="2025-12-02T15:28:00Z" w16du:dateUtc="2025-12-02T14:28:00Z">
        <w:r w:rsidR="00FE73D0" w:rsidRPr="00FE73D0">
          <w:rPr>
            <w:rFonts w:ascii="Arial" w:hAnsi="Arial" w:cs="Arial"/>
            <w:b/>
            <w:bCs/>
            <w:color w:val="339966"/>
            <w:sz w:val="20"/>
            <w:szCs w:val="20"/>
            <w:rPrChange w:id="10" w:author="Groote Haar, Linda" w:date="2025-12-02T15:30:00Z" w16du:dateUtc="2025-12-02T14:30:00Z">
              <w:rPr>
                <w:rFonts w:ascii="Arial" w:eastAsia="Times New Roman" w:hAnsi="Arial" w:cs="Arial"/>
                <w:b/>
                <w:color w:val="FF0000"/>
                <w:sz w:val="20"/>
                <w:szCs w:val="20"/>
                <w:lang w:eastAsia="nl-NL"/>
              </w:rPr>
            </w:rPrChange>
          </w:rPr>
          <w:t>ment/Zakelijk</w:t>
        </w:r>
      </w:ins>
      <w:r w:rsidRPr="00E477A2">
        <w:rPr>
          <w:rFonts w:ascii="Arial" w:eastAsia="Times New Roman" w:hAnsi="Arial" w:cs="Arial"/>
          <w:b/>
          <w:color w:val="FF0000"/>
          <w:sz w:val="20"/>
          <w:szCs w:val="20"/>
          <w:lang w:eastAsia="nl-NL"/>
        </w:rPr>
        <w:t>:</w:t>
      </w:r>
      <w:r w:rsidRPr="00E477A2">
        <w:rPr>
          <w:rFonts w:ascii="Arial" w:eastAsia="Times New Roman" w:hAnsi="Arial" w:cs="Arial"/>
          <w:color w:val="FF0000"/>
          <w:sz w:val="20"/>
          <w:szCs w:val="20"/>
          <w:lang w:eastAsia="nl-NL"/>
        </w:rPr>
        <w:t xml:space="preserve"> de actuele versie van de Algemene Voorwaarden van Handelsbanken Nederland</w:t>
      </w:r>
      <w:ins w:id="11" w:author="Groote Haar, Linda" w:date="2025-12-02T15:31:00Z" w16du:dateUtc="2025-12-02T14:31:00Z">
        <w:r w:rsidR="00FE73D0">
          <w:rPr>
            <w:rFonts w:ascii="Arial" w:eastAsia="Times New Roman" w:hAnsi="Arial" w:cs="Arial"/>
            <w:color w:val="FF0000"/>
            <w:sz w:val="20"/>
            <w:szCs w:val="20"/>
            <w:lang w:eastAsia="nl-NL"/>
          </w:rPr>
          <w:t xml:space="preserve"> </w:t>
        </w:r>
        <w:r w:rsidR="00FE73D0" w:rsidRPr="00FE73D0">
          <w:rPr>
            <w:rFonts w:ascii="Arial" w:hAnsi="Arial" w:cs="Arial"/>
            <w:color w:val="339966"/>
            <w:sz w:val="20"/>
            <w:szCs w:val="20"/>
            <w:rPrChange w:id="12" w:author="Groote Haar, Linda" w:date="2025-12-02T15:31:00Z" w16du:dateUtc="2025-12-02T14:31:00Z">
              <w:rPr>
                <w:rFonts w:ascii="Arial" w:hAnsi="Arial" w:cs="Arial"/>
                <w:b/>
                <w:bCs/>
                <w:color w:val="339966"/>
                <w:sz w:val="20"/>
                <w:szCs w:val="20"/>
              </w:rPr>
            </w:rPrChange>
          </w:rPr>
          <w:t>Consument/Zakelijk</w:t>
        </w:r>
      </w:ins>
      <w:r w:rsidRPr="00E477A2">
        <w:rPr>
          <w:rFonts w:ascii="Arial" w:eastAsia="Times New Roman" w:hAnsi="Arial" w:cs="Arial"/>
          <w:color w:val="FF0000"/>
          <w:sz w:val="20"/>
          <w:szCs w:val="20"/>
          <w:lang w:eastAsia="nl-NL"/>
        </w:rPr>
        <w:t>, zoals gedeponeerd bij de Kamer van Koophandel te Amsterdam en ook beschikbaar is gesteld op de website www.handelsbanken.nl, welke set voorwaarden aan de Onderzetter/Schuldenaar ter hand is gesteld;</w:t>
      </w:r>
    </w:p>
    <w:p w14:paraId="2626B197" w14:textId="77777777" w:rsidR="00E477A2" w:rsidRPr="00E477A2" w:rsidRDefault="00E477A2" w:rsidP="00E477A2">
      <w:pPr>
        <w:suppressAutoHyphens/>
        <w:spacing w:after="0" w:line="240" w:lineRule="auto"/>
        <w:ind w:left="567" w:hanging="567"/>
        <w:rPr>
          <w:rFonts w:ascii="Arial" w:eastAsia="Times New Roman" w:hAnsi="Arial" w:cs="Arial"/>
          <w:color w:val="FF0000"/>
          <w:sz w:val="20"/>
          <w:szCs w:val="20"/>
          <w:lang w:eastAsia="nl-NL"/>
        </w:rPr>
      </w:pPr>
      <w:bookmarkStart w:id="13" w:name="_DV_C49"/>
      <w:r w:rsidRPr="00E477A2">
        <w:rPr>
          <w:rFonts w:ascii="Arial" w:eastAsia="Times New Roman" w:hAnsi="Arial" w:cs="Arial"/>
          <w:color w:val="FF0000"/>
          <w:sz w:val="20"/>
          <w:szCs w:val="20"/>
          <w:lang w:eastAsia="nl-NL"/>
        </w:rPr>
        <w:t>-</w:t>
      </w:r>
      <w:r w:rsidRPr="00E477A2">
        <w:rPr>
          <w:rFonts w:ascii="Arial" w:eastAsia="Times New Roman" w:hAnsi="Arial" w:cs="Arial"/>
          <w:color w:val="FF0000"/>
          <w:sz w:val="20"/>
          <w:szCs w:val="20"/>
          <w:lang w:eastAsia="nl-NL"/>
        </w:rPr>
        <w:tab/>
      </w:r>
      <w:bookmarkEnd w:id="13"/>
      <w:r w:rsidRPr="00E477A2">
        <w:rPr>
          <w:rFonts w:ascii="Arial" w:eastAsia="Times New Roman" w:hAnsi="Arial" w:cs="Arial"/>
          <w:color w:val="FF0000"/>
          <w:sz w:val="20"/>
          <w:szCs w:val="20"/>
          <w:lang w:eastAsia="nl-NL"/>
        </w:rPr>
        <w:t xml:space="preserve">het </w:t>
      </w:r>
      <w:r w:rsidRPr="00E477A2">
        <w:rPr>
          <w:rFonts w:ascii="Arial" w:eastAsia="Times New Roman" w:hAnsi="Arial" w:cs="Arial"/>
          <w:b/>
          <w:color w:val="FF0000"/>
          <w:sz w:val="20"/>
          <w:szCs w:val="20"/>
          <w:lang w:eastAsia="nl-NL"/>
        </w:rPr>
        <w:t>Onderpand</w:t>
      </w:r>
      <w:r w:rsidRPr="00E477A2">
        <w:rPr>
          <w:rFonts w:ascii="Arial" w:eastAsia="Times New Roman" w:hAnsi="Arial" w:cs="Arial"/>
          <w:color w:val="FF0000"/>
          <w:sz w:val="20"/>
          <w:szCs w:val="20"/>
          <w:lang w:eastAsia="nl-NL"/>
        </w:rPr>
        <w:t>: het (de) in deze akte nader te omschrijven registergoed(eren) waarop door de Onderzetter een recht van hypotheek aan Handelsbanken wordt verleend, alsmede al hetgeen daarvan volgens verkeersopvatting onderdeel uitmaakt, ongeacht of dit voor of na de hypotheekvestiging is aangebracht, de roerende zaken die volgens verkeeropvatting bestemd zijn het Onderpand duurzaam te dienen en door hun vorm als zodanig zijn te herkennen, de machinerieën of werktuigen als bedoeld in artikel 254 Boek 3 van het Burgerlijk Wetboek en alle vorderingen tot vergoeding die in de plaats van het Onderpand treden, waaronder begrepen de vorderingen ter zake van waardevermindering van het Onderpand, alsmede alle overige goederen waarop door de Onderzetter een recht van pand aan Handelsbanken wordt verleend. Alle veranderingen en toevoegingen aan het Onderpand zullen mede tot zekerheid strekken.</w:t>
      </w:r>
    </w:p>
    <w:p w14:paraId="3577B9C2" w14:textId="77777777" w:rsidR="00E477A2" w:rsidRPr="00E477A2" w:rsidRDefault="00E477A2" w:rsidP="00E477A2">
      <w:pPr>
        <w:suppressAutoHyphens/>
        <w:spacing w:after="0" w:line="240" w:lineRule="auto"/>
        <w:rPr>
          <w:rFonts w:ascii="Arial" w:eastAsia="Times New Roman" w:hAnsi="Arial" w:cs="Arial"/>
          <w:b/>
          <w:color w:val="FF0000"/>
          <w:sz w:val="20"/>
          <w:szCs w:val="20"/>
          <w:lang w:eastAsia="nl-NL"/>
        </w:rPr>
      </w:pPr>
      <w:r w:rsidRPr="00E477A2">
        <w:rPr>
          <w:rFonts w:ascii="Arial" w:eastAsia="Times New Roman" w:hAnsi="Arial" w:cs="Arial"/>
          <w:b/>
          <w:color w:val="FF0000"/>
          <w:sz w:val="20"/>
          <w:szCs w:val="20"/>
          <w:lang w:eastAsia="nl-NL"/>
        </w:rPr>
        <w:t>OVEREENKOMST TOT HET VESTIGEN VAN HYPOTHEEK- EN PANDRECHTEN</w:t>
      </w:r>
    </w:p>
    <w:p w14:paraId="4D1E2164" w14:textId="4D8860B9" w:rsidR="00E477A2" w:rsidRPr="00E477A2" w:rsidRDefault="00E477A2" w:rsidP="00E477A2">
      <w:pPr>
        <w:suppressLineNumbers/>
        <w:suppressAutoHyphens/>
        <w:spacing w:after="0" w:line="240" w:lineRule="auto"/>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De comparanten, handelend als vermeld, verklaren dat de Onderzetter/Schuldenaar en Handelsbanken zijn overeengekomen</w:t>
      </w:r>
      <w:ins w:id="14" w:author="Groote Haar, Linda" w:date="2025-12-08T14:38:00Z" w16du:dateUtc="2025-12-08T13:38:00Z">
        <w:r w:rsidR="00F46360">
          <w:rPr>
            <w:rFonts w:ascii="Arial" w:eastAsia="Times New Roman" w:hAnsi="Arial" w:cs="Arial"/>
            <w:color w:val="FF0000"/>
            <w:sz w:val="20"/>
            <w:szCs w:val="20"/>
            <w:lang w:eastAsia="nl-NL"/>
          </w:rPr>
          <w:t>, dan wel bij deze overeenkomen,</w:t>
        </w:r>
      </w:ins>
      <w:r w:rsidRPr="00E477A2">
        <w:rPr>
          <w:rFonts w:ascii="Arial" w:eastAsia="Times New Roman" w:hAnsi="Arial" w:cs="Arial"/>
          <w:color w:val="FF0000"/>
          <w:sz w:val="20"/>
          <w:szCs w:val="20"/>
          <w:lang w:eastAsia="nl-NL"/>
        </w:rPr>
        <w:t xml:space="preserve"> dat de Onderzetter ten behoeve van Handelsbanken de rechten van hypotheek en pand op de in deze akte en op de in de Algemene Voorwaarden </w:t>
      </w:r>
      <w:ins w:id="15" w:author="Groote Haar, Linda" w:date="2025-12-02T15:32:00Z" w16du:dateUtc="2025-12-02T14:32:00Z">
        <w:r w:rsidR="00FE73D0" w:rsidRPr="00D918EC">
          <w:rPr>
            <w:rFonts w:ascii="Arial" w:hAnsi="Arial" w:cs="Arial"/>
            <w:color w:val="339966"/>
            <w:sz w:val="20"/>
            <w:szCs w:val="20"/>
          </w:rPr>
          <w:t>Consument/Zakelijk</w:t>
        </w:r>
        <w:r w:rsidR="00FE73D0" w:rsidRPr="00E477A2">
          <w:rPr>
            <w:rFonts w:ascii="Arial" w:eastAsia="Times New Roman" w:hAnsi="Arial" w:cs="Arial"/>
            <w:color w:val="FF0000"/>
            <w:sz w:val="20"/>
            <w:szCs w:val="20"/>
            <w:lang w:eastAsia="nl-NL"/>
          </w:rPr>
          <w:t xml:space="preserve"> </w:t>
        </w:r>
      </w:ins>
      <w:r w:rsidRPr="00E477A2">
        <w:rPr>
          <w:rFonts w:ascii="Arial" w:eastAsia="Times New Roman" w:hAnsi="Arial" w:cs="Arial"/>
          <w:color w:val="FF0000"/>
          <w:sz w:val="20"/>
          <w:szCs w:val="20"/>
          <w:lang w:eastAsia="nl-NL"/>
        </w:rPr>
        <w:t>omschreven goederen zal vestigen, tot zekerheid als in deze akte vermeld.</w:t>
      </w:r>
    </w:p>
    <w:p w14:paraId="17F3D1F9" w14:textId="77777777" w:rsidR="00E477A2" w:rsidRPr="00E477A2" w:rsidRDefault="00E477A2" w:rsidP="00E477A2">
      <w:pPr>
        <w:suppressLineNumbers/>
        <w:suppressAutoHyphens/>
        <w:spacing w:after="0" w:line="240" w:lineRule="auto"/>
        <w:rPr>
          <w:rFonts w:ascii="Arial" w:eastAsia="Times New Roman" w:hAnsi="Arial" w:cs="Arial"/>
          <w:color w:val="FF0000"/>
          <w:sz w:val="20"/>
          <w:szCs w:val="20"/>
          <w:lang w:eastAsia="nl-NL"/>
        </w:rPr>
      </w:pPr>
      <w:r w:rsidRPr="00E477A2">
        <w:rPr>
          <w:rFonts w:ascii="Arial" w:eastAsia="Times New Roman" w:hAnsi="Arial" w:cs="Arial"/>
          <w:b/>
          <w:color w:val="FF0000"/>
          <w:sz w:val="20"/>
          <w:szCs w:val="20"/>
          <w:lang w:eastAsia="nl-NL"/>
        </w:rPr>
        <w:t>ZEKERHEIDSTELLING</w:t>
      </w:r>
    </w:p>
    <w:p w14:paraId="7FCAEC5C" w14:textId="6831E318" w:rsidR="00E477A2" w:rsidRPr="00E477A2" w:rsidRDefault="00E477A2" w:rsidP="00E477A2">
      <w:pPr>
        <w:spacing w:after="0" w:line="240" w:lineRule="auto"/>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 xml:space="preserve">Tot (meerdere) zekerheid voor de betaling van alle verplichtingen die de Schuldenaar nu of te eniger tijd jegens Handelsbanken heeft of zal hebben </w:t>
      </w:r>
      <w:r w:rsidRPr="00E477A2">
        <w:rPr>
          <w:rFonts w:ascii="Arial" w:eastAsia="Times New Roman" w:hAnsi="Arial" w:cs="Arial"/>
          <w:bCs/>
          <w:color w:val="FF0000"/>
          <w:sz w:val="20"/>
          <w:szCs w:val="20"/>
          <w:lang w:eastAsia="nl-NL"/>
        </w:rPr>
        <w:t xml:space="preserve">uit hoofde van een rechtsverhouding tussen Handelsbanken en de Schuldenaar, waarbij Handelsbanken onder bepaalde eventueel later aan te passen of te wijzigen voorwaarden en condities kredietfaciliteiten ter beschikking heeft gesteld of zal stellen, van welke rechtsverhouding onder meer blijkt uit de getekende </w:t>
      </w:r>
      <w:r w:rsidRPr="00E477A2">
        <w:rPr>
          <w:rFonts w:ascii="Arial" w:eastAsia="Times New Roman" w:hAnsi="Arial" w:cs="Arial"/>
          <w:color w:val="FF0000"/>
          <w:sz w:val="20"/>
          <w:szCs w:val="20"/>
          <w:lang w:eastAsia="nl-NL"/>
        </w:rPr>
        <w:t>kredietovereenkomst</w:t>
      </w:r>
      <w:r w:rsidR="00B9548A" w:rsidRPr="00B9548A">
        <w:rPr>
          <w:rFonts w:ascii="Arial" w:eastAsia="Times New Roman" w:hAnsi="Arial" w:cs="Arial"/>
          <w:color w:val="800080"/>
          <w:sz w:val="20"/>
          <w:szCs w:val="20"/>
          <w:lang w:eastAsia="nl-NL"/>
        </w:rPr>
        <w:t>en</w:t>
      </w:r>
      <w:r w:rsidRPr="00E477A2">
        <w:rPr>
          <w:rFonts w:ascii="Arial" w:eastAsia="Times New Roman" w:hAnsi="Arial" w:cs="Arial"/>
          <w:color w:val="FF0000"/>
          <w:sz w:val="20"/>
          <w:szCs w:val="20"/>
          <w:lang w:eastAsia="nl-NL"/>
        </w:rPr>
        <w:t xml:space="preserve">, </w:t>
      </w:r>
      <w:r w:rsidRPr="00E477A2">
        <w:rPr>
          <w:rFonts w:ascii="Arial" w:eastAsia="Times New Roman" w:hAnsi="Arial" w:cs="Arial"/>
          <w:bCs/>
          <w:color w:val="FF0000"/>
          <w:sz w:val="20"/>
          <w:szCs w:val="20"/>
          <w:lang w:eastAsia="nl-NL"/>
        </w:rPr>
        <w:t xml:space="preserve">waarvan </w:t>
      </w:r>
      <w:r w:rsidR="007F0DE4" w:rsidRPr="007F0DE4">
        <w:rPr>
          <w:rFonts w:ascii="Arial" w:eastAsia="Times New Roman" w:hAnsi="Arial" w:cs="Arial"/>
          <w:bCs/>
          <w:color w:val="800080"/>
          <w:sz w:val="20"/>
          <w:szCs w:val="20"/>
          <w:lang w:eastAsia="nl-NL"/>
        </w:rPr>
        <w:t>elk</w:t>
      </w:r>
      <w:r w:rsidR="007F0DE4">
        <w:rPr>
          <w:rFonts w:ascii="Arial" w:eastAsia="Times New Roman" w:hAnsi="Arial" w:cs="Arial"/>
          <w:bCs/>
          <w:color w:val="FF0000"/>
          <w:sz w:val="20"/>
          <w:szCs w:val="20"/>
          <w:lang w:eastAsia="nl-NL"/>
        </w:rPr>
        <w:t xml:space="preserve"> </w:t>
      </w:r>
      <w:r w:rsidRPr="00E477A2">
        <w:rPr>
          <w:rFonts w:ascii="Arial" w:eastAsia="Times New Roman" w:hAnsi="Arial" w:cs="Arial"/>
          <w:color w:val="FF0000"/>
          <w:sz w:val="20"/>
          <w:szCs w:val="20"/>
          <w:lang w:eastAsia="nl-NL"/>
        </w:rPr>
        <w:t xml:space="preserve">een exemplaar </w:t>
      </w:r>
      <w:r w:rsidRPr="00E477A2">
        <w:rPr>
          <w:rFonts w:ascii="Arial" w:eastAsia="Times New Roman" w:hAnsi="Arial" w:cs="Arial"/>
          <w:bCs/>
          <w:color w:val="FF0000"/>
          <w:sz w:val="20"/>
          <w:szCs w:val="20"/>
          <w:lang w:eastAsia="nl-NL"/>
        </w:rPr>
        <w:t xml:space="preserve">aan deze akte wordt gehecht </w:t>
      </w:r>
      <w:r w:rsidRPr="00E477A2">
        <w:rPr>
          <w:rFonts w:ascii="Arial" w:eastAsia="Times New Roman" w:hAnsi="Arial" w:cs="Arial"/>
          <w:b/>
          <w:bCs/>
          <w:color w:val="FF0000"/>
          <w:sz w:val="20"/>
          <w:szCs w:val="20"/>
          <w:lang w:eastAsia="nl-NL"/>
        </w:rPr>
        <w:t>(Bijlage)</w:t>
      </w:r>
      <w:ins w:id="16" w:author="Groote Haar, Linda" w:date="2025-12-08T14:41:00Z" w16du:dateUtc="2025-12-08T13:41:00Z">
        <w:r w:rsidR="00C649BE">
          <w:rPr>
            <w:rFonts w:ascii="Arial" w:eastAsia="Times New Roman" w:hAnsi="Arial" w:cs="Arial"/>
            <w:b/>
            <w:bCs/>
            <w:color w:val="FF0000"/>
            <w:sz w:val="20"/>
            <w:szCs w:val="20"/>
            <w:lang w:eastAsia="nl-NL"/>
          </w:rPr>
          <w:t xml:space="preserve"> </w:t>
        </w:r>
        <w:r w:rsidR="00C649BE">
          <w:rPr>
            <w:rFonts w:ascii="Arial" w:eastAsia="Times New Roman" w:hAnsi="Arial" w:cs="Arial"/>
            <w:bCs/>
            <w:color w:val="FF0000"/>
            <w:sz w:val="20"/>
            <w:szCs w:val="20"/>
            <w:lang w:eastAsia="nl-NL"/>
          </w:rPr>
          <w:t>dan wel bij deze overeenkomen</w:t>
        </w:r>
      </w:ins>
      <w:r w:rsidRPr="00E477A2">
        <w:rPr>
          <w:rFonts w:ascii="Arial" w:eastAsia="Times New Roman" w:hAnsi="Arial" w:cs="Arial"/>
          <w:bCs/>
          <w:color w:val="FF0000"/>
          <w:sz w:val="20"/>
          <w:szCs w:val="20"/>
          <w:lang w:eastAsia="nl-NL"/>
        </w:rPr>
        <w:t>,</w:t>
      </w:r>
      <w:ins w:id="17" w:author="Groote Haar, Linda" w:date="2025-12-08T14:41:00Z" w16du:dateUtc="2025-12-08T13:41:00Z">
        <w:r w:rsidR="00C649BE">
          <w:rPr>
            <w:rFonts w:ascii="Arial" w:eastAsia="Times New Roman" w:hAnsi="Arial" w:cs="Arial"/>
            <w:bCs/>
            <w:color w:val="FF0000"/>
            <w:sz w:val="20"/>
            <w:szCs w:val="20"/>
            <w:lang w:eastAsia="nl-NL"/>
          </w:rPr>
          <w:t xml:space="preserve"> </w:t>
        </w:r>
      </w:ins>
      <w:del w:id="18" w:author="Groote Haar, Linda" w:date="2025-12-08T14:41:00Z" w16du:dateUtc="2025-12-08T13:41:00Z">
        <w:r w:rsidRPr="00E477A2" w:rsidDel="00C649BE">
          <w:rPr>
            <w:rFonts w:ascii="Arial" w:eastAsia="Times New Roman" w:hAnsi="Arial" w:cs="Arial"/>
            <w:bCs/>
            <w:color w:val="FF0000"/>
            <w:sz w:val="20"/>
            <w:szCs w:val="20"/>
            <w:lang w:eastAsia="nl-NL"/>
          </w:rPr>
          <w:delText xml:space="preserve"> </w:delText>
        </w:r>
      </w:del>
      <w:r w:rsidRPr="00E477A2">
        <w:rPr>
          <w:rFonts w:ascii="Arial" w:eastAsia="Times New Roman" w:hAnsi="Arial" w:cs="Arial"/>
          <w:bCs/>
          <w:color w:val="FF0000"/>
          <w:sz w:val="20"/>
          <w:szCs w:val="20"/>
          <w:lang w:eastAsia="nl-NL"/>
        </w:rPr>
        <w:t xml:space="preserve">alsmede tot zekerheid voor al hetgeen de Schuldenaar aan Handelsbanken, nu of te eniger tijd uit welken hoofde ook, al dan niet onder tijdsbepaling of voorwaarde, verschuldigd is of zal zijn zowel in als buiten rekening-courant en al of niet in het gewone bankverkeer, heeft </w:t>
      </w:r>
      <w:r w:rsidRPr="00E477A2">
        <w:rPr>
          <w:rFonts w:ascii="Arial" w:eastAsia="Times New Roman" w:hAnsi="Arial" w:cs="Arial"/>
          <w:color w:val="FF0000"/>
          <w:sz w:val="20"/>
          <w:szCs w:val="20"/>
          <w:lang w:eastAsia="nl-NL"/>
        </w:rPr>
        <w:t>de Onderzetter zich bereid verklaard om na te melden zekerheden te verstrekken.</w:t>
      </w:r>
    </w:p>
    <w:p w14:paraId="26DA7A63" w14:textId="77777777" w:rsidR="00E477A2" w:rsidRPr="00E477A2" w:rsidRDefault="00E477A2" w:rsidP="00E477A2">
      <w:pPr>
        <w:suppressLineNumbers/>
        <w:suppressAutoHyphens/>
        <w:spacing w:after="0" w:line="240" w:lineRule="auto"/>
        <w:rPr>
          <w:rFonts w:ascii="Arial" w:eastAsia="Times New Roman" w:hAnsi="Arial" w:cs="Arial"/>
          <w:color w:val="FF0000"/>
          <w:sz w:val="20"/>
          <w:szCs w:val="20"/>
          <w:lang w:eastAsia="nl-NL"/>
        </w:rPr>
      </w:pPr>
      <w:r w:rsidRPr="00E477A2">
        <w:rPr>
          <w:rFonts w:ascii="Arial" w:eastAsia="Times New Roman" w:hAnsi="Arial" w:cs="Arial"/>
          <w:b/>
          <w:color w:val="FF0000"/>
          <w:sz w:val="20"/>
          <w:szCs w:val="20"/>
          <w:lang w:eastAsia="nl-NL"/>
        </w:rPr>
        <w:t>HYPOTHEEKVERLENING</w:t>
      </w:r>
    </w:p>
    <w:p w14:paraId="2695F046" w14:textId="52AB742E" w:rsidR="00E477A2" w:rsidRPr="00E477A2" w:rsidRDefault="00E477A2" w:rsidP="00E477A2">
      <w:pPr>
        <w:spacing w:after="0" w:line="240" w:lineRule="auto"/>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lastRenderedPageBreak/>
        <w:t>Ter uitvoering van</w:t>
      </w:r>
      <w:ins w:id="19" w:author="Groote Haar, Linda" w:date="2025-12-08T14:44:00Z" w16du:dateUtc="2025-12-08T13:44:00Z">
        <w:r w:rsidR="00066CEE">
          <w:rPr>
            <w:rFonts w:ascii="Arial" w:eastAsia="Times New Roman" w:hAnsi="Arial" w:cs="Arial"/>
            <w:color w:val="FF0000"/>
            <w:sz w:val="20"/>
            <w:szCs w:val="20"/>
            <w:lang w:eastAsia="nl-NL"/>
          </w:rPr>
          <w:t xml:space="preserve"> hetgeen heden is overeengekomen en</w:t>
        </w:r>
      </w:ins>
      <w:r w:rsidRPr="00E477A2">
        <w:rPr>
          <w:rFonts w:ascii="Arial" w:eastAsia="Times New Roman" w:hAnsi="Arial" w:cs="Arial"/>
          <w:color w:val="FF0000"/>
          <w:sz w:val="20"/>
          <w:szCs w:val="20"/>
          <w:lang w:eastAsia="nl-NL"/>
        </w:rPr>
        <w:t xml:space="preserve"> voormelde kredietovereenkomst</w:t>
      </w:r>
      <w:r w:rsidR="00270118" w:rsidRPr="00270118">
        <w:rPr>
          <w:rFonts w:ascii="Arial" w:eastAsia="Times New Roman" w:hAnsi="Arial" w:cs="Arial"/>
          <w:color w:val="800080"/>
          <w:sz w:val="20"/>
          <w:szCs w:val="20"/>
          <w:lang w:eastAsia="nl-NL"/>
        </w:rPr>
        <w:t>en</w:t>
      </w:r>
      <w:r w:rsidRPr="00E477A2">
        <w:rPr>
          <w:rFonts w:ascii="Arial" w:eastAsia="Times New Roman" w:hAnsi="Arial" w:cs="Arial"/>
          <w:color w:val="FF0000"/>
          <w:sz w:val="20"/>
          <w:szCs w:val="20"/>
          <w:lang w:eastAsia="nl-NL"/>
        </w:rPr>
        <w:t xml:space="preserve"> verleent de Onderzetter tot zekerheid als hiervoor vermeld aan Handelsbanken tot een bedrag van </w:t>
      </w:r>
      <w:r w:rsidRPr="00E477A2">
        <w:rPr>
          <w:rFonts w:ascii="Arial" w:hAnsi="Arial" w:cs="Arial"/>
          <w:sz w:val="20"/>
        </w:rPr>
        <w:fldChar w:fldCharType="begin"/>
      </w:r>
      <w:r w:rsidRPr="00E477A2">
        <w:rPr>
          <w:rFonts w:ascii="Arial" w:hAnsi="Arial" w:cs="Arial"/>
          <w:sz w:val="20"/>
        </w:rPr>
        <w:instrText>MacroButton Nomacro §</w:instrText>
      </w:r>
      <w:r w:rsidRPr="00E477A2">
        <w:rPr>
          <w:rFonts w:ascii="Arial" w:hAnsi="Arial" w:cs="Arial"/>
          <w:sz w:val="20"/>
        </w:rPr>
        <w:fldChar w:fldCharType="end"/>
      </w:r>
      <w:r w:rsidRPr="00E477A2">
        <w:rPr>
          <w:rFonts w:ascii="Arial" w:hAnsi="Arial" w:cs="Arial"/>
          <w:sz w:val="20"/>
        </w:rPr>
        <w:t>hypotheekbedrag voluit in letters (hypotheekbedrag in cijfers)</w:t>
      </w:r>
      <w:r w:rsidRPr="00E477A2">
        <w:rPr>
          <w:rFonts w:ascii="Arial" w:hAnsi="Arial" w:cs="Arial"/>
          <w:sz w:val="20"/>
        </w:rPr>
        <w:fldChar w:fldCharType="begin"/>
      </w:r>
      <w:r w:rsidRPr="00E477A2">
        <w:rPr>
          <w:rFonts w:ascii="Arial" w:hAnsi="Arial" w:cs="Arial"/>
          <w:sz w:val="20"/>
        </w:rPr>
        <w:instrText>MacroButton Nomacro §</w:instrText>
      </w:r>
      <w:r w:rsidRPr="00E477A2">
        <w:rPr>
          <w:rFonts w:ascii="Arial" w:hAnsi="Arial" w:cs="Arial"/>
          <w:sz w:val="20"/>
        </w:rPr>
        <w:fldChar w:fldCharType="end"/>
      </w:r>
      <w:r w:rsidRPr="00E477A2">
        <w:rPr>
          <w:rFonts w:ascii="Arial" w:hAnsi="Arial" w:cs="Arial"/>
          <w:sz w:val="18"/>
        </w:rPr>
        <w:t xml:space="preserve"> </w:t>
      </w:r>
      <w:r w:rsidRPr="00E477A2">
        <w:rPr>
          <w:rFonts w:ascii="Arial" w:eastAsia="Times New Roman" w:hAnsi="Arial" w:cs="Arial"/>
          <w:color w:val="FF0000"/>
          <w:sz w:val="20"/>
          <w:szCs w:val="20"/>
          <w:lang w:eastAsia="nl-NL"/>
        </w:rPr>
        <w:t xml:space="preserve">in hoofdsom, te vermeerderen met een bedrag aan rente en kosten, welke rente en kosten worden begroot op veertig procent (40%) van het hiervoor vermelde bedrag, derhalve tot een totaalbedrag van </w:t>
      </w:r>
      <w:r w:rsidRPr="00E477A2">
        <w:rPr>
          <w:rFonts w:ascii="Arial" w:hAnsi="Arial" w:cs="Arial"/>
          <w:sz w:val="20"/>
        </w:rPr>
        <w:fldChar w:fldCharType="begin"/>
      </w:r>
      <w:r w:rsidRPr="00E477A2">
        <w:rPr>
          <w:rFonts w:ascii="Arial" w:hAnsi="Arial" w:cs="Arial"/>
          <w:sz w:val="20"/>
        </w:rPr>
        <w:instrText>MacroButton Nomacro §</w:instrText>
      </w:r>
      <w:r w:rsidRPr="00E477A2">
        <w:rPr>
          <w:rFonts w:ascii="Arial" w:hAnsi="Arial" w:cs="Arial"/>
          <w:sz w:val="20"/>
        </w:rPr>
        <w:fldChar w:fldCharType="end"/>
      </w:r>
      <w:r w:rsidRPr="00E477A2">
        <w:rPr>
          <w:rFonts w:ascii="Arial" w:hAnsi="Arial" w:cs="Arial"/>
          <w:sz w:val="20"/>
        </w:rPr>
        <w:t>140% van hypotheekbedrag voluit in letters (140% van hypotheekbedrag in cijfers)</w:t>
      </w:r>
      <w:r w:rsidRPr="00E477A2">
        <w:rPr>
          <w:rFonts w:ascii="Arial" w:hAnsi="Arial" w:cs="Arial"/>
          <w:sz w:val="20"/>
        </w:rPr>
        <w:fldChar w:fldCharType="begin"/>
      </w:r>
      <w:r w:rsidRPr="00E477A2">
        <w:rPr>
          <w:rFonts w:ascii="Arial" w:hAnsi="Arial" w:cs="Arial"/>
          <w:sz w:val="20"/>
        </w:rPr>
        <w:instrText>MacroButton Nomacro §</w:instrText>
      </w:r>
      <w:r w:rsidRPr="00E477A2">
        <w:rPr>
          <w:rFonts w:ascii="Arial" w:hAnsi="Arial" w:cs="Arial"/>
          <w:sz w:val="20"/>
        </w:rPr>
        <w:fldChar w:fldCharType="end"/>
      </w:r>
      <w:r w:rsidR="009457CA" w:rsidRPr="009457CA">
        <w:rPr>
          <w:rFonts w:ascii="Arial" w:hAnsi="Arial" w:cs="Arial"/>
          <w:color w:val="FF0000"/>
          <w:sz w:val="20"/>
        </w:rPr>
        <w:t>:</w:t>
      </w:r>
    </w:p>
    <w:p w14:paraId="612F6BC5" w14:textId="3EFDA80E"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A.</w:t>
      </w:r>
      <w:r w:rsidRPr="00E477A2">
        <w:rPr>
          <w:rFonts w:ascii="Arial" w:eastAsia="Times New Roman" w:hAnsi="Arial" w:cs="Arial"/>
          <w:color w:val="FF0000"/>
          <w:sz w:val="20"/>
          <w:szCs w:val="20"/>
          <w:lang w:eastAsia="nl-NL"/>
        </w:rPr>
        <w:tab/>
        <w:t xml:space="preserve">een recht van </w:t>
      </w:r>
      <w:r w:rsidR="00B24B7C" w:rsidRPr="00F0363D">
        <w:rPr>
          <w:rFonts w:ascii="Arial" w:eastAsia="Times New Roman" w:hAnsi="Arial" w:cs="Arial"/>
          <w:sz w:val="20"/>
          <w:szCs w:val="20"/>
          <w:lang w:eastAsia="nl-NL"/>
        </w:rPr>
        <w:fldChar w:fldCharType="begin"/>
      </w:r>
      <w:r w:rsidR="00B24B7C" w:rsidRPr="00F0363D">
        <w:rPr>
          <w:rFonts w:ascii="Arial" w:eastAsia="Times New Roman" w:hAnsi="Arial" w:cs="Arial"/>
          <w:sz w:val="20"/>
          <w:szCs w:val="20"/>
          <w:lang w:eastAsia="nl-NL"/>
        </w:rPr>
        <w:instrText>MacroButton Nomacro §</w:instrText>
      </w:r>
      <w:r w:rsidR="00B24B7C" w:rsidRPr="00F0363D">
        <w:rPr>
          <w:rFonts w:ascii="Arial" w:eastAsia="Times New Roman" w:hAnsi="Arial" w:cs="Arial"/>
          <w:sz w:val="20"/>
          <w:szCs w:val="20"/>
          <w:lang w:eastAsia="nl-NL"/>
        </w:rPr>
        <w:fldChar w:fldCharType="end"/>
      </w:r>
      <w:r w:rsidR="00B24B7C">
        <w:rPr>
          <w:rFonts w:ascii="Arial" w:eastAsia="Times New Roman" w:hAnsi="Arial" w:cs="Arial"/>
          <w:sz w:val="20"/>
          <w:szCs w:val="20"/>
          <w:lang w:eastAsia="nl-NL"/>
        </w:rPr>
        <w:t>telwoord</w:t>
      </w:r>
      <w:r w:rsidR="00B24B7C" w:rsidRPr="00F0363D">
        <w:rPr>
          <w:rFonts w:ascii="Arial" w:eastAsia="Times New Roman" w:hAnsi="Arial" w:cs="Arial"/>
          <w:sz w:val="20"/>
          <w:szCs w:val="20"/>
          <w:lang w:eastAsia="nl-NL"/>
        </w:rPr>
        <w:fldChar w:fldCharType="begin"/>
      </w:r>
      <w:r w:rsidR="00B24B7C" w:rsidRPr="00F0363D">
        <w:rPr>
          <w:rFonts w:ascii="Arial" w:eastAsia="Times New Roman" w:hAnsi="Arial" w:cs="Arial"/>
          <w:sz w:val="20"/>
          <w:szCs w:val="20"/>
          <w:lang w:eastAsia="nl-NL"/>
        </w:rPr>
        <w:instrText>MacroButton Nomacro §</w:instrText>
      </w:r>
      <w:r w:rsidR="00B24B7C" w:rsidRPr="00F0363D">
        <w:rPr>
          <w:rFonts w:ascii="Arial" w:eastAsia="Times New Roman" w:hAnsi="Arial" w:cs="Arial"/>
          <w:sz w:val="20"/>
          <w:szCs w:val="20"/>
          <w:lang w:eastAsia="nl-NL"/>
        </w:rPr>
        <w:fldChar w:fldCharType="end"/>
      </w:r>
      <w:r w:rsidRPr="00E477A2">
        <w:rPr>
          <w:rFonts w:ascii="Arial" w:eastAsia="Times New Roman" w:hAnsi="Arial" w:cs="Arial"/>
          <w:color w:val="FF0000"/>
          <w:sz w:val="20"/>
          <w:szCs w:val="20"/>
          <w:lang w:eastAsia="nl-NL"/>
        </w:rPr>
        <w:t xml:space="preserve"> </w:t>
      </w:r>
      <w:bookmarkStart w:id="20" w:name=""/>
      <w:bookmarkEnd w:id="20"/>
      <w:r w:rsidRPr="00E477A2">
        <w:rPr>
          <w:rFonts w:ascii="Arial" w:eastAsia="Times New Roman" w:hAnsi="Arial" w:cs="Arial"/>
          <w:color w:val="FF0000"/>
          <w:sz w:val="20"/>
          <w:szCs w:val="20"/>
          <w:lang w:eastAsia="nl-NL"/>
        </w:rPr>
        <w:t>hypotheek op</w:t>
      </w:r>
      <w:ins w:id="21" w:author="Groote Haar, Linda" w:date="2025-12-08T14:50:00Z" w16du:dateUtc="2025-12-08T13:50:00Z">
        <w:r w:rsidR="00F454CB">
          <w:rPr>
            <w:rFonts w:ascii="Arial" w:eastAsia="Times New Roman" w:hAnsi="Arial" w:cs="Arial"/>
            <w:color w:val="FF0000"/>
            <w:sz w:val="20"/>
            <w:szCs w:val="20"/>
            <w:lang w:eastAsia="nl-NL"/>
          </w:rPr>
          <w:t xml:space="preserve"> (elk van)</w:t>
        </w:r>
      </w:ins>
      <w:r w:rsidRPr="00E477A2">
        <w:rPr>
          <w:rFonts w:ascii="Arial" w:eastAsia="Times New Roman" w:hAnsi="Arial" w:cs="Arial"/>
          <w:color w:val="FF0000"/>
          <w:sz w:val="20"/>
          <w:szCs w:val="20"/>
          <w:lang w:eastAsia="nl-NL"/>
        </w:rPr>
        <w:t xml:space="preserve"> het</w:t>
      </w:r>
      <w:ins w:id="22" w:author="Groote Haar, Linda" w:date="2025-12-08T14:50:00Z" w16du:dateUtc="2025-12-08T13:50:00Z">
        <w:r w:rsidR="00F454CB">
          <w:rPr>
            <w:rFonts w:ascii="Arial" w:eastAsia="Times New Roman" w:hAnsi="Arial" w:cs="Arial"/>
            <w:color w:val="FF0000"/>
            <w:sz w:val="20"/>
            <w:szCs w:val="20"/>
            <w:lang w:eastAsia="nl-NL"/>
          </w:rPr>
          <w:t xml:space="preserve"> (de)</w:t>
        </w:r>
      </w:ins>
      <w:r w:rsidRPr="00E477A2">
        <w:rPr>
          <w:rFonts w:ascii="Arial" w:eastAsia="Times New Roman" w:hAnsi="Arial" w:cs="Arial"/>
          <w:color w:val="FF0000"/>
          <w:sz w:val="20"/>
          <w:szCs w:val="20"/>
          <w:lang w:eastAsia="nl-NL"/>
        </w:rPr>
        <w:t xml:space="preserve"> hierna onder "Omschrijving Registergoed" vermelde registergoed</w:t>
      </w:r>
      <w:ins w:id="23" w:author="Groote Haar, Linda" w:date="2025-12-08T14:50:00Z" w16du:dateUtc="2025-12-08T13:50:00Z">
        <w:r w:rsidR="002924CD">
          <w:rPr>
            <w:rFonts w:ascii="Arial" w:eastAsia="Times New Roman" w:hAnsi="Arial" w:cs="Arial"/>
            <w:color w:val="FF0000"/>
            <w:sz w:val="20"/>
            <w:szCs w:val="20"/>
            <w:lang w:eastAsia="nl-NL"/>
          </w:rPr>
          <w:t>(eren)</w:t>
        </w:r>
      </w:ins>
      <w:r w:rsidRPr="00E477A2">
        <w:rPr>
          <w:rFonts w:ascii="Arial" w:eastAsia="Times New Roman" w:hAnsi="Arial" w:cs="Arial"/>
          <w:color w:val="FF0000"/>
          <w:sz w:val="20"/>
          <w:szCs w:val="20"/>
          <w:lang w:eastAsia="nl-NL"/>
        </w:rPr>
        <w:t xml:space="preserve">, dat </w:t>
      </w:r>
      <w:ins w:id="24" w:author="Groote Haar, Linda" w:date="2025-12-08T14:50:00Z" w16du:dateUtc="2025-12-08T13:50:00Z">
        <w:r w:rsidR="002924CD">
          <w:rPr>
            <w:rFonts w:ascii="Arial" w:eastAsia="Times New Roman" w:hAnsi="Arial" w:cs="Arial"/>
            <w:color w:val="FF0000"/>
            <w:sz w:val="20"/>
            <w:szCs w:val="20"/>
            <w:lang w:eastAsia="nl-NL"/>
          </w:rPr>
          <w:t xml:space="preserve">(die) </w:t>
        </w:r>
      </w:ins>
      <w:r w:rsidRPr="00E477A2">
        <w:rPr>
          <w:rFonts w:ascii="Arial" w:eastAsia="Times New Roman" w:hAnsi="Arial" w:cs="Arial"/>
          <w:color w:val="FF0000"/>
          <w:sz w:val="20"/>
          <w:szCs w:val="20"/>
          <w:lang w:eastAsia="nl-NL"/>
        </w:rPr>
        <w:t xml:space="preserve">verder zal </w:t>
      </w:r>
      <w:ins w:id="25" w:author="Groote Haar, Linda" w:date="2025-12-08T14:50:00Z" w16du:dateUtc="2025-12-08T13:50:00Z">
        <w:r w:rsidR="002924CD">
          <w:rPr>
            <w:rFonts w:ascii="Arial" w:eastAsia="Times New Roman" w:hAnsi="Arial" w:cs="Arial"/>
            <w:color w:val="FF0000"/>
            <w:sz w:val="20"/>
            <w:szCs w:val="20"/>
            <w:lang w:eastAsia="nl-NL"/>
          </w:rPr>
          <w:t xml:space="preserve">(zullen) </w:t>
        </w:r>
      </w:ins>
      <w:r w:rsidRPr="00E477A2">
        <w:rPr>
          <w:rFonts w:ascii="Arial" w:eastAsia="Times New Roman" w:hAnsi="Arial" w:cs="Arial"/>
          <w:color w:val="FF0000"/>
          <w:sz w:val="20"/>
          <w:szCs w:val="20"/>
          <w:lang w:eastAsia="nl-NL"/>
        </w:rPr>
        <w:t>worden genoemd: het Registergoed, met al hetgeen daarvan naar verkeersopvatting onderdeel uitmaakt;</w:t>
      </w:r>
    </w:p>
    <w:p w14:paraId="73464333" w14:textId="2EE4D80A"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B.</w:t>
      </w:r>
      <w:r w:rsidRPr="00E477A2">
        <w:rPr>
          <w:rFonts w:ascii="Arial" w:eastAsia="Times New Roman" w:hAnsi="Arial" w:cs="Arial"/>
          <w:color w:val="FF0000"/>
          <w:sz w:val="20"/>
          <w:szCs w:val="20"/>
          <w:lang w:eastAsia="nl-NL"/>
        </w:rPr>
        <w:tab/>
        <w:t xml:space="preserve">een recht van </w:t>
      </w:r>
      <w:r w:rsidR="00B24B7C" w:rsidRPr="00F0363D">
        <w:rPr>
          <w:rFonts w:ascii="Arial" w:eastAsia="Times New Roman" w:hAnsi="Arial" w:cs="Arial"/>
          <w:sz w:val="20"/>
          <w:szCs w:val="20"/>
          <w:lang w:eastAsia="nl-NL"/>
        </w:rPr>
        <w:fldChar w:fldCharType="begin"/>
      </w:r>
      <w:r w:rsidR="00B24B7C" w:rsidRPr="00F0363D">
        <w:rPr>
          <w:rFonts w:ascii="Arial" w:eastAsia="Times New Roman" w:hAnsi="Arial" w:cs="Arial"/>
          <w:sz w:val="20"/>
          <w:szCs w:val="20"/>
          <w:lang w:eastAsia="nl-NL"/>
        </w:rPr>
        <w:instrText>MacroButton Nomacro §</w:instrText>
      </w:r>
      <w:r w:rsidR="00B24B7C" w:rsidRPr="00F0363D">
        <w:rPr>
          <w:rFonts w:ascii="Arial" w:eastAsia="Times New Roman" w:hAnsi="Arial" w:cs="Arial"/>
          <w:sz w:val="20"/>
          <w:szCs w:val="20"/>
          <w:lang w:eastAsia="nl-NL"/>
        </w:rPr>
        <w:fldChar w:fldCharType="end"/>
      </w:r>
      <w:r w:rsidR="00B24B7C">
        <w:rPr>
          <w:rFonts w:ascii="Arial" w:eastAsia="Times New Roman" w:hAnsi="Arial" w:cs="Arial"/>
          <w:sz w:val="20"/>
          <w:szCs w:val="20"/>
          <w:lang w:eastAsia="nl-NL"/>
        </w:rPr>
        <w:t>telwoord</w:t>
      </w:r>
      <w:r w:rsidR="00B24B7C" w:rsidRPr="00F0363D">
        <w:rPr>
          <w:rFonts w:ascii="Arial" w:eastAsia="Times New Roman" w:hAnsi="Arial" w:cs="Arial"/>
          <w:sz w:val="20"/>
          <w:szCs w:val="20"/>
          <w:lang w:eastAsia="nl-NL"/>
        </w:rPr>
        <w:fldChar w:fldCharType="begin"/>
      </w:r>
      <w:r w:rsidR="00B24B7C" w:rsidRPr="00F0363D">
        <w:rPr>
          <w:rFonts w:ascii="Arial" w:eastAsia="Times New Roman" w:hAnsi="Arial" w:cs="Arial"/>
          <w:sz w:val="20"/>
          <w:szCs w:val="20"/>
          <w:lang w:eastAsia="nl-NL"/>
        </w:rPr>
        <w:instrText>MacroButton Nomacro §</w:instrText>
      </w:r>
      <w:r w:rsidR="00B24B7C" w:rsidRPr="00F0363D">
        <w:rPr>
          <w:rFonts w:ascii="Arial" w:eastAsia="Times New Roman" w:hAnsi="Arial" w:cs="Arial"/>
          <w:sz w:val="20"/>
          <w:szCs w:val="20"/>
          <w:lang w:eastAsia="nl-NL"/>
        </w:rPr>
        <w:fldChar w:fldCharType="end"/>
      </w:r>
      <w:r w:rsidR="00B24B7C" w:rsidRPr="00E477A2">
        <w:rPr>
          <w:rFonts w:ascii="Arial" w:eastAsia="Times New Roman" w:hAnsi="Arial" w:cs="Arial"/>
          <w:color w:val="FF0000"/>
          <w:sz w:val="20"/>
          <w:szCs w:val="20"/>
          <w:lang w:eastAsia="nl-NL"/>
        </w:rPr>
        <w:t xml:space="preserve"> </w:t>
      </w:r>
      <w:r w:rsidRPr="00E477A2">
        <w:rPr>
          <w:rFonts w:ascii="Arial" w:eastAsia="Times New Roman" w:hAnsi="Arial" w:cs="Arial"/>
          <w:color w:val="FF0000"/>
          <w:sz w:val="20"/>
          <w:szCs w:val="20"/>
          <w:lang w:eastAsia="nl-NL"/>
        </w:rPr>
        <w:t>pand op:</w:t>
      </w:r>
    </w:p>
    <w:p w14:paraId="698CE52D" w14:textId="77777777" w:rsidR="00E477A2" w:rsidRPr="00E477A2" w:rsidRDefault="00E477A2" w:rsidP="00E477A2">
      <w:pPr>
        <w:suppressLineNumbers/>
        <w:suppressAutoHyphens/>
        <w:spacing w:after="0" w:line="240" w:lineRule="auto"/>
        <w:ind w:left="1134"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 xml:space="preserve">- </w:t>
      </w:r>
      <w:r w:rsidRPr="00E477A2">
        <w:rPr>
          <w:rFonts w:ascii="Arial" w:eastAsia="Times New Roman" w:hAnsi="Arial" w:cs="Arial"/>
          <w:color w:val="FF0000"/>
          <w:sz w:val="20"/>
          <w:szCs w:val="20"/>
          <w:lang w:eastAsia="nl-NL"/>
        </w:rPr>
        <w:tab/>
        <w:t>alle roerende zaken die volgens verkeersopvatting bestemd zijn of zullen worden om het Registergoed duurzaam te dienen en door hun vorm als zodanig zijn te herkennen;</w:t>
      </w:r>
    </w:p>
    <w:p w14:paraId="5D40CDAE" w14:textId="302A47BB" w:rsidR="00E477A2" w:rsidRDefault="00E477A2" w:rsidP="00E477A2">
      <w:pPr>
        <w:suppressLineNumbers/>
        <w:suppressAutoHyphens/>
        <w:spacing w:after="0" w:line="240" w:lineRule="auto"/>
        <w:ind w:left="1134"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w:t>
      </w:r>
      <w:r w:rsidRPr="00E477A2">
        <w:rPr>
          <w:rFonts w:ascii="Arial" w:eastAsia="Times New Roman" w:hAnsi="Arial" w:cs="Arial"/>
          <w:color w:val="FF0000"/>
          <w:sz w:val="20"/>
          <w:szCs w:val="20"/>
          <w:lang w:eastAsia="nl-NL"/>
        </w:rPr>
        <w:tab/>
        <w:t xml:space="preserve">alle roerende zaken die van het Registergoed worden afgescheiden; </w:t>
      </w:r>
      <w:ins w:id="26" w:author="Groote Haar, Linda" w:date="2025-12-08T14:51:00Z" w16du:dateUtc="2025-12-08T13:51:00Z">
        <w:r w:rsidR="00567D1E">
          <w:rPr>
            <w:rFonts w:ascii="Arial" w:eastAsia="Times New Roman" w:hAnsi="Arial" w:cs="Arial"/>
            <w:color w:val="FF0000"/>
            <w:sz w:val="20"/>
            <w:szCs w:val="20"/>
            <w:lang w:eastAsia="nl-NL"/>
          </w:rPr>
          <w:t>en</w:t>
        </w:r>
      </w:ins>
    </w:p>
    <w:p w14:paraId="4848231F" w14:textId="55C200CE" w:rsidR="003D76D2" w:rsidRPr="003D76D2" w:rsidRDefault="003D76D2" w:rsidP="00E477A2">
      <w:pPr>
        <w:suppressLineNumbers/>
        <w:suppressAutoHyphens/>
        <w:spacing w:after="0" w:line="240" w:lineRule="auto"/>
        <w:ind w:left="1134" w:hanging="567"/>
        <w:rPr>
          <w:rFonts w:ascii="Arial" w:eastAsia="Times New Roman" w:hAnsi="Arial" w:cs="Arial"/>
          <w:color w:val="800080"/>
          <w:sz w:val="20"/>
          <w:szCs w:val="20"/>
          <w:lang w:eastAsia="nl-NL"/>
        </w:rPr>
      </w:pPr>
      <w:r w:rsidRPr="003D76D2">
        <w:rPr>
          <w:rFonts w:ascii="Arial" w:eastAsia="Times New Roman" w:hAnsi="Arial" w:cs="Arial"/>
          <w:color w:val="800080"/>
          <w:sz w:val="20"/>
          <w:szCs w:val="20"/>
          <w:lang w:eastAsia="nl-NL"/>
        </w:rPr>
        <w:t xml:space="preserve">- </w:t>
      </w:r>
      <w:r w:rsidRPr="003D76D2">
        <w:rPr>
          <w:rFonts w:ascii="Arial" w:eastAsia="Times New Roman" w:hAnsi="Arial" w:cs="Arial"/>
          <w:color w:val="800080"/>
          <w:sz w:val="20"/>
          <w:szCs w:val="20"/>
          <w:lang w:eastAsia="nl-NL"/>
        </w:rPr>
        <w:tab/>
      </w:r>
      <w:r w:rsidRPr="003D76D2">
        <w:rPr>
          <w:rFonts w:ascii="Arial" w:hAnsi="Arial" w:cs="Arial"/>
          <w:color w:val="800080"/>
          <w:sz w:val="20"/>
          <w:szCs w:val="20"/>
        </w:rPr>
        <w:t>de machinerieën of werktuigen die bestemd zijn om daarmee een bedrijf uit te oefenen in de hiertoe ingerichte fabriek of werkplaats die bij deze akte hypothecair wordt verbonden</w:t>
      </w:r>
      <w:r>
        <w:rPr>
          <w:rFonts w:ascii="Arial" w:hAnsi="Arial" w:cs="Arial"/>
          <w:color w:val="800080"/>
          <w:sz w:val="20"/>
          <w:szCs w:val="20"/>
        </w:rPr>
        <w:t xml:space="preserve">; </w:t>
      </w:r>
      <w:r w:rsidRPr="003D76D2">
        <w:rPr>
          <w:rFonts w:ascii="Arial" w:hAnsi="Arial" w:cs="Arial"/>
          <w:color w:val="FF0000"/>
          <w:sz w:val="20"/>
          <w:szCs w:val="20"/>
        </w:rPr>
        <w:t>en</w:t>
      </w:r>
    </w:p>
    <w:p w14:paraId="1A1F805A" w14:textId="2EEEA12E"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C.</w:t>
      </w:r>
      <w:r w:rsidRPr="00E477A2">
        <w:rPr>
          <w:rFonts w:ascii="Arial" w:eastAsia="Times New Roman" w:hAnsi="Arial" w:cs="Arial"/>
          <w:color w:val="FF0000"/>
          <w:sz w:val="20"/>
          <w:szCs w:val="20"/>
          <w:lang w:eastAsia="nl-NL"/>
        </w:rPr>
        <w:tab/>
        <w:t xml:space="preserve">een recht van pand op de rechten als bedoeld in </w:t>
      </w:r>
      <w:r w:rsidRPr="00FE73D0">
        <w:rPr>
          <w:rFonts w:ascii="Arial" w:hAnsi="Arial" w:cs="Arial"/>
          <w:color w:val="339966"/>
          <w:sz w:val="20"/>
          <w:szCs w:val="20"/>
          <w:rPrChange w:id="27" w:author="Groote Haar, Linda" w:date="2025-12-02T15:35:00Z" w16du:dateUtc="2025-12-02T14:35:00Z">
            <w:rPr>
              <w:rFonts w:ascii="Arial" w:eastAsia="Times New Roman" w:hAnsi="Arial" w:cs="Arial"/>
              <w:color w:val="FF0000"/>
              <w:sz w:val="20"/>
              <w:szCs w:val="20"/>
              <w:lang w:eastAsia="nl-NL"/>
            </w:rPr>
          </w:rPrChange>
        </w:rPr>
        <w:t>hoofdstuk 10 artikel 2 van de Algemene Voorwaarden</w:t>
      </w:r>
      <w:ins w:id="28" w:author="Groote Haar, Linda" w:date="2025-12-02T15:34:00Z" w16du:dateUtc="2025-12-02T14:34:00Z">
        <w:r w:rsidR="00FE73D0" w:rsidRPr="00FE73D0">
          <w:rPr>
            <w:rFonts w:ascii="Arial" w:hAnsi="Arial" w:cs="Arial"/>
            <w:color w:val="339966"/>
            <w:sz w:val="20"/>
            <w:szCs w:val="20"/>
            <w:rPrChange w:id="29" w:author="Groote Haar, Linda" w:date="2025-12-02T15:35:00Z" w16du:dateUtc="2025-12-02T14:35:00Z">
              <w:rPr>
                <w:rFonts w:ascii="Arial" w:eastAsia="Times New Roman" w:hAnsi="Arial" w:cs="Arial"/>
                <w:color w:val="FF0000"/>
                <w:sz w:val="20"/>
                <w:szCs w:val="20"/>
                <w:lang w:eastAsia="nl-NL"/>
              </w:rPr>
            </w:rPrChange>
          </w:rPr>
          <w:t xml:space="preserve"> Consument/</w:t>
        </w:r>
      </w:ins>
      <w:ins w:id="30" w:author="Groote Haar, Linda" w:date="2025-12-02T15:35:00Z" w16du:dateUtc="2025-12-02T14:35:00Z">
        <w:r w:rsidR="00FE73D0" w:rsidRPr="00FE73D0">
          <w:rPr>
            <w:rFonts w:ascii="Arial" w:hAnsi="Arial" w:cs="Arial"/>
            <w:color w:val="339966"/>
            <w:sz w:val="20"/>
            <w:szCs w:val="20"/>
            <w:rPrChange w:id="31" w:author="Groote Haar, Linda" w:date="2025-12-02T15:35:00Z" w16du:dateUtc="2025-12-02T14:35:00Z">
              <w:rPr>
                <w:rFonts w:ascii="Arial" w:eastAsia="Times New Roman" w:hAnsi="Arial" w:cs="Arial"/>
                <w:color w:val="FF0000"/>
                <w:sz w:val="20"/>
                <w:szCs w:val="20"/>
                <w:lang w:eastAsia="nl-NL"/>
              </w:rPr>
            </w:rPrChange>
          </w:rPr>
          <w:t>hoofdstuk 9 artikel 2 van de Algemene Voorwaarden Zakelijk</w:t>
        </w:r>
      </w:ins>
      <w:r w:rsidRPr="00E477A2">
        <w:rPr>
          <w:rFonts w:ascii="Arial" w:eastAsia="Times New Roman" w:hAnsi="Arial" w:cs="Arial"/>
          <w:color w:val="FF0000"/>
          <w:sz w:val="20"/>
          <w:szCs w:val="20"/>
          <w:lang w:eastAsia="nl-NL"/>
        </w:rPr>
        <w:t>; en</w:t>
      </w:r>
    </w:p>
    <w:p w14:paraId="458BC500" w14:textId="6E85E389"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D.</w:t>
      </w:r>
      <w:r w:rsidRPr="00E477A2">
        <w:rPr>
          <w:rFonts w:ascii="Arial" w:eastAsia="Times New Roman" w:hAnsi="Arial" w:cs="Arial"/>
          <w:color w:val="FF0000"/>
          <w:sz w:val="20"/>
          <w:szCs w:val="20"/>
          <w:lang w:eastAsia="nl-NL"/>
        </w:rPr>
        <w:tab/>
        <w:t>een recht van eerste pand op de rechten als bedoeld in voornoemde kredietovereenkomst</w:t>
      </w:r>
      <w:r w:rsidR="003E3F0B" w:rsidRPr="003E3F0B">
        <w:rPr>
          <w:rFonts w:ascii="Arial" w:eastAsia="Times New Roman" w:hAnsi="Arial" w:cs="Arial"/>
          <w:color w:val="800080"/>
          <w:sz w:val="20"/>
          <w:szCs w:val="20"/>
          <w:lang w:eastAsia="nl-NL"/>
        </w:rPr>
        <w:t>en</w:t>
      </w:r>
      <w:r w:rsidRPr="00E477A2">
        <w:rPr>
          <w:rFonts w:ascii="Arial" w:eastAsia="Times New Roman" w:hAnsi="Arial" w:cs="Arial"/>
          <w:color w:val="FF0000"/>
          <w:sz w:val="20"/>
          <w:szCs w:val="20"/>
          <w:lang w:eastAsia="nl-NL"/>
        </w:rPr>
        <w:t xml:space="preserve"> onder de bepalingen betreffende Zekerheden. Voor zover de genoemde rechten nog niet voor verpanding vatbaar zijn en niet van rechtswege ten gunste van Handelsbanken met een pandrecht zijn belast, is de Onderzetter verplicht deze rechten zodra zij voor verpanding vatbaar zijn geworden, terstond aan Handelsbanken te verpanden, waarbij de Onderzetter hierbij tevens een onherroepelijke volmacht met het recht van substitutie aan Handelsbanken geeft om mede namens hem deze verpanding tot stand te brengen.</w:t>
      </w:r>
    </w:p>
    <w:p w14:paraId="1E1175B5" w14:textId="77777777"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ab/>
        <w:t>De Onderzetter verleent hierbij voorts aan Handelsbanken het recht om mededeling te doen van die verpanding aan de schuldenaren en aan derden.</w:t>
      </w:r>
    </w:p>
    <w:p w14:paraId="1EDD5907" w14:textId="77777777" w:rsidR="00E477A2" w:rsidRPr="00E477A2" w:rsidRDefault="00E477A2" w:rsidP="00E477A2">
      <w:pPr>
        <w:suppressLineNumbers/>
        <w:suppressAutoHyphens/>
        <w:spacing w:after="0" w:line="240" w:lineRule="auto"/>
        <w:ind w:left="567" w:hanging="567"/>
        <w:rPr>
          <w:rFonts w:ascii="Arial" w:eastAsia="Times New Roman" w:hAnsi="Arial" w:cs="Arial"/>
          <w:color w:val="FF0000"/>
          <w:sz w:val="20"/>
          <w:szCs w:val="20"/>
          <w:lang w:eastAsia="nl-NL"/>
        </w:rPr>
      </w:pPr>
      <w:r w:rsidRPr="00E477A2">
        <w:rPr>
          <w:rFonts w:ascii="Arial" w:eastAsia="Times New Roman" w:hAnsi="Arial" w:cs="Arial"/>
          <w:color w:val="FF0000"/>
          <w:sz w:val="20"/>
          <w:szCs w:val="20"/>
          <w:lang w:eastAsia="nl-NL"/>
        </w:rPr>
        <w:tab/>
        <w:t xml:space="preserve">Handelsbanken is steeds bevoegd de goederen die zij in pand heeft op basis van deze akte te </w:t>
      </w:r>
      <w:proofErr w:type="spellStart"/>
      <w:r w:rsidRPr="00E477A2">
        <w:rPr>
          <w:rFonts w:ascii="Arial" w:eastAsia="Times New Roman" w:hAnsi="Arial" w:cs="Arial"/>
          <w:color w:val="FF0000"/>
          <w:sz w:val="20"/>
          <w:szCs w:val="20"/>
          <w:lang w:eastAsia="nl-NL"/>
        </w:rPr>
        <w:t>herverpanden</w:t>
      </w:r>
      <w:proofErr w:type="spellEnd"/>
      <w:r w:rsidRPr="00E477A2">
        <w:rPr>
          <w:rFonts w:ascii="Arial" w:eastAsia="Times New Roman" w:hAnsi="Arial" w:cs="Arial"/>
          <w:color w:val="FF0000"/>
          <w:sz w:val="20"/>
          <w:szCs w:val="20"/>
          <w:lang w:eastAsia="nl-NL"/>
        </w:rPr>
        <w:t xml:space="preserve">. </w:t>
      </w:r>
    </w:p>
    <w:p w14:paraId="0EEF9BEA" w14:textId="77777777" w:rsidR="00E477A2" w:rsidRPr="00E477A2" w:rsidRDefault="00E477A2" w:rsidP="00E477A2">
      <w:pPr>
        <w:suppressLineNumbers/>
        <w:suppressAutoHyphens/>
        <w:spacing w:after="0" w:line="240" w:lineRule="auto"/>
        <w:ind w:left="567" w:hanging="567"/>
        <w:rPr>
          <w:rFonts w:ascii="Arial" w:eastAsia="Times New Roman" w:hAnsi="Arial" w:cs="Arial"/>
          <w:b/>
          <w:color w:val="FF0000"/>
          <w:sz w:val="20"/>
          <w:szCs w:val="20"/>
          <w:lang w:eastAsia="nl-NL"/>
        </w:rPr>
      </w:pPr>
      <w:r w:rsidRPr="00E477A2">
        <w:rPr>
          <w:rFonts w:ascii="Arial" w:eastAsia="Times New Roman" w:hAnsi="Arial" w:cs="Arial"/>
          <w:b/>
          <w:color w:val="FF0000"/>
          <w:sz w:val="20"/>
          <w:szCs w:val="20"/>
          <w:lang w:eastAsia="nl-NL"/>
        </w:rPr>
        <w:t>OMSCHRIJVING REGISTERGOED</w:t>
      </w:r>
    </w:p>
    <w:p w14:paraId="45ABD52C" w14:textId="7B6EC4D0" w:rsidR="00143E0D" w:rsidRPr="005E2D25" w:rsidRDefault="00E477A2" w:rsidP="00891AF8">
      <w:pPr>
        <w:suppressLineNumbers/>
        <w:suppressAutoHyphens/>
        <w:rPr>
          <w:rFonts w:ascii="Arial" w:hAnsi="Arial" w:cs="Arial"/>
          <w:color w:val="800080"/>
          <w:sz w:val="20"/>
        </w:rPr>
      </w:pPr>
      <w:r w:rsidRPr="008C28C9">
        <w:rPr>
          <w:rFonts w:ascii="Arial" w:hAnsi="Arial" w:cs="Arial"/>
          <w:color w:val="FF0000"/>
          <w:sz w:val="20"/>
          <w:highlight w:val="yellow"/>
        </w:rPr>
        <w:t>TEKSTBLOK RECHT</w:t>
      </w:r>
      <w:r w:rsidRPr="008C28C9">
        <w:rPr>
          <w:rFonts w:ascii="Arial" w:hAnsi="Arial" w:cs="Arial"/>
          <w:color w:val="FF0000"/>
          <w:sz w:val="20"/>
        </w:rPr>
        <w:t xml:space="preserve"> </w:t>
      </w:r>
      <w:r w:rsidRPr="008C28C9">
        <w:rPr>
          <w:rFonts w:ascii="Arial" w:hAnsi="Arial" w:cs="Arial"/>
          <w:color w:val="FF0000"/>
          <w:sz w:val="20"/>
          <w:highlight w:val="yellow"/>
        </w:rPr>
        <w:t>TEKSTBLOK REGISTERGOED</w:t>
      </w:r>
      <w:r w:rsidRPr="008C28C9">
        <w:rPr>
          <w:rFonts w:ascii="Arial" w:hAnsi="Arial" w:cs="Arial"/>
          <w:color w:val="FF0000"/>
          <w:sz w:val="20"/>
        </w:rPr>
        <w:t>;</w:t>
      </w:r>
      <w:r w:rsidR="00891AF8">
        <w:rPr>
          <w:rFonts w:ascii="Arial" w:hAnsi="Arial" w:cs="Arial"/>
          <w:color w:val="FF0000"/>
          <w:sz w:val="20"/>
        </w:rPr>
        <w:br/>
      </w:r>
      <w:r w:rsidR="00891AF8" w:rsidRPr="00891AF8">
        <w:rPr>
          <w:rFonts w:ascii="Arial" w:hAnsi="Arial" w:cs="Arial"/>
          <w:b/>
          <w:color w:val="800080"/>
          <w:sz w:val="20"/>
        </w:rPr>
        <w:t>WOONPLAATSKEUZE</w:t>
      </w:r>
      <w:r w:rsidR="00891AF8" w:rsidRPr="00891AF8">
        <w:rPr>
          <w:rFonts w:ascii="Arial" w:hAnsi="Arial" w:cs="Arial"/>
          <w:color w:val="800080"/>
          <w:sz w:val="20"/>
        </w:rPr>
        <w:br/>
        <w:t xml:space="preserve">De Onderzetter en de Schuldenaar kiezen woonplaats ten kantore van de notaris, bewaarder van deze akte. Handelsbanken kiest woonplaats </w:t>
      </w:r>
      <w:proofErr w:type="gramStart"/>
      <w:r w:rsidR="00891AF8" w:rsidRPr="00891AF8">
        <w:rPr>
          <w:rFonts w:ascii="Arial" w:hAnsi="Arial" w:cs="Arial"/>
          <w:color w:val="800080"/>
          <w:sz w:val="20"/>
        </w:rPr>
        <w:t>ten haren kantore</w:t>
      </w:r>
      <w:proofErr w:type="gramEnd"/>
      <w:r w:rsidR="00891AF8" w:rsidRPr="00891AF8">
        <w:rPr>
          <w:rFonts w:ascii="Arial" w:hAnsi="Arial" w:cs="Arial"/>
          <w:color w:val="800080"/>
          <w:sz w:val="20"/>
        </w:rPr>
        <w:t xml:space="preserve"> te Nederland als genoemd in de aanhef van deze akte.</w:t>
      </w:r>
      <w:r w:rsidR="00143E0D">
        <w:rPr>
          <w:rFonts w:ascii="Arial" w:hAnsi="Arial" w:cs="Arial"/>
          <w:color w:val="800080"/>
          <w:sz w:val="20"/>
        </w:rPr>
        <w:br/>
      </w:r>
      <w:r w:rsidR="00143E0D" w:rsidRPr="00143E0D">
        <w:rPr>
          <w:rFonts w:ascii="Arial" w:hAnsi="Arial" w:cs="Arial"/>
          <w:color w:val="FF0000"/>
          <w:sz w:val="20"/>
        </w:rPr>
        <w:t>EINDE KADASTERDEEL</w:t>
      </w:r>
    </w:p>
    <w:p w14:paraId="57DF052F" w14:textId="511C213F" w:rsidR="00F0363D" w:rsidRPr="00F0363D" w:rsidRDefault="00F0363D" w:rsidP="00F0363D">
      <w:pPr>
        <w:rPr>
          <w:rFonts w:ascii="Arial" w:eastAsia="Times New Roman" w:hAnsi="Arial" w:cs="Arial"/>
          <w:color w:val="FF0000"/>
          <w:sz w:val="20"/>
          <w:szCs w:val="20"/>
          <w:lang w:eastAsia="nl-NL"/>
        </w:rPr>
      </w:pPr>
      <w:r w:rsidRPr="00F0363D">
        <w:rPr>
          <w:rFonts w:ascii="Arial" w:eastAsia="Times New Roman" w:hAnsi="Arial" w:cs="Arial"/>
          <w:b/>
          <w:i/>
          <w:color w:val="000000"/>
          <w:sz w:val="20"/>
          <w:szCs w:val="20"/>
          <w:lang w:eastAsia="nl-NL"/>
        </w:rPr>
        <w:t xml:space="preserve">Voorbeeld comparitie partij </w:t>
      </w:r>
      <w:r w:rsidR="00B529D3">
        <w:rPr>
          <w:rFonts w:ascii="Arial" w:eastAsia="Times New Roman" w:hAnsi="Arial" w:cs="Arial"/>
          <w:b/>
          <w:i/>
          <w:color w:val="000000"/>
          <w:sz w:val="20"/>
          <w:szCs w:val="20"/>
          <w:lang w:eastAsia="nl-NL"/>
        </w:rPr>
        <w:t>Svenska Handelsbanken</w:t>
      </w:r>
    </w:p>
    <w:p w14:paraId="21D6B205" w14:textId="691BAE98" w:rsidR="00F0363D" w:rsidRPr="00F0363D" w:rsidRDefault="00F0363D" w:rsidP="00F0363D">
      <w:pPr>
        <w:widowControl w:val="0"/>
        <w:spacing w:after="0" w:line="240" w:lineRule="auto"/>
        <w:rPr>
          <w:rFonts w:ascii="Arial" w:eastAsia="Times New Roman" w:hAnsi="Arial" w:cs="Arial"/>
          <w:sz w:val="20"/>
          <w:szCs w:val="20"/>
          <w:lang w:eastAsia="nl-NL"/>
        </w:rPr>
      </w:pPr>
      <w:r w:rsidRPr="00F0363D">
        <w:rPr>
          <w:rFonts w:ascii="Arial" w:eastAsia="Times New Roman" w:hAnsi="Arial" w:cs="Arial"/>
          <w:sz w:val="20"/>
          <w:szCs w:val="20"/>
          <w:lang w:eastAsia="nl-NL"/>
        </w:rPr>
        <w:t xml:space="preserve">de Rechtspersoon naar buitenlands recht: </w:t>
      </w:r>
      <w:r>
        <w:rPr>
          <w:rFonts w:ascii="Arial" w:eastAsia="Times New Roman" w:hAnsi="Arial" w:cs="Arial"/>
          <w:sz w:val="20"/>
          <w:szCs w:val="20"/>
          <w:lang w:eastAsia="nl-NL"/>
        </w:rPr>
        <w:t>Svenska Handelsbanken AB</w:t>
      </w:r>
      <w:r w:rsidRPr="00F0363D">
        <w:rPr>
          <w:rFonts w:ascii="Arial" w:eastAsia="Times New Roman" w:hAnsi="Arial" w:cs="Arial"/>
          <w:sz w:val="20"/>
          <w:szCs w:val="20"/>
          <w:lang w:eastAsia="nl-NL"/>
        </w:rPr>
        <w:t xml:space="preserve">, statutair gevestigd te </w:t>
      </w:r>
      <w:r>
        <w:rPr>
          <w:rFonts w:ascii="Arial" w:eastAsia="Times New Roman" w:hAnsi="Arial" w:cs="Arial"/>
          <w:sz w:val="20"/>
          <w:szCs w:val="20"/>
          <w:lang w:eastAsia="nl-NL"/>
        </w:rPr>
        <w:t>Stockholm Zweden</w:t>
      </w:r>
      <w:r w:rsidRPr="00F0363D">
        <w:rPr>
          <w:rFonts w:ascii="Arial" w:eastAsia="Times New Roman" w:hAnsi="Arial" w:cs="Arial"/>
          <w:sz w:val="20"/>
          <w:szCs w:val="20"/>
          <w:lang w:eastAsia="nl-NL"/>
        </w:rPr>
        <w:t>, kantoorhoudende te 10</w:t>
      </w:r>
      <w:r>
        <w:rPr>
          <w:rFonts w:ascii="Arial" w:eastAsia="Times New Roman" w:hAnsi="Arial" w:cs="Arial"/>
          <w:sz w:val="20"/>
          <w:szCs w:val="20"/>
          <w:lang w:eastAsia="nl-NL"/>
        </w:rPr>
        <w:t>7</w:t>
      </w:r>
      <w:r w:rsidRPr="00F0363D">
        <w:rPr>
          <w:rFonts w:ascii="Arial" w:eastAsia="Times New Roman" w:hAnsi="Arial" w:cs="Arial"/>
          <w:sz w:val="20"/>
          <w:szCs w:val="20"/>
          <w:lang w:eastAsia="nl-NL"/>
        </w:rPr>
        <w:t xml:space="preserve">1 </w:t>
      </w:r>
      <w:r>
        <w:rPr>
          <w:rFonts w:ascii="Arial" w:eastAsia="Times New Roman" w:hAnsi="Arial" w:cs="Arial"/>
          <w:sz w:val="20"/>
          <w:szCs w:val="20"/>
          <w:lang w:eastAsia="nl-NL"/>
        </w:rPr>
        <w:t>JP</w:t>
      </w:r>
      <w:r w:rsidRPr="00F0363D">
        <w:rPr>
          <w:rFonts w:ascii="Arial" w:eastAsia="Times New Roman" w:hAnsi="Arial" w:cs="Arial"/>
          <w:sz w:val="20"/>
          <w:szCs w:val="20"/>
          <w:lang w:eastAsia="nl-NL"/>
        </w:rPr>
        <w:t xml:space="preserve"> Amsterdam, </w:t>
      </w:r>
      <w:r>
        <w:rPr>
          <w:rFonts w:ascii="Arial" w:eastAsia="Times New Roman" w:hAnsi="Arial" w:cs="Arial"/>
          <w:sz w:val="20"/>
          <w:szCs w:val="20"/>
          <w:lang w:eastAsia="nl-NL"/>
        </w:rPr>
        <w:t xml:space="preserve">J.J. </w:t>
      </w:r>
      <w:proofErr w:type="spellStart"/>
      <w:r>
        <w:rPr>
          <w:rFonts w:ascii="Arial" w:eastAsia="Times New Roman" w:hAnsi="Arial" w:cs="Arial"/>
          <w:sz w:val="20"/>
          <w:szCs w:val="20"/>
          <w:lang w:eastAsia="nl-NL"/>
        </w:rPr>
        <w:t>Viottastraat</w:t>
      </w:r>
      <w:proofErr w:type="spellEnd"/>
      <w:r>
        <w:rPr>
          <w:rFonts w:ascii="Arial" w:eastAsia="Times New Roman" w:hAnsi="Arial" w:cs="Arial"/>
          <w:sz w:val="20"/>
          <w:szCs w:val="20"/>
          <w:lang w:eastAsia="nl-NL"/>
        </w:rPr>
        <w:t xml:space="preserve"> 31</w:t>
      </w:r>
      <w:r w:rsidRPr="00F0363D">
        <w:rPr>
          <w:rFonts w:ascii="Arial" w:eastAsia="Times New Roman" w:hAnsi="Arial" w:cs="Arial"/>
          <w:sz w:val="20"/>
          <w:szCs w:val="20"/>
          <w:lang w:eastAsia="nl-NL"/>
        </w:rPr>
        <w:t xml:space="preserve">, ingeschreven in het handelsregister van de Kamer van Koophandel onder nummer: </w:t>
      </w:r>
      <w:r>
        <w:rPr>
          <w:rFonts w:ascii="Arial" w:eastAsia="Times New Roman" w:hAnsi="Arial" w:cs="Arial"/>
          <w:sz w:val="20"/>
          <w:szCs w:val="20"/>
          <w:lang w:eastAsia="nl-NL"/>
        </w:rPr>
        <w:t>34175709</w:t>
      </w:r>
      <w:r w:rsidRPr="00F0363D">
        <w:rPr>
          <w:rFonts w:ascii="Arial" w:eastAsia="Times New Roman" w:hAnsi="Arial" w:cs="Arial"/>
          <w:sz w:val="20"/>
          <w:szCs w:val="20"/>
          <w:lang w:eastAsia="nl-NL"/>
        </w:rPr>
        <w:t xml:space="preserve"> </w:t>
      </w:r>
    </w:p>
    <w:p w14:paraId="44782A68" w14:textId="77777777" w:rsidR="00F0363D" w:rsidRDefault="00F0363D"/>
    <w:p w14:paraId="3C495408" w14:textId="77777777" w:rsidR="00B6361C" w:rsidRDefault="00B6361C" w:rsidP="00B6361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FFFFFF"/>
          <w:sz w:val="20"/>
          <w:szCs w:val="20"/>
          <w:u w:val="single"/>
          <w:shd w:val="clear" w:color="auto" w:fill="808000"/>
        </w:rPr>
        <w:t>KEUZEBLOK:</w:t>
      </w:r>
      <w:r>
        <w:rPr>
          <w:rStyle w:val="normaltextrun"/>
          <w:rFonts w:ascii="Arial" w:hAnsi="Arial" w:cs="Arial"/>
          <w:color w:val="FFFFFF"/>
          <w:sz w:val="20"/>
          <w:szCs w:val="20"/>
        </w:rPr>
        <w:t> </w:t>
      </w:r>
      <w:r>
        <w:rPr>
          <w:rStyle w:val="eop"/>
          <w:rFonts w:ascii="Arial" w:hAnsi="Arial" w:cs="Arial"/>
          <w:color w:val="FFFFFF"/>
          <w:sz w:val="20"/>
          <w:szCs w:val="20"/>
        </w:rPr>
        <w:t> </w:t>
      </w:r>
    </w:p>
    <w:p w14:paraId="64297DA3" w14:textId="5031BD72" w:rsidR="00B6361C" w:rsidRDefault="00B6361C" w:rsidP="00B6361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Dit keuzeblok is specifiek voor deze hypotheek van </w:t>
      </w:r>
      <w:r w:rsidR="00460591">
        <w:rPr>
          <w:rStyle w:val="normaltextrun"/>
          <w:rFonts w:ascii="Arial" w:hAnsi="Arial" w:cs="Arial"/>
          <w:color w:val="000000"/>
          <w:sz w:val="20"/>
          <w:szCs w:val="20"/>
        </w:rPr>
        <w:t>Svenska Handelsbanken</w:t>
      </w:r>
      <w:r>
        <w:rPr>
          <w:rStyle w:val="normaltextrun"/>
          <w:rFonts w:ascii="Arial" w:hAnsi="Arial" w:cs="Arial"/>
          <w:color w:val="000000"/>
          <w:sz w:val="20"/>
          <w:szCs w:val="20"/>
        </w:rPr>
        <w:t> en wordt daarom niet als algemene, voor meerdere banken toepasbaar, tekstblok beschouwd. </w:t>
      </w:r>
      <w:r>
        <w:rPr>
          <w:rStyle w:val="eop"/>
          <w:rFonts w:ascii="Arial" w:hAnsi="Arial" w:cs="Arial"/>
          <w:color w:val="000000"/>
          <w:sz w:val="20"/>
          <w:szCs w:val="20"/>
        </w:rPr>
        <w:t> </w:t>
      </w:r>
    </w:p>
    <w:p w14:paraId="26C5C20A" w14:textId="77777777" w:rsidR="00B6361C" w:rsidRDefault="00B6361C" w:rsidP="00B6361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FF0000"/>
          <w:sz w:val="20"/>
          <w:szCs w:val="20"/>
        </w:rPr>
        <w:t> </w:t>
      </w:r>
      <w:r>
        <w:rPr>
          <w:rStyle w:val="eop"/>
          <w:rFonts w:ascii="Arial" w:hAnsi="Arial" w:cs="Arial"/>
          <w:color w:val="FF0000"/>
          <w:sz w:val="20"/>
          <w:szCs w:val="20"/>
        </w:rPr>
        <w:t> </w:t>
      </w:r>
    </w:p>
    <w:p w14:paraId="0BB1BBB9" w14:textId="77777777" w:rsidR="00B6361C" w:rsidRDefault="00B6361C" w:rsidP="00B6361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20"/>
          <w:szCs w:val="20"/>
        </w:rPr>
        <w:t>KEUZEBLOK PARTIJNAMEN HYPOTHEEKAKTE:</w:t>
      </w:r>
      <w:r>
        <w:rPr>
          <w:rStyle w:val="normaltextrun"/>
          <w:rFonts w:ascii="Arial" w:hAnsi="Arial" w:cs="Arial"/>
          <w:color w:val="000000"/>
          <w:sz w:val="20"/>
          <w:szCs w:val="20"/>
        </w:rPr>
        <w:t> </w:t>
      </w:r>
      <w:r>
        <w:rPr>
          <w:rStyle w:val="eop"/>
          <w:rFonts w:ascii="Arial" w:hAnsi="Arial" w:cs="Arial"/>
          <w:color w:val="000000"/>
          <w:sz w:val="20"/>
          <w:szCs w:val="20"/>
        </w:rPr>
        <w:t> </w:t>
      </w:r>
    </w:p>
    <w:p w14:paraId="740ADC29" w14:textId="77777777" w:rsidR="00B6361C" w:rsidRDefault="00B6361C"/>
    <w:p w14:paraId="01E84A11" w14:textId="504CFF7C" w:rsidR="00163496" w:rsidRPr="00106259" w:rsidRDefault="00163496" w:rsidP="00163496">
      <w:pPr>
        <w:rPr>
          <w:rFonts w:ascii="Arial" w:hAnsi="Arial" w:cs="Arial"/>
          <w:color w:val="339966"/>
          <w:sz w:val="20"/>
          <w:szCs w:val="20"/>
        </w:rPr>
      </w:pPr>
      <w:r w:rsidRPr="00106259">
        <w:rPr>
          <w:rStyle w:val="normaltextrun"/>
          <w:rFonts w:ascii="Arial" w:hAnsi="Arial" w:cs="Arial"/>
          <w:color w:val="000000"/>
          <w:sz w:val="20"/>
          <w:szCs w:val="20"/>
          <w:u w:val="single"/>
        </w:rPr>
        <w:t xml:space="preserve">Partijnamen in hypotheekakte </w:t>
      </w:r>
      <w:r w:rsidRPr="00106259">
        <w:rPr>
          <w:rStyle w:val="normaltextrun"/>
          <w:rFonts w:ascii="Arial" w:hAnsi="Arial" w:cs="Arial"/>
          <w:color w:val="000000"/>
          <w:sz w:val="20"/>
          <w:szCs w:val="20"/>
          <w:u w:val="single"/>
        </w:rPr>
        <w:br/>
      </w:r>
      <w:r w:rsidRPr="00493A6C">
        <w:rPr>
          <w:rFonts w:ascii="Arial" w:hAnsi="Arial" w:cs="Arial"/>
          <w:color w:val="339966"/>
          <w:sz w:val="20"/>
          <w:szCs w:val="20"/>
        </w:rPr>
        <w:t>voor zover in deze akte niet anders aangeduid</w:t>
      </w:r>
      <w:r w:rsidRPr="007C0E53">
        <w:rPr>
          <w:rFonts w:ascii="Arial" w:hAnsi="Arial" w:cs="Arial"/>
          <w:color w:val="339966"/>
          <w:sz w:val="20"/>
          <w:szCs w:val="20"/>
        </w:rPr>
        <w:t>, hierna</w:t>
      </w:r>
      <w:r w:rsidRPr="00493A6C">
        <w:rPr>
          <w:rFonts w:ascii="Arial" w:hAnsi="Arial" w:cs="Arial"/>
          <w:color w:val="78206E"/>
          <w:sz w:val="20"/>
          <w:szCs w:val="20"/>
        </w:rPr>
        <w:t xml:space="preserve">, zowel samen als ieder afzonderlijk, </w:t>
      </w:r>
      <w:r w:rsidRPr="00493A6C">
        <w:rPr>
          <w:rFonts w:ascii="Arial" w:hAnsi="Arial" w:cs="Arial"/>
          <w:color w:val="339966"/>
          <w:sz w:val="20"/>
          <w:szCs w:val="20"/>
        </w:rPr>
        <w:t xml:space="preserve">te noemen: de Onderzetter/Schuldenaar </w:t>
      </w:r>
      <w:r w:rsidRPr="00493A6C">
        <w:rPr>
          <w:rFonts w:ascii="Arial" w:hAnsi="Arial" w:cs="Arial"/>
          <w:sz w:val="20"/>
          <w:szCs w:val="20"/>
        </w:rPr>
        <w:t xml:space="preserve">/ </w:t>
      </w:r>
      <w:r w:rsidR="00493A6C" w:rsidRPr="00493A6C">
        <w:rPr>
          <w:rFonts w:ascii="Arial" w:hAnsi="Arial" w:cs="Arial"/>
          <w:sz w:val="20"/>
          <w:szCs w:val="20"/>
        </w:rPr>
        <w:t>§</w:t>
      </w:r>
      <w:r w:rsidRPr="00493A6C">
        <w:rPr>
          <w:rStyle w:val="normaltextrun"/>
          <w:rFonts w:ascii="Arial" w:hAnsi="Arial" w:cs="Arial"/>
          <w:color w:val="00FFFF"/>
          <w:sz w:val="20"/>
          <w:szCs w:val="20"/>
        </w:rPr>
        <w:t>de verschenen</w:t>
      </w:r>
      <w:r w:rsidRPr="00493A6C">
        <w:rPr>
          <w:rStyle w:val="normaltextrun"/>
          <w:rFonts w:ascii="Arial" w:hAnsi="Arial" w:cs="Arial"/>
          <w:color w:val="008000"/>
          <w:sz w:val="20"/>
          <w:szCs w:val="20"/>
        </w:rPr>
        <w:t xml:space="preserve"> </w:t>
      </w:r>
      <w:r w:rsidRPr="00493A6C">
        <w:rPr>
          <w:rStyle w:val="normaltextrun"/>
          <w:rFonts w:ascii="Arial" w:hAnsi="Arial" w:cs="Arial"/>
          <w:color w:val="00FFFF"/>
          <w:sz w:val="20"/>
          <w:szCs w:val="20"/>
        </w:rPr>
        <w:t>persoon/personen</w:t>
      </w:r>
      <w:r w:rsidRPr="00493A6C">
        <w:rPr>
          <w:rStyle w:val="normaltextrun"/>
          <w:rFonts w:ascii="Arial" w:hAnsi="Arial" w:cs="Arial"/>
          <w:color w:val="008000"/>
          <w:sz w:val="20"/>
          <w:szCs w:val="20"/>
        </w:rPr>
        <w:t xml:space="preserve"> </w:t>
      </w:r>
      <w:r w:rsidRPr="00493A6C">
        <w:rPr>
          <w:rStyle w:val="normaltextrun"/>
          <w:rFonts w:ascii="Arial" w:hAnsi="Arial" w:cs="Arial"/>
          <w:color w:val="00FFFF"/>
          <w:sz w:val="20"/>
          <w:szCs w:val="20"/>
        </w:rPr>
        <w:t>sub</w:t>
      </w:r>
      <w:r w:rsidR="00493A6C" w:rsidRPr="00493A6C">
        <w:rPr>
          <w:rStyle w:val="normaltextrun"/>
          <w:rFonts w:ascii="Arial" w:hAnsi="Arial" w:cs="Arial"/>
          <w:sz w:val="20"/>
          <w:szCs w:val="20"/>
        </w:rPr>
        <w:t>§</w:t>
      </w:r>
      <w:r w:rsidRPr="00493A6C">
        <w:rPr>
          <w:rStyle w:val="normaltextrun"/>
          <w:rFonts w:ascii="Arial" w:hAnsi="Arial" w:cs="Arial"/>
          <w:color w:val="008000"/>
          <w:sz w:val="20"/>
          <w:szCs w:val="20"/>
        </w:rPr>
        <w:t xml:space="preserve"> </w:t>
      </w:r>
      <w:r w:rsidRPr="00493A6C">
        <w:rPr>
          <w:rStyle w:val="normaltextrun"/>
          <w:rFonts w:ascii="Arial" w:hAnsi="Arial" w:cs="Arial"/>
          <w:sz w:val="20"/>
          <w:szCs w:val="20"/>
        </w:rPr>
        <w:t>nummering persoon</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7C0E53">
        <w:rPr>
          <w:rFonts w:ascii="Arial" w:hAnsi="Arial" w:cs="Arial"/>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sz w:val="20"/>
          <w:szCs w:val="20"/>
        </w:rPr>
        <w:t>/</w:t>
      </w:r>
      <w:r w:rsidRPr="00493A6C">
        <w:rPr>
          <w:rStyle w:val="normaltextrun"/>
          <w:rFonts w:ascii="Arial" w:hAnsi="Arial" w:cs="Arial"/>
          <w:color w:val="00FFFF"/>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sz w:val="20"/>
          <w:szCs w:val="20"/>
        </w:rPr>
        <w:t>naam rechtspersoon</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00FFFF"/>
          <w:sz w:val="20"/>
          <w:szCs w:val="20"/>
        </w:rPr>
        <w:t xml:space="preserve"> </w:t>
      </w:r>
      <w:r w:rsidRPr="00493A6C">
        <w:rPr>
          <w:rStyle w:val="normaltextrun"/>
          <w:rFonts w:ascii="Arial" w:hAnsi="Arial" w:cs="Arial"/>
          <w:color w:val="800080"/>
          <w:sz w:val="20"/>
          <w:szCs w:val="20"/>
        </w:rPr>
        <w:t>/</w:t>
      </w:r>
      <w:r w:rsidRPr="00493A6C">
        <w:rPr>
          <w:rStyle w:val="normaltextrun"/>
          <w:rFonts w:ascii="Arial" w:hAnsi="Arial" w:cs="Arial"/>
          <w:color w:val="00FFFF"/>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de</w:t>
      </w:r>
      <w:r w:rsidRPr="00493A6C">
        <w:rPr>
          <w:rStyle w:val="normaltextrun"/>
          <w:rFonts w:ascii="Arial" w:hAnsi="Arial" w:cs="Arial"/>
          <w:color w:val="00FFFF"/>
          <w:sz w:val="20"/>
          <w:szCs w:val="20"/>
        </w:rPr>
        <w:t xml:space="preserve"> </w:t>
      </w:r>
      <w:r w:rsidRPr="00493A6C">
        <w:rPr>
          <w:rStyle w:val="normaltextrun"/>
          <w:rFonts w:ascii="Arial" w:hAnsi="Arial" w:cs="Arial"/>
          <w:color w:val="800080"/>
          <w:sz w:val="20"/>
          <w:szCs w:val="20"/>
        </w:rPr>
        <w:t>heer</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mevrouw</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 xml:space="preserve"> </w:t>
      </w:r>
      <w:r w:rsidRPr="00493A6C">
        <w:rPr>
          <w:rStyle w:val="normaltextrun"/>
          <w:rFonts w:ascii="Arial" w:hAnsi="Arial" w:cs="Arial"/>
          <w:sz w:val="20"/>
          <w:szCs w:val="20"/>
        </w:rPr>
        <w:t>naam natuurlijk persoon</w:t>
      </w:r>
      <w:r w:rsidRPr="00493A6C">
        <w:rPr>
          <w:rStyle w:val="normaltextrun"/>
          <w:rFonts w:ascii="Arial" w:hAnsi="Arial" w:cs="Arial"/>
          <w:color w:val="800080"/>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voornoemd,</w:t>
      </w:r>
      <w:r w:rsidR="00493A6C" w:rsidRPr="007C0E53">
        <w:rPr>
          <w:rFonts w:ascii="Arial" w:hAnsi="Arial" w:cs="Arial"/>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sz w:val="20"/>
          <w:szCs w:val="20"/>
        </w:rPr>
        <w:t xml:space="preserve"> </w:t>
      </w:r>
      <w:r w:rsidRPr="00493A6C">
        <w:rPr>
          <w:rFonts w:ascii="Arial" w:hAnsi="Arial" w:cs="Arial"/>
          <w:color w:val="339966"/>
          <w:sz w:val="20"/>
          <w:szCs w:val="20"/>
        </w:rPr>
        <w:t>voor zover in deze akte niet anders aangeduid</w:t>
      </w:r>
      <w:r w:rsidRPr="007C0E53">
        <w:rPr>
          <w:rFonts w:ascii="Arial" w:hAnsi="Arial" w:cs="Arial"/>
          <w:color w:val="339966"/>
          <w:sz w:val="20"/>
          <w:szCs w:val="20"/>
        </w:rPr>
        <w:t>, hierna</w:t>
      </w:r>
      <w:r w:rsidRPr="00493A6C">
        <w:rPr>
          <w:rFonts w:ascii="Arial" w:hAnsi="Arial" w:cs="Arial"/>
          <w:color w:val="78206E"/>
          <w:sz w:val="20"/>
          <w:szCs w:val="20"/>
        </w:rPr>
        <w:t>, zowel samen als ieder afzonderlijk</w:t>
      </w:r>
      <w:r w:rsidRPr="00493A6C">
        <w:rPr>
          <w:rFonts w:ascii="Arial" w:hAnsi="Arial" w:cs="Arial"/>
          <w:color w:val="339966"/>
          <w:sz w:val="20"/>
          <w:szCs w:val="20"/>
        </w:rPr>
        <w:t xml:space="preserve">, te noemen: de Onderzetter en </w:t>
      </w:r>
      <w:r w:rsidRPr="00493A6C">
        <w:rPr>
          <w:rFonts w:ascii="Arial" w:hAnsi="Arial" w:cs="Arial"/>
          <w:color w:val="339966"/>
          <w:sz w:val="20"/>
          <w:szCs w:val="20"/>
        </w:rPr>
        <w:br/>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00FFFF"/>
          <w:sz w:val="20"/>
          <w:szCs w:val="20"/>
        </w:rPr>
        <w:t>de verschenen</w:t>
      </w:r>
      <w:r w:rsidRPr="00493A6C">
        <w:rPr>
          <w:rStyle w:val="normaltextrun"/>
          <w:rFonts w:ascii="Arial" w:hAnsi="Arial" w:cs="Arial"/>
          <w:color w:val="008000"/>
          <w:sz w:val="20"/>
          <w:szCs w:val="20"/>
        </w:rPr>
        <w:t xml:space="preserve"> </w:t>
      </w:r>
      <w:r w:rsidRPr="00493A6C">
        <w:rPr>
          <w:rStyle w:val="normaltextrun"/>
          <w:rFonts w:ascii="Arial" w:hAnsi="Arial" w:cs="Arial"/>
          <w:color w:val="00FFFF"/>
          <w:sz w:val="20"/>
          <w:szCs w:val="20"/>
        </w:rPr>
        <w:t>persoon/personen</w:t>
      </w:r>
      <w:r w:rsidRPr="00493A6C">
        <w:rPr>
          <w:rStyle w:val="normaltextrun"/>
          <w:rFonts w:ascii="Arial" w:hAnsi="Arial" w:cs="Arial"/>
          <w:color w:val="008000"/>
          <w:sz w:val="20"/>
          <w:szCs w:val="20"/>
        </w:rPr>
        <w:t xml:space="preserve"> </w:t>
      </w:r>
      <w:r w:rsidRPr="00493A6C">
        <w:rPr>
          <w:rStyle w:val="normaltextrun"/>
          <w:rFonts w:ascii="Arial" w:hAnsi="Arial" w:cs="Arial"/>
          <w:color w:val="00FFFF"/>
          <w:sz w:val="20"/>
          <w:szCs w:val="20"/>
        </w:rPr>
        <w:t>sub</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7C0E53">
        <w:rPr>
          <w:rFonts w:ascii="Arial" w:hAnsi="Arial" w:cs="Arial"/>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7C0E53">
        <w:rPr>
          <w:rFonts w:ascii="Arial" w:hAnsi="Arial" w:cs="Arial"/>
          <w:sz w:val="20"/>
          <w:szCs w:val="20"/>
        </w:rPr>
        <w:t>n</w:t>
      </w:r>
      <w:r w:rsidRPr="00493A6C">
        <w:rPr>
          <w:rStyle w:val="normaltextrun"/>
          <w:rFonts w:ascii="Arial" w:hAnsi="Arial" w:cs="Arial"/>
          <w:sz w:val="20"/>
          <w:szCs w:val="20"/>
        </w:rPr>
        <w:t>ummering persoon</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sz w:val="20"/>
          <w:szCs w:val="20"/>
        </w:rPr>
        <w:t xml:space="preserve"> /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sz w:val="20"/>
          <w:szCs w:val="20"/>
        </w:rPr>
        <w:t>naam rechtspersoon</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00FFFF"/>
          <w:sz w:val="20"/>
          <w:szCs w:val="20"/>
        </w:rPr>
        <w:t xml:space="preserve"> </w:t>
      </w:r>
      <w:r w:rsidRPr="00493A6C">
        <w:rPr>
          <w:rStyle w:val="normaltextrun"/>
          <w:rFonts w:ascii="Arial" w:hAnsi="Arial" w:cs="Arial"/>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de</w:t>
      </w:r>
      <w:r w:rsidRPr="00493A6C">
        <w:rPr>
          <w:rStyle w:val="normaltextrun"/>
          <w:rFonts w:ascii="Arial" w:hAnsi="Arial" w:cs="Arial"/>
          <w:color w:val="00FFFF"/>
          <w:sz w:val="20"/>
          <w:szCs w:val="20"/>
        </w:rPr>
        <w:t xml:space="preserve"> </w:t>
      </w:r>
      <w:r w:rsidRPr="00493A6C">
        <w:rPr>
          <w:rStyle w:val="normaltextrun"/>
          <w:rFonts w:ascii="Arial" w:hAnsi="Arial" w:cs="Arial"/>
          <w:color w:val="800080"/>
          <w:sz w:val="20"/>
          <w:szCs w:val="20"/>
        </w:rPr>
        <w:lastRenderedPageBreak/>
        <w:t xml:space="preserve">heer/mevrouw </w:t>
      </w:r>
      <w:r w:rsidRPr="00493A6C">
        <w:rPr>
          <w:rStyle w:val="normaltextrun"/>
          <w:rFonts w:ascii="Arial" w:hAnsi="Arial" w:cs="Arial"/>
          <w:sz w:val="20"/>
          <w:szCs w:val="20"/>
        </w:rPr>
        <w:t>naam natuurlijk persoon</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7C0E53">
        <w:rPr>
          <w:rFonts w:ascii="Arial" w:hAnsi="Arial" w:cs="Arial"/>
          <w:sz w:val="20"/>
          <w:szCs w:val="20"/>
        </w:rPr>
        <w:t xml:space="preserve"> </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Pr="00493A6C">
        <w:rPr>
          <w:rStyle w:val="normaltextrun"/>
          <w:rFonts w:ascii="Arial" w:hAnsi="Arial" w:cs="Arial"/>
          <w:color w:val="800080"/>
          <w:sz w:val="20"/>
          <w:szCs w:val="20"/>
        </w:rPr>
        <w:t xml:space="preserve"> voornoemd,</w:t>
      </w:r>
      <w:r w:rsidR="00493A6C" w:rsidRPr="00493A6C">
        <w:rPr>
          <w:rFonts w:ascii="Arial" w:hAnsi="Arial" w:cs="Arial"/>
          <w:sz w:val="20"/>
          <w:szCs w:val="20"/>
          <w:lang w:val="en-US"/>
        </w:rPr>
        <w:fldChar w:fldCharType="begin"/>
      </w:r>
      <w:r w:rsidR="00493A6C" w:rsidRPr="00493A6C">
        <w:rPr>
          <w:rFonts w:ascii="Arial" w:hAnsi="Arial" w:cs="Arial"/>
          <w:sz w:val="20"/>
          <w:szCs w:val="20"/>
        </w:rPr>
        <w:instrText>MacroButton Nomacro §</w:instrText>
      </w:r>
      <w:r w:rsidR="00493A6C" w:rsidRPr="00493A6C">
        <w:rPr>
          <w:rFonts w:ascii="Arial" w:hAnsi="Arial" w:cs="Arial"/>
          <w:sz w:val="20"/>
          <w:szCs w:val="20"/>
          <w:lang w:val="en-US"/>
        </w:rPr>
        <w:fldChar w:fldCharType="end"/>
      </w:r>
      <w:r w:rsidR="00493A6C" w:rsidRPr="007C0E53">
        <w:rPr>
          <w:rFonts w:ascii="Arial" w:hAnsi="Arial" w:cs="Arial"/>
          <w:sz w:val="20"/>
          <w:szCs w:val="20"/>
        </w:rPr>
        <w:t xml:space="preserve"> </w:t>
      </w:r>
      <w:r w:rsidRPr="00493A6C">
        <w:rPr>
          <w:rFonts w:ascii="Arial" w:hAnsi="Arial" w:cs="Arial"/>
          <w:color w:val="339966"/>
          <w:sz w:val="20"/>
          <w:szCs w:val="20"/>
        </w:rPr>
        <w:t>voor zover in deze akte niet anders aangeduid</w:t>
      </w:r>
      <w:r w:rsidRPr="007C0E53">
        <w:rPr>
          <w:rFonts w:ascii="Arial" w:hAnsi="Arial" w:cs="Arial"/>
          <w:color w:val="339966"/>
          <w:sz w:val="20"/>
          <w:szCs w:val="20"/>
        </w:rPr>
        <w:t>, hierna</w:t>
      </w:r>
      <w:r w:rsidRPr="00493A6C">
        <w:rPr>
          <w:rFonts w:ascii="Arial" w:hAnsi="Arial" w:cs="Arial"/>
          <w:color w:val="78206E"/>
          <w:sz w:val="20"/>
          <w:szCs w:val="20"/>
        </w:rPr>
        <w:t xml:space="preserve">, zowel samen als ieder afzonderlijk, </w:t>
      </w:r>
      <w:r w:rsidRPr="00493A6C">
        <w:rPr>
          <w:rFonts w:ascii="Arial" w:hAnsi="Arial" w:cs="Arial"/>
          <w:color w:val="339966"/>
          <w:sz w:val="20"/>
          <w:szCs w:val="20"/>
        </w:rPr>
        <w:t>te noemen: de Schuldenaar</w:t>
      </w:r>
      <w:r w:rsidRPr="00493A6C">
        <w:rPr>
          <w:rFonts w:ascii="Arial" w:hAnsi="Arial" w:cs="Arial"/>
          <w:color w:val="339966"/>
          <w:sz w:val="20"/>
          <w:szCs w:val="20"/>
        </w:rPr>
        <w:br/>
      </w:r>
      <w:r w:rsidRPr="00106259">
        <w:rPr>
          <w:rStyle w:val="normaltextrun"/>
          <w:rFonts w:ascii="Arial" w:hAnsi="Arial" w:cs="Arial"/>
          <w:color w:val="000000"/>
          <w:sz w:val="20"/>
          <w:szCs w:val="20"/>
          <w:u w:val="single"/>
        </w:rPr>
        <w:t xml:space="preserve">Einde partijnamen in hypotheekakte </w:t>
      </w:r>
    </w:p>
    <w:p w14:paraId="303A186D" w14:textId="77777777" w:rsidR="00314D20" w:rsidRDefault="00314D20"/>
    <w:p w14:paraId="79F573D6" w14:textId="77777777" w:rsidR="00314D20" w:rsidRPr="002E7F50" w:rsidRDefault="00314D20" w:rsidP="00314D20">
      <w:pPr>
        <w:rPr>
          <w:rFonts w:ascii="Arial" w:hAnsi="Arial" w:cs="Arial"/>
          <w:b/>
          <w:i/>
          <w:color w:val="000000"/>
          <w:sz w:val="20"/>
        </w:rPr>
      </w:pPr>
      <w:r w:rsidRPr="002E7F50">
        <w:rPr>
          <w:rFonts w:ascii="Arial" w:hAnsi="Arial" w:cs="Arial"/>
          <w:b/>
          <w:i/>
          <w:color w:val="000000"/>
          <w:sz w:val="20"/>
        </w:rPr>
        <w:t>Toelichting</w:t>
      </w:r>
    </w:p>
    <w:p w14:paraId="5869CA8F" w14:textId="77777777" w:rsidR="00314D20" w:rsidRPr="002E7F50" w:rsidRDefault="00314D20" w:rsidP="00314D20">
      <w:pPr>
        <w:tabs>
          <w:tab w:val="left" w:pos="-1440"/>
          <w:tab w:val="left" w:pos="-720"/>
          <w:tab w:val="left" w:pos="425"/>
        </w:tabs>
        <w:suppressAutoHyphens/>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6D8CA67D" w14:textId="77777777" w:rsidR="00314D20" w:rsidRPr="002E7F50" w:rsidRDefault="00314D20" w:rsidP="00314D20">
      <w:pPr>
        <w:tabs>
          <w:tab w:val="left" w:pos="-1440"/>
          <w:tab w:val="left" w:pos="-720"/>
          <w:tab w:val="left" w:pos="425"/>
        </w:tabs>
        <w:suppressAutoHyphens/>
        <w:rPr>
          <w:rFonts w:ascii="Arial" w:hAnsi="Arial" w:cs="Arial"/>
          <w:sz w:val="20"/>
        </w:rPr>
      </w:pPr>
    </w:p>
    <w:p w14:paraId="47DC01BF" w14:textId="77777777" w:rsidR="00314D20" w:rsidRPr="002E7F50" w:rsidRDefault="00314D20" w:rsidP="00314D20">
      <w:pPr>
        <w:tabs>
          <w:tab w:val="left" w:pos="-1440"/>
          <w:tab w:val="left" w:pos="-720"/>
          <w:tab w:val="left" w:pos="425"/>
        </w:tabs>
        <w:suppressAutoHyphens/>
        <w:rPr>
          <w:rFonts w:ascii="Arial" w:hAnsi="Arial" w:cs="Arial"/>
          <w:sz w:val="20"/>
        </w:rPr>
      </w:pPr>
      <w:r w:rsidRPr="002E7F50">
        <w:rPr>
          <w:rFonts w:ascii="Arial" w:hAnsi="Arial" w:cs="Arial"/>
          <w:sz w:val="20"/>
        </w:rPr>
        <w:t xml:space="preserve">Zie voor het kleurgebruik in deze modelakte: </w:t>
      </w:r>
    </w:p>
    <w:p w14:paraId="5E3BCB6F" w14:textId="77777777" w:rsidR="00314D20" w:rsidRDefault="00314D20" w:rsidP="00314D20">
      <w:pPr>
        <w:tabs>
          <w:tab w:val="left" w:pos="-1440"/>
          <w:tab w:val="left" w:pos="-720"/>
          <w:tab w:val="left" w:pos="425"/>
        </w:tabs>
        <w:suppressAutoHyphens/>
        <w:rPr>
          <w:rFonts w:ascii="Arial" w:hAnsi="Arial" w:cs="Arial"/>
          <w:sz w:val="20"/>
        </w:rPr>
      </w:pPr>
      <w:r w:rsidRPr="002E7F50">
        <w:rPr>
          <w:rFonts w:ascii="Arial" w:hAnsi="Arial" w:cs="Arial"/>
          <w:sz w:val="20"/>
        </w:rPr>
        <w:t>Tekstblok – Algemene afspraken modeldocumenten en tekstblokken</w:t>
      </w:r>
      <w:r>
        <w:rPr>
          <w:rFonts w:ascii="Arial" w:hAnsi="Arial" w:cs="Arial"/>
          <w:sz w:val="20"/>
        </w:rPr>
        <w:t>.</w:t>
      </w:r>
    </w:p>
    <w:p w14:paraId="36F8535E" w14:textId="77777777" w:rsidR="00314D20" w:rsidRDefault="00314D20" w:rsidP="00314D20">
      <w:pPr>
        <w:tabs>
          <w:tab w:val="left" w:pos="-1440"/>
          <w:tab w:val="left" w:pos="-720"/>
          <w:tab w:val="left" w:pos="425"/>
        </w:tabs>
        <w:suppressAutoHyphens/>
        <w:rPr>
          <w:rFonts w:ascii="Arial" w:hAnsi="Arial" w:cs="Arial"/>
          <w:sz w:val="20"/>
        </w:rPr>
      </w:pPr>
    </w:p>
    <w:p w14:paraId="6FA30228" w14:textId="77777777" w:rsidR="00314D20" w:rsidRPr="004B7B3A" w:rsidRDefault="00314D20" w:rsidP="00314D20">
      <w:r>
        <w:rPr>
          <w:rFonts w:ascii="Arial" w:hAnsi="Arial" w:cs="Arial"/>
          <w:sz w:val="20"/>
        </w:rPr>
        <w:t>De paragrafen en tekstfragmenten welke in dit modeldocument optioneel zijn, dienen op het moment dat ze worden opgenomen in de akte altijd binnen het Kadasterdeel te staan.</w:t>
      </w:r>
    </w:p>
    <w:p w14:paraId="5B969D89" w14:textId="77777777" w:rsidR="00314D20" w:rsidRPr="002E7F50" w:rsidRDefault="00314D20" w:rsidP="00314D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314D20" w:rsidRPr="00F31DA8" w14:paraId="27FA3E2D" w14:textId="77777777" w:rsidTr="00812184">
        <w:trPr>
          <w:trHeight w:val="332"/>
        </w:trPr>
        <w:tc>
          <w:tcPr>
            <w:tcW w:w="5173" w:type="dxa"/>
            <w:vAlign w:val="bottom"/>
          </w:tcPr>
          <w:p w14:paraId="3C2664EA" w14:textId="77777777" w:rsidR="00314D20" w:rsidRPr="00F31DA8" w:rsidRDefault="00314D20" w:rsidP="00812184">
            <w:pPr>
              <w:pStyle w:val="kopje"/>
              <w:rPr>
                <w:rFonts w:cs="Arial"/>
                <w:b w:val="0"/>
                <w:bCs/>
                <w:sz w:val="16"/>
                <w:szCs w:val="16"/>
              </w:rPr>
            </w:pPr>
            <w:r w:rsidRPr="00F31DA8">
              <w:rPr>
                <w:rFonts w:cs="Arial"/>
                <w:sz w:val="16"/>
                <w:szCs w:val="16"/>
              </w:rPr>
              <w:t>Versiehistorie</w:t>
            </w:r>
          </w:p>
        </w:tc>
      </w:tr>
    </w:tbl>
    <w:p w14:paraId="462FFDAB" w14:textId="77777777" w:rsidR="00314D20" w:rsidRPr="00F31DA8" w:rsidRDefault="00314D20" w:rsidP="00314D20">
      <w:pPr>
        <w:spacing w:line="14" w:lineRule="exact"/>
        <w:rPr>
          <w:rFonts w:ascii="Arial" w:hAnsi="Arial" w:cs="Arial"/>
          <w:kern w:val="28"/>
          <w:sz w:val="16"/>
          <w:szCs w:val="16"/>
        </w:rPr>
      </w:pP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8"/>
        <w:gridCol w:w="1903"/>
        <w:gridCol w:w="807"/>
        <w:gridCol w:w="4662"/>
        <w:tblGridChange w:id="32">
          <w:tblGrid>
            <w:gridCol w:w="778"/>
            <w:gridCol w:w="1903"/>
            <w:gridCol w:w="807"/>
            <w:gridCol w:w="4662"/>
          </w:tblGrid>
        </w:tblGridChange>
      </w:tblGrid>
      <w:tr w:rsidR="00314D20" w:rsidRPr="00F31DA8" w14:paraId="255B79CA" w14:textId="77777777" w:rsidTr="00812184">
        <w:trPr>
          <w:trHeight w:hRule="exact" w:val="316"/>
          <w:tblHeader/>
        </w:trPr>
        <w:tc>
          <w:tcPr>
            <w:tcW w:w="779" w:type="dxa"/>
            <w:vAlign w:val="bottom"/>
          </w:tcPr>
          <w:p w14:paraId="3A23613D" w14:textId="77777777" w:rsidR="00314D20" w:rsidRPr="00F31DA8" w:rsidRDefault="00314D20" w:rsidP="00812184">
            <w:pPr>
              <w:pStyle w:val="tussenkopje"/>
              <w:spacing w:before="0"/>
              <w:rPr>
                <w:rFonts w:cs="Arial"/>
                <w:sz w:val="16"/>
                <w:szCs w:val="16"/>
                <w:lang w:val="nl-NL"/>
              </w:rPr>
            </w:pPr>
            <w:r w:rsidRPr="00F31DA8">
              <w:rPr>
                <w:rFonts w:cs="Arial"/>
                <w:sz w:val="16"/>
                <w:szCs w:val="16"/>
                <w:lang w:val="nl-NL"/>
              </w:rPr>
              <w:t>Versie</w:t>
            </w:r>
          </w:p>
        </w:tc>
        <w:tc>
          <w:tcPr>
            <w:tcW w:w="1909" w:type="dxa"/>
            <w:vAlign w:val="bottom"/>
          </w:tcPr>
          <w:p w14:paraId="7A562C03" w14:textId="77777777" w:rsidR="00314D20" w:rsidRPr="00F31DA8" w:rsidRDefault="00314D20" w:rsidP="00812184">
            <w:pPr>
              <w:pStyle w:val="tussenkopje"/>
              <w:spacing w:before="0"/>
              <w:rPr>
                <w:rFonts w:cs="Arial"/>
                <w:sz w:val="16"/>
                <w:szCs w:val="16"/>
                <w:lang w:val="nl-NL"/>
              </w:rPr>
            </w:pPr>
            <w:r w:rsidRPr="00F31DA8">
              <w:rPr>
                <w:rFonts w:cs="Arial"/>
                <w:sz w:val="16"/>
                <w:szCs w:val="16"/>
                <w:lang w:val="nl-NL"/>
              </w:rPr>
              <w:t>Datum</w:t>
            </w:r>
          </w:p>
        </w:tc>
        <w:tc>
          <w:tcPr>
            <w:tcW w:w="784" w:type="dxa"/>
            <w:vAlign w:val="bottom"/>
          </w:tcPr>
          <w:p w14:paraId="56E35A89" w14:textId="77777777" w:rsidR="00314D20" w:rsidRPr="00F31DA8" w:rsidRDefault="00314D20" w:rsidP="00812184">
            <w:pPr>
              <w:pStyle w:val="tussenkopje"/>
              <w:spacing w:before="0"/>
              <w:rPr>
                <w:rFonts w:cs="Arial"/>
                <w:sz w:val="16"/>
                <w:szCs w:val="16"/>
                <w:lang w:val="nl-NL"/>
              </w:rPr>
            </w:pPr>
            <w:r w:rsidRPr="00F31DA8">
              <w:rPr>
                <w:rFonts w:cs="Arial"/>
                <w:sz w:val="16"/>
                <w:szCs w:val="16"/>
                <w:lang w:val="nl-NL"/>
              </w:rPr>
              <w:t>Auteur</w:t>
            </w:r>
          </w:p>
        </w:tc>
        <w:tc>
          <w:tcPr>
            <w:tcW w:w="4678" w:type="dxa"/>
            <w:vAlign w:val="bottom"/>
          </w:tcPr>
          <w:p w14:paraId="6B1525E4" w14:textId="77777777" w:rsidR="00314D20" w:rsidRPr="00F31DA8" w:rsidRDefault="00314D20" w:rsidP="00812184">
            <w:pPr>
              <w:pStyle w:val="tussenkopje"/>
              <w:spacing w:before="0"/>
              <w:rPr>
                <w:rFonts w:cs="Arial"/>
                <w:sz w:val="16"/>
                <w:szCs w:val="16"/>
                <w:lang w:val="nl-NL"/>
              </w:rPr>
            </w:pPr>
            <w:r w:rsidRPr="00F31DA8">
              <w:rPr>
                <w:rFonts w:cs="Arial"/>
                <w:sz w:val="16"/>
                <w:szCs w:val="16"/>
                <w:lang w:val="nl-NL"/>
              </w:rPr>
              <w:t>Opmerking</w:t>
            </w:r>
          </w:p>
        </w:tc>
      </w:tr>
      <w:tr w:rsidR="00314D20" w:rsidRPr="00ED7093" w14:paraId="1DE59DE9" w14:textId="77777777" w:rsidTr="00812184">
        <w:trPr>
          <w:trHeight w:hRule="exact" w:val="281"/>
          <w:tblHeader/>
        </w:trPr>
        <w:tc>
          <w:tcPr>
            <w:tcW w:w="779" w:type="dxa"/>
          </w:tcPr>
          <w:p w14:paraId="415C0BD5" w14:textId="4AF5C6E0" w:rsidR="00314D20" w:rsidRDefault="00314D20" w:rsidP="00812184">
            <w:pPr>
              <w:pStyle w:val="tussenkopje"/>
              <w:spacing w:before="0"/>
              <w:rPr>
                <w:rFonts w:cs="Arial"/>
                <w:sz w:val="16"/>
                <w:szCs w:val="16"/>
                <w:lang w:val="nl-NL"/>
              </w:rPr>
            </w:pPr>
            <w:r>
              <w:rPr>
                <w:rFonts w:cs="Arial"/>
                <w:sz w:val="16"/>
                <w:szCs w:val="16"/>
                <w:lang w:val="nl-NL"/>
              </w:rPr>
              <w:t>1.0</w:t>
            </w:r>
          </w:p>
        </w:tc>
        <w:tc>
          <w:tcPr>
            <w:tcW w:w="1909" w:type="dxa"/>
          </w:tcPr>
          <w:p w14:paraId="033EAEDE" w14:textId="2FC6A0E6" w:rsidR="00314D20" w:rsidRDefault="00314D20" w:rsidP="00812184">
            <w:pPr>
              <w:pStyle w:val="tussenkopje"/>
              <w:spacing w:before="0"/>
              <w:rPr>
                <w:rFonts w:cs="Arial"/>
                <w:sz w:val="16"/>
                <w:szCs w:val="16"/>
                <w:lang w:val="nl-NL"/>
              </w:rPr>
            </w:pPr>
            <w:r>
              <w:rPr>
                <w:rFonts w:cs="Arial"/>
                <w:sz w:val="16"/>
                <w:szCs w:val="16"/>
                <w:lang w:val="nl-NL"/>
              </w:rPr>
              <w:t>15-10-2024</w:t>
            </w:r>
          </w:p>
        </w:tc>
        <w:tc>
          <w:tcPr>
            <w:tcW w:w="784" w:type="dxa"/>
          </w:tcPr>
          <w:p w14:paraId="16C72EE0" w14:textId="61454960" w:rsidR="00314D20" w:rsidRDefault="00314D20" w:rsidP="00812184">
            <w:pPr>
              <w:pStyle w:val="tussenkopje"/>
              <w:spacing w:before="0"/>
              <w:rPr>
                <w:rFonts w:cs="Arial"/>
                <w:sz w:val="16"/>
                <w:szCs w:val="16"/>
                <w:lang w:val="nl-NL"/>
              </w:rPr>
            </w:pPr>
            <w:r>
              <w:rPr>
                <w:rFonts w:cs="Arial"/>
                <w:sz w:val="16"/>
                <w:szCs w:val="16"/>
                <w:lang w:val="nl-NL"/>
              </w:rPr>
              <w:t>ODR/DPI</w:t>
            </w:r>
          </w:p>
        </w:tc>
        <w:tc>
          <w:tcPr>
            <w:tcW w:w="4678" w:type="dxa"/>
          </w:tcPr>
          <w:p w14:paraId="725E1201" w14:textId="735D18BB" w:rsidR="00314D20" w:rsidRDefault="00314D20" w:rsidP="00812184">
            <w:pPr>
              <w:pStyle w:val="tussenkopje"/>
              <w:spacing w:before="0"/>
              <w:rPr>
                <w:rFonts w:cs="Arial"/>
                <w:sz w:val="16"/>
                <w:szCs w:val="16"/>
                <w:lang w:val="nl-NL"/>
              </w:rPr>
            </w:pPr>
            <w:r>
              <w:rPr>
                <w:rFonts w:cs="Arial"/>
                <w:sz w:val="16"/>
                <w:szCs w:val="16"/>
                <w:lang w:val="nl-NL"/>
              </w:rPr>
              <w:t xml:space="preserve">Eerste versie </w:t>
            </w:r>
            <w:r w:rsidR="00990C43">
              <w:rPr>
                <w:rFonts w:cs="Arial"/>
                <w:sz w:val="16"/>
                <w:szCs w:val="16"/>
                <w:lang w:val="nl-NL"/>
              </w:rPr>
              <w:t xml:space="preserve">model Svenska Handelsbanken </w:t>
            </w:r>
          </w:p>
        </w:tc>
      </w:tr>
      <w:tr w:rsidR="00460591" w:rsidRPr="00ED7093" w14:paraId="2FE6E08E" w14:textId="77777777" w:rsidTr="00812184">
        <w:trPr>
          <w:trHeight w:hRule="exact" w:val="281"/>
          <w:tblHeader/>
        </w:trPr>
        <w:tc>
          <w:tcPr>
            <w:tcW w:w="779" w:type="dxa"/>
          </w:tcPr>
          <w:p w14:paraId="6B75CA3F" w14:textId="44E682C6" w:rsidR="00460591" w:rsidRDefault="00460591" w:rsidP="00812184">
            <w:pPr>
              <w:pStyle w:val="tussenkopje"/>
              <w:spacing w:before="0"/>
              <w:rPr>
                <w:rFonts w:cs="Arial"/>
                <w:sz w:val="16"/>
                <w:szCs w:val="16"/>
                <w:lang w:val="nl-NL"/>
              </w:rPr>
            </w:pPr>
            <w:r>
              <w:rPr>
                <w:rFonts w:cs="Arial"/>
                <w:sz w:val="16"/>
                <w:szCs w:val="16"/>
                <w:lang w:val="nl-NL"/>
              </w:rPr>
              <w:t>2.0</w:t>
            </w:r>
          </w:p>
        </w:tc>
        <w:tc>
          <w:tcPr>
            <w:tcW w:w="1909" w:type="dxa"/>
          </w:tcPr>
          <w:p w14:paraId="20DCC89A" w14:textId="73F157FD" w:rsidR="00460591" w:rsidRDefault="00460591" w:rsidP="00812184">
            <w:pPr>
              <w:pStyle w:val="tussenkopje"/>
              <w:spacing w:before="0"/>
              <w:rPr>
                <w:rFonts w:cs="Arial"/>
                <w:sz w:val="16"/>
                <w:szCs w:val="16"/>
                <w:lang w:val="nl-NL"/>
              </w:rPr>
            </w:pPr>
            <w:r>
              <w:rPr>
                <w:rFonts w:cs="Arial"/>
                <w:sz w:val="16"/>
                <w:szCs w:val="16"/>
                <w:lang w:val="nl-NL"/>
              </w:rPr>
              <w:t>11-02-2025</w:t>
            </w:r>
          </w:p>
        </w:tc>
        <w:tc>
          <w:tcPr>
            <w:tcW w:w="784" w:type="dxa"/>
          </w:tcPr>
          <w:p w14:paraId="51087D35" w14:textId="3DF6662C" w:rsidR="00460591" w:rsidRDefault="00460591" w:rsidP="00812184">
            <w:pPr>
              <w:pStyle w:val="tussenkopje"/>
              <w:spacing w:before="0"/>
              <w:rPr>
                <w:rFonts w:cs="Arial"/>
                <w:sz w:val="16"/>
                <w:szCs w:val="16"/>
                <w:lang w:val="nl-NL"/>
              </w:rPr>
            </w:pPr>
            <w:r>
              <w:rPr>
                <w:rFonts w:cs="Arial"/>
                <w:sz w:val="16"/>
                <w:szCs w:val="16"/>
                <w:lang w:val="nl-NL"/>
              </w:rPr>
              <w:t>ODR/DPI</w:t>
            </w:r>
          </w:p>
        </w:tc>
        <w:tc>
          <w:tcPr>
            <w:tcW w:w="4678" w:type="dxa"/>
          </w:tcPr>
          <w:p w14:paraId="4DB83C1C" w14:textId="232A8BBE" w:rsidR="00460591" w:rsidRDefault="005A3578" w:rsidP="00812184">
            <w:pPr>
              <w:pStyle w:val="tussenkopje"/>
              <w:spacing w:before="0"/>
              <w:rPr>
                <w:rFonts w:cs="Arial"/>
                <w:sz w:val="16"/>
                <w:szCs w:val="16"/>
                <w:lang w:val="nl-NL"/>
              </w:rPr>
            </w:pPr>
            <w:r>
              <w:rPr>
                <w:rFonts w:cs="Arial"/>
                <w:sz w:val="16"/>
                <w:szCs w:val="16"/>
                <w:lang w:val="nl-NL"/>
              </w:rPr>
              <w:t>K</w:t>
            </w:r>
            <w:r w:rsidR="00233740">
              <w:rPr>
                <w:rFonts w:cs="Arial"/>
                <w:sz w:val="16"/>
                <w:szCs w:val="16"/>
                <w:lang w:val="nl-NL"/>
              </w:rPr>
              <w:t>euzeblok partijnamen en genderneutraal t</w:t>
            </w:r>
            <w:r>
              <w:rPr>
                <w:rFonts w:cs="Arial"/>
                <w:sz w:val="16"/>
                <w:szCs w:val="16"/>
                <w:lang w:val="nl-NL"/>
              </w:rPr>
              <w:t>oegevoegd</w:t>
            </w:r>
          </w:p>
        </w:tc>
      </w:tr>
      <w:tr w:rsidR="00050D26" w:rsidRPr="00ED7093" w14:paraId="56CF6048" w14:textId="77777777" w:rsidTr="00050D26">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Change w:id="33" w:author="Groote Haar, Linda" w:date="2025-12-02T15:38:00Z" w16du:dateUtc="2025-12-02T14:38:00Z">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blPrExChange>
        </w:tblPrEx>
        <w:trPr>
          <w:trHeight w:hRule="exact" w:val="482"/>
          <w:tblHeader/>
          <w:ins w:id="34" w:author="Groote Haar, Linda" w:date="2025-12-02T15:37:00Z"/>
          <w:trPrChange w:id="35" w:author="Groote Haar, Linda" w:date="2025-12-02T15:38:00Z" w16du:dateUtc="2025-12-02T14:38:00Z">
            <w:trPr>
              <w:trHeight w:hRule="exact" w:val="281"/>
              <w:tblHeader/>
            </w:trPr>
          </w:trPrChange>
        </w:trPr>
        <w:tc>
          <w:tcPr>
            <w:tcW w:w="779" w:type="dxa"/>
            <w:tcPrChange w:id="36" w:author="Groote Haar, Linda" w:date="2025-12-02T15:38:00Z" w16du:dateUtc="2025-12-02T14:38:00Z">
              <w:tcPr>
                <w:tcW w:w="779" w:type="dxa"/>
              </w:tcPr>
            </w:tcPrChange>
          </w:tcPr>
          <w:p w14:paraId="61C16CE0" w14:textId="4DB55422" w:rsidR="00050D26" w:rsidRDefault="00050D26" w:rsidP="00812184">
            <w:pPr>
              <w:pStyle w:val="tussenkopje"/>
              <w:spacing w:before="0"/>
              <w:rPr>
                <w:ins w:id="37" w:author="Groote Haar, Linda" w:date="2025-12-02T15:37:00Z" w16du:dateUtc="2025-12-02T14:37:00Z"/>
                <w:rFonts w:cs="Arial"/>
                <w:sz w:val="16"/>
                <w:szCs w:val="16"/>
                <w:lang w:val="nl-NL"/>
              </w:rPr>
            </w:pPr>
            <w:ins w:id="38" w:author="Groote Haar, Linda" w:date="2025-12-02T15:37:00Z" w16du:dateUtc="2025-12-02T14:37:00Z">
              <w:r>
                <w:rPr>
                  <w:rFonts w:cs="Arial"/>
                  <w:sz w:val="16"/>
                  <w:szCs w:val="16"/>
                  <w:lang w:val="nl-NL"/>
                </w:rPr>
                <w:t>3.0</w:t>
              </w:r>
            </w:ins>
          </w:p>
        </w:tc>
        <w:tc>
          <w:tcPr>
            <w:tcW w:w="1909" w:type="dxa"/>
            <w:tcPrChange w:id="39" w:author="Groote Haar, Linda" w:date="2025-12-02T15:38:00Z" w16du:dateUtc="2025-12-02T14:38:00Z">
              <w:tcPr>
                <w:tcW w:w="1909" w:type="dxa"/>
              </w:tcPr>
            </w:tcPrChange>
          </w:tcPr>
          <w:p w14:paraId="547AC7F5" w14:textId="2B68D2B4" w:rsidR="00050D26" w:rsidRDefault="00050D26" w:rsidP="00812184">
            <w:pPr>
              <w:pStyle w:val="tussenkopje"/>
              <w:spacing w:before="0"/>
              <w:rPr>
                <w:ins w:id="40" w:author="Groote Haar, Linda" w:date="2025-12-02T15:37:00Z" w16du:dateUtc="2025-12-02T14:37:00Z"/>
                <w:rFonts w:cs="Arial"/>
                <w:sz w:val="16"/>
                <w:szCs w:val="16"/>
                <w:lang w:val="nl-NL"/>
              </w:rPr>
            </w:pPr>
            <w:ins w:id="41" w:author="Groote Haar, Linda" w:date="2025-12-02T15:37:00Z" w16du:dateUtc="2025-12-02T14:37:00Z">
              <w:r>
                <w:rPr>
                  <w:rFonts w:cs="Arial"/>
                  <w:sz w:val="16"/>
                  <w:szCs w:val="16"/>
                  <w:lang w:val="nl-NL"/>
                </w:rPr>
                <w:t>02-12-2025</w:t>
              </w:r>
            </w:ins>
          </w:p>
        </w:tc>
        <w:tc>
          <w:tcPr>
            <w:tcW w:w="784" w:type="dxa"/>
            <w:tcPrChange w:id="42" w:author="Groote Haar, Linda" w:date="2025-12-02T15:38:00Z" w16du:dateUtc="2025-12-02T14:38:00Z">
              <w:tcPr>
                <w:tcW w:w="784" w:type="dxa"/>
              </w:tcPr>
            </w:tcPrChange>
          </w:tcPr>
          <w:p w14:paraId="0555E224" w14:textId="593DD646" w:rsidR="00050D26" w:rsidRDefault="00050D26" w:rsidP="00812184">
            <w:pPr>
              <w:pStyle w:val="tussenkopje"/>
              <w:spacing w:before="0"/>
              <w:rPr>
                <w:ins w:id="43" w:author="Groote Haar, Linda" w:date="2025-12-02T15:37:00Z" w16du:dateUtc="2025-12-02T14:37:00Z"/>
                <w:rFonts w:cs="Arial"/>
                <w:sz w:val="16"/>
                <w:szCs w:val="16"/>
                <w:lang w:val="nl-NL"/>
              </w:rPr>
            </w:pPr>
            <w:ins w:id="44" w:author="Groote Haar, Linda" w:date="2025-12-02T15:37:00Z" w16du:dateUtc="2025-12-02T14:37:00Z">
              <w:r>
                <w:rPr>
                  <w:rFonts w:cs="Arial"/>
                  <w:sz w:val="16"/>
                  <w:szCs w:val="16"/>
                  <w:lang w:val="nl-NL"/>
                </w:rPr>
                <w:t>ODR/DPI</w:t>
              </w:r>
            </w:ins>
          </w:p>
        </w:tc>
        <w:tc>
          <w:tcPr>
            <w:tcW w:w="4678" w:type="dxa"/>
            <w:tcPrChange w:id="45" w:author="Groote Haar, Linda" w:date="2025-12-02T15:38:00Z" w16du:dateUtc="2025-12-02T14:38:00Z">
              <w:tcPr>
                <w:tcW w:w="4678" w:type="dxa"/>
              </w:tcPr>
            </w:tcPrChange>
          </w:tcPr>
          <w:p w14:paraId="4AD13447" w14:textId="5AE8CE14" w:rsidR="00050D26" w:rsidRDefault="00050D26" w:rsidP="00812184">
            <w:pPr>
              <w:pStyle w:val="tussenkopje"/>
              <w:spacing w:before="0"/>
              <w:rPr>
                <w:ins w:id="46" w:author="Groote Haar, Linda" w:date="2025-12-02T15:37:00Z" w16du:dateUtc="2025-12-02T14:37:00Z"/>
                <w:rFonts w:cs="Arial"/>
                <w:sz w:val="16"/>
                <w:szCs w:val="16"/>
                <w:lang w:val="nl-NL"/>
              </w:rPr>
            </w:pPr>
            <w:ins w:id="47" w:author="Groote Haar, Linda" w:date="2025-12-02T15:37:00Z" w16du:dateUtc="2025-12-02T14:37:00Z">
              <w:r>
                <w:rPr>
                  <w:rFonts w:cs="Arial"/>
                  <w:sz w:val="16"/>
                  <w:szCs w:val="16"/>
                  <w:lang w:val="nl-NL"/>
                </w:rPr>
                <w:t>Aanpassing algemene voorwaarden. Toevoeging Consument/Zakelijk</w:t>
              </w:r>
            </w:ins>
          </w:p>
        </w:tc>
      </w:tr>
    </w:tbl>
    <w:p w14:paraId="71CA5395" w14:textId="77777777" w:rsidR="00314D20" w:rsidRDefault="00314D20"/>
    <w:sectPr w:rsidR="00314D20" w:rsidSect="009602C7">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D735B"/>
    <w:multiLevelType w:val="hybridMultilevel"/>
    <w:tmpl w:val="19089230"/>
    <w:lvl w:ilvl="0" w:tplc="F88815A0">
      <w:numFmt w:val="bullet"/>
      <w:lvlText w:val="-"/>
      <w:lvlJc w:val="left"/>
      <w:pPr>
        <w:ind w:left="720" w:hanging="360"/>
      </w:pPr>
      <w:rPr>
        <w:rFonts w:ascii="Arial" w:eastAsiaTheme="minorHAnsi" w:hAnsi="Arial" w:cs="Arial" w:hint="default"/>
        <w:u w:val="no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F855C56"/>
    <w:multiLevelType w:val="hybridMultilevel"/>
    <w:tmpl w:val="256AAB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69046891">
    <w:abstractNumId w:val="1"/>
  </w:num>
  <w:num w:numId="2" w16cid:durableId="4127752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3D"/>
    <w:rsid w:val="00003CA7"/>
    <w:rsid w:val="00025492"/>
    <w:rsid w:val="00050D26"/>
    <w:rsid w:val="00066CEE"/>
    <w:rsid w:val="00106259"/>
    <w:rsid w:val="00143E0D"/>
    <w:rsid w:val="00163496"/>
    <w:rsid w:val="001F3D7A"/>
    <w:rsid w:val="00213624"/>
    <w:rsid w:val="00213D6F"/>
    <w:rsid w:val="00233740"/>
    <w:rsid w:val="0026240D"/>
    <w:rsid w:val="00270118"/>
    <w:rsid w:val="002768E4"/>
    <w:rsid w:val="0028418D"/>
    <w:rsid w:val="002924CD"/>
    <w:rsid w:val="002D7238"/>
    <w:rsid w:val="00305666"/>
    <w:rsid w:val="00314D20"/>
    <w:rsid w:val="00342B89"/>
    <w:rsid w:val="003D76D2"/>
    <w:rsid w:val="003E3F0B"/>
    <w:rsid w:val="00451430"/>
    <w:rsid w:val="00460591"/>
    <w:rsid w:val="00493A6C"/>
    <w:rsid w:val="004E4CE9"/>
    <w:rsid w:val="004E6514"/>
    <w:rsid w:val="00536424"/>
    <w:rsid w:val="00567D1E"/>
    <w:rsid w:val="005A3578"/>
    <w:rsid w:val="005A44AB"/>
    <w:rsid w:val="005C2EB7"/>
    <w:rsid w:val="005E2D25"/>
    <w:rsid w:val="0062609B"/>
    <w:rsid w:val="006F31EB"/>
    <w:rsid w:val="00710B2A"/>
    <w:rsid w:val="007725B4"/>
    <w:rsid w:val="007A405D"/>
    <w:rsid w:val="007C0E53"/>
    <w:rsid w:val="007F0DE4"/>
    <w:rsid w:val="008252D6"/>
    <w:rsid w:val="00830158"/>
    <w:rsid w:val="00883057"/>
    <w:rsid w:val="00891AF8"/>
    <w:rsid w:val="008C6531"/>
    <w:rsid w:val="008F4921"/>
    <w:rsid w:val="009457CA"/>
    <w:rsid w:val="00973F50"/>
    <w:rsid w:val="00974176"/>
    <w:rsid w:val="00990C43"/>
    <w:rsid w:val="009A7F67"/>
    <w:rsid w:val="009B4862"/>
    <w:rsid w:val="009B628C"/>
    <w:rsid w:val="00A424EA"/>
    <w:rsid w:val="00B05D30"/>
    <w:rsid w:val="00B24B7C"/>
    <w:rsid w:val="00B529D3"/>
    <w:rsid w:val="00B6361C"/>
    <w:rsid w:val="00B9548A"/>
    <w:rsid w:val="00BC2480"/>
    <w:rsid w:val="00C63496"/>
    <w:rsid w:val="00C649BE"/>
    <w:rsid w:val="00CE7C24"/>
    <w:rsid w:val="00D10C19"/>
    <w:rsid w:val="00D2075F"/>
    <w:rsid w:val="00D5527B"/>
    <w:rsid w:val="00E206D9"/>
    <w:rsid w:val="00E40F60"/>
    <w:rsid w:val="00E477A2"/>
    <w:rsid w:val="00E803BD"/>
    <w:rsid w:val="00ED1BCE"/>
    <w:rsid w:val="00EE6AF7"/>
    <w:rsid w:val="00F0363D"/>
    <w:rsid w:val="00F454CB"/>
    <w:rsid w:val="00F46360"/>
    <w:rsid w:val="00FE73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CD7C"/>
  <w15:chartTrackingRefBased/>
  <w15:docId w15:val="{2DC34C98-E632-48DA-9B11-F99B22A5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803BD"/>
    <w:pPr>
      <w:ind w:left="720"/>
      <w:contextualSpacing/>
    </w:pPr>
  </w:style>
  <w:style w:type="paragraph" w:customStyle="1" w:styleId="kopje">
    <w:name w:val="kopje"/>
    <w:basedOn w:val="Standaard"/>
    <w:next w:val="Standaard"/>
    <w:rsid w:val="00314D20"/>
    <w:pPr>
      <w:snapToGrid w:val="0"/>
      <w:spacing w:before="120" w:after="0" w:line="280" w:lineRule="auto"/>
    </w:pPr>
    <w:rPr>
      <w:rFonts w:ascii="Arial" w:eastAsia="Times New Roman" w:hAnsi="Arial" w:cs="Times New Roman"/>
      <w:b/>
      <w:kern w:val="28"/>
      <w:sz w:val="18"/>
      <w:szCs w:val="20"/>
    </w:rPr>
  </w:style>
  <w:style w:type="paragraph" w:customStyle="1" w:styleId="tussenkopje">
    <w:name w:val="tussenkopje"/>
    <w:basedOn w:val="Standaard"/>
    <w:rsid w:val="00314D20"/>
    <w:pPr>
      <w:snapToGrid w:val="0"/>
      <w:spacing w:before="90" w:after="0" w:line="240" w:lineRule="atLeast"/>
    </w:pPr>
    <w:rPr>
      <w:rFonts w:ascii="Arial" w:eastAsia="Times New Roman" w:hAnsi="Arial" w:cs="Times New Roman"/>
      <w:kern w:val="28"/>
      <w:sz w:val="14"/>
      <w:szCs w:val="20"/>
      <w:lang w:val="nl"/>
    </w:rPr>
  </w:style>
  <w:style w:type="character" w:customStyle="1" w:styleId="normaltextrun">
    <w:name w:val="normaltextrun"/>
    <w:basedOn w:val="Standaardalinea-lettertype"/>
    <w:rsid w:val="0026240D"/>
  </w:style>
  <w:style w:type="paragraph" w:customStyle="1" w:styleId="paragraph">
    <w:name w:val="paragraph"/>
    <w:basedOn w:val="Standaard"/>
    <w:rsid w:val="00B6361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op">
    <w:name w:val="eop"/>
    <w:basedOn w:val="Standaardalinea-lettertype"/>
    <w:rsid w:val="00B6361C"/>
  </w:style>
  <w:style w:type="paragraph" w:styleId="Revisie">
    <w:name w:val="Revision"/>
    <w:hidden/>
    <w:uiPriority w:val="99"/>
    <w:semiHidden/>
    <w:rsid w:val="008252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30415">
      <w:bodyDiv w:val="1"/>
      <w:marLeft w:val="0"/>
      <w:marRight w:val="0"/>
      <w:marTop w:val="0"/>
      <w:marBottom w:val="0"/>
      <w:divBdr>
        <w:top w:val="none" w:sz="0" w:space="0" w:color="auto"/>
        <w:left w:val="none" w:sz="0" w:space="0" w:color="auto"/>
        <w:bottom w:val="none" w:sz="0" w:space="0" w:color="auto"/>
        <w:right w:val="none" w:sz="0" w:space="0" w:color="auto"/>
      </w:divBdr>
      <w:divsChild>
        <w:div w:id="776682374">
          <w:marLeft w:val="0"/>
          <w:marRight w:val="0"/>
          <w:marTop w:val="0"/>
          <w:marBottom w:val="0"/>
          <w:divBdr>
            <w:top w:val="none" w:sz="0" w:space="0" w:color="auto"/>
            <w:left w:val="none" w:sz="0" w:space="0" w:color="auto"/>
            <w:bottom w:val="none" w:sz="0" w:space="0" w:color="auto"/>
            <w:right w:val="none" w:sz="0" w:space="0" w:color="auto"/>
          </w:divBdr>
        </w:div>
        <w:div w:id="649284760">
          <w:marLeft w:val="0"/>
          <w:marRight w:val="0"/>
          <w:marTop w:val="0"/>
          <w:marBottom w:val="0"/>
          <w:divBdr>
            <w:top w:val="none" w:sz="0" w:space="0" w:color="auto"/>
            <w:left w:val="none" w:sz="0" w:space="0" w:color="auto"/>
            <w:bottom w:val="none" w:sz="0" w:space="0" w:color="auto"/>
            <w:right w:val="none" w:sz="0" w:space="0" w:color="auto"/>
          </w:divBdr>
        </w:div>
        <w:div w:id="108934100">
          <w:marLeft w:val="0"/>
          <w:marRight w:val="0"/>
          <w:marTop w:val="0"/>
          <w:marBottom w:val="0"/>
          <w:divBdr>
            <w:top w:val="none" w:sz="0" w:space="0" w:color="auto"/>
            <w:left w:val="none" w:sz="0" w:space="0" w:color="auto"/>
            <w:bottom w:val="none" w:sz="0" w:space="0" w:color="auto"/>
            <w:right w:val="none" w:sz="0" w:space="0" w:color="auto"/>
          </w:divBdr>
        </w:div>
        <w:div w:id="1801607572">
          <w:marLeft w:val="0"/>
          <w:marRight w:val="0"/>
          <w:marTop w:val="0"/>
          <w:marBottom w:val="0"/>
          <w:divBdr>
            <w:top w:val="none" w:sz="0" w:space="0" w:color="auto"/>
            <w:left w:val="none" w:sz="0" w:space="0" w:color="auto"/>
            <w:bottom w:val="none" w:sz="0" w:space="0" w:color="auto"/>
            <w:right w:val="none" w:sz="0" w:space="0" w:color="auto"/>
          </w:divBdr>
        </w:div>
      </w:divsChild>
    </w:div>
    <w:div w:id="598832873">
      <w:bodyDiv w:val="1"/>
      <w:marLeft w:val="0"/>
      <w:marRight w:val="0"/>
      <w:marTop w:val="0"/>
      <w:marBottom w:val="0"/>
      <w:divBdr>
        <w:top w:val="none" w:sz="0" w:space="0" w:color="auto"/>
        <w:left w:val="none" w:sz="0" w:space="0" w:color="auto"/>
        <w:bottom w:val="none" w:sz="0" w:space="0" w:color="auto"/>
        <w:right w:val="none" w:sz="0" w:space="0" w:color="auto"/>
      </w:divBdr>
      <w:divsChild>
        <w:div w:id="1224368889">
          <w:marLeft w:val="0"/>
          <w:marRight w:val="0"/>
          <w:marTop w:val="0"/>
          <w:marBottom w:val="0"/>
          <w:divBdr>
            <w:top w:val="none" w:sz="0" w:space="0" w:color="auto"/>
            <w:left w:val="none" w:sz="0" w:space="0" w:color="auto"/>
            <w:bottom w:val="none" w:sz="0" w:space="0" w:color="auto"/>
            <w:right w:val="none" w:sz="0" w:space="0" w:color="auto"/>
          </w:divBdr>
        </w:div>
        <w:div w:id="20399292">
          <w:marLeft w:val="0"/>
          <w:marRight w:val="0"/>
          <w:marTop w:val="0"/>
          <w:marBottom w:val="0"/>
          <w:divBdr>
            <w:top w:val="none" w:sz="0" w:space="0" w:color="auto"/>
            <w:left w:val="none" w:sz="0" w:space="0" w:color="auto"/>
            <w:bottom w:val="none" w:sz="0" w:space="0" w:color="auto"/>
            <w:right w:val="none" w:sz="0" w:space="0" w:color="auto"/>
          </w:divBdr>
        </w:div>
        <w:div w:id="2034109663">
          <w:marLeft w:val="0"/>
          <w:marRight w:val="0"/>
          <w:marTop w:val="0"/>
          <w:marBottom w:val="0"/>
          <w:divBdr>
            <w:top w:val="none" w:sz="0" w:space="0" w:color="auto"/>
            <w:left w:val="none" w:sz="0" w:space="0" w:color="auto"/>
            <w:bottom w:val="none" w:sz="0" w:space="0" w:color="auto"/>
            <w:right w:val="none" w:sz="0" w:space="0" w:color="auto"/>
          </w:divBdr>
        </w:div>
        <w:div w:id="1375694940">
          <w:marLeft w:val="0"/>
          <w:marRight w:val="0"/>
          <w:marTop w:val="0"/>
          <w:marBottom w:val="0"/>
          <w:divBdr>
            <w:top w:val="none" w:sz="0" w:space="0" w:color="auto"/>
            <w:left w:val="none" w:sz="0" w:space="0" w:color="auto"/>
            <w:bottom w:val="none" w:sz="0" w:space="0" w:color="auto"/>
            <w:right w:val="none" w:sz="0" w:space="0" w:color="auto"/>
          </w:divBdr>
        </w:div>
      </w:divsChild>
    </w:div>
    <w:div w:id="608665567">
      <w:bodyDiv w:val="1"/>
      <w:marLeft w:val="0"/>
      <w:marRight w:val="0"/>
      <w:marTop w:val="0"/>
      <w:marBottom w:val="0"/>
      <w:divBdr>
        <w:top w:val="none" w:sz="0" w:space="0" w:color="auto"/>
        <w:left w:val="none" w:sz="0" w:space="0" w:color="auto"/>
        <w:bottom w:val="none" w:sz="0" w:space="0" w:color="auto"/>
        <w:right w:val="none" w:sz="0" w:space="0" w:color="auto"/>
      </w:divBdr>
      <w:divsChild>
        <w:div w:id="1844855364">
          <w:marLeft w:val="0"/>
          <w:marRight w:val="0"/>
          <w:marTop w:val="0"/>
          <w:marBottom w:val="0"/>
          <w:divBdr>
            <w:top w:val="none" w:sz="0" w:space="0" w:color="auto"/>
            <w:left w:val="none" w:sz="0" w:space="0" w:color="auto"/>
            <w:bottom w:val="none" w:sz="0" w:space="0" w:color="auto"/>
            <w:right w:val="none" w:sz="0" w:space="0" w:color="auto"/>
          </w:divBdr>
        </w:div>
        <w:div w:id="1011840514">
          <w:marLeft w:val="0"/>
          <w:marRight w:val="0"/>
          <w:marTop w:val="0"/>
          <w:marBottom w:val="0"/>
          <w:divBdr>
            <w:top w:val="none" w:sz="0" w:space="0" w:color="auto"/>
            <w:left w:val="none" w:sz="0" w:space="0" w:color="auto"/>
            <w:bottom w:val="none" w:sz="0" w:space="0" w:color="auto"/>
            <w:right w:val="none" w:sz="0" w:space="0" w:color="auto"/>
          </w:divBdr>
        </w:div>
        <w:div w:id="1195384660">
          <w:marLeft w:val="0"/>
          <w:marRight w:val="0"/>
          <w:marTop w:val="0"/>
          <w:marBottom w:val="0"/>
          <w:divBdr>
            <w:top w:val="none" w:sz="0" w:space="0" w:color="auto"/>
            <w:left w:val="none" w:sz="0" w:space="0" w:color="auto"/>
            <w:bottom w:val="none" w:sz="0" w:space="0" w:color="auto"/>
            <w:right w:val="none" w:sz="0" w:space="0" w:color="auto"/>
          </w:divBdr>
        </w:div>
        <w:div w:id="1718814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2" ma:contentTypeDescription="Een nieuw document maken." ma:contentTypeScope="" ma:versionID="25eda2a4848d94c63a3b33cab115605f">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a4c3a0ed09c2eed3b8d97a93f5e8dce1"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407BD3-25C2-41F6-B159-BB30B358CB02}">
  <ds:schemaRefs>
    <ds:schemaRef ds:uri="http://schemas.microsoft.com/sharepoint/v3/contenttype/forms"/>
  </ds:schemaRefs>
</ds:datastoreItem>
</file>

<file path=customXml/itemProps2.xml><?xml version="1.0" encoding="utf-8"?>
<ds:datastoreItem xmlns:ds="http://schemas.openxmlformats.org/officeDocument/2006/customXml" ds:itemID="{84512110-C103-46E5-88B4-78B71D214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5CEED-0544-40FA-8887-E5F7123DD610}">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1434</Words>
  <Characters>7888</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 Karina de</cp:lastModifiedBy>
  <cp:revision>3</cp:revision>
  <dcterms:created xsi:type="dcterms:W3CDTF">2025-12-08T14:47:00Z</dcterms:created>
  <dcterms:modified xsi:type="dcterms:W3CDTF">2025-12-08T14:48:00Z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0x010100C3721B4ED37D594995FEC4B09AA09F5C</vt:lpwstr>
  </property>
  <property fmtid="{D5CDD505-2E9C-101B-9397-08002B2CF9AE}" pid="3" name="Order">
    <vt:r8>13457400</vt:r8>
  </property>
  <property fmtid="{D5CDD505-2E9C-101B-9397-08002B2CF9AE}" pid="4" name="_ExtendedDescription">
    <vt:lpwstr/>
  </property>
  <property fmtid="{D5CDD505-2E9C-101B-9397-08002B2CF9AE}" pid="5" name="MediaServiceImageTags">
    <vt:lpwstr/>
  </property>
</Properties>
</file>