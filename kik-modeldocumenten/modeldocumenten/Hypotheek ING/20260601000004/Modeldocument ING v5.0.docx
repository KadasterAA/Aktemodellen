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8082" w14:textId="77777777" w:rsidR="000D7B52" w:rsidRPr="000D7B52" w:rsidRDefault="003E6827" w:rsidP="000D7B52">
      <w:pPr>
        <w:ind w:right="96"/>
        <w:rPr>
          <w:rFonts w:ascii="Arial" w:hAnsi="Arial" w:cs="Arial"/>
          <w:color w:val="000000"/>
          <w:sz w:val="22"/>
          <w:szCs w:val="22"/>
        </w:rPr>
      </w:pPr>
      <w:r>
        <w:rPr>
          <w:rFonts w:ascii="Arial" w:hAnsi="Arial" w:cs="Arial"/>
          <w:b/>
          <w:color w:val="000000"/>
          <w:szCs w:val="24"/>
        </w:rPr>
        <w:t>H</w:t>
      </w:r>
      <w:r w:rsidR="000D7B52" w:rsidRPr="000D7B52">
        <w:rPr>
          <w:rFonts w:ascii="Arial" w:hAnsi="Arial" w:cs="Arial"/>
          <w:b/>
          <w:color w:val="000000"/>
          <w:szCs w:val="24"/>
        </w:rPr>
        <w:t>ypotheekakte</w:t>
      </w:r>
      <w:r>
        <w:rPr>
          <w:rFonts w:ascii="Arial" w:hAnsi="Arial" w:cs="Arial"/>
          <w:b/>
          <w:color w:val="000000"/>
          <w:szCs w:val="24"/>
        </w:rPr>
        <w:t xml:space="preserve"> </w:t>
      </w:r>
      <w:r w:rsidR="00371BD8">
        <w:rPr>
          <w:rFonts w:ascii="Arial" w:hAnsi="Arial" w:cs="Arial"/>
          <w:b/>
          <w:color w:val="000000"/>
          <w:szCs w:val="24"/>
        </w:rPr>
        <w:t>ING</w:t>
      </w:r>
      <w:r w:rsidR="000D7B52" w:rsidRPr="000D7B52">
        <w:rPr>
          <w:rFonts w:ascii="Arial" w:hAnsi="Arial" w:cs="Arial"/>
          <w:b/>
          <w:color w:val="000000"/>
          <w:szCs w:val="24"/>
        </w:rPr>
        <w:tab/>
      </w:r>
      <w:r w:rsidR="000D7B52" w:rsidRPr="000D7B52">
        <w:rPr>
          <w:rFonts w:ascii="Arial" w:hAnsi="Arial" w:cs="Arial"/>
          <w:color w:val="000000"/>
          <w:sz w:val="22"/>
          <w:szCs w:val="22"/>
        </w:rPr>
        <w:t xml:space="preserve">(model </w:t>
      </w:r>
      <w:r w:rsidR="00371BD8">
        <w:rPr>
          <w:rFonts w:ascii="Arial" w:hAnsi="Arial" w:cs="Arial"/>
          <w:color w:val="000000"/>
          <w:sz w:val="22"/>
          <w:szCs w:val="22"/>
        </w:rPr>
        <w:t xml:space="preserve">ING </w:t>
      </w:r>
      <w:r w:rsidR="009E1806">
        <w:rPr>
          <w:rFonts w:ascii="Arial" w:hAnsi="Arial" w:cs="Arial"/>
          <w:color w:val="000000"/>
          <w:sz w:val="22"/>
          <w:szCs w:val="22"/>
        </w:rPr>
        <w:t xml:space="preserve">versie </w:t>
      </w:r>
      <w:r w:rsidR="00A34A63">
        <w:rPr>
          <w:rFonts w:ascii="Arial" w:hAnsi="Arial" w:cs="Arial"/>
          <w:color w:val="000000"/>
          <w:sz w:val="22"/>
          <w:szCs w:val="22"/>
        </w:rPr>
        <w:t>januari 2016</w:t>
      </w:r>
      <w:r w:rsidR="000D7B52" w:rsidRPr="000D7B52">
        <w:rPr>
          <w:rFonts w:ascii="Arial" w:hAnsi="Arial" w:cs="Arial"/>
          <w:color w:val="000000"/>
          <w:sz w:val="22"/>
          <w:szCs w:val="22"/>
        </w:rPr>
        <w:t>)</w:t>
      </w:r>
    </w:p>
    <w:p w14:paraId="5AF6CD0C" w14:textId="77777777" w:rsidR="000D7B52" w:rsidRPr="000D7B52" w:rsidRDefault="000D7B52" w:rsidP="000D7B52">
      <w:pPr>
        <w:ind w:right="96"/>
        <w:rPr>
          <w:rFonts w:ascii="Arial" w:hAnsi="Arial" w:cs="Arial"/>
          <w:color w:val="000000"/>
          <w:sz w:val="20"/>
        </w:rPr>
      </w:pPr>
    </w:p>
    <w:p w14:paraId="49252CAF" w14:textId="5EAE1469" w:rsidR="000D7B52" w:rsidRPr="000578E4" w:rsidRDefault="00371BD8" w:rsidP="000D7B52">
      <w:pPr>
        <w:ind w:right="96"/>
        <w:rPr>
          <w:rFonts w:ascii="Arial" w:hAnsi="Arial" w:cs="Arial"/>
          <w:b/>
          <w:color w:val="000000"/>
          <w:sz w:val="20"/>
          <w:u w:val="single"/>
        </w:rPr>
      </w:pPr>
      <w:r w:rsidRPr="000578E4">
        <w:rPr>
          <w:rFonts w:ascii="Arial" w:hAnsi="Arial" w:cs="Arial"/>
          <w:b/>
          <w:color w:val="000000"/>
          <w:sz w:val="20"/>
          <w:u w:val="single"/>
        </w:rPr>
        <w:t xml:space="preserve">Versie </w:t>
      </w:r>
      <w:ins w:id="0" w:author="Groot, Karina de" w:date="2026-06-30T09:04:00Z" w16du:dateUtc="2026-06-30T07:04:00Z">
        <w:r w:rsidR="004F2342">
          <w:rPr>
            <w:rFonts w:ascii="Arial" w:hAnsi="Arial" w:cs="Arial"/>
            <w:b/>
            <w:color w:val="000000"/>
            <w:sz w:val="20"/>
            <w:u w:val="single"/>
          </w:rPr>
          <w:t>4.0</w:t>
        </w:r>
      </w:ins>
      <w:del w:id="1" w:author="Groot, Karina de" w:date="2026-06-30T09:04:00Z" w16du:dateUtc="2026-06-30T07:04:00Z">
        <w:r w:rsidR="00D374B9" w:rsidDel="004F2342">
          <w:rPr>
            <w:rFonts w:ascii="Arial" w:hAnsi="Arial" w:cs="Arial"/>
            <w:b/>
            <w:color w:val="000000"/>
            <w:sz w:val="20"/>
            <w:u w:val="single"/>
          </w:rPr>
          <w:delText>3.</w:delText>
        </w:r>
      </w:del>
      <w:del w:id="2" w:author="Groote Haar, Linda" w:date="2026-06-01T14:00:00Z" w16du:dateUtc="2026-06-01T12:00:00Z">
        <w:r w:rsidR="002B0325" w:rsidDel="00964FF5">
          <w:rPr>
            <w:rFonts w:ascii="Arial" w:hAnsi="Arial" w:cs="Arial"/>
            <w:b/>
            <w:color w:val="000000"/>
            <w:sz w:val="20"/>
            <w:u w:val="single"/>
          </w:rPr>
          <w:delText>2</w:delText>
        </w:r>
      </w:del>
      <w:ins w:id="3" w:author="Groote Haar, Linda" w:date="2026-06-01T14:00:00Z" w16du:dateUtc="2026-06-01T12:00:00Z">
        <w:del w:id="4" w:author="Groot, Karina de" w:date="2026-06-30T09:04:00Z" w16du:dateUtc="2026-06-30T07:04:00Z">
          <w:r w:rsidR="00964FF5" w:rsidDel="004F2342">
            <w:rPr>
              <w:rFonts w:ascii="Arial" w:hAnsi="Arial" w:cs="Arial"/>
              <w:b/>
              <w:color w:val="000000"/>
              <w:sz w:val="20"/>
              <w:u w:val="single"/>
            </w:rPr>
            <w:delText>3</w:delText>
          </w:r>
        </w:del>
      </w:ins>
      <w:del w:id="5" w:author="Groot, Karina de" w:date="2026-06-30T09:04:00Z" w16du:dateUtc="2026-06-30T07:04:00Z">
        <w:r w:rsidR="00D374B9" w:rsidDel="004F2342">
          <w:rPr>
            <w:rFonts w:ascii="Arial" w:hAnsi="Arial" w:cs="Arial"/>
            <w:b/>
            <w:color w:val="000000"/>
            <w:sz w:val="20"/>
            <w:u w:val="single"/>
          </w:rPr>
          <w:delText>.0</w:delText>
        </w:r>
      </w:del>
      <w:r w:rsidRPr="000578E4">
        <w:rPr>
          <w:rFonts w:ascii="Arial" w:hAnsi="Arial" w:cs="Arial"/>
          <w:b/>
          <w:color w:val="000000"/>
          <w:sz w:val="20"/>
          <w:u w:val="single"/>
        </w:rPr>
        <w:tab/>
      </w:r>
      <w:r w:rsidR="000578E4" w:rsidRPr="000578E4">
        <w:rPr>
          <w:rFonts w:ascii="Arial" w:hAnsi="Arial" w:cs="Arial"/>
          <w:b/>
          <w:color w:val="000000"/>
          <w:sz w:val="20"/>
          <w:u w:val="single"/>
        </w:rPr>
        <w:tab/>
      </w:r>
      <w:r w:rsidRPr="000578E4">
        <w:rPr>
          <w:rFonts w:ascii="Arial" w:hAnsi="Arial" w:cs="Arial"/>
          <w:b/>
          <w:color w:val="000000"/>
          <w:sz w:val="20"/>
          <w:u w:val="single"/>
        </w:rPr>
        <w:t xml:space="preserve">d.d. </w:t>
      </w:r>
      <w:del w:id="6" w:author="Groote Haar, Linda" w:date="2026-06-01T14:00:00Z" w16du:dateUtc="2026-06-01T12:00:00Z">
        <w:r w:rsidR="00A34A63" w:rsidDel="00964FF5">
          <w:rPr>
            <w:rFonts w:ascii="Arial" w:hAnsi="Arial" w:cs="Arial"/>
            <w:b/>
            <w:color w:val="000000"/>
            <w:sz w:val="20"/>
            <w:u w:val="single"/>
          </w:rPr>
          <w:delText>0</w:delText>
        </w:r>
        <w:r w:rsidR="005F06EE" w:rsidDel="00964FF5">
          <w:rPr>
            <w:rFonts w:ascii="Arial" w:hAnsi="Arial" w:cs="Arial"/>
            <w:b/>
            <w:color w:val="000000"/>
            <w:sz w:val="20"/>
            <w:u w:val="single"/>
          </w:rPr>
          <w:delText>8</w:delText>
        </w:r>
        <w:r w:rsidR="00A34A63" w:rsidDel="00964FF5">
          <w:rPr>
            <w:rFonts w:ascii="Arial" w:hAnsi="Arial" w:cs="Arial"/>
            <w:b/>
            <w:color w:val="000000"/>
            <w:sz w:val="20"/>
            <w:u w:val="single"/>
          </w:rPr>
          <w:delText>-</w:delText>
        </w:r>
        <w:r w:rsidR="00E44813" w:rsidDel="00964FF5">
          <w:rPr>
            <w:rFonts w:ascii="Arial" w:hAnsi="Arial" w:cs="Arial"/>
            <w:b/>
            <w:color w:val="000000"/>
            <w:sz w:val="20"/>
            <w:u w:val="single"/>
          </w:rPr>
          <w:delText>0</w:delText>
        </w:r>
        <w:r w:rsidR="002B0325" w:rsidDel="00964FF5">
          <w:rPr>
            <w:rFonts w:ascii="Arial" w:hAnsi="Arial" w:cs="Arial"/>
            <w:b/>
            <w:color w:val="000000"/>
            <w:sz w:val="20"/>
            <w:u w:val="single"/>
          </w:rPr>
          <w:delText>3</w:delText>
        </w:r>
        <w:r w:rsidR="00A34A63" w:rsidDel="00964FF5">
          <w:rPr>
            <w:rFonts w:ascii="Arial" w:hAnsi="Arial" w:cs="Arial"/>
            <w:b/>
            <w:color w:val="000000"/>
            <w:sz w:val="20"/>
            <w:u w:val="single"/>
          </w:rPr>
          <w:delText>-201</w:delText>
        </w:r>
        <w:r w:rsidR="00E44813" w:rsidDel="00964FF5">
          <w:rPr>
            <w:rFonts w:ascii="Arial" w:hAnsi="Arial" w:cs="Arial"/>
            <w:b/>
            <w:color w:val="000000"/>
            <w:sz w:val="20"/>
            <w:u w:val="single"/>
          </w:rPr>
          <w:delText>6</w:delText>
        </w:r>
      </w:del>
      <w:ins w:id="7" w:author="Groote Haar, Linda" w:date="2026-06-01T14:00:00Z" w16du:dateUtc="2026-06-01T12:00:00Z">
        <w:r w:rsidR="00964FF5">
          <w:rPr>
            <w:rFonts w:ascii="Arial" w:hAnsi="Arial" w:cs="Arial"/>
            <w:b/>
            <w:color w:val="000000"/>
            <w:sz w:val="20"/>
            <w:u w:val="single"/>
          </w:rPr>
          <w:t>01-06-2026</w:t>
        </w:r>
      </w:ins>
    </w:p>
    <w:p w14:paraId="323021EC" w14:textId="77777777" w:rsidR="000D7B52" w:rsidRDefault="000D7B52" w:rsidP="000D7B52">
      <w:pPr>
        <w:tabs>
          <w:tab w:val="left" w:pos="-1440"/>
          <w:tab w:val="left" w:pos="-720"/>
        </w:tabs>
        <w:suppressAutoHyphens/>
        <w:ind w:right="96"/>
        <w:rPr>
          <w:rFonts w:ascii="Arial" w:hAnsi="Arial" w:cs="Arial"/>
          <w:color w:val="000000"/>
          <w:sz w:val="20"/>
        </w:rPr>
      </w:pPr>
    </w:p>
    <w:p w14:paraId="7B92273C" w14:textId="77777777" w:rsidR="003E6827" w:rsidRPr="00412958" w:rsidRDefault="003E6827" w:rsidP="000D7B52">
      <w:pPr>
        <w:tabs>
          <w:tab w:val="left" w:pos="-1440"/>
          <w:tab w:val="left" w:pos="-720"/>
        </w:tabs>
        <w:suppressAutoHyphens/>
        <w:ind w:right="96"/>
        <w:rPr>
          <w:rFonts w:ascii="Arial" w:hAnsi="Arial" w:cs="Arial"/>
          <w:color w:val="000000"/>
          <w:sz w:val="20"/>
        </w:rPr>
      </w:pPr>
    </w:p>
    <w:p w14:paraId="30F81418" w14:textId="77777777" w:rsidR="003E6827" w:rsidRPr="00412958" w:rsidRDefault="00742A54" w:rsidP="003E6827">
      <w:pPr>
        <w:tabs>
          <w:tab w:val="left" w:pos="-1440"/>
          <w:tab w:val="left" w:pos="-720"/>
        </w:tabs>
        <w:suppressAutoHyphens/>
        <w:rPr>
          <w:rFonts w:ascii="Arial" w:hAnsi="Arial" w:cs="Arial"/>
          <w:color w:val="FF0000"/>
          <w:sz w:val="20"/>
        </w:rPr>
      </w:pPr>
      <w:r w:rsidRPr="00412958">
        <w:rPr>
          <w:rFonts w:ascii="Arial" w:hAnsi="Arial" w:cs="Arial"/>
          <w:color w:val="FF0000"/>
          <w:sz w:val="20"/>
          <w:highlight w:val="yellow"/>
        </w:rPr>
        <w:t>TEKSTBLOK EQUIVALENTIEVERKLARING</w:t>
      </w:r>
      <w:r w:rsidR="00297920" w:rsidRPr="00412958">
        <w:rPr>
          <w:rFonts w:ascii="Arial" w:hAnsi="Arial" w:cs="Arial"/>
          <w:color w:val="FF0000"/>
          <w:sz w:val="20"/>
        </w:rPr>
        <w:t>.</w:t>
      </w:r>
    </w:p>
    <w:p w14:paraId="3827BAC1" w14:textId="77777777" w:rsidR="00742A54" w:rsidRDefault="00742A54" w:rsidP="003E6827">
      <w:pPr>
        <w:tabs>
          <w:tab w:val="left" w:pos="-1440"/>
          <w:tab w:val="left" w:pos="-720"/>
        </w:tabs>
        <w:suppressAutoHyphens/>
        <w:rPr>
          <w:rFonts w:ascii="Times New Roman" w:hAnsi="Times New Roman"/>
          <w:color w:val="800080"/>
        </w:rPr>
      </w:pPr>
    </w:p>
    <w:p w14:paraId="67345660" w14:textId="77777777" w:rsidR="000578E4" w:rsidRDefault="000578E4" w:rsidP="003E6827">
      <w:pPr>
        <w:tabs>
          <w:tab w:val="left" w:pos="-1440"/>
          <w:tab w:val="left" w:pos="-720"/>
        </w:tabs>
        <w:suppressAutoHyphens/>
        <w:rPr>
          <w:rFonts w:ascii="Times New Roman" w:hAnsi="Times New Roman"/>
          <w:color w:val="800080"/>
        </w:rPr>
      </w:pPr>
    </w:p>
    <w:p w14:paraId="5DE2A007" w14:textId="77777777" w:rsidR="008C2400" w:rsidRPr="00006777" w:rsidRDefault="008C2400" w:rsidP="008C2400">
      <w:pPr>
        <w:tabs>
          <w:tab w:val="left" w:pos="-1440"/>
          <w:tab w:val="left" w:pos="-720"/>
        </w:tabs>
        <w:suppressAutoHyphens/>
        <w:jc w:val="center"/>
        <w:rPr>
          <w:rFonts w:ascii="Arial" w:hAnsi="Arial" w:cs="Arial"/>
          <w:color w:val="800080"/>
          <w:sz w:val="20"/>
        </w:rPr>
      </w:pPr>
      <w:r w:rsidRPr="00006777">
        <w:rPr>
          <w:rFonts w:ascii="Arial" w:hAnsi="Arial" w:cs="Arial"/>
          <w:color w:val="800080"/>
          <w:sz w:val="20"/>
          <w:highlight w:val="yellow"/>
        </w:rPr>
        <w:t>TEKSTBLOK TITEL HYPOTHEEKAKTEN</w:t>
      </w:r>
    </w:p>
    <w:p w14:paraId="5A220FBF" w14:textId="77777777" w:rsidR="008C2400" w:rsidRPr="00AD7BB6" w:rsidRDefault="008C2400" w:rsidP="003E6827">
      <w:pPr>
        <w:tabs>
          <w:tab w:val="left" w:pos="-1440"/>
          <w:tab w:val="left" w:pos="-720"/>
        </w:tabs>
        <w:suppressAutoHyphens/>
        <w:rPr>
          <w:rFonts w:ascii="Times New Roman" w:hAnsi="Times New Roman"/>
          <w:color w:val="339966"/>
        </w:rPr>
      </w:pPr>
    </w:p>
    <w:p w14:paraId="67C2FF1B" w14:textId="77777777" w:rsidR="00976E6E" w:rsidRPr="00412958" w:rsidRDefault="00A824F4" w:rsidP="003E6827">
      <w:pPr>
        <w:tabs>
          <w:tab w:val="left" w:pos="-1440"/>
          <w:tab w:val="left" w:pos="-720"/>
        </w:tabs>
        <w:suppressAutoHyphens/>
        <w:rPr>
          <w:rFonts w:ascii="Arial" w:hAnsi="Arial" w:cs="Arial"/>
          <w:color w:val="FF0000"/>
          <w:sz w:val="20"/>
          <w:highlight w:val="yellow"/>
        </w:rPr>
      </w:pPr>
      <w:r w:rsidRPr="00412958">
        <w:rPr>
          <w:rFonts w:ascii="Arial" w:hAnsi="Arial" w:cs="Arial"/>
          <w:color w:val="FF0000"/>
          <w:sz w:val="20"/>
          <w:highlight w:val="yellow"/>
        </w:rPr>
        <w:t>TEKSTBLOK AANHEF</w:t>
      </w:r>
      <w:r w:rsidR="00297920" w:rsidRPr="00412958">
        <w:rPr>
          <w:rFonts w:ascii="Arial" w:hAnsi="Arial" w:cs="Arial"/>
          <w:color w:val="FF0000"/>
          <w:sz w:val="20"/>
        </w:rPr>
        <w:t>:</w:t>
      </w:r>
    </w:p>
    <w:p w14:paraId="3EC19E27" w14:textId="77777777" w:rsidR="003E6827" w:rsidRPr="00412958" w:rsidRDefault="003E6827" w:rsidP="003E6827">
      <w:pPr>
        <w:tabs>
          <w:tab w:val="left" w:pos="-1440"/>
          <w:tab w:val="left" w:pos="-720"/>
        </w:tabs>
        <w:suppressAutoHyphens/>
        <w:rPr>
          <w:rFonts w:ascii="Arial" w:hAnsi="Arial" w:cs="Arial"/>
          <w:sz w:val="20"/>
        </w:rPr>
      </w:pPr>
      <w:r w:rsidRPr="007B2C9E">
        <w:rPr>
          <w:rFonts w:ascii="Arial" w:hAnsi="Arial" w:cs="Arial"/>
          <w:sz w:val="20"/>
        </w:rPr>
        <w:fldChar w:fldCharType="begin"/>
      </w:r>
      <w:r w:rsidRPr="007B2C9E">
        <w:rPr>
          <w:rFonts w:ascii="Arial" w:hAnsi="Arial" w:cs="Arial"/>
          <w:sz w:val="20"/>
        </w:rPr>
        <w:instrText>MacroButton Nomacro §</w:instrText>
      </w:r>
      <w:r w:rsidRPr="007B2C9E">
        <w:rPr>
          <w:rFonts w:ascii="Arial" w:hAnsi="Arial" w:cs="Arial"/>
          <w:sz w:val="20"/>
        </w:rPr>
        <w:fldChar w:fldCharType="end"/>
      </w:r>
      <w:r w:rsidRPr="00412958">
        <w:rPr>
          <w:rFonts w:ascii="Arial" w:hAnsi="Arial" w:cs="Arial"/>
          <w:sz w:val="20"/>
        </w:rPr>
        <w:t xml:space="preserve"> </w:t>
      </w:r>
      <w:r w:rsidRPr="00412958">
        <w:rPr>
          <w:rFonts w:ascii="Arial" w:hAnsi="Arial" w:cs="Arial"/>
          <w:color w:val="FF0000"/>
          <w:sz w:val="20"/>
        </w:rPr>
        <w:t>1.</w:t>
      </w:r>
      <w:r w:rsidRPr="00412958">
        <w:rPr>
          <w:rFonts w:ascii="Arial" w:hAnsi="Arial" w:cs="Arial"/>
          <w:color w:val="800080"/>
          <w:sz w:val="20"/>
        </w:rPr>
        <w:t xml:space="preserve"> </w:t>
      </w: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412958">
        <w:rPr>
          <w:rFonts w:ascii="Arial" w:hAnsi="Arial" w:cs="Arial"/>
          <w:bCs/>
          <w:color w:val="800080"/>
          <w:sz w:val="20"/>
          <w:highlight w:val="yellow"/>
        </w:rPr>
        <w:t>TEKSTBLOK GEVOLMACHTIGDE</w:t>
      </w:r>
      <w:r w:rsidR="00297920" w:rsidRPr="00412958">
        <w:rPr>
          <w:rFonts w:ascii="Arial" w:hAnsi="Arial" w:cs="Arial"/>
          <w:bCs/>
          <w:color w:val="800080"/>
          <w:sz w:val="20"/>
        </w:rPr>
        <w:t>:</w:t>
      </w:r>
    </w:p>
    <w:p w14:paraId="24DD14DD" w14:textId="77777777" w:rsidR="003E6827" w:rsidRPr="00412958" w:rsidRDefault="003E6827" w:rsidP="009E1806">
      <w:pPr>
        <w:ind w:left="748" w:hanging="448"/>
        <w:rPr>
          <w:rFonts w:ascii="Arial" w:hAnsi="Arial" w:cs="Arial"/>
          <w:color w:val="339966"/>
          <w:sz w:val="20"/>
        </w:rPr>
      </w:pP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412958">
        <w:rPr>
          <w:rFonts w:ascii="Arial" w:hAnsi="Arial" w:cs="Arial"/>
          <w:sz w:val="20"/>
        </w:rPr>
        <w:t xml:space="preserve"> </w:t>
      </w:r>
      <w:r w:rsidRPr="00412958">
        <w:rPr>
          <w:rFonts w:ascii="Arial" w:hAnsi="Arial" w:cs="Arial"/>
          <w:color w:val="800080"/>
          <w:sz w:val="20"/>
        </w:rPr>
        <w:t>a</w:t>
      </w:r>
      <w:r w:rsidRPr="00412958">
        <w:rPr>
          <w:rFonts w:ascii="Arial" w:hAnsi="Arial" w:cs="Arial"/>
          <w:sz w:val="20"/>
        </w:rPr>
        <w:t xml:space="preserve"> </w:t>
      </w: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7B2C9E">
        <w:rPr>
          <w:rFonts w:ascii="Arial" w:hAnsi="Arial" w:cs="Arial"/>
          <w:color w:val="339966"/>
          <w:sz w:val="20"/>
          <w:highlight w:val="yellow"/>
        </w:rPr>
        <w:t>TEKSTBLOK PARTIJ N</w:t>
      </w:r>
      <w:r w:rsidR="00DF1D6E" w:rsidRPr="007B2C9E">
        <w:rPr>
          <w:rFonts w:ascii="Arial" w:hAnsi="Arial" w:cs="Arial"/>
          <w:color w:val="339966"/>
          <w:sz w:val="20"/>
          <w:highlight w:val="yellow"/>
        </w:rPr>
        <w:t>ATUURLIJK</w:t>
      </w:r>
      <w:r w:rsidR="00A21B8E" w:rsidRPr="007B2C9E">
        <w:rPr>
          <w:rFonts w:ascii="Arial" w:hAnsi="Arial" w:cs="Arial"/>
          <w:color w:val="339966"/>
          <w:sz w:val="20"/>
          <w:highlight w:val="yellow"/>
        </w:rPr>
        <w:t xml:space="preserve"> PERSOON</w:t>
      </w:r>
      <w:r w:rsidR="009E1806" w:rsidRPr="007B2C9E">
        <w:rPr>
          <w:rFonts w:ascii="Arial" w:hAnsi="Arial" w:cs="Arial"/>
          <w:color w:val="339966"/>
          <w:sz w:val="20"/>
          <w:highlight w:val="yellow"/>
        </w:rPr>
        <w:t xml:space="preserve">/TEKSTBLOK PARTIJ </w:t>
      </w:r>
      <w:r w:rsidRPr="007B2C9E">
        <w:rPr>
          <w:rFonts w:ascii="Arial" w:hAnsi="Arial" w:cs="Arial"/>
          <w:color w:val="339966"/>
          <w:sz w:val="20"/>
          <w:highlight w:val="yellow"/>
        </w:rPr>
        <w:t>NIET NATUURLIJK PERSOON</w:t>
      </w:r>
      <w:r w:rsidR="00A21B8E" w:rsidRPr="00412958">
        <w:rPr>
          <w:rFonts w:ascii="Arial" w:hAnsi="Arial" w:cs="Arial"/>
          <w:color w:val="FF0000"/>
          <w:sz w:val="20"/>
        </w:rPr>
        <w:t>;</w:t>
      </w:r>
      <w:r w:rsidRPr="00412958">
        <w:rPr>
          <w:rFonts w:ascii="Arial" w:hAnsi="Arial" w:cs="Arial"/>
          <w:color w:val="008000"/>
          <w:sz w:val="20"/>
        </w:rPr>
        <w:t xml:space="preserve"> </w:t>
      </w:r>
    </w:p>
    <w:p w14:paraId="50761BD4" w14:textId="77777777" w:rsidR="003E6827" w:rsidRPr="00412958" w:rsidRDefault="009E1806" w:rsidP="009E1806">
      <w:pPr>
        <w:tabs>
          <w:tab w:val="left" w:pos="-1440"/>
          <w:tab w:val="left" w:pos="-720"/>
          <w:tab w:val="left" w:pos="425"/>
        </w:tabs>
        <w:suppressAutoHyphens/>
        <w:ind w:left="561" w:hanging="561"/>
        <w:rPr>
          <w:rFonts w:ascii="Arial" w:hAnsi="Arial" w:cs="Arial"/>
          <w:bCs/>
          <w:color w:val="FF0000"/>
          <w:sz w:val="20"/>
        </w:rPr>
      </w:pPr>
      <w:r w:rsidRPr="00412958">
        <w:rPr>
          <w:rFonts w:ascii="Arial" w:hAnsi="Arial" w:cs="Arial"/>
          <w:color w:val="FF0000"/>
          <w:sz w:val="20"/>
        </w:rPr>
        <w:tab/>
      </w:r>
      <w:r w:rsidRPr="00412958">
        <w:rPr>
          <w:rFonts w:ascii="Arial" w:hAnsi="Arial" w:cs="Arial"/>
          <w:color w:val="FF0000"/>
          <w:sz w:val="20"/>
        </w:rPr>
        <w:tab/>
      </w:r>
      <w:r w:rsidR="000578E4" w:rsidRPr="00412958">
        <w:rPr>
          <w:rFonts w:ascii="Arial" w:hAnsi="Arial" w:cs="Arial"/>
          <w:color w:val="FF0000"/>
          <w:sz w:val="20"/>
          <w:highlight w:val="yellow"/>
        </w:rPr>
        <w:t>TEKSTBLOK PARTIJNAMEN IN HYPOTHEEKAKTEN</w:t>
      </w:r>
      <w:r w:rsidRPr="00412958">
        <w:rPr>
          <w:rFonts w:ascii="Arial" w:hAnsi="Arial" w:cs="Arial"/>
          <w:color w:val="FF0000"/>
          <w:sz w:val="20"/>
        </w:rPr>
        <w:t>.</w:t>
      </w:r>
    </w:p>
    <w:p w14:paraId="5E168109" w14:textId="77777777" w:rsidR="003E6827" w:rsidRPr="00412958" w:rsidRDefault="003E6827" w:rsidP="003E6827">
      <w:pPr>
        <w:tabs>
          <w:tab w:val="left" w:pos="-1440"/>
          <w:tab w:val="left" w:pos="-720"/>
        </w:tabs>
        <w:suppressAutoHyphens/>
        <w:rPr>
          <w:rFonts w:ascii="Arial" w:hAnsi="Arial" w:cs="Arial"/>
          <w:sz w:val="20"/>
        </w:rPr>
      </w:pP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412958">
        <w:rPr>
          <w:rFonts w:ascii="Arial" w:hAnsi="Arial" w:cs="Arial"/>
          <w:sz w:val="20"/>
        </w:rPr>
        <w:t xml:space="preserve"> </w:t>
      </w:r>
      <w:r w:rsidRPr="00412958">
        <w:rPr>
          <w:rFonts w:ascii="Arial" w:hAnsi="Arial" w:cs="Arial"/>
          <w:color w:val="FF0000"/>
          <w:sz w:val="20"/>
        </w:rPr>
        <w:t>2.</w:t>
      </w:r>
      <w:r w:rsidRPr="00412958">
        <w:rPr>
          <w:rFonts w:ascii="Arial" w:hAnsi="Arial" w:cs="Arial"/>
          <w:sz w:val="20"/>
        </w:rPr>
        <w:t xml:space="preserve"> </w:t>
      </w: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412958">
        <w:rPr>
          <w:rFonts w:ascii="Arial" w:hAnsi="Arial" w:cs="Arial"/>
          <w:bCs/>
          <w:color w:val="FF0000"/>
          <w:sz w:val="20"/>
          <w:highlight w:val="yellow"/>
        </w:rPr>
        <w:t>TEKSTBLOK GEVOLMACHTIGDE</w:t>
      </w:r>
      <w:r w:rsidR="00297920" w:rsidRPr="00412958">
        <w:rPr>
          <w:rFonts w:ascii="Arial" w:hAnsi="Arial" w:cs="Arial"/>
          <w:bCs/>
          <w:color w:val="FF0000"/>
          <w:sz w:val="20"/>
        </w:rPr>
        <w:t>:</w:t>
      </w:r>
      <w:r w:rsidRPr="00412958">
        <w:rPr>
          <w:rFonts w:ascii="Arial" w:hAnsi="Arial" w:cs="Arial"/>
          <w:sz w:val="20"/>
        </w:rPr>
        <w:tab/>
      </w:r>
    </w:p>
    <w:p w14:paraId="20611B20" w14:textId="77777777" w:rsidR="003E6827" w:rsidRPr="00412958" w:rsidRDefault="003E6827" w:rsidP="00A352A0">
      <w:pPr>
        <w:ind w:left="748" w:hanging="448"/>
        <w:rPr>
          <w:rFonts w:ascii="Arial" w:hAnsi="Arial" w:cs="Arial"/>
          <w:color w:val="339966"/>
          <w:sz w:val="20"/>
        </w:rPr>
      </w:pP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412958">
        <w:rPr>
          <w:rFonts w:ascii="Arial" w:hAnsi="Arial" w:cs="Arial"/>
          <w:sz w:val="20"/>
        </w:rPr>
        <w:t xml:space="preserve"> </w:t>
      </w:r>
      <w:r w:rsidRPr="00412958">
        <w:rPr>
          <w:rFonts w:ascii="Arial" w:hAnsi="Arial" w:cs="Arial"/>
          <w:color w:val="800080"/>
          <w:sz w:val="20"/>
        </w:rPr>
        <w:t>a.</w:t>
      </w:r>
      <w:r w:rsidRPr="00412958">
        <w:rPr>
          <w:rFonts w:ascii="Arial" w:hAnsi="Arial" w:cs="Arial"/>
          <w:sz w:val="20"/>
        </w:rPr>
        <w:t xml:space="preserve"> </w:t>
      </w: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7B2C9E">
        <w:rPr>
          <w:rFonts w:ascii="Arial" w:hAnsi="Arial" w:cs="Arial"/>
          <w:color w:val="339966"/>
          <w:sz w:val="20"/>
          <w:highlight w:val="yellow"/>
        </w:rPr>
        <w:t>TEKSTBLOK PARTIJ NATUURLIJK</w:t>
      </w:r>
      <w:r w:rsidR="00A21B8E" w:rsidRPr="007B2C9E">
        <w:rPr>
          <w:rFonts w:ascii="Arial" w:hAnsi="Arial" w:cs="Arial"/>
          <w:color w:val="339966"/>
          <w:sz w:val="20"/>
          <w:highlight w:val="yellow"/>
        </w:rPr>
        <w:t xml:space="preserve"> PERSOON</w:t>
      </w:r>
      <w:r w:rsidRPr="007B2C9E">
        <w:rPr>
          <w:rFonts w:ascii="Arial" w:hAnsi="Arial" w:cs="Arial"/>
          <w:color w:val="339966"/>
          <w:sz w:val="20"/>
          <w:highlight w:val="yellow"/>
        </w:rPr>
        <w:t>/</w:t>
      </w:r>
      <w:r w:rsidR="00A352A0" w:rsidRPr="007B2C9E">
        <w:rPr>
          <w:rFonts w:ascii="Arial" w:hAnsi="Arial" w:cs="Arial"/>
          <w:color w:val="339966"/>
          <w:sz w:val="20"/>
          <w:highlight w:val="yellow"/>
        </w:rPr>
        <w:t xml:space="preserve">TEKSTBLOK PARTIJ </w:t>
      </w:r>
      <w:r w:rsidRPr="007B2C9E">
        <w:rPr>
          <w:rFonts w:ascii="Arial" w:hAnsi="Arial" w:cs="Arial"/>
          <w:color w:val="339966"/>
          <w:sz w:val="20"/>
          <w:highlight w:val="yellow"/>
        </w:rPr>
        <w:t>NIET NATUURLIJK PERSOON</w:t>
      </w:r>
      <w:r w:rsidR="00A21B8E" w:rsidRPr="00412958">
        <w:rPr>
          <w:rFonts w:ascii="Arial" w:hAnsi="Arial" w:cs="Arial"/>
          <w:color w:val="FF0000"/>
          <w:sz w:val="20"/>
        </w:rPr>
        <w:t>;</w:t>
      </w:r>
      <w:r w:rsidRPr="00412958">
        <w:rPr>
          <w:rFonts w:ascii="Arial" w:hAnsi="Arial" w:cs="Arial"/>
          <w:color w:val="008000"/>
          <w:sz w:val="20"/>
        </w:rPr>
        <w:t xml:space="preserve"> </w:t>
      </w:r>
    </w:p>
    <w:p w14:paraId="38B8A3EF" w14:textId="0F7C7BFD" w:rsidR="00572EA6" w:rsidRPr="001D36AB" w:rsidRDefault="003E6827" w:rsidP="00A352A0">
      <w:pPr>
        <w:tabs>
          <w:tab w:val="left" w:pos="-1440"/>
          <w:tab w:val="left" w:pos="-720"/>
          <w:tab w:val="left" w:pos="425"/>
        </w:tabs>
        <w:suppressAutoHyphens/>
        <w:ind w:left="561" w:hanging="448"/>
        <w:rPr>
          <w:rFonts w:ascii="Arial" w:hAnsi="Arial" w:cs="Arial"/>
          <w:color w:val="FF0000"/>
          <w:sz w:val="20"/>
        </w:rPr>
      </w:pPr>
      <w:r w:rsidRPr="00412958">
        <w:rPr>
          <w:rFonts w:ascii="Arial" w:hAnsi="Arial" w:cs="Arial"/>
          <w:color w:val="FF0000"/>
          <w:sz w:val="20"/>
        </w:rPr>
        <w:tab/>
        <w:t xml:space="preserve">  hierna </w:t>
      </w:r>
      <w:r w:rsidR="00A34A63" w:rsidRPr="00332851">
        <w:rPr>
          <w:rFonts w:ascii="Arial" w:hAnsi="Arial" w:cs="Arial"/>
          <w:color w:val="FF0000"/>
          <w:sz w:val="20"/>
        </w:rPr>
        <w:t>ook</w:t>
      </w:r>
      <w:r w:rsidR="00332851" w:rsidRPr="00E44813">
        <w:rPr>
          <w:rFonts w:ascii="Arial" w:hAnsi="Arial" w:cs="Arial"/>
          <w:color w:val="FF0000"/>
          <w:sz w:val="20"/>
        </w:rPr>
        <w:t xml:space="preserve"> </w:t>
      </w:r>
      <w:r w:rsidRPr="00412958">
        <w:rPr>
          <w:rFonts w:ascii="Arial" w:hAnsi="Arial" w:cs="Arial"/>
          <w:color w:val="FF0000"/>
          <w:sz w:val="20"/>
        </w:rPr>
        <w:t xml:space="preserve">te </w:t>
      </w:r>
      <w:r w:rsidRPr="001D36AB">
        <w:rPr>
          <w:rFonts w:ascii="Arial" w:hAnsi="Arial" w:cs="Arial"/>
          <w:color w:val="FF0000"/>
          <w:sz w:val="20"/>
        </w:rPr>
        <w:t>noemen</w:t>
      </w:r>
      <w:del w:id="8" w:author="Groote Haar, Linda" w:date="2026-06-01T13:59:00Z" w16du:dateUtc="2026-06-01T11:59:00Z">
        <w:r w:rsidRPr="00E2482C" w:rsidDel="001D36AB">
          <w:rPr>
            <w:rFonts w:ascii="Arial" w:hAnsi="Arial" w:cs="Arial"/>
            <w:color w:val="FF0000"/>
            <w:sz w:val="20"/>
          </w:rPr>
          <w:delText xml:space="preserve">: </w:delText>
        </w:r>
        <w:r w:rsidR="000E6A75" w:rsidRPr="001D36AB" w:rsidDel="001D36AB">
          <w:rPr>
            <w:rFonts w:ascii="Arial" w:hAnsi="Arial" w:cs="Arial"/>
            <w:color w:val="FF0000"/>
            <w:sz w:val="20"/>
          </w:rPr>
          <w:delText>‘</w:delText>
        </w:r>
        <w:r w:rsidRPr="001D36AB" w:rsidDel="001D36AB">
          <w:rPr>
            <w:rFonts w:ascii="Arial" w:hAnsi="Arial" w:cs="Arial"/>
            <w:color w:val="FF0000"/>
            <w:sz w:val="20"/>
            <w:rPrChange w:id="9" w:author="Groote Haar, Linda" w:date="2026-06-01T14:00:00Z" w16du:dateUtc="2026-06-01T12:00:00Z">
              <w:rPr>
                <w:rFonts w:ascii="Arial" w:hAnsi="Arial" w:cs="Arial"/>
                <w:color w:val="FF0000"/>
                <w:sz w:val="20"/>
                <w:u w:val="single"/>
              </w:rPr>
            </w:rPrChange>
          </w:rPr>
          <w:delText xml:space="preserve">de </w:delText>
        </w:r>
        <w:r w:rsidR="000E6A75" w:rsidRPr="001D36AB" w:rsidDel="001D36AB">
          <w:rPr>
            <w:rFonts w:ascii="Arial" w:hAnsi="Arial" w:cs="Arial"/>
            <w:color w:val="FF0000"/>
            <w:sz w:val="20"/>
            <w:rPrChange w:id="10" w:author="Groote Haar, Linda" w:date="2026-06-01T14:00:00Z" w16du:dateUtc="2026-06-01T12:00:00Z">
              <w:rPr>
                <w:rFonts w:ascii="Arial" w:hAnsi="Arial" w:cs="Arial"/>
                <w:color w:val="FF0000"/>
                <w:sz w:val="20"/>
                <w:u w:val="single"/>
              </w:rPr>
            </w:rPrChange>
          </w:rPr>
          <w:delText>B</w:delText>
        </w:r>
        <w:r w:rsidRPr="001D36AB" w:rsidDel="001D36AB">
          <w:rPr>
            <w:rFonts w:ascii="Arial" w:hAnsi="Arial" w:cs="Arial"/>
            <w:color w:val="FF0000"/>
            <w:sz w:val="20"/>
            <w:rPrChange w:id="11" w:author="Groote Haar, Linda" w:date="2026-06-01T14:00:00Z" w16du:dateUtc="2026-06-01T12:00:00Z">
              <w:rPr>
                <w:rFonts w:ascii="Arial" w:hAnsi="Arial" w:cs="Arial"/>
                <w:color w:val="FF0000"/>
                <w:sz w:val="20"/>
                <w:u w:val="single"/>
              </w:rPr>
            </w:rPrChange>
          </w:rPr>
          <w:delText>ank</w:delText>
        </w:r>
        <w:r w:rsidR="000E6A75" w:rsidRPr="001D36AB" w:rsidDel="001D36AB">
          <w:rPr>
            <w:rFonts w:ascii="Arial" w:hAnsi="Arial" w:cs="Arial"/>
            <w:color w:val="FF0000"/>
            <w:sz w:val="20"/>
          </w:rPr>
          <w:delText>’</w:delText>
        </w:r>
        <w:r w:rsidR="00A352A0" w:rsidRPr="001D36AB" w:rsidDel="001D36AB">
          <w:rPr>
            <w:rFonts w:ascii="Arial" w:hAnsi="Arial" w:cs="Arial"/>
            <w:color w:val="FF0000"/>
            <w:sz w:val="20"/>
          </w:rPr>
          <w:delText>.</w:delText>
        </w:r>
      </w:del>
      <w:ins w:id="12" w:author="Groote Haar, Linda" w:date="2026-06-01T13:58:00Z" w16du:dateUtc="2026-06-01T11:58:00Z">
        <w:r w:rsidR="00572EA6" w:rsidRPr="001D36AB">
          <w:rPr>
            <w:rFonts w:ascii="Arial" w:hAnsi="Arial" w:cs="Arial"/>
            <w:color w:val="FF0000"/>
            <w:sz w:val="20"/>
            <w:rPrChange w:id="13" w:author="Groote Haar, Linda" w:date="2026-06-01T14:00:00Z" w16du:dateUtc="2026-06-01T12:00:00Z">
              <w:rPr/>
            </w:rPrChange>
          </w:rPr>
          <w:t xml:space="preserve"> "de Bank" </w:t>
        </w:r>
        <w:commentRangeStart w:id="14"/>
        <w:r w:rsidR="00572EA6" w:rsidRPr="001D36AB">
          <w:rPr>
            <w:rFonts w:ascii="Arial" w:hAnsi="Arial" w:cs="Arial"/>
            <w:color w:val="FF0000"/>
            <w:sz w:val="20"/>
            <w:rPrChange w:id="15" w:author="Groote Haar, Linda" w:date="2026-06-01T14:00:00Z" w16du:dateUtc="2026-06-01T12:00:00Z">
              <w:rPr>
                <w:color w:val="0070C0"/>
              </w:rPr>
            </w:rPrChange>
          </w:rPr>
          <w:t>of “de Hypotheeknemer” of “de Hypotheekhouder”</w:t>
        </w:r>
        <w:commentRangeEnd w:id="14"/>
        <w:r w:rsidR="00572EA6" w:rsidRPr="001D36AB">
          <w:rPr>
            <w:rStyle w:val="Verwijzingopmerking"/>
            <w:rFonts w:ascii="Arial" w:hAnsi="Arial" w:cs="Arial"/>
            <w:color w:val="FF0000"/>
            <w:sz w:val="20"/>
            <w:rPrChange w:id="16" w:author="Groote Haar, Linda" w:date="2026-06-01T14:00:00Z" w16du:dateUtc="2026-06-01T12:00:00Z">
              <w:rPr>
                <w:rStyle w:val="Verwijzingopmerking"/>
                <w:sz w:val="24"/>
              </w:rPr>
            </w:rPrChange>
          </w:rPr>
          <w:commentReference w:id="14"/>
        </w:r>
        <w:r w:rsidR="00572EA6" w:rsidRPr="001D36AB">
          <w:rPr>
            <w:rFonts w:ascii="Arial" w:hAnsi="Arial" w:cs="Arial"/>
            <w:color w:val="FF0000"/>
            <w:sz w:val="20"/>
            <w:rPrChange w:id="17" w:author="Groote Haar, Linda" w:date="2026-06-01T14:00:00Z" w16du:dateUtc="2026-06-01T12:00:00Z">
              <w:rPr/>
            </w:rPrChange>
          </w:rPr>
          <w:t>.</w:t>
        </w:r>
      </w:ins>
    </w:p>
    <w:p w14:paraId="4E41ACC9" w14:textId="77777777" w:rsidR="00240E74" w:rsidRPr="00412958" w:rsidRDefault="00240E74" w:rsidP="00A352A0">
      <w:pPr>
        <w:tabs>
          <w:tab w:val="left" w:pos="-1440"/>
          <w:tab w:val="left" w:pos="-720"/>
          <w:tab w:val="left" w:pos="425"/>
        </w:tabs>
        <w:suppressAutoHyphens/>
        <w:ind w:left="561" w:hanging="448"/>
        <w:rPr>
          <w:rFonts w:ascii="Arial" w:hAnsi="Arial" w:cs="Arial"/>
          <w:color w:val="FF0000"/>
          <w:sz w:val="20"/>
        </w:rPr>
      </w:pPr>
      <w:r w:rsidRPr="00412958">
        <w:rPr>
          <w:rFonts w:ascii="Arial" w:hAnsi="Arial" w:cs="Arial"/>
          <w:sz w:val="20"/>
        </w:rPr>
        <w:tab/>
      </w:r>
      <w:r w:rsidRPr="00412958">
        <w:rPr>
          <w:rFonts w:ascii="Arial" w:hAnsi="Arial" w:cs="Arial"/>
          <w:sz w:val="20"/>
        </w:rPr>
        <w:tab/>
      </w:r>
      <w:r w:rsidRPr="00412958">
        <w:rPr>
          <w:rFonts w:ascii="Arial" w:hAnsi="Arial" w:cs="Arial"/>
          <w:sz w:val="20"/>
          <w:highlight w:val="green"/>
        </w:rPr>
        <w:t>FACULTATIEF TEKSTBLOK</w:t>
      </w:r>
    </w:p>
    <w:p w14:paraId="488E79F4" w14:textId="77777777" w:rsidR="00AA33D6" w:rsidRPr="000B6559" w:rsidRDefault="000D7B52" w:rsidP="00C6060D">
      <w:pPr>
        <w:tabs>
          <w:tab w:val="left" w:pos="-1440"/>
          <w:tab w:val="left" w:pos="-720"/>
        </w:tabs>
        <w:suppressAutoHyphens/>
        <w:ind w:right="96"/>
        <w:rPr>
          <w:rFonts w:ascii="Arial" w:hAnsi="Arial"/>
          <w:color w:val="FF0000"/>
          <w:sz w:val="20"/>
        </w:rPr>
      </w:pPr>
      <w:r w:rsidRPr="000B6559">
        <w:rPr>
          <w:rFonts w:ascii="Arial" w:hAnsi="Arial"/>
          <w:color w:val="FF0000"/>
          <w:sz w:val="20"/>
        </w:rPr>
        <w:t xml:space="preserve">Van </w:t>
      </w:r>
      <w:r w:rsidR="007A2090">
        <w:rPr>
          <w:rFonts w:ascii="Arial" w:hAnsi="Arial"/>
          <w:color w:val="FF0000"/>
          <w:sz w:val="20"/>
        </w:rPr>
        <w:t xml:space="preserve">gemelde mondelinge </w:t>
      </w:r>
      <w:r w:rsidRPr="000B6559">
        <w:rPr>
          <w:rFonts w:ascii="Arial" w:hAnsi="Arial"/>
          <w:color w:val="FF0000"/>
          <w:sz w:val="20"/>
        </w:rPr>
        <w:t>v</w:t>
      </w:r>
      <w:r w:rsidR="00C6060D">
        <w:rPr>
          <w:rFonts w:ascii="Arial" w:hAnsi="Arial"/>
          <w:color w:val="FF0000"/>
          <w:sz w:val="20"/>
        </w:rPr>
        <w:t>olmacht</w:t>
      </w:r>
      <w:r w:rsidR="007A2090">
        <w:rPr>
          <w:rFonts w:ascii="Arial" w:hAnsi="Arial"/>
          <w:color w:val="FF0000"/>
          <w:sz w:val="20"/>
        </w:rPr>
        <w:t>(</w:t>
      </w:r>
      <w:r w:rsidR="00E11DE0" w:rsidRPr="007A2090">
        <w:rPr>
          <w:rFonts w:ascii="Arial" w:hAnsi="Arial"/>
          <w:color w:val="FF0000"/>
          <w:sz w:val="20"/>
        </w:rPr>
        <w:t>en</w:t>
      </w:r>
      <w:r w:rsidR="007A2090">
        <w:rPr>
          <w:rFonts w:ascii="Arial" w:hAnsi="Arial"/>
          <w:color w:val="FF0000"/>
          <w:sz w:val="20"/>
        </w:rPr>
        <w:t>)</w:t>
      </w:r>
      <w:r w:rsidR="00C6060D">
        <w:rPr>
          <w:rFonts w:ascii="Arial" w:hAnsi="Arial"/>
          <w:color w:val="FF0000"/>
          <w:sz w:val="20"/>
        </w:rPr>
        <w:t xml:space="preserve"> </w:t>
      </w:r>
      <w:r w:rsidRPr="000B6559">
        <w:rPr>
          <w:rFonts w:ascii="Arial" w:hAnsi="Arial"/>
          <w:color w:val="FF0000"/>
          <w:sz w:val="20"/>
        </w:rPr>
        <w:t>is mij, notaris</w:t>
      </w:r>
      <w:r w:rsidR="007A2090">
        <w:rPr>
          <w:rFonts w:ascii="Arial" w:hAnsi="Arial"/>
          <w:color w:val="FF0000"/>
          <w:sz w:val="20"/>
        </w:rPr>
        <w:t xml:space="preserve"> </w:t>
      </w:r>
      <w:r w:rsidRPr="000B6559">
        <w:rPr>
          <w:rFonts w:ascii="Arial" w:hAnsi="Arial"/>
          <w:color w:val="FF0000"/>
          <w:sz w:val="20"/>
        </w:rPr>
        <w:t>genoegzaam gebleken.</w:t>
      </w:r>
    </w:p>
    <w:p w14:paraId="1CE964CD" w14:textId="77777777" w:rsidR="00573AD5" w:rsidRPr="00573AD5" w:rsidRDefault="00573AD5" w:rsidP="00D466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color w:val="FF0000"/>
          <w:sz w:val="20"/>
        </w:rPr>
      </w:pPr>
      <w:r w:rsidRPr="00573AD5">
        <w:rPr>
          <w:rFonts w:ascii="Arial" w:hAnsi="Arial"/>
          <w:color w:val="FF0000"/>
          <w:sz w:val="20"/>
        </w:rPr>
        <w:t>OVEREENKOMST</w:t>
      </w:r>
    </w:p>
    <w:p w14:paraId="40CCDA2C" w14:textId="77777777" w:rsidR="00920AAC" w:rsidRPr="00A824F4" w:rsidRDefault="00920AAC"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color w:val="FFFFFF"/>
          <w:sz w:val="20"/>
        </w:rPr>
      </w:pPr>
      <w:r w:rsidRPr="00A824F4">
        <w:rPr>
          <w:rFonts w:ascii="Arial" w:hAnsi="Arial" w:cs="Arial"/>
          <w:color w:val="FFFFFF"/>
          <w:sz w:val="20"/>
          <w:highlight w:val="darkYellow"/>
        </w:rPr>
        <w:t xml:space="preserve">KEUZEBLOK </w:t>
      </w:r>
      <w:r>
        <w:rPr>
          <w:rFonts w:ascii="Arial" w:hAnsi="Arial" w:cs="Arial"/>
          <w:color w:val="FFFFFF"/>
          <w:sz w:val="20"/>
          <w:highlight w:val="darkYellow"/>
        </w:rPr>
        <w:t>OVEREENKOMST</w:t>
      </w:r>
    </w:p>
    <w:p w14:paraId="0DDAB1B0" w14:textId="77777777" w:rsidR="00905ECE" w:rsidRPr="0030417A" w:rsidRDefault="008A469A"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800080"/>
          <w:sz w:val="20"/>
        </w:rPr>
      </w:pPr>
      <w:r w:rsidRPr="0030417A">
        <w:rPr>
          <w:rFonts w:ascii="Arial" w:hAnsi="Arial"/>
          <w:color w:val="800080"/>
          <w:sz w:val="20"/>
        </w:rPr>
        <w:t>WOONPLAATSKEUZE</w:t>
      </w:r>
    </w:p>
    <w:p w14:paraId="19DF6F67" w14:textId="77777777" w:rsidR="008A469A" w:rsidRPr="0030417A" w:rsidRDefault="008A469A"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800080"/>
          <w:sz w:val="20"/>
        </w:rPr>
      </w:pPr>
      <w:r w:rsidRPr="0030417A">
        <w:rPr>
          <w:rFonts w:ascii="Arial" w:hAnsi="Arial"/>
          <w:color w:val="800080"/>
          <w:sz w:val="20"/>
        </w:rPr>
        <w:t>Vo</w:t>
      </w:r>
      <w:r w:rsidR="00A21B8E">
        <w:rPr>
          <w:rFonts w:ascii="Arial" w:hAnsi="Arial"/>
          <w:color w:val="800080"/>
          <w:sz w:val="20"/>
        </w:rPr>
        <w:t>o</w:t>
      </w:r>
      <w:r w:rsidRPr="0030417A">
        <w:rPr>
          <w:rFonts w:ascii="Arial" w:hAnsi="Arial"/>
          <w:color w:val="800080"/>
          <w:sz w:val="20"/>
        </w:rPr>
        <w:t>r de tenuitvoerlegging van deze akte verklaarden de comparanten woonplaats te kiezen op het kantoor van de bewaarder van deze akte.</w:t>
      </w:r>
    </w:p>
    <w:p w14:paraId="2BC17A51" w14:textId="77777777" w:rsidR="008A469A" w:rsidRDefault="008A469A"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FF0000"/>
          <w:sz w:val="20"/>
        </w:rPr>
      </w:pPr>
      <w:r>
        <w:rPr>
          <w:rFonts w:ascii="Arial" w:hAnsi="Arial"/>
          <w:color w:val="FF0000"/>
          <w:sz w:val="20"/>
        </w:rPr>
        <w:t>HYPOTHEEKSTELLING</w:t>
      </w:r>
    </w:p>
    <w:p w14:paraId="387E3C3C" w14:textId="77777777" w:rsidR="008A469A" w:rsidRDefault="008A469A"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FF0000"/>
          <w:sz w:val="20"/>
        </w:rPr>
      </w:pPr>
      <w:r>
        <w:rPr>
          <w:rFonts w:ascii="Arial" w:hAnsi="Arial"/>
          <w:color w:val="FF0000"/>
          <w:sz w:val="20"/>
        </w:rPr>
        <w:t>Ter uitvoerlegging van hetgeen in de Offerte is overeengekomen verleent de Hypotheekgever tot zekerheid voor de betaling van:</w:t>
      </w:r>
    </w:p>
    <w:p w14:paraId="5DD99639" w14:textId="77777777" w:rsidR="0051591C" w:rsidRPr="0051591C" w:rsidRDefault="0051591C" w:rsidP="005159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color w:val="339966"/>
          <w:sz w:val="20"/>
          <w:u w:val="single"/>
        </w:rPr>
      </w:pPr>
      <w:r w:rsidRPr="009D013C">
        <w:rPr>
          <w:rFonts w:ascii="Arial" w:hAnsi="Arial"/>
          <w:color w:val="FF0000"/>
          <w:sz w:val="20"/>
          <w:u w:val="single"/>
        </w:rPr>
        <w:t>Hypotheekbedrag</w:t>
      </w:r>
    </w:p>
    <w:p w14:paraId="7F64ED08" w14:textId="77777777" w:rsidR="00F36B11" w:rsidRPr="00F36B11" w:rsidRDefault="00A34A63" w:rsidP="00F36B11">
      <w:pPr>
        <w:widowControl/>
        <w:numPr>
          <w:ilvl w:val="0"/>
          <w:numId w:val="14"/>
        </w:numPr>
        <w:tabs>
          <w:tab w:val="clear" w:pos="360"/>
          <w:tab w:val="left" w:pos="0"/>
          <w:tab w:val="left" w:pos="720"/>
          <w:tab w:val="num" w:pos="74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60" w:lineRule="atLeast"/>
        <w:ind w:left="748" w:hanging="748"/>
        <w:rPr>
          <w:rFonts w:ascii="Arial" w:hAnsi="Arial"/>
          <w:sz w:val="20"/>
        </w:rPr>
      </w:pPr>
      <w:r w:rsidRPr="00A34A63">
        <w:rPr>
          <w:rFonts w:ascii="Arial" w:hAnsi="Arial"/>
          <w:color w:val="FF0000"/>
          <w:sz w:val="20"/>
        </w:rPr>
        <w:t>al hetgeen de Schuldenaar nu of in de toekomst verschuldigd is aan de Bank zoals hierna nader omschreven</w:t>
      </w:r>
      <w:r w:rsidR="00F36B11" w:rsidRPr="00F36B11">
        <w:rPr>
          <w:rFonts w:ascii="Arial" w:hAnsi="Arial"/>
          <w:color w:val="FF0000"/>
          <w:sz w:val="20"/>
        </w:rPr>
        <w:t xml:space="preserve">, een en ander tot maximaal </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sidR="00F36B11" w:rsidRPr="00F36B11">
        <w:rPr>
          <w:rFonts w:ascii="Arial" w:hAnsi="Arial"/>
          <w:sz w:val="20"/>
        </w:rPr>
        <w:t>hypotheekbedrag voluit in letters (hypotheekbedrag in cijfers)</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sidR="00F36B11" w:rsidRPr="00206386">
        <w:rPr>
          <w:rFonts w:ascii="Arial" w:hAnsi="Arial"/>
          <w:color w:val="FF0000"/>
          <w:sz w:val="20"/>
        </w:rPr>
        <w:t>;</w:t>
      </w:r>
    </w:p>
    <w:p w14:paraId="5DE6546D" w14:textId="77777777" w:rsidR="00BC0442" w:rsidRPr="00A824F4" w:rsidRDefault="0051591C" w:rsidP="00AA33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color w:val="FFFFFF"/>
          <w:sz w:val="20"/>
        </w:rPr>
      </w:pPr>
      <w:r>
        <w:rPr>
          <w:rFonts w:ascii="Arial" w:hAnsi="Arial" w:cs="Arial"/>
          <w:color w:val="FFFFFF"/>
          <w:sz w:val="20"/>
          <w:highlight w:val="darkYellow"/>
        </w:rPr>
        <w:t>KEUZEBLOK HYPOTHEEKBEDRAG</w:t>
      </w:r>
    </w:p>
    <w:p w14:paraId="6841B1A3" w14:textId="77777777" w:rsidR="003E751B" w:rsidRPr="009D013C" w:rsidRDefault="003E751B" w:rsidP="00D466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color w:val="FF0000"/>
          <w:sz w:val="20"/>
          <w:u w:val="single"/>
        </w:rPr>
      </w:pPr>
      <w:r w:rsidRPr="009D013C">
        <w:rPr>
          <w:rFonts w:ascii="Arial" w:hAnsi="Arial"/>
          <w:color w:val="FF0000"/>
          <w:sz w:val="20"/>
          <w:u w:val="single"/>
        </w:rPr>
        <w:t>Onderpand</w:t>
      </w:r>
    </w:p>
    <w:p w14:paraId="3B48A477" w14:textId="77777777" w:rsidR="0051591C" w:rsidRPr="00A723B6" w:rsidRDefault="003E6827" w:rsidP="003E6827">
      <w:pPr>
        <w:widowControl/>
        <w:autoSpaceDE w:val="0"/>
        <w:autoSpaceDN w:val="0"/>
        <w:adjustRightInd w:val="0"/>
        <w:rPr>
          <w:rFonts w:ascii="Arial" w:hAnsi="Arial" w:cs="Arial"/>
          <w:color w:val="FF0000"/>
          <w:sz w:val="20"/>
        </w:rPr>
      </w:pPr>
      <w:r w:rsidRPr="00A723B6">
        <w:rPr>
          <w:rFonts w:ascii="Arial" w:hAnsi="Arial" w:cs="Arial"/>
          <w:color w:val="FF0000"/>
          <w:sz w:val="20"/>
          <w:highlight w:val="yellow"/>
        </w:rPr>
        <w:t>TEKSTBLOK RECHT</w:t>
      </w:r>
      <w:r w:rsidRPr="00A723B6">
        <w:rPr>
          <w:rFonts w:ascii="Arial" w:hAnsi="Arial" w:cs="Arial"/>
          <w:color w:val="FF0000"/>
          <w:sz w:val="20"/>
        </w:rPr>
        <w:t xml:space="preserve"> </w:t>
      </w:r>
      <w:r w:rsidRPr="00A723B6">
        <w:rPr>
          <w:rFonts w:ascii="Arial" w:hAnsi="Arial" w:cs="Arial"/>
          <w:color w:val="FF0000"/>
          <w:sz w:val="20"/>
          <w:highlight w:val="yellow"/>
        </w:rPr>
        <w:t>TEKSTBLOK REGISTERGOED</w:t>
      </w:r>
      <w:r w:rsidR="009E0390" w:rsidRPr="00A723B6">
        <w:rPr>
          <w:rFonts w:ascii="Arial" w:hAnsi="Arial" w:cs="Arial"/>
          <w:color w:val="FF0000"/>
          <w:sz w:val="20"/>
        </w:rPr>
        <w:t>;</w:t>
      </w:r>
      <w:r w:rsidRPr="00A723B6">
        <w:rPr>
          <w:rFonts w:ascii="Arial" w:hAnsi="Arial" w:cs="Arial"/>
          <w:color w:val="FF0000"/>
          <w:sz w:val="20"/>
        </w:rPr>
        <w:t xml:space="preserve"> </w:t>
      </w:r>
    </w:p>
    <w:p w14:paraId="6CDA326F" w14:textId="77777777" w:rsidR="003E6827" w:rsidRDefault="0051591C" w:rsidP="003E6827">
      <w:pPr>
        <w:widowControl/>
        <w:autoSpaceDE w:val="0"/>
        <w:autoSpaceDN w:val="0"/>
        <w:adjustRightInd w:val="0"/>
        <w:rPr>
          <w:rFonts w:ascii="Arial" w:hAnsi="Arial"/>
          <w:color w:val="FF0000"/>
          <w:sz w:val="20"/>
        </w:rPr>
      </w:pPr>
      <w:r>
        <w:rPr>
          <w:rFonts w:ascii="Arial" w:hAnsi="Arial"/>
          <w:color w:val="FF0000"/>
          <w:sz w:val="20"/>
        </w:rPr>
        <w:t>in deze akte tezamen met de in de Algemene Voorwaarden ING Hypotheken omschreven roerende zaken te noemen</w:t>
      </w:r>
      <w:r w:rsidR="003E6827" w:rsidRPr="009D013C">
        <w:rPr>
          <w:rFonts w:ascii="Arial" w:hAnsi="Arial"/>
          <w:color w:val="FF0000"/>
          <w:sz w:val="20"/>
        </w:rPr>
        <w:t xml:space="preserve">: </w:t>
      </w:r>
      <w:r w:rsidR="003E6827">
        <w:rPr>
          <w:rFonts w:ascii="Arial" w:hAnsi="Arial"/>
          <w:color w:val="FF0000"/>
          <w:sz w:val="20"/>
        </w:rPr>
        <w:t>‘</w:t>
      </w:r>
      <w:r w:rsidR="003E6827" w:rsidRPr="003E6827">
        <w:rPr>
          <w:rFonts w:ascii="Arial" w:hAnsi="Arial"/>
          <w:color w:val="FF0000"/>
          <w:sz w:val="20"/>
          <w:u w:val="single"/>
        </w:rPr>
        <w:t xml:space="preserve">het </w:t>
      </w:r>
      <w:r w:rsidR="00CC0FC8">
        <w:rPr>
          <w:rFonts w:ascii="Arial" w:hAnsi="Arial"/>
          <w:color w:val="FF0000"/>
          <w:sz w:val="20"/>
          <w:u w:val="single"/>
        </w:rPr>
        <w:t>O</w:t>
      </w:r>
      <w:r w:rsidR="003E6827" w:rsidRPr="003E6827">
        <w:rPr>
          <w:rFonts w:ascii="Arial" w:hAnsi="Arial"/>
          <w:color w:val="FF0000"/>
          <w:sz w:val="20"/>
          <w:u w:val="single"/>
        </w:rPr>
        <w:t>nderpand</w:t>
      </w:r>
      <w:r w:rsidR="003E6827">
        <w:rPr>
          <w:rFonts w:ascii="Arial" w:hAnsi="Arial"/>
          <w:color w:val="FF0000"/>
          <w:sz w:val="20"/>
        </w:rPr>
        <w:t>’</w:t>
      </w:r>
      <w:r>
        <w:rPr>
          <w:rFonts w:ascii="Arial" w:hAnsi="Arial"/>
          <w:color w:val="FF0000"/>
          <w:sz w:val="20"/>
        </w:rPr>
        <w:t>.</w:t>
      </w:r>
    </w:p>
    <w:p w14:paraId="09CDB7ED" w14:textId="77777777" w:rsidR="00A36A8A" w:rsidRPr="00A36A8A" w:rsidRDefault="00A36A8A" w:rsidP="00A36A8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color w:val="800080"/>
          <w:sz w:val="20"/>
          <w:highlight w:val="yellow"/>
        </w:rPr>
      </w:pPr>
      <w:r w:rsidRPr="003D67A5">
        <w:rPr>
          <w:rFonts w:ascii="Arial" w:hAnsi="Arial" w:cs="Arial"/>
          <w:color w:val="800080"/>
          <w:sz w:val="20"/>
          <w:highlight w:val="yellow"/>
        </w:rPr>
        <w:t>TEKSTBLOK OVERBRUGGINGSHYPOTHEEK</w:t>
      </w:r>
      <w:r w:rsidR="00F36053">
        <w:rPr>
          <w:rFonts w:ascii="Arial" w:hAnsi="Arial" w:cs="Arial"/>
          <w:color w:val="800080"/>
          <w:sz w:val="20"/>
        </w:rPr>
        <w:t>.</w:t>
      </w:r>
    </w:p>
    <w:p w14:paraId="3415AC48" w14:textId="77777777" w:rsidR="0051591C" w:rsidRDefault="0051591C" w:rsidP="00D466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color w:val="FF0000"/>
          <w:sz w:val="20"/>
        </w:rPr>
      </w:pPr>
      <w:r>
        <w:rPr>
          <w:rFonts w:ascii="Arial" w:hAnsi="Arial"/>
          <w:color w:val="FF0000"/>
          <w:sz w:val="20"/>
        </w:rPr>
        <w:t>AANNEMING</w:t>
      </w:r>
    </w:p>
    <w:p w14:paraId="3E7F0DF0" w14:textId="77777777" w:rsidR="0051591C" w:rsidRPr="00A824F4" w:rsidRDefault="0051591C" w:rsidP="005159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color w:val="FFFFFF"/>
          <w:sz w:val="20"/>
        </w:rPr>
      </w:pPr>
      <w:r>
        <w:rPr>
          <w:rFonts w:ascii="Arial" w:hAnsi="Arial" w:cs="Arial"/>
          <w:color w:val="FFFFFF"/>
          <w:sz w:val="20"/>
          <w:highlight w:val="darkYellow"/>
        </w:rPr>
        <w:t>KEUZEBLOK AANNEMING</w:t>
      </w:r>
    </w:p>
    <w:p w14:paraId="2B468A7A" w14:textId="77777777" w:rsidR="009D013C" w:rsidRPr="009D013C" w:rsidRDefault="009D013C" w:rsidP="00FA06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FF0000"/>
          <w:sz w:val="20"/>
        </w:rPr>
      </w:pPr>
      <w:r>
        <w:rPr>
          <w:rFonts w:ascii="Arial" w:hAnsi="Arial"/>
          <w:color w:val="FF0000"/>
          <w:sz w:val="20"/>
        </w:rPr>
        <w:t>EINDE KADASTERDEEL</w:t>
      </w:r>
    </w:p>
    <w:p w14:paraId="4C3B3F70" w14:textId="77777777" w:rsidR="00412958" w:rsidRDefault="00412958" w:rsidP="00E3522B">
      <w:pPr>
        <w:rPr>
          <w:rFonts w:ascii="Times New Roman" w:hAnsi="Times New Roman"/>
          <w:b/>
          <w:i/>
          <w:color w:val="000000"/>
          <w:sz w:val="28"/>
          <w:szCs w:val="28"/>
        </w:rPr>
      </w:pPr>
    </w:p>
    <w:p w14:paraId="17FD92B7" w14:textId="77777777" w:rsidR="00F36B11" w:rsidRDefault="00F36B11" w:rsidP="00E3522B">
      <w:pPr>
        <w:rPr>
          <w:rFonts w:ascii="Times New Roman" w:hAnsi="Times New Roman"/>
          <w:b/>
          <w:i/>
          <w:color w:val="000000"/>
          <w:sz w:val="28"/>
          <w:szCs w:val="28"/>
        </w:rPr>
      </w:pPr>
    </w:p>
    <w:p w14:paraId="75F246F3" w14:textId="77777777" w:rsidR="00E3522B" w:rsidRPr="00412958" w:rsidRDefault="00E3522B" w:rsidP="00E3522B">
      <w:pPr>
        <w:rPr>
          <w:rFonts w:ascii="Arial" w:hAnsi="Arial" w:cs="Arial"/>
          <w:b/>
          <w:i/>
          <w:color w:val="000000"/>
          <w:sz w:val="28"/>
          <w:szCs w:val="28"/>
        </w:rPr>
      </w:pPr>
      <w:r w:rsidRPr="00412958">
        <w:rPr>
          <w:rFonts w:ascii="Arial" w:hAnsi="Arial" w:cs="Arial"/>
          <w:b/>
          <w:i/>
          <w:color w:val="000000"/>
          <w:sz w:val="28"/>
          <w:szCs w:val="28"/>
        </w:rPr>
        <w:t>Toelichting</w:t>
      </w:r>
    </w:p>
    <w:p w14:paraId="6A98DBA0" w14:textId="77777777" w:rsidR="00D624E1" w:rsidRDefault="00D624E1" w:rsidP="00E3522B">
      <w:pPr>
        <w:tabs>
          <w:tab w:val="left" w:pos="-1440"/>
          <w:tab w:val="left" w:pos="-720"/>
          <w:tab w:val="left" w:pos="425"/>
        </w:tabs>
        <w:suppressAutoHyphens/>
        <w:rPr>
          <w:rFonts w:ascii="Times New Roman" w:hAnsi="Times New Roman"/>
          <w:szCs w:val="24"/>
        </w:rPr>
      </w:pPr>
    </w:p>
    <w:p w14:paraId="052E7301" w14:textId="77777777" w:rsidR="00D624E1" w:rsidRPr="00412958" w:rsidRDefault="00D624E1" w:rsidP="00E3522B">
      <w:pPr>
        <w:tabs>
          <w:tab w:val="left" w:pos="-1440"/>
          <w:tab w:val="left" w:pos="-720"/>
          <w:tab w:val="left" w:pos="425"/>
        </w:tabs>
        <w:suppressAutoHyphens/>
        <w:rPr>
          <w:rFonts w:ascii="Arial" w:hAnsi="Arial" w:cs="Arial"/>
          <w:sz w:val="20"/>
        </w:rPr>
      </w:pPr>
      <w:r w:rsidRPr="00412958">
        <w:rPr>
          <w:rFonts w:ascii="Arial" w:hAnsi="Arial" w:cs="Arial"/>
          <w:sz w:val="20"/>
        </w:rPr>
        <w:t xml:space="preserve">Zie voor het kleurgebruik in deze modelakte: </w:t>
      </w:r>
    </w:p>
    <w:p w14:paraId="61FE93BA" w14:textId="77777777" w:rsidR="00252CC0" w:rsidRDefault="00D624E1" w:rsidP="00E3522B">
      <w:pPr>
        <w:tabs>
          <w:tab w:val="left" w:pos="-1440"/>
          <w:tab w:val="left" w:pos="-720"/>
          <w:tab w:val="left" w:pos="425"/>
        </w:tabs>
        <w:suppressAutoHyphens/>
        <w:rPr>
          <w:rFonts w:ascii="Arial" w:hAnsi="Arial" w:cs="Arial"/>
          <w:sz w:val="20"/>
        </w:rPr>
      </w:pPr>
      <w:r w:rsidRPr="00412958">
        <w:rPr>
          <w:rFonts w:ascii="Arial" w:hAnsi="Arial" w:cs="Arial"/>
          <w:sz w:val="20"/>
        </w:rPr>
        <w:t xml:space="preserve">Tekstblok – Algemene afspraken modeldocumenten en tekstblokken </w:t>
      </w:r>
    </w:p>
    <w:p w14:paraId="7E762068" w14:textId="77777777" w:rsidR="00252CC0" w:rsidRDefault="00252CC0" w:rsidP="00E3522B">
      <w:pPr>
        <w:tabs>
          <w:tab w:val="left" w:pos="-1440"/>
          <w:tab w:val="left" w:pos="-720"/>
          <w:tab w:val="left" w:pos="425"/>
        </w:tabs>
        <w:suppressAutoHyphens/>
        <w:rPr>
          <w:rFonts w:ascii="Arial" w:hAnsi="Arial" w:cs="Arial"/>
          <w:sz w:val="20"/>
        </w:rPr>
      </w:pPr>
    </w:p>
    <w:p w14:paraId="14C62DD2" w14:textId="77777777" w:rsidR="00252CC0" w:rsidRPr="00BE6CE3" w:rsidRDefault="00252CC0" w:rsidP="00252CC0">
      <w:pPr>
        <w:rPr>
          <w:rFonts w:ascii="Arial" w:hAnsi="Arial" w:cs="Arial"/>
          <w:sz w:val="20"/>
        </w:rPr>
      </w:pPr>
      <w:r>
        <w:rPr>
          <w:rFonts w:ascii="Arial" w:hAnsi="Arial" w:cs="Arial"/>
          <w:sz w:val="20"/>
        </w:rPr>
        <w:t>De paragrafen en tekstfragmenten</w:t>
      </w:r>
      <w:r w:rsidR="00BE6CE3">
        <w:rPr>
          <w:rFonts w:ascii="Arial" w:hAnsi="Arial" w:cs="Arial"/>
          <w:sz w:val="20"/>
        </w:rPr>
        <w:t xml:space="preserve"> </w:t>
      </w:r>
      <w:r>
        <w:rPr>
          <w:rFonts w:ascii="Arial" w:hAnsi="Arial" w:cs="Arial"/>
          <w:sz w:val="20"/>
        </w:rPr>
        <w:t>welke</w:t>
      </w:r>
      <w:r w:rsidR="00BE6CE3">
        <w:rPr>
          <w:rFonts w:ascii="Arial" w:hAnsi="Arial" w:cs="Arial"/>
          <w:sz w:val="20"/>
        </w:rPr>
        <w:t xml:space="preserve"> </w:t>
      </w:r>
      <w:r>
        <w:rPr>
          <w:rFonts w:ascii="Arial" w:hAnsi="Arial" w:cs="Arial"/>
          <w:sz w:val="20"/>
        </w:rPr>
        <w:t>in dit modeldocument optioneel zijn, dienen op het moment dat ze worden opgenomen in de akte altijd binnen het Kadasterdeel te staan.</w:t>
      </w:r>
    </w:p>
    <w:p w14:paraId="11D88478" w14:textId="77777777" w:rsidR="00D624E1" w:rsidRPr="00BE6CE3" w:rsidRDefault="00D624E1" w:rsidP="00252CC0">
      <w:pPr>
        <w:rPr>
          <w:rFonts w:ascii="Arial" w:hAnsi="Arial" w:cs="Arial"/>
          <w:sz w:val="20"/>
        </w:rPr>
      </w:pPr>
    </w:p>
    <w:p w14:paraId="3A5EA565" w14:textId="77777777" w:rsidR="00E3522B" w:rsidRPr="00412958" w:rsidRDefault="00E3522B" w:rsidP="00E3522B">
      <w:pPr>
        <w:tabs>
          <w:tab w:val="left" w:pos="-1440"/>
          <w:tab w:val="left" w:pos="-720"/>
          <w:tab w:val="left" w:pos="425"/>
        </w:tabs>
        <w:suppressAutoHyphens/>
        <w:rPr>
          <w:rFonts w:ascii="Arial" w:hAnsi="Arial" w:cs="Arial"/>
          <w:color w:val="008000"/>
          <w:sz w:val="20"/>
          <w:u w:val="single"/>
        </w:rPr>
      </w:pPr>
    </w:p>
    <w:p w14:paraId="5BFBD733" w14:textId="77777777" w:rsidR="007B2C9E" w:rsidRPr="00412958" w:rsidRDefault="00240E74" w:rsidP="00240E74">
      <w:pPr>
        <w:tabs>
          <w:tab w:val="left" w:pos="-1440"/>
          <w:tab w:val="left" w:pos="-720"/>
          <w:tab w:val="left" w:pos="425"/>
        </w:tabs>
        <w:suppressAutoHyphens/>
        <w:rPr>
          <w:rFonts w:ascii="Arial" w:hAnsi="Arial" w:cs="Arial"/>
          <w:sz w:val="20"/>
        </w:rPr>
      </w:pPr>
      <w:r w:rsidRPr="00412958">
        <w:rPr>
          <w:rFonts w:ascii="Arial" w:hAnsi="Arial" w:cs="Arial"/>
          <w:sz w:val="20"/>
          <w:highlight w:val="green"/>
        </w:rPr>
        <w:t>FACULTATIEF TEKSTBLOK</w:t>
      </w:r>
      <w:r w:rsidRPr="00412958">
        <w:rPr>
          <w:rFonts w:ascii="Arial" w:hAnsi="Arial" w:cs="Arial"/>
          <w:sz w:val="20"/>
        </w:rPr>
        <w:t xml:space="preserve"> (alleen indien er sprake is van ‘Maatwerk’)</w:t>
      </w:r>
    </w:p>
    <w:p w14:paraId="677BB29D" w14:textId="77777777" w:rsidR="00240E74" w:rsidRPr="007B2C9E" w:rsidRDefault="00240E74" w:rsidP="00E3522B">
      <w:pPr>
        <w:tabs>
          <w:tab w:val="left" w:pos="-1440"/>
          <w:tab w:val="left" w:pos="-720"/>
          <w:tab w:val="left" w:pos="425"/>
        </w:tabs>
        <w:suppressAutoHyphens/>
        <w:rPr>
          <w:rFonts w:ascii="Arial" w:hAnsi="Arial" w:cs="Arial"/>
          <w:sz w:val="20"/>
          <w:u w:val="single"/>
        </w:rPr>
      </w:pPr>
      <w:r w:rsidRPr="007B2C9E">
        <w:rPr>
          <w:rFonts w:ascii="Arial" w:hAnsi="Arial" w:cs="Arial"/>
          <w:sz w:val="20"/>
          <w:u w:val="single"/>
        </w:rPr>
        <w:t>Begin tekstfragment:</w:t>
      </w:r>
    </w:p>
    <w:p w14:paraId="0F80313E" w14:textId="77777777" w:rsidR="00240E74" w:rsidRPr="00412958" w:rsidRDefault="00240E74" w:rsidP="00240E74">
      <w:pPr>
        <w:ind w:left="748" w:right="-91" w:hanging="448"/>
        <w:rPr>
          <w:rFonts w:ascii="Arial" w:hAnsi="Arial" w:cs="Arial"/>
          <w:color w:val="008000"/>
          <w:sz w:val="20"/>
        </w:rPr>
      </w:pP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412958">
        <w:rPr>
          <w:rFonts w:ascii="Arial" w:hAnsi="Arial" w:cs="Arial"/>
          <w:sz w:val="20"/>
        </w:rPr>
        <w:t xml:space="preserve"> </w:t>
      </w:r>
      <w:r w:rsidRPr="00412958">
        <w:rPr>
          <w:rFonts w:ascii="Arial" w:hAnsi="Arial" w:cs="Arial"/>
          <w:color w:val="800080"/>
          <w:sz w:val="20"/>
        </w:rPr>
        <w:t>b.</w:t>
      </w:r>
      <w:r w:rsidRPr="00412958">
        <w:rPr>
          <w:rFonts w:ascii="Arial" w:hAnsi="Arial" w:cs="Arial"/>
          <w:sz w:val="20"/>
        </w:rPr>
        <w:t xml:space="preserve"> </w:t>
      </w: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7B2C9E">
        <w:rPr>
          <w:rFonts w:ascii="Arial" w:hAnsi="Arial" w:cs="Arial"/>
          <w:color w:val="339966"/>
          <w:sz w:val="20"/>
          <w:highlight w:val="yellow"/>
        </w:rPr>
        <w:t>TEKSTBLOK PARTIJ NATUURLIJK PERSOON/TEKSTBLOK PARTIJ NIET NATUURLIJK PERSOON</w:t>
      </w:r>
      <w:r w:rsidRPr="00412958">
        <w:rPr>
          <w:rFonts w:ascii="Arial" w:hAnsi="Arial" w:cs="Arial"/>
          <w:color w:val="FF0000"/>
          <w:sz w:val="20"/>
        </w:rPr>
        <w:t>;</w:t>
      </w:r>
    </w:p>
    <w:p w14:paraId="43EDC2D5" w14:textId="77777777" w:rsidR="00240E74" w:rsidRPr="00412958" w:rsidRDefault="00240E74" w:rsidP="00240E74">
      <w:pPr>
        <w:ind w:left="748" w:hanging="448"/>
        <w:rPr>
          <w:rFonts w:ascii="Arial" w:hAnsi="Arial" w:cs="Arial"/>
          <w:color w:val="FF0000"/>
          <w:sz w:val="20"/>
          <w:u w:val="single"/>
        </w:rPr>
      </w:pPr>
      <w:r w:rsidRPr="00412958">
        <w:rPr>
          <w:rFonts w:ascii="Arial" w:hAnsi="Arial" w:cs="Arial"/>
          <w:color w:val="FF0000"/>
          <w:sz w:val="20"/>
        </w:rPr>
        <w:t xml:space="preserve">    hierna </w:t>
      </w:r>
      <w:r w:rsidR="00A34A63" w:rsidRPr="00332851">
        <w:rPr>
          <w:rFonts w:ascii="Arial" w:hAnsi="Arial" w:cs="Arial"/>
          <w:color w:val="FF0000"/>
          <w:sz w:val="20"/>
        </w:rPr>
        <w:t>ook</w:t>
      </w:r>
      <w:r w:rsidR="00332851" w:rsidRPr="00E44813">
        <w:rPr>
          <w:rFonts w:ascii="Arial" w:hAnsi="Arial" w:cs="Arial"/>
          <w:color w:val="FF0000"/>
          <w:sz w:val="20"/>
        </w:rPr>
        <w:t xml:space="preserve"> </w:t>
      </w:r>
      <w:r w:rsidRPr="00412958">
        <w:rPr>
          <w:rFonts w:ascii="Arial" w:hAnsi="Arial" w:cs="Arial"/>
          <w:color w:val="FF0000"/>
          <w:sz w:val="20"/>
        </w:rPr>
        <w:t>te noemen: ‘</w:t>
      </w:r>
      <w:r w:rsidRPr="00412958">
        <w:rPr>
          <w:rFonts w:ascii="Arial" w:hAnsi="Arial" w:cs="Arial"/>
          <w:color w:val="FF0000"/>
          <w:sz w:val="20"/>
          <w:u w:val="single"/>
        </w:rPr>
        <w:t>de Verzekeraar</w:t>
      </w:r>
      <w:r w:rsidRPr="00412958">
        <w:rPr>
          <w:rFonts w:ascii="Arial" w:hAnsi="Arial" w:cs="Arial"/>
          <w:color w:val="FF0000"/>
          <w:sz w:val="20"/>
        </w:rPr>
        <w:t>’.</w:t>
      </w:r>
    </w:p>
    <w:p w14:paraId="13583EC5" w14:textId="77777777" w:rsidR="00240E74" w:rsidRPr="00412958" w:rsidRDefault="00240E74" w:rsidP="00240E74">
      <w:pPr>
        <w:ind w:left="748" w:hanging="448"/>
        <w:rPr>
          <w:rFonts w:ascii="Arial" w:hAnsi="Arial" w:cs="Arial"/>
          <w:color w:val="339966"/>
          <w:sz w:val="20"/>
        </w:rPr>
      </w:pPr>
      <w:r w:rsidRPr="00412958">
        <w:rPr>
          <w:rFonts w:ascii="Arial" w:hAnsi="Arial" w:cs="Arial"/>
          <w:sz w:val="20"/>
        </w:rPr>
        <w:lastRenderedPageBreak/>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412958">
        <w:rPr>
          <w:rFonts w:ascii="Arial" w:hAnsi="Arial" w:cs="Arial"/>
          <w:sz w:val="20"/>
        </w:rPr>
        <w:t xml:space="preserve"> </w:t>
      </w:r>
      <w:r w:rsidRPr="00412958">
        <w:rPr>
          <w:rFonts w:ascii="Arial" w:hAnsi="Arial" w:cs="Arial"/>
          <w:color w:val="800080"/>
          <w:sz w:val="20"/>
        </w:rPr>
        <w:t>c.</w:t>
      </w:r>
      <w:r w:rsidRPr="00412958">
        <w:rPr>
          <w:rFonts w:ascii="Arial" w:hAnsi="Arial" w:cs="Arial"/>
          <w:sz w:val="20"/>
        </w:rPr>
        <w:t xml:space="preserve"> </w:t>
      </w:r>
      <w:r w:rsidRPr="00412958">
        <w:rPr>
          <w:rFonts w:ascii="Arial" w:hAnsi="Arial" w:cs="Arial"/>
          <w:sz w:val="20"/>
        </w:rPr>
        <w:fldChar w:fldCharType="begin"/>
      </w:r>
      <w:r w:rsidRPr="00412958">
        <w:rPr>
          <w:rFonts w:ascii="Arial" w:hAnsi="Arial" w:cs="Arial"/>
          <w:sz w:val="20"/>
        </w:rPr>
        <w:instrText>MacroButton Nomacro §</w:instrText>
      </w:r>
      <w:r w:rsidRPr="00412958">
        <w:rPr>
          <w:rFonts w:ascii="Arial" w:hAnsi="Arial" w:cs="Arial"/>
          <w:sz w:val="20"/>
        </w:rPr>
        <w:fldChar w:fldCharType="end"/>
      </w:r>
      <w:r w:rsidRPr="007B2C9E">
        <w:rPr>
          <w:rFonts w:ascii="Arial" w:hAnsi="Arial" w:cs="Arial"/>
          <w:color w:val="339966"/>
          <w:sz w:val="20"/>
          <w:highlight w:val="yellow"/>
        </w:rPr>
        <w:t>TEKSTBLOK PARTIJ NATUURLIJK PERSOON/TEKSTBLOK PARTIJ NIET NATUURLIJK PERSOON</w:t>
      </w:r>
      <w:r w:rsidRPr="00412958">
        <w:rPr>
          <w:rFonts w:ascii="Arial" w:hAnsi="Arial" w:cs="Arial"/>
          <w:color w:val="FF0000"/>
          <w:sz w:val="20"/>
        </w:rPr>
        <w:t>;</w:t>
      </w:r>
      <w:r w:rsidRPr="00412958">
        <w:rPr>
          <w:rFonts w:ascii="Arial" w:hAnsi="Arial" w:cs="Arial"/>
          <w:color w:val="008000"/>
          <w:sz w:val="20"/>
        </w:rPr>
        <w:t xml:space="preserve"> </w:t>
      </w:r>
    </w:p>
    <w:p w14:paraId="3B6CD9CB" w14:textId="77777777" w:rsidR="00240E74" w:rsidRPr="00412958" w:rsidRDefault="00A34A63" w:rsidP="00240E74">
      <w:pPr>
        <w:tabs>
          <w:tab w:val="left" w:pos="-1440"/>
          <w:tab w:val="left" w:pos="-720"/>
          <w:tab w:val="left" w:pos="425"/>
        </w:tabs>
        <w:suppressAutoHyphens/>
        <w:ind w:left="561" w:hanging="261"/>
        <w:rPr>
          <w:rFonts w:ascii="Arial" w:hAnsi="Arial" w:cs="Arial"/>
          <w:color w:val="FF0000"/>
          <w:sz w:val="20"/>
        </w:rPr>
      </w:pPr>
      <w:r>
        <w:rPr>
          <w:rFonts w:ascii="Arial" w:hAnsi="Arial" w:cs="Arial"/>
          <w:color w:val="FF0000"/>
          <w:sz w:val="20"/>
        </w:rPr>
        <w:t xml:space="preserve">  </w:t>
      </w:r>
      <w:r w:rsidR="00240E74" w:rsidRPr="00412958">
        <w:rPr>
          <w:rFonts w:ascii="Arial" w:hAnsi="Arial" w:cs="Arial"/>
          <w:color w:val="FF0000"/>
          <w:sz w:val="20"/>
        </w:rPr>
        <w:t xml:space="preserve">  hierna </w:t>
      </w:r>
      <w:r w:rsidRPr="00332851">
        <w:rPr>
          <w:rFonts w:ascii="Arial" w:hAnsi="Arial" w:cs="Arial"/>
          <w:color w:val="FF0000"/>
          <w:sz w:val="20"/>
        </w:rPr>
        <w:t>ook</w:t>
      </w:r>
      <w:r w:rsidR="00332851" w:rsidRPr="00E44813">
        <w:rPr>
          <w:rFonts w:ascii="Arial" w:hAnsi="Arial" w:cs="Arial"/>
          <w:color w:val="FF0000"/>
          <w:sz w:val="20"/>
        </w:rPr>
        <w:t xml:space="preserve"> </w:t>
      </w:r>
      <w:r w:rsidR="00240E74" w:rsidRPr="00412958">
        <w:rPr>
          <w:rFonts w:ascii="Arial" w:hAnsi="Arial" w:cs="Arial"/>
          <w:color w:val="FF0000"/>
          <w:sz w:val="20"/>
        </w:rPr>
        <w:t>te noemen: ‘</w:t>
      </w:r>
      <w:r w:rsidR="00240E74" w:rsidRPr="00412958">
        <w:rPr>
          <w:rFonts w:ascii="Arial" w:hAnsi="Arial" w:cs="Arial"/>
          <w:color w:val="FF0000"/>
          <w:sz w:val="20"/>
          <w:u w:val="single"/>
        </w:rPr>
        <w:t>de Stichting</w:t>
      </w:r>
      <w:r w:rsidR="00240E74" w:rsidRPr="00412958">
        <w:rPr>
          <w:rFonts w:ascii="Arial" w:hAnsi="Arial" w:cs="Arial"/>
          <w:color w:val="FF0000"/>
          <w:sz w:val="20"/>
        </w:rPr>
        <w:t>’.</w:t>
      </w:r>
    </w:p>
    <w:p w14:paraId="59EC0C7F" w14:textId="77777777" w:rsidR="00240E74" w:rsidRPr="007B2C9E" w:rsidRDefault="00240E74" w:rsidP="00E3522B">
      <w:pPr>
        <w:tabs>
          <w:tab w:val="left" w:pos="-1440"/>
          <w:tab w:val="left" w:pos="-720"/>
          <w:tab w:val="left" w:pos="425"/>
        </w:tabs>
        <w:suppressAutoHyphens/>
        <w:rPr>
          <w:rFonts w:ascii="Arial" w:hAnsi="Arial" w:cs="Arial"/>
          <w:sz w:val="20"/>
          <w:u w:val="single"/>
        </w:rPr>
      </w:pPr>
      <w:r w:rsidRPr="007B2C9E">
        <w:rPr>
          <w:rFonts w:ascii="Arial" w:hAnsi="Arial" w:cs="Arial"/>
          <w:sz w:val="20"/>
          <w:u w:val="single"/>
        </w:rPr>
        <w:t>Einde tekstfragment</w:t>
      </w:r>
    </w:p>
    <w:p w14:paraId="4FA8567A" w14:textId="77777777" w:rsidR="00240E74" w:rsidRPr="00A34A63" w:rsidRDefault="00240E74" w:rsidP="00A34A6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sz w:val="20"/>
          <w:u w:val="single"/>
        </w:rPr>
      </w:pPr>
    </w:p>
    <w:p w14:paraId="080A6735" w14:textId="77777777" w:rsidR="00E3522B" w:rsidRPr="00412958" w:rsidRDefault="00D624E1" w:rsidP="00E3522B">
      <w:pPr>
        <w:tabs>
          <w:tab w:val="left" w:pos="-1440"/>
          <w:tab w:val="left" w:pos="-720"/>
          <w:tab w:val="left" w:pos="425"/>
        </w:tabs>
        <w:suppressAutoHyphens/>
        <w:rPr>
          <w:rFonts w:ascii="Arial" w:hAnsi="Arial" w:cs="Arial"/>
          <w:color w:val="FFFFFF"/>
          <w:sz w:val="20"/>
          <w:u w:val="single"/>
        </w:rPr>
      </w:pPr>
      <w:r w:rsidRPr="00412958">
        <w:rPr>
          <w:rFonts w:ascii="Arial" w:hAnsi="Arial" w:cs="Arial"/>
          <w:color w:val="FFFFFF"/>
          <w:sz w:val="20"/>
          <w:highlight w:val="darkYellow"/>
          <w:u w:val="single"/>
        </w:rPr>
        <w:t>KEUZEBLOKKEN:</w:t>
      </w:r>
    </w:p>
    <w:p w14:paraId="12260A6A" w14:textId="77777777" w:rsidR="00D624E1" w:rsidRPr="00412958" w:rsidRDefault="00D624E1" w:rsidP="00E3522B">
      <w:pPr>
        <w:tabs>
          <w:tab w:val="left" w:pos="-1440"/>
          <w:tab w:val="left" w:pos="-720"/>
          <w:tab w:val="left" w:pos="425"/>
        </w:tabs>
        <w:suppressAutoHyphens/>
        <w:rPr>
          <w:rFonts w:ascii="Arial" w:hAnsi="Arial" w:cs="Arial"/>
          <w:sz w:val="20"/>
        </w:rPr>
      </w:pPr>
      <w:r w:rsidRPr="00412958">
        <w:rPr>
          <w:rFonts w:ascii="Arial" w:hAnsi="Arial" w:cs="Arial"/>
          <w:sz w:val="20"/>
        </w:rPr>
        <w:t xml:space="preserve">Deze keuzeblokken zijn specifiek voor deze hypotheek van de </w:t>
      </w:r>
      <w:r w:rsidR="00CC0FC8" w:rsidRPr="00412958">
        <w:rPr>
          <w:rFonts w:ascii="Arial" w:hAnsi="Arial" w:cs="Arial"/>
          <w:sz w:val="20"/>
        </w:rPr>
        <w:t>ING</w:t>
      </w:r>
      <w:r w:rsidRPr="00412958">
        <w:rPr>
          <w:rFonts w:ascii="Arial" w:hAnsi="Arial" w:cs="Arial"/>
          <w:sz w:val="20"/>
        </w:rPr>
        <w:t xml:space="preserve"> en worden daarom niet als algemene, voor meerdere banken toepasbare, tekstblokken beschouwd</w:t>
      </w:r>
      <w:r w:rsidR="00DF1D6E" w:rsidRPr="00412958">
        <w:rPr>
          <w:rFonts w:ascii="Arial" w:hAnsi="Arial" w:cs="Arial"/>
          <w:sz w:val="20"/>
        </w:rPr>
        <w:t>.</w:t>
      </w:r>
    </w:p>
    <w:p w14:paraId="586A33C9" w14:textId="77777777" w:rsidR="00E3522B" w:rsidRPr="00A34A63" w:rsidRDefault="00E3522B" w:rsidP="00A34A6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sz w:val="20"/>
          <w:u w:val="single"/>
        </w:rPr>
      </w:pPr>
    </w:p>
    <w:p w14:paraId="7D519775" w14:textId="77777777" w:rsidR="00920AAC" w:rsidRDefault="00920AAC" w:rsidP="003A68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r>
        <w:rPr>
          <w:rFonts w:ascii="Arial" w:hAnsi="Arial" w:cs="Arial"/>
          <w:b/>
          <w:sz w:val="20"/>
        </w:rPr>
        <w:t>Keuzeblok overeenkomst</w:t>
      </w:r>
    </w:p>
    <w:p w14:paraId="3E2C63DB" w14:textId="77777777" w:rsidR="00920AAC" w:rsidRPr="00905ECE" w:rsidRDefault="00920AAC"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sz w:val="20"/>
          <w:u w:val="single"/>
        </w:rPr>
      </w:pPr>
      <w:r w:rsidRPr="00905ECE">
        <w:rPr>
          <w:rFonts w:ascii="Arial" w:hAnsi="Arial"/>
          <w:sz w:val="20"/>
          <w:u w:val="single"/>
        </w:rPr>
        <w:t>Altijd, behalve bij maatwerk</w:t>
      </w:r>
    </w:p>
    <w:p w14:paraId="47FFA83E" w14:textId="77777777" w:rsidR="00920AAC" w:rsidRPr="00AA0E4F" w:rsidRDefault="00920AAC"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FF0000"/>
          <w:sz w:val="20"/>
        </w:rPr>
      </w:pPr>
      <w:r w:rsidRPr="00AA0E4F">
        <w:rPr>
          <w:rFonts w:ascii="Arial" w:hAnsi="Arial"/>
          <w:color w:val="FF0000"/>
          <w:sz w:val="20"/>
        </w:rPr>
        <w:t>De comparanten, handelend als voormeld, verklaarden da</w:t>
      </w:r>
      <w:r w:rsidR="00CC0FC8" w:rsidRPr="00AA0E4F">
        <w:rPr>
          <w:rFonts w:ascii="Arial" w:hAnsi="Arial"/>
          <w:color w:val="FF0000"/>
          <w:sz w:val="20"/>
        </w:rPr>
        <w:t>t</w:t>
      </w:r>
      <w:r w:rsidRPr="00AA0E4F">
        <w:rPr>
          <w:rFonts w:ascii="Arial" w:hAnsi="Arial"/>
          <w:color w:val="FF0000"/>
          <w:sz w:val="20"/>
        </w:rPr>
        <w:t xml:space="preserve"> de Hypotheekgever en de Bank in de Offerte zijn overeengekomen dat door de Hypotheekgever ten behoeve van de Bank het recht van hypotheek en pandrechten worden gevestigd op de in deze akte en de Algemene Voorwaarden ING Hypotheken omschreven goederen, tot zekerheid als in deze akte omschreven.</w:t>
      </w:r>
    </w:p>
    <w:p w14:paraId="35E62AA4" w14:textId="77777777" w:rsidR="00920AAC" w:rsidRDefault="00920AAC"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sz w:val="20"/>
          <w:u w:val="single"/>
        </w:rPr>
      </w:pPr>
      <w:r w:rsidRPr="00905ECE">
        <w:rPr>
          <w:rFonts w:ascii="Arial" w:hAnsi="Arial"/>
          <w:sz w:val="20"/>
          <w:u w:val="single"/>
        </w:rPr>
        <w:t>Einde Altijd, behalve bij maatwerk</w:t>
      </w:r>
    </w:p>
    <w:p w14:paraId="59FEA06E" w14:textId="77777777" w:rsidR="0030417A" w:rsidRDefault="0030417A"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sz w:val="20"/>
          <w:u w:val="single"/>
        </w:rPr>
      </w:pPr>
    </w:p>
    <w:p w14:paraId="185D8769" w14:textId="77777777" w:rsidR="00920AAC" w:rsidRDefault="00920AAC"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sz w:val="20"/>
          <w:u w:val="single"/>
        </w:rPr>
      </w:pPr>
      <w:r>
        <w:rPr>
          <w:rFonts w:ascii="Arial" w:hAnsi="Arial"/>
          <w:sz w:val="20"/>
          <w:u w:val="single"/>
        </w:rPr>
        <w:t>Maatwerk</w:t>
      </w:r>
    </w:p>
    <w:p w14:paraId="57208CC0" w14:textId="77777777" w:rsidR="00920AAC" w:rsidRPr="00AA0E4F" w:rsidRDefault="00920AAC"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FF0000"/>
          <w:sz w:val="20"/>
        </w:rPr>
      </w:pPr>
      <w:r w:rsidRPr="00AA0E4F">
        <w:rPr>
          <w:rFonts w:ascii="Arial" w:hAnsi="Arial"/>
          <w:color w:val="FF0000"/>
          <w:sz w:val="20"/>
        </w:rPr>
        <w:t>De comparanten, handelend als voormeld, verklaarden da</w:t>
      </w:r>
      <w:r w:rsidR="00CC0FC8" w:rsidRPr="00AA0E4F">
        <w:rPr>
          <w:rFonts w:ascii="Arial" w:hAnsi="Arial"/>
          <w:color w:val="FF0000"/>
          <w:sz w:val="20"/>
        </w:rPr>
        <w:t>t</w:t>
      </w:r>
      <w:r w:rsidRPr="00AA0E4F">
        <w:rPr>
          <w:rFonts w:ascii="Arial" w:hAnsi="Arial"/>
          <w:color w:val="FF0000"/>
          <w:sz w:val="20"/>
        </w:rPr>
        <w:t xml:space="preserve"> de Hypotheekgever en de Bank in de Offerte zijn overeengekomen en dat d</w:t>
      </w:r>
      <w:r w:rsidR="00CC0FC8" w:rsidRPr="00AA0E4F">
        <w:rPr>
          <w:rFonts w:ascii="Arial" w:hAnsi="Arial"/>
          <w:color w:val="FF0000"/>
          <w:sz w:val="20"/>
        </w:rPr>
        <w:t>o</w:t>
      </w:r>
      <w:r w:rsidRPr="00AA0E4F">
        <w:rPr>
          <w:rFonts w:ascii="Arial" w:hAnsi="Arial"/>
          <w:color w:val="FF0000"/>
          <w:sz w:val="20"/>
        </w:rPr>
        <w:t>or de Hypotheekgever en de Stichting bij deze is overeengekomen dat door de Hypotheekgever ten behoeve van de Bank en de Stichting het recht van hypotheek en pandrechten worden gevestigd op de in deze akte en de Algemene Voorwaarden ING Hypotheken omschreven goederen, tot zekerheid als in deze akte omschreven.</w:t>
      </w:r>
    </w:p>
    <w:p w14:paraId="16C49824" w14:textId="77777777" w:rsidR="00920AAC" w:rsidRPr="00905ECE" w:rsidRDefault="00920AAC" w:rsidP="00920A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sz w:val="20"/>
          <w:u w:val="single"/>
        </w:rPr>
      </w:pPr>
      <w:r>
        <w:rPr>
          <w:rFonts w:ascii="Arial" w:hAnsi="Arial"/>
          <w:sz w:val="20"/>
          <w:u w:val="single"/>
        </w:rPr>
        <w:t>Einde Maatwerk</w:t>
      </w:r>
    </w:p>
    <w:p w14:paraId="0F0D5042" w14:textId="77777777" w:rsidR="00920AAC" w:rsidRDefault="00920AAC" w:rsidP="003A68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p>
    <w:p w14:paraId="0CCCA9C7" w14:textId="77777777" w:rsidR="0051591C" w:rsidRDefault="0051591C" w:rsidP="003A68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r>
        <w:rPr>
          <w:rFonts w:ascii="Arial" w:hAnsi="Arial" w:cs="Arial"/>
          <w:b/>
          <w:sz w:val="20"/>
        </w:rPr>
        <w:t>Keuzeblok hypotheekbedrag</w:t>
      </w:r>
    </w:p>
    <w:p w14:paraId="2299FACE" w14:textId="77777777" w:rsidR="0051591C" w:rsidRPr="0051591C" w:rsidRDefault="0051591C" w:rsidP="003A68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sz w:val="20"/>
          <w:u w:val="single"/>
        </w:rPr>
      </w:pPr>
      <w:r w:rsidRPr="0051591C">
        <w:rPr>
          <w:rFonts w:ascii="Arial" w:hAnsi="Arial" w:cs="Arial"/>
          <w:sz w:val="20"/>
          <w:u w:val="single"/>
        </w:rPr>
        <w:t>Niet-maatwerk</w:t>
      </w:r>
    </w:p>
    <w:p w14:paraId="08377D91" w14:textId="77777777" w:rsidR="0051591C" w:rsidRPr="003A682D" w:rsidRDefault="00A34A63" w:rsidP="007B2C9E">
      <w:pPr>
        <w:widowControl/>
        <w:numPr>
          <w:ilvl w:val="0"/>
          <w:numId w:val="14"/>
        </w:numPr>
        <w:tabs>
          <w:tab w:val="clear" w:pos="360"/>
          <w:tab w:val="left" w:pos="0"/>
          <w:tab w:val="left" w:pos="720"/>
          <w:tab w:val="num" w:pos="74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48" w:hanging="748"/>
        <w:rPr>
          <w:rFonts w:ascii="Arial" w:hAnsi="Arial"/>
          <w:color w:val="FF0000"/>
          <w:sz w:val="20"/>
        </w:rPr>
      </w:pPr>
      <w:r>
        <w:rPr>
          <w:rFonts w:ascii="Arial" w:hAnsi="Arial"/>
          <w:color w:val="FF0000"/>
          <w:sz w:val="20"/>
        </w:rPr>
        <w:t>a</w:t>
      </w:r>
      <w:r w:rsidR="0051591C" w:rsidRPr="00AA0E4F">
        <w:rPr>
          <w:rFonts w:ascii="Arial" w:hAnsi="Arial"/>
          <w:color w:val="FF0000"/>
          <w:sz w:val="20"/>
        </w:rPr>
        <w:t xml:space="preserve">l wat de Bank uit welken hoofde ook in verband met het vorenstaande aan renten, boeten, kosten en premies of anderszins te vorderen heeft, tot een maximum van vijfendertig procent (35%) van al hetgeen ingevolge sub a verschuldigd is, zijnde </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sidR="0051591C" w:rsidRPr="00AA0E4F">
        <w:rPr>
          <w:rFonts w:ascii="Arial" w:hAnsi="Arial"/>
          <w:sz w:val="20"/>
        </w:rPr>
        <w:t>bedrag ter grootte van 35% van het inschrijvingsbedrag, voluit in letters en tussen haakjes in cijfers</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sidR="0051591C" w:rsidRPr="00AA0E4F">
        <w:rPr>
          <w:rFonts w:ascii="Times New Roman" w:hAnsi="Times New Roman"/>
          <w:color w:val="FF0000"/>
        </w:rPr>
        <w:t xml:space="preserve"> </w:t>
      </w:r>
      <w:r w:rsidR="0051591C" w:rsidRPr="00AA0E4F">
        <w:rPr>
          <w:rFonts w:ascii="Arial" w:hAnsi="Arial"/>
          <w:color w:val="FF0000"/>
          <w:sz w:val="20"/>
        </w:rPr>
        <w:t xml:space="preserve">in totaal </w:t>
      </w:r>
      <w:r w:rsidR="00E44813" w:rsidRPr="00E44813">
        <w:rPr>
          <w:rFonts w:ascii="Arial" w:hAnsi="Arial" w:cs="Arial"/>
          <w:sz w:val="20"/>
        </w:rPr>
        <w:fldChar w:fldCharType="begin"/>
      </w:r>
      <w:r w:rsidR="00E44813" w:rsidRPr="002B0325">
        <w:rPr>
          <w:rFonts w:ascii="Arial" w:hAnsi="Arial" w:cs="Arial"/>
          <w:sz w:val="20"/>
        </w:rPr>
        <w:instrText>MacroButton Nomacro §</w:instrText>
      </w:r>
      <w:r w:rsidR="00E44813" w:rsidRPr="00E44813">
        <w:rPr>
          <w:rFonts w:ascii="Arial" w:hAnsi="Arial" w:cs="Arial"/>
          <w:sz w:val="20"/>
        </w:rPr>
        <w:fldChar w:fldCharType="end"/>
      </w:r>
      <w:r w:rsidR="0051591C" w:rsidRPr="00AA0E4F">
        <w:rPr>
          <w:rFonts w:ascii="Arial" w:hAnsi="Arial"/>
          <w:sz w:val="20"/>
        </w:rPr>
        <w:t>bedrag ter grootte van 135% van het inschrijvingsbedrag, voluit in letters en tussen haakjes in cijfers</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sidR="0051591C" w:rsidRPr="00AA0E4F">
        <w:rPr>
          <w:rFonts w:ascii="Arial" w:hAnsi="Arial"/>
          <w:color w:val="FF0000"/>
          <w:sz w:val="20"/>
        </w:rPr>
        <w:t xml:space="preserve"> bij deze aan de Bank recht van hypotheek op het Onderpand met de daaraan te eniger tijd aangebrachte veranderingen en toevoegingen:</w:t>
      </w:r>
    </w:p>
    <w:p w14:paraId="53D8D727" w14:textId="77777777" w:rsidR="0051591C" w:rsidRPr="0051591C" w:rsidRDefault="0051591C" w:rsidP="005159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sz w:val="20"/>
          <w:u w:val="single"/>
        </w:rPr>
      </w:pPr>
      <w:r>
        <w:rPr>
          <w:rFonts w:ascii="Arial" w:hAnsi="Arial" w:cs="Arial"/>
          <w:sz w:val="20"/>
          <w:u w:val="single"/>
        </w:rPr>
        <w:t>Einde n</w:t>
      </w:r>
      <w:r w:rsidRPr="0051591C">
        <w:rPr>
          <w:rFonts w:ascii="Arial" w:hAnsi="Arial" w:cs="Arial"/>
          <w:sz w:val="20"/>
          <w:u w:val="single"/>
        </w:rPr>
        <w:t>iet-maatwerk</w:t>
      </w:r>
    </w:p>
    <w:p w14:paraId="40C2C4D7" w14:textId="77777777" w:rsidR="0051591C" w:rsidRDefault="0051591C" w:rsidP="005159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sz w:val="20"/>
          <w:u w:val="single"/>
        </w:rPr>
      </w:pPr>
    </w:p>
    <w:p w14:paraId="0B064580" w14:textId="77777777" w:rsidR="0051591C" w:rsidRPr="0051591C" w:rsidRDefault="0051591C" w:rsidP="005159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sz w:val="20"/>
          <w:u w:val="single"/>
        </w:rPr>
      </w:pPr>
      <w:r>
        <w:rPr>
          <w:rFonts w:ascii="Arial" w:hAnsi="Arial" w:cs="Arial"/>
          <w:sz w:val="20"/>
          <w:u w:val="single"/>
        </w:rPr>
        <w:t>M</w:t>
      </w:r>
      <w:r w:rsidRPr="0051591C">
        <w:rPr>
          <w:rFonts w:ascii="Arial" w:hAnsi="Arial" w:cs="Arial"/>
          <w:sz w:val="20"/>
          <w:u w:val="single"/>
        </w:rPr>
        <w:t>aatwerk</w:t>
      </w:r>
    </w:p>
    <w:p w14:paraId="0AA4E75E" w14:textId="77777777" w:rsidR="0051591C" w:rsidRPr="00AA0E4F" w:rsidRDefault="0051591C" w:rsidP="007B2C9E">
      <w:pPr>
        <w:widowControl/>
        <w:numPr>
          <w:ilvl w:val="0"/>
          <w:numId w:val="3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FF0000"/>
          <w:sz w:val="20"/>
        </w:rPr>
      </w:pPr>
      <w:r>
        <w:rPr>
          <w:rFonts w:ascii="Arial" w:hAnsi="Arial"/>
          <w:color w:val="339966"/>
          <w:sz w:val="20"/>
        </w:rPr>
        <w:t xml:space="preserve">      </w:t>
      </w:r>
      <w:r w:rsidR="00A34A63">
        <w:rPr>
          <w:rFonts w:ascii="Arial" w:hAnsi="Arial"/>
          <w:color w:val="FF0000"/>
          <w:sz w:val="20"/>
        </w:rPr>
        <w:t>a</w:t>
      </w:r>
      <w:r w:rsidRPr="00AA0E4F">
        <w:rPr>
          <w:rFonts w:ascii="Arial" w:hAnsi="Arial"/>
          <w:color w:val="FF0000"/>
          <w:sz w:val="20"/>
        </w:rPr>
        <w:t xml:space="preserve">l wat de Bank en de Stichting uit welken hoofde ook in verband met het vorenstaande aan </w:t>
      </w:r>
    </w:p>
    <w:p w14:paraId="734CA689" w14:textId="77777777" w:rsidR="0051591C" w:rsidRPr="003A682D" w:rsidRDefault="0051591C" w:rsidP="007B2C9E">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08"/>
        <w:rPr>
          <w:rFonts w:ascii="Arial" w:hAnsi="Arial"/>
          <w:color w:val="FF0000"/>
          <w:sz w:val="20"/>
        </w:rPr>
      </w:pPr>
      <w:r w:rsidRPr="00AA0E4F">
        <w:rPr>
          <w:rFonts w:ascii="Arial" w:hAnsi="Arial"/>
          <w:color w:val="FF0000"/>
          <w:sz w:val="20"/>
        </w:rPr>
        <w:tab/>
        <w:t>renten, boeten, kosten en premies of anderszins te vorderen hebben, tot een maximum van vijfendertig procent (35%) van al hetgeen ingevolge sub a verschuldigd is, zijnde</w:t>
      </w:r>
      <w:r>
        <w:rPr>
          <w:rFonts w:ascii="Arial" w:hAnsi="Arial"/>
          <w:color w:val="FF0000"/>
          <w:sz w:val="20"/>
        </w:rPr>
        <w:t xml:space="preserve"> </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sidRPr="003A682D">
        <w:rPr>
          <w:rFonts w:ascii="Arial" w:hAnsi="Arial"/>
          <w:color w:val="000000"/>
          <w:sz w:val="20"/>
        </w:rPr>
        <w:t xml:space="preserve">bedrag </w:t>
      </w:r>
      <w:r>
        <w:rPr>
          <w:rFonts w:ascii="Arial" w:hAnsi="Arial"/>
          <w:color w:val="000000"/>
          <w:sz w:val="20"/>
        </w:rPr>
        <w:t xml:space="preserve">ter grootte van 35% van het inschrijvingsbedrag, </w:t>
      </w:r>
      <w:r w:rsidRPr="003A682D">
        <w:rPr>
          <w:rFonts w:ascii="Arial" w:hAnsi="Arial"/>
          <w:color w:val="000000"/>
          <w:sz w:val="20"/>
        </w:rPr>
        <w:t xml:space="preserve">voluit in letters </w:t>
      </w:r>
      <w:r>
        <w:rPr>
          <w:rFonts w:ascii="Arial" w:hAnsi="Arial"/>
          <w:color w:val="000000"/>
          <w:sz w:val="20"/>
        </w:rPr>
        <w:t xml:space="preserve">en tussen haakjes in </w:t>
      </w:r>
      <w:r w:rsidRPr="003A682D">
        <w:rPr>
          <w:rFonts w:ascii="Arial" w:hAnsi="Arial"/>
          <w:color w:val="000000"/>
          <w:sz w:val="20"/>
        </w:rPr>
        <w:t>cijfers</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Pr>
          <w:rFonts w:ascii="Times New Roman" w:hAnsi="Times New Roman"/>
        </w:rPr>
        <w:t xml:space="preserve"> </w:t>
      </w:r>
      <w:r w:rsidRPr="00AA0E4F">
        <w:rPr>
          <w:rFonts w:ascii="Arial" w:hAnsi="Arial"/>
          <w:color w:val="FF0000"/>
          <w:sz w:val="20"/>
        </w:rPr>
        <w:t>in totaal</w:t>
      </w:r>
      <w:r>
        <w:rPr>
          <w:rFonts w:ascii="Arial" w:hAnsi="Arial"/>
          <w:color w:val="FF0000"/>
          <w:sz w:val="20"/>
        </w:rPr>
        <w:t xml:space="preserve"> </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sidRPr="003A682D">
        <w:rPr>
          <w:rFonts w:ascii="Arial" w:hAnsi="Arial"/>
          <w:color w:val="000000"/>
          <w:sz w:val="20"/>
        </w:rPr>
        <w:t xml:space="preserve">bedrag </w:t>
      </w:r>
      <w:r>
        <w:rPr>
          <w:rFonts w:ascii="Arial" w:hAnsi="Arial"/>
          <w:color w:val="000000"/>
          <w:sz w:val="20"/>
        </w:rPr>
        <w:t xml:space="preserve">ter grootte van 135% van het inschrijvingsbedrag, </w:t>
      </w:r>
      <w:r w:rsidRPr="003A682D">
        <w:rPr>
          <w:rFonts w:ascii="Arial" w:hAnsi="Arial"/>
          <w:color w:val="000000"/>
          <w:sz w:val="20"/>
        </w:rPr>
        <w:t xml:space="preserve">voluit in letters </w:t>
      </w:r>
      <w:r>
        <w:rPr>
          <w:rFonts w:ascii="Arial" w:hAnsi="Arial"/>
          <w:color w:val="000000"/>
          <w:sz w:val="20"/>
        </w:rPr>
        <w:t xml:space="preserve">en tussen haakjes in </w:t>
      </w:r>
      <w:r w:rsidRPr="003A682D">
        <w:rPr>
          <w:rFonts w:ascii="Arial" w:hAnsi="Arial"/>
          <w:color w:val="000000"/>
          <w:sz w:val="20"/>
        </w:rPr>
        <w:t>cijfers</w:t>
      </w:r>
      <w:r w:rsidR="00E44813" w:rsidRPr="00E44813">
        <w:rPr>
          <w:rFonts w:ascii="Arial" w:hAnsi="Arial" w:cs="Arial"/>
          <w:sz w:val="20"/>
        </w:rPr>
        <w:fldChar w:fldCharType="begin"/>
      </w:r>
      <w:r w:rsidR="00E44813" w:rsidRPr="00CC1AD6">
        <w:rPr>
          <w:rFonts w:ascii="Arial" w:hAnsi="Arial" w:cs="Arial"/>
          <w:sz w:val="20"/>
        </w:rPr>
        <w:instrText>MacroButton Nomacro §</w:instrText>
      </w:r>
      <w:r w:rsidR="00E44813" w:rsidRPr="00E44813">
        <w:rPr>
          <w:rFonts w:ascii="Arial" w:hAnsi="Arial" w:cs="Arial"/>
          <w:sz w:val="20"/>
        </w:rPr>
        <w:fldChar w:fldCharType="end"/>
      </w:r>
      <w:r>
        <w:rPr>
          <w:rFonts w:ascii="Arial" w:hAnsi="Arial"/>
          <w:color w:val="FF0000"/>
          <w:sz w:val="20"/>
        </w:rPr>
        <w:t xml:space="preserve"> </w:t>
      </w:r>
      <w:r w:rsidRPr="00AA0E4F">
        <w:rPr>
          <w:rFonts w:ascii="Arial" w:hAnsi="Arial"/>
          <w:color w:val="FF0000"/>
          <w:sz w:val="20"/>
        </w:rPr>
        <w:t>bij deze aan de Bank en de Stichting recht van hypotheek op het Onderpand met de daaraan te eniger tijd aangebrachte veranderingen en toevoegingen:</w:t>
      </w:r>
    </w:p>
    <w:p w14:paraId="5E9DC81C" w14:textId="77777777" w:rsidR="0051591C" w:rsidRDefault="0051591C" w:rsidP="003A68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r>
        <w:rPr>
          <w:rFonts w:ascii="Arial" w:hAnsi="Arial" w:cs="Arial"/>
          <w:sz w:val="20"/>
          <w:u w:val="single"/>
        </w:rPr>
        <w:t xml:space="preserve">Einde </w:t>
      </w:r>
      <w:r w:rsidRPr="0051591C">
        <w:rPr>
          <w:rFonts w:ascii="Arial" w:hAnsi="Arial" w:cs="Arial"/>
          <w:sz w:val="20"/>
          <w:u w:val="single"/>
        </w:rPr>
        <w:t>maatwerk</w:t>
      </w:r>
    </w:p>
    <w:p w14:paraId="6612BB34" w14:textId="77777777" w:rsidR="00CC0FC8" w:rsidRDefault="00CC0FC8" w:rsidP="003A68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p>
    <w:p w14:paraId="77A49C58" w14:textId="77777777" w:rsidR="003A682D" w:rsidRDefault="00DF1D6E" w:rsidP="003A68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r>
        <w:rPr>
          <w:rFonts w:ascii="Arial" w:hAnsi="Arial" w:cs="Arial"/>
          <w:b/>
          <w:sz w:val="20"/>
        </w:rPr>
        <w:t xml:space="preserve">Keuzeblok </w:t>
      </w:r>
      <w:r w:rsidR="0030417A">
        <w:rPr>
          <w:rFonts w:ascii="Arial" w:hAnsi="Arial" w:cs="Arial"/>
          <w:b/>
          <w:sz w:val="20"/>
        </w:rPr>
        <w:t>aanneming</w:t>
      </w:r>
    </w:p>
    <w:p w14:paraId="010ECFBD" w14:textId="77777777" w:rsidR="0030417A" w:rsidRPr="0051591C" w:rsidRDefault="0030417A" w:rsidP="003041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sz w:val="20"/>
          <w:u w:val="single"/>
        </w:rPr>
      </w:pPr>
      <w:r w:rsidRPr="0051591C">
        <w:rPr>
          <w:rFonts w:ascii="Arial" w:hAnsi="Arial"/>
          <w:sz w:val="20"/>
          <w:u w:val="single"/>
        </w:rPr>
        <w:t>Niet-Maatwerk</w:t>
      </w:r>
    </w:p>
    <w:p w14:paraId="30442B33" w14:textId="77777777" w:rsidR="0030417A" w:rsidRPr="00AA0E4F" w:rsidRDefault="0030417A" w:rsidP="003041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color w:val="FF0000"/>
          <w:sz w:val="20"/>
        </w:rPr>
      </w:pPr>
      <w:r w:rsidRPr="00AA0E4F">
        <w:rPr>
          <w:rFonts w:ascii="Arial" w:hAnsi="Arial"/>
          <w:color w:val="FF0000"/>
          <w:sz w:val="20"/>
        </w:rPr>
        <w:t>De Bank verklaart bij deze de vorenstaande hypotheekverlening aan te nemen onder de voorwaarden als hierna bepaald.</w:t>
      </w:r>
    </w:p>
    <w:p w14:paraId="423A1D71" w14:textId="77777777" w:rsidR="0030417A" w:rsidRPr="0051591C" w:rsidRDefault="0030417A" w:rsidP="003041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sz w:val="20"/>
          <w:u w:val="single"/>
        </w:rPr>
      </w:pPr>
      <w:r w:rsidRPr="0051591C">
        <w:rPr>
          <w:rFonts w:ascii="Arial" w:hAnsi="Arial"/>
          <w:sz w:val="20"/>
          <w:u w:val="single"/>
        </w:rPr>
        <w:t>Einde Niet-Maatwerk</w:t>
      </w:r>
    </w:p>
    <w:p w14:paraId="4A885C31" w14:textId="77777777" w:rsidR="0030417A" w:rsidRDefault="0030417A" w:rsidP="003041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sz w:val="20"/>
        </w:rPr>
      </w:pPr>
    </w:p>
    <w:p w14:paraId="6C45A7C1" w14:textId="77777777" w:rsidR="0030417A" w:rsidRPr="0051591C" w:rsidRDefault="0030417A" w:rsidP="003041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sz w:val="20"/>
          <w:u w:val="single"/>
        </w:rPr>
      </w:pPr>
      <w:r w:rsidRPr="0051591C">
        <w:rPr>
          <w:rFonts w:ascii="Arial" w:hAnsi="Arial"/>
          <w:sz w:val="20"/>
          <w:u w:val="single"/>
        </w:rPr>
        <w:t>Maatwerk</w:t>
      </w:r>
    </w:p>
    <w:p w14:paraId="47417CCA" w14:textId="77777777" w:rsidR="0030417A" w:rsidRPr="00AA0E4F" w:rsidRDefault="0030417A" w:rsidP="003041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color w:val="FF0000"/>
          <w:sz w:val="20"/>
        </w:rPr>
      </w:pPr>
      <w:r w:rsidRPr="00AA0E4F">
        <w:rPr>
          <w:rFonts w:ascii="Arial" w:hAnsi="Arial"/>
          <w:color w:val="FF0000"/>
          <w:sz w:val="20"/>
        </w:rPr>
        <w:t>De Bank en de Stichting verklaren bij deze de vorenstaande hypotheekverlening aan te nemen onder de voorwaarden als hierna bepaald.</w:t>
      </w:r>
    </w:p>
    <w:p w14:paraId="365D3DF4" w14:textId="77777777" w:rsidR="0030417A" w:rsidRPr="0051591C" w:rsidRDefault="0030417A" w:rsidP="003041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ascii="Arial" w:hAnsi="Arial"/>
          <w:sz w:val="20"/>
          <w:u w:val="single"/>
        </w:rPr>
      </w:pPr>
      <w:r w:rsidRPr="0051591C">
        <w:rPr>
          <w:rFonts w:ascii="Arial" w:hAnsi="Arial"/>
          <w:sz w:val="20"/>
          <w:u w:val="single"/>
        </w:rPr>
        <w:t>Einde Maatwerk</w:t>
      </w:r>
    </w:p>
    <w:p w14:paraId="321E9B0C" w14:textId="77777777" w:rsidR="0030417A" w:rsidRDefault="0030417A" w:rsidP="003A682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FD0A95" w14:paraId="3444EE68" w14:textId="77777777" w:rsidTr="00CA1649">
        <w:trPr>
          <w:trHeight w:val="332"/>
        </w:trPr>
        <w:tc>
          <w:tcPr>
            <w:tcW w:w="5173" w:type="dxa"/>
            <w:vAlign w:val="bottom"/>
          </w:tcPr>
          <w:p w14:paraId="5B2EFA4B" w14:textId="77777777" w:rsidR="00FD0A95" w:rsidRDefault="00FD0A95" w:rsidP="00572507">
            <w:pPr>
              <w:pStyle w:val="kopje"/>
              <w:pageBreakBefore/>
              <w:spacing w:line="281" w:lineRule="auto"/>
              <w:rPr>
                <w:b w:val="0"/>
                <w:bCs/>
              </w:rPr>
            </w:pPr>
            <w:r>
              <w:lastRenderedPageBreak/>
              <w:t>Versiehistorie</w:t>
            </w:r>
          </w:p>
        </w:tc>
      </w:tr>
    </w:tbl>
    <w:p w14:paraId="537AD97B" w14:textId="77777777" w:rsidR="00FD0A95" w:rsidRDefault="00FD0A95" w:rsidP="00FD0A95">
      <w:pPr>
        <w:spacing w:line="14" w:lineRule="exact"/>
        <w:rPr>
          <w:rFonts w:ascii="Arial" w:hAnsi="Arial"/>
          <w:kern w:val="28"/>
          <w:sz w:val="18"/>
          <w:lang w:eastAsia="en-US"/>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Change w:id="18" w:author="Groot, Karina de" w:date="2026-06-30T09:11:00Z" w16du:dateUtc="2026-06-30T07:11:00Z">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PrChange>
      </w:tblPr>
      <w:tblGrid>
        <w:gridCol w:w="791"/>
        <w:gridCol w:w="1699"/>
        <w:gridCol w:w="1982"/>
        <w:gridCol w:w="4387"/>
        <w:tblGridChange w:id="19">
          <w:tblGrid>
            <w:gridCol w:w="791"/>
            <w:gridCol w:w="1699"/>
            <w:gridCol w:w="1982"/>
            <w:gridCol w:w="4387"/>
          </w:tblGrid>
        </w:tblGridChange>
      </w:tblGrid>
      <w:tr w:rsidR="00FD0A95" w14:paraId="071EF65D" w14:textId="77777777" w:rsidTr="00D35B2D">
        <w:trPr>
          <w:trHeight w:hRule="exact" w:val="281"/>
          <w:tblHeader/>
          <w:trPrChange w:id="20" w:author="Groot, Karina de" w:date="2026-06-30T09:11:00Z" w16du:dateUtc="2026-06-30T07:11:00Z">
            <w:trPr>
              <w:trHeight w:hRule="exact" w:val="281"/>
              <w:tblHeader/>
            </w:trPr>
          </w:trPrChange>
        </w:trPr>
        <w:tc>
          <w:tcPr>
            <w:tcW w:w="791" w:type="dxa"/>
            <w:vAlign w:val="bottom"/>
            <w:tcPrChange w:id="21" w:author="Groot, Karina de" w:date="2026-06-30T09:11:00Z" w16du:dateUtc="2026-06-30T07:11:00Z">
              <w:tcPr>
                <w:tcW w:w="779" w:type="dxa"/>
                <w:vAlign w:val="bottom"/>
              </w:tcPr>
            </w:tcPrChange>
          </w:tcPr>
          <w:p w14:paraId="2AF62B63" w14:textId="77777777" w:rsidR="00FD0A95" w:rsidRDefault="00FD0A95" w:rsidP="00CF7B0D">
            <w:pPr>
              <w:pStyle w:val="tussenkopje"/>
              <w:spacing w:before="0"/>
              <w:rPr>
                <w:lang w:val="nl-NL"/>
              </w:rPr>
            </w:pPr>
            <w:r>
              <w:rPr>
                <w:lang w:val="nl-NL"/>
              </w:rPr>
              <w:t>Versie</w:t>
            </w:r>
          </w:p>
        </w:tc>
        <w:tc>
          <w:tcPr>
            <w:tcW w:w="1699" w:type="dxa"/>
            <w:vAlign w:val="bottom"/>
            <w:tcPrChange w:id="22" w:author="Groot, Karina de" w:date="2026-06-30T09:11:00Z" w16du:dateUtc="2026-06-30T07:11:00Z">
              <w:tcPr>
                <w:tcW w:w="1701" w:type="dxa"/>
                <w:vAlign w:val="bottom"/>
              </w:tcPr>
            </w:tcPrChange>
          </w:tcPr>
          <w:p w14:paraId="40EB376D" w14:textId="77777777" w:rsidR="00FD0A95" w:rsidRDefault="00FD0A95" w:rsidP="00CF7B0D">
            <w:pPr>
              <w:pStyle w:val="tussenkopje"/>
              <w:spacing w:before="0"/>
              <w:rPr>
                <w:lang w:val="nl-NL"/>
              </w:rPr>
            </w:pPr>
            <w:r>
              <w:rPr>
                <w:lang w:val="nl-NL"/>
              </w:rPr>
              <w:t>Datum</w:t>
            </w:r>
          </w:p>
        </w:tc>
        <w:tc>
          <w:tcPr>
            <w:tcW w:w="1982" w:type="dxa"/>
            <w:vAlign w:val="bottom"/>
            <w:tcPrChange w:id="23" w:author="Groot, Karina de" w:date="2026-06-30T09:11:00Z" w16du:dateUtc="2026-06-30T07:11:00Z">
              <w:tcPr>
                <w:tcW w:w="1985" w:type="dxa"/>
                <w:vAlign w:val="bottom"/>
              </w:tcPr>
            </w:tcPrChange>
          </w:tcPr>
          <w:p w14:paraId="1ABA2EDC" w14:textId="77777777" w:rsidR="00FD0A95" w:rsidRDefault="00FD0A95" w:rsidP="00CF7B0D">
            <w:pPr>
              <w:pStyle w:val="tussenkopje"/>
              <w:spacing w:before="0"/>
              <w:rPr>
                <w:lang w:val="nl-NL"/>
              </w:rPr>
            </w:pPr>
            <w:r>
              <w:rPr>
                <w:lang w:val="nl-NL"/>
              </w:rPr>
              <w:t>Auteur</w:t>
            </w:r>
          </w:p>
        </w:tc>
        <w:tc>
          <w:tcPr>
            <w:tcW w:w="4387" w:type="dxa"/>
            <w:vAlign w:val="bottom"/>
            <w:tcPrChange w:id="24" w:author="Groot, Karina de" w:date="2026-06-30T09:11:00Z" w16du:dateUtc="2026-06-30T07:11:00Z">
              <w:tcPr>
                <w:tcW w:w="4394" w:type="dxa"/>
                <w:vAlign w:val="bottom"/>
              </w:tcPr>
            </w:tcPrChange>
          </w:tcPr>
          <w:p w14:paraId="73A474BA" w14:textId="77777777" w:rsidR="00FD0A95" w:rsidRDefault="00FD0A95" w:rsidP="00CF7B0D">
            <w:pPr>
              <w:pStyle w:val="tussenkopje"/>
              <w:spacing w:before="0"/>
              <w:rPr>
                <w:lang w:val="nl-NL"/>
              </w:rPr>
            </w:pPr>
            <w:r>
              <w:rPr>
                <w:lang w:val="nl-NL"/>
              </w:rPr>
              <w:t>Opmerking</w:t>
            </w:r>
          </w:p>
        </w:tc>
      </w:tr>
      <w:tr w:rsidR="00A34A63" w14:paraId="72EB130E" w14:textId="77777777" w:rsidTr="00D35B2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5" w:author="Groot, Karina de" w:date="2026-06-30T09:11:00Z" w16du:dateUtc="2026-06-30T07:11: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791" w:type="dxa"/>
            <w:tcBorders>
              <w:top w:val="single" w:sz="4" w:space="0" w:color="auto"/>
              <w:left w:val="single" w:sz="4" w:space="0" w:color="auto"/>
              <w:bottom w:val="single" w:sz="4" w:space="0" w:color="auto"/>
              <w:right w:val="single" w:sz="4" w:space="0" w:color="auto"/>
            </w:tcBorders>
            <w:tcPrChange w:id="26" w:author="Groot, Karina de" w:date="2026-06-30T09:11:00Z" w16du:dateUtc="2026-06-30T07:11:00Z">
              <w:tcPr>
                <w:tcW w:w="779" w:type="dxa"/>
                <w:tcBorders>
                  <w:top w:val="single" w:sz="4" w:space="0" w:color="auto"/>
                  <w:left w:val="single" w:sz="4" w:space="0" w:color="auto"/>
                  <w:bottom w:val="single" w:sz="4" w:space="0" w:color="auto"/>
                  <w:right w:val="single" w:sz="4" w:space="0" w:color="auto"/>
                </w:tcBorders>
              </w:tcPr>
            </w:tcPrChange>
          </w:tcPr>
          <w:p w14:paraId="49DE0BC0" w14:textId="77777777" w:rsidR="00A34A63" w:rsidRDefault="00A34A63">
            <w:pPr>
              <w:pStyle w:val="Koptekst"/>
              <w:tabs>
                <w:tab w:val="left" w:pos="708"/>
              </w:tabs>
              <w:spacing w:line="280" w:lineRule="exact"/>
              <w:rPr>
                <w:rStyle w:val="Versie"/>
                <w:kern w:val="28"/>
                <w:lang w:eastAsia="en-US"/>
              </w:rPr>
            </w:pPr>
            <w:bookmarkStart w:id="27" w:name="bmVersie"/>
            <w:bookmarkEnd w:id="27"/>
            <w:r>
              <w:rPr>
                <w:rStyle w:val="Versie"/>
                <w:kern w:val="28"/>
                <w:lang w:eastAsia="en-US"/>
              </w:rPr>
              <w:t>3.0.0</w:t>
            </w:r>
          </w:p>
        </w:tc>
        <w:tc>
          <w:tcPr>
            <w:tcW w:w="1699" w:type="dxa"/>
            <w:tcBorders>
              <w:top w:val="single" w:sz="4" w:space="0" w:color="auto"/>
              <w:left w:val="single" w:sz="4" w:space="0" w:color="auto"/>
              <w:bottom w:val="single" w:sz="4" w:space="0" w:color="auto"/>
              <w:right w:val="single" w:sz="4" w:space="0" w:color="auto"/>
            </w:tcBorders>
            <w:tcPrChange w:id="28" w:author="Groot, Karina de" w:date="2026-06-30T09:11:00Z" w16du:dateUtc="2026-06-30T07:11:00Z">
              <w:tcPr>
                <w:tcW w:w="1701" w:type="dxa"/>
                <w:tcBorders>
                  <w:top w:val="single" w:sz="4" w:space="0" w:color="auto"/>
                  <w:left w:val="single" w:sz="4" w:space="0" w:color="auto"/>
                  <w:bottom w:val="single" w:sz="4" w:space="0" w:color="auto"/>
                  <w:right w:val="single" w:sz="4" w:space="0" w:color="auto"/>
                </w:tcBorders>
              </w:tcPr>
            </w:tcPrChange>
          </w:tcPr>
          <w:p w14:paraId="6675A6E7" w14:textId="77777777" w:rsidR="00A34A63" w:rsidRDefault="00A34A63" w:rsidP="007957D9">
            <w:pPr>
              <w:snapToGrid w:val="0"/>
              <w:spacing w:line="280" w:lineRule="atLeast"/>
              <w:rPr>
                <w:rStyle w:val="Datumopmaakprofiel"/>
                <w:kern w:val="28"/>
                <w:lang w:eastAsia="en-US"/>
              </w:rPr>
            </w:pPr>
            <w:r>
              <w:rPr>
                <w:rStyle w:val="Datumopmaakprofiel"/>
                <w:kern w:val="28"/>
                <w:lang w:eastAsia="en-US"/>
              </w:rPr>
              <w:t>0</w:t>
            </w:r>
            <w:r w:rsidR="007957D9">
              <w:rPr>
                <w:rStyle w:val="Datumopmaakprofiel"/>
                <w:kern w:val="28"/>
                <w:lang w:eastAsia="en-US"/>
              </w:rPr>
              <w:t>9</w:t>
            </w:r>
            <w:r>
              <w:rPr>
                <w:rStyle w:val="Datumopmaakprofiel"/>
                <w:kern w:val="28"/>
                <w:lang w:eastAsia="en-US"/>
              </w:rPr>
              <w:t xml:space="preserve"> december 201</w:t>
            </w:r>
            <w:r w:rsidR="00332851">
              <w:rPr>
                <w:rStyle w:val="Datumopmaakprofiel"/>
                <w:kern w:val="28"/>
                <w:lang w:eastAsia="en-US"/>
              </w:rPr>
              <w:t>5</w:t>
            </w:r>
          </w:p>
        </w:tc>
        <w:tc>
          <w:tcPr>
            <w:tcW w:w="1982" w:type="dxa"/>
            <w:tcBorders>
              <w:top w:val="single" w:sz="4" w:space="0" w:color="auto"/>
              <w:left w:val="single" w:sz="4" w:space="0" w:color="auto"/>
              <w:bottom w:val="single" w:sz="4" w:space="0" w:color="auto"/>
              <w:right w:val="single" w:sz="4" w:space="0" w:color="auto"/>
            </w:tcBorders>
            <w:tcPrChange w:id="29" w:author="Groot, Karina de" w:date="2026-06-30T09:11:00Z" w16du:dateUtc="2026-06-30T07:11:00Z">
              <w:tcPr>
                <w:tcW w:w="1985" w:type="dxa"/>
                <w:tcBorders>
                  <w:top w:val="single" w:sz="4" w:space="0" w:color="auto"/>
                  <w:left w:val="single" w:sz="4" w:space="0" w:color="auto"/>
                  <w:bottom w:val="single" w:sz="4" w:space="0" w:color="auto"/>
                  <w:right w:val="single" w:sz="4" w:space="0" w:color="auto"/>
                </w:tcBorders>
              </w:tcPr>
            </w:tcPrChange>
          </w:tcPr>
          <w:p w14:paraId="4A90EA2C" w14:textId="77777777" w:rsidR="00A34A63" w:rsidRDefault="00A34A63">
            <w:pPr>
              <w:snapToGrid w:val="0"/>
              <w:spacing w:line="280" w:lineRule="atLeast"/>
              <w:rPr>
                <w:rFonts w:ascii="Arial" w:hAnsi="Arial"/>
                <w:kern w:val="28"/>
                <w:sz w:val="18"/>
                <w:lang w:eastAsia="en-US"/>
              </w:rPr>
            </w:pPr>
            <w:r>
              <w:rPr>
                <w:rFonts w:ascii="Arial" w:hAnsi="Arial"/>
                <w:kern w:val="28"/>
                <w:sz w:val="18"/>
                <w:lang w:eastAsia="en-US"/>
              </w:rPr>
              <w:t>LG/PPB</w:t>
            </w:r>
          </w:p>
        </w:tc>
        <w:tc>
          <w:tcPr>
            <w:tcW w:w="4387" w:type="dxa"/>
            <w:tcBorders>
              <w:top w:val="single" w:sz="4" w:space="0" w:color="auto"/>
              <w:left w:val="single" w:sz="4" w:space="0" w:color="auto"/>
              <w:bottom w:val="single" w:sz="4" w:space="0" w:color="auto"/>
              <w:right w:val="single" w:sz="4" w:space="0" w:color="auto"/>
            </w:tcBorders>
            <w:tcPrChange w:id="30" w:author="Groot, Karina de" w:date="2026-06-30T09:11:00Z" w16du:dateUtc="2026-06-30T07:11:00Z">
              <w:tcPr>
                <w:tcW w:w="4394" w:type="dxa"/>
                <w:tcBorders>
                  <w:top w:val="single" w:sz="4" w:space="0" w:color="auto"/>
                  <w:left w:val="single" w:sz="4" w:space="0" w:color="auto"/>
                  <w:bottom w:val="single" w:sz="4" w:space="0" w:color="auto"/>
                  <w:right w:val="single" w:sz="4" w:space="0" w:color="auto"/>
                </w:tcBorders>
              </w:tcPr>
            </w:tcPrChange>
          </w:tcPr>
          <w:p w14:paraId="3474764C" w14:textId="77777777" w:rsidR="00A34A63" w:rsidRDefault="00A34A63">
            <w:pPr>
              <w:snapToGrid w:val="0"/>
              <w:spacing w:line="280" w:lineRule="atLeast"/>
              <w:rPr>
                <w:rFonts w:ascii="Arial" w:hAnsi="Arial"/>
                <w:kern w:val="28"/>
                <w:sz w:val="18"/>
                <w:lang w:eastAsia="en-US"/>
              </w:rPr>
            </w:pPr>
            <w:r>
              <w:rPr>
                <w:rFonts w:ascii="Arial" w:hAnsi="Arial"/>
                <w:kern w:val="28"/>
                <w:sz w:val="18"/>
                <w:lang w:eastAsia="en-US"/>
              </w:rPr>
              <w:t>Aangepast naar</w:t>
            </w:r>
            <w:r w:rsidR="00BE6CE3">
              <w:rPr>
                <w:rFonts w:ascii="Arial" w:hAnsi="Arial"/>
                <w:kern w:val="28"/>
                <w:sz w:val="18"/>
                <w:lang w:eastAsia="en-US"/>
              </w:rPr>
              <w:t xml:space="preserve"> </w:t>
            </w:r>
            <w:r>
              <w:rPr>
                <w:rFonts w:ascii="Arial" w:hAnsi="Arial"/>
                <w:kern w:val="28"/>
                <w:sz w:val="18"/>
                <w:lang w:eastAsia="en-US"/>
              </w:rPr>
              <w:t>Modelakte HYING01 versie januari 2016</w:t>
            </w:r>
          </w:p>
        </w:tc>
      </w:tr>
      <w:tr w:rsidR="00E44813" w14:paraId="1E322D5B" w14:textId="77777777" w:rsidTr="00D35B2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31" w:author="Groot, Karina de" w:date="2026-06-30T09:11:00Z" w16du:dateUtc="2026-06-30T07:11: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791" w:type="dxa"/>
            <w:tcBorders>
              <w:top w:val="single" w:sz="4" w:space="0" w:color="auto"/>
              <w:left w:val="single" w:sz="4" w:space="0" w:color="auto"/>
              <w:bottom w:val="single" w:sz="4" w:space="0" w:color="auto"/>
              <w:right w:val="single" w:sz="4" w:space="0" w:color="auto"/>
            </w:tcBorders>
            <w:tcPrChange w:id="32" w:author="Groot, Karina de" w:date="2026-06-30T09:11:00Z" w16du:dateUtc="2026-06-30T07:11:00Z">
              <w:tcPr>
                <w:tcW w:w="779" w:type="dxa"/>
                <w:tcBorders>
                  <w:top w:val="single" w:sz="4" w:space="0" w:color="auto"/>
                  <w:left w:val="single" w:sz="4" w:space="0" w:color="auto"/>
                  <w:bottom w:val="single" w:sz="4" w:space="0" w:color="auto"/>
                  <w:right w:val="single" w:sz="4" w:space="0" w:color="auto"/>
                </w:tcBorders>
              </w:tcPr>
            </w:tcPrChange>
          </w:tcPr>
          <w:p w14:paraId="3F46EAEF" w14:textId="77777777" w:rsidR="00E44813" w:rsidRDefault="00E44813">
            <w:pPr>
              <w:pStyle w:val="Koptekst"/>
              <w:tabs>
                <w:tab w:val="left" w:pos="708"/>
              </w:tabs>
              <w:spacing w:line="280" w:lineRule="exact"/>
              <w:rPr>
                <w:rStyle w:val="Versie"/>
                <w:kern w:val="28"/>
                <w:lang w:eastAsia="en-US"/>
              </w:rPr>
            </w:pPr>
            <w:r>
              <w:rPr>
                <w:rStyle w:val="Versie"/>
                <w:kern w:val="28"/>
                <w:lang w:eastAsia="en-US"/>
              </w:rPr>
              <w:t>3.1.0</w:t>
            </w:r>
          </w:p>
        </w:tc>
        <w:tc>
          <w:tcPr>
            <w:tcW w:w="1699" w:type="dxa"/>
            <w:tcBorders>
              <w:top w:val="single" w:sz="4" w:space="0" w:color="auto"/>
              <w:left w:val="single" w:sz="4" w:space="0" w:color="auto"/>
              <w:bottom w:val="single" w:sz="4" w:space="0" w:color="auto"/>
              <w:right w:val="single" w:sz="4" w:space="0" w:color="auto"/>
            </w:tcBorders>
            <w:tcPrChange w:id="33" w:author="Groot, Karina de" w:date="2026-06-30T09:11:00Z" w16du:dateUtc="2026-06-30T07:11:00Z">
              <w:tcPr>
                <w:tcW w:w="1701" w:type="dxa"/>
                <w:tcBorders>
                  <w:top w:val="single" w:sz="4" w:space="0" w:color="auto"/>
                  <w:left w:val="single" w:sz="4" w:space="0" w:color="auto"/>
                  <w:bottom w:val="single" w:sz="4" w:space="0" w:color="auto"/>
                  <w:right w:val="single" w:sz="4" w:space="0" w:color="auto"/>
                </w:tcBorders>
              </w:tcPr>
            </w:tcPrChange>
          </w:tcPr>
          <w:p w14:paraId="1EAFAD91" w14:textId="77777777" w:rsidR="00E44813" w:rsidRDefault="00E44813" w:rsidP="007957D9">
            <w:pPr>
              <w:snapToGrid w:val="0"/>
              <w:spacing w:line="280" w:lineRule="atLeast"/>
              <w:rPr>
                <w:rStyle w:val="Datumopmaakprofiel"/>
                <w:kern w:val="28"/>
                <w:lang w:eastAsia="en-US"/>
              </w:rPr>
            </w:pPr>
            <w:r>
              <w:rPr>
                <w:rStyle w:val="Datumopmaakprofiel"/>
                <w:kern w:val="28"/>
                <w:lang w:eastAsia="en-US"/>
              </w:rPr>
              <w:t>6 januari 2016</w:t>
            </w:r>
          </w:p>
        </w:tc>
        <w:tc>
          <w:tcPr>
            <w:tcW w:w="1982" w:type="dxa"/>
            <w:tcBorders>
              <w:top w:val="single" w:sz="4" w:space="0" w:color="auto"/>
              <w:left w:val="single" w:sz="4" w:space="0" w:color="auto"/>
              <w:bottom w:val="single" w:sz="4" w:space="0" w:color="auto"/>
              <w:right w:val="single" w:sz="4" w:space="0" w:color="auto"/>
            </w:tcBorders>
            <w:tcPrChange w:id="34" w:author="Groot, Karina de" w:date="2026-06-30T09:11:00Z" w16du:dateUtc="2026-06-30T07:11:00Z">
              <w:tcPr>
                <w:tcW w:w="1985" w:type="dxa"/>
                <w:tcBorders>
                  <w:top w:val="single" w:sz="4" w:space="0" w:color="auto"/>
                  <w:left w:val="single" w:sz="4" w:space="0" w:color="auto"/>
                  <w:bottom w:val="single" w:sz="4" w:space="0" w:color="auto"/>
                  <w:right w:val="single" w:sz="4" w:space="0" w:color="auto"/>
                </w:tcBorders>
              </w:tcPr>
            </w:tcPrChange>
          </w:tcPr>
          <w:p w14:paraId="54A245E0" w14:textId="77777777" w:rsidR="00E44813" w:rsidRDefault="00E44813">
            <w:pPr>
              <w:snapToGrid w:val="0"/>
              <w:spacing w:line="280" w:lineRule="atLeast"/>
              <w:rPr>
                <w:rFonts w:ascii="Arial" w:hAnsi="Arial"/>
                <w:kern w:val="28"/>
                <w:sz w:val="18"/>
                <w:lang w:eastAsia="en-US"/>
              </w:rPr>
            </w:pPr>
            <w:r>
              <w:rPr>
                <w:rFonts w:ascii="Arial" w:hAnsi="Arial"/>
                <w:kern w:val="28"/>
                <w:sz w:val="18"/>
                <w:lang w:eastAsia="en-US"/>
              </w:rPr>
              <w:t>LG/PPB</w:t>
            </w:r>
          </w:p>
        </w:tc>
        <w:tc>
          <w:tcPr>
            <w:tcW w:w="4387" w:type="dxa"/>
            <w:tcBorders>
              <w:top w:val="single" w:sz="4" w:space="0" w:color="auto"/>
              <w:left w:val="single" w:sz="4" w:space="0" w:color="auto"/>
              <w:bottom w:val="single" w:sz="4" w:space="0" w:color="auto"/>
              <w:right w:val="single" w:sz="4" w:space="0" w:color="auto"/>
            </w:tcBorders>
            <w:tcPrChange w:id="35" w:author="Groot, Karina de" w:date="2026-06-30T09:11:00Z" w16du:dateUtc="2026-06-30T07:11:00Z">
              <w:tcPr>
                <w:tcW w:w="4394" w:type="dxa"/>
                <w:tcBorders>
                  <w:top w:val="single" w:sz="4" w:space="0" w:color="auto"/>
                  <w:left w:val="single" w:sz="4" w:space="0" w:color="auto"/>
                  <w:bottom w:val="single" w:sz="4" w:space="0" w:color="auto"/>
                  <w:right w:val="single" w:sz="4" w:space="0" w:color="auto"/>
                </w:tcBorders>
              </w:tcPr>
            </w:tcPrChange>
          </w:tcPr>
          <w:p w14:paraId="705F9709" w14:textId="77777777" w:rsidR="00E44813" w:rsidRDefault="00E44813">
            <w:pPr>
              <w:snapToGrid w:val="0"/>
              <w:spacing w:line="280" w:lineRule="atLeast"/>
              <w:rPr>
                <w:rFonts w:ascii="Arial" w:hAnsi="Arial"/>
                <w:kern w:val="28"/>
                <w:sz w:val="18"/>
                <w:lang w:eastAsia="en-US"/>
              </w:rPr>
            </w:pPr>
            <w:r>
              <w:rPr>
                <w:rFonts w:ascii="Arial" w:hAnsi="Arial"/>
                <w:kern w:val="28"/>
                <w:sz w:val="18"/>
                <w:lang w:eastAsia="en-US"/>
              </w:rPr>
              <w:t>AA-2397 Aangepast naar nieuwste versie tekstblok Partij niet natuurlijk persoon.</w:t>
            </w:r>
          </w:p>
        </w:tc>
      </w:tr>
      <w:tr w:rsidR="002B0325" w14:paraId="35AA90EA" w14:textId="77777777" w:rsidTr="00D35B2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36" w:author="Groot, Karina de" w:date="2026-06-30T09:11:00Z" w16du:dateUtc="2026-06-30T07:11: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791" w:type="dxa"/>
            <w:tcBorders>
              <w:top w:val="single" w:sz="4" w:space="0" w:color="auto"/>
              <w:left w:val="single" w:sz="4" w:space="0" w:color="auto"/>
              <w:bottom w:val="single" w:sz="4" w:space="0" w:color="auto"/>
              <w:right w:val="single" w:sz="4" w:space="0" w:color="auto"/>
            </w:tcBorders>
            <w:tcPrChange w:id="37" w:author="Groot, Karina de" w:date="2026-06-30T09:11:00Z" w16du:dateUtc="2026-06-30T07:11:00Z">
              <w:tcPr>
                <w:tcW w:w="779" w:type="dxa"/>
                <w:tcBorders>
                  <w:top w:val="single" w:sz="4" w:space="0" w:color="auto"/>
                  <w:left w:val="single" w:sz="4" w:space="0" w:color="auto"/>
                  <w:bottom w:val="single" w:sz="4" w:space="0" w:color="auto"/>
                  <w:right w:val="single" w:sz="4" w:space="0" w:color="auto"/>
                </w:tcBorders>
              </w:tcPr>
            </w:tcPrChange>
          </w:tcPr>
          <w:p w14:paraId="0602C3EB" w14:textId="77777777" w:rsidR="002B0325" w:rsidRDefault="002B0325" w:rsidP="002B0325">
            <w:pPr>
              <w:pStyle w:val="Koptekst"/>
              <w:tabs>
                <w:tab w:val="left" w:pos="708"/>
              </w:tabs>
              <w:spacing w:line="280" w:lineRule="exact"/>
              <w:rPr>
                <w:rStyle w:val="Versie"/>
                <w:kern w:val="28"/>
                <w:lang w:eastAsia="en-US"/>
              </w:rPr>
            </w:pPr>
            <w:r>
              <w:rPr>
                <w:rStyle w:val="Versie"/>
                <w:kern w:val="28"/>
                <w:lang w:eastAsia="en-US"/>
              </w:rPr>
              <w:t>3.2.0</w:t>
            </w:r>
          </w:p>
        </w:tc>
        <w:tc>
          <w:tcPr>
            <w:tcW w:w="1699" w:type="dxa"/>
            <w:tcBorders>
              <w:top w:val="single" w:sz="4" w:space="0" w:color="auto"/>
              <w:left w:val="single" w:sz="4" w:space="0" w:color="auto"/>
              <w:bottom w:val="single" w:sz="4" w:space="0" w:color="auto"/>
              <w:right w:val="single" w:sz="4" w:space="0" w:color="auto"/>
            </w:tcBorders>
            <w:tcPrChange w:id="38" w:author="Groot, Karina de" w:date="2026-06-30T09:11:00Z" w16du:dateUtc="2026-06-30T07:11:00Z">
              <w:tcPr>
                <w:tcW w:w="1701" w:type="dxa"/>
                <w:tcBorders>
                  <w:top w:val="single" w:sz="4" w:space="0" w:color="auto"/>
                  <w:left w:val="single" w:sz="4" w:space="0" w:color="auto"/>
                  <w:bottom w:val="single" w:sz="4" w:space="0" w:color="auto"/>
                  <w:right w:val="single" w:sz="4" w:space="0" w:color="auto"/>
                </w:tcBorders>
              </w:tcPr>
            </w:tcPrChange>
          </w:tcPr>
          <w:p w14:paraId="3322C944" w14:textId="77777777" w:rsidR="002B0325" w:rsidRDefault="005F06EE" w:rsidP="005F06EE">
            <w:pPr>
              <w:snapToGrid w:val="0"/>
              <w:spacing w:line="280" w:lineRule="atLeast"/>
              <w:rPr>
                <w:rStyle w:val="Datumopmaakprofiel"/>
                <w:kern w:val="28"/>
                <w:lang w:eastAsia="en-US"/>
              </w:rPr>
            </w:pPr>
            <w:r>
              <w:rPr>
                <w:rStyle w:val="Datumopmaakprofiel"/>
                <w:kern w:val="28"/>
                <w:lang w:eastAsia="en-US"/>
              </w:rPr>
              <w:t>8</w:t>
            </w:r>
            <w:r w:rsidR="002B0325">
              <w:rPr>
                <w:rStyle w:val="Datumopmaakprofiel"/>
                <w:kern w:val="28"/>
                <w:lang w:eastAsia="en-US"/>
              </w:rPr>
              <w:t xml:space="preserve"> maart 2016</w:t>
            </w:r>
          </w:p>
        </w:tc>
        <w:tc>
          <w:tcPr>
            <w:tcW w:w="1982" w:type="dxa"/>
            <w:tcBorders>
              <w:top w:val="single" w:sz="4" w:space="0" w:color="auto"/>
              <w:left w:val="single" w:sz="4" w:space="0" w:color="auto"/>
              <w:bottom w:val="single" w:sz="4" w:space="0" w:color="auto"/>
              <w:right w:val="single" w:sz="4" w:space="0" w:color="auto"/>
            </w:tcBorders>
            <w:tcPrChange w:id="39" w:author="Groot, Karina de" w:date="2026-06-30T09:11:00Z" w16du:dateUtc="2026-06-30T07:11:00Z">
              <w:tcPr>
                <w:tcW w:w="1985" w:type="dxa"/>
                <w:tcBorders>
                  <w:top w:val="single" w:sz="4" w:space="0" w:color="auto"/>
                  <w:left w:val="single" w:sz="4" w:space="0" w:color="auto"/>
                  <w:bottom w:val="single" w:sz="4" w:space="0" w:color="auto"/>
                  <w:right w:val="single" w:sz="4" w:space="0" w:color="auto"/>
                </w:tcBorders>
              </w:tcPr>
            </w:tcPrChange>
          </w:tcPr>
          <w:p w14:paraId="589006B3" w14:textId="77777777" w:rsidR="002B0325" w:rsidRDefault="002B0325" w:rsidP="002B0325">
            <w:pPr>
              <w:snapToGrid w:val="0"/>
              <w:spacing w:line="280" w:lineRule="atLeast"/>
              <w:rPr>
                <w:rFonts w:ascii="Arial" w:hAnsi="Arial"/>
                <w:kern w:val="28"/>
                <w:sz w:val="18"/>
                <w:lang w:eastAsia="en-US"/>
              </w:rPr>
            </w:pPr>
            <w:r>
              <w:rPr>
                <w:rFonts w:ascii="Arial" w:hAnsi="Arial"/>
                <w:kern w:val="28"/>
                <w:sz w:val="18"/>
                <w:lang w:eastAsia="en-US"/>
              </w:rPr>
              <w:t>LG/PPB</w:t>
            </w:r>
          </w:p>
        </w:tc>
        <w:tc>
          <w:tcPr>
            <w:tcW w:w="4387" w:type="dxa"/>
            <w:tcBorders>
              <w:top w:val="single" w:sz="4" w:space="0" w:color="auto"/>
              <w:left w:val="single" w:sz="4" w:space="0" w:color="auto"/>
              <w:bottom w:val="single" w:sz="4" w:space="0" w:color="auto"/>
              <w:right w:val="single" w:sz="4" w:space="0" w:color="auto"/>
            </w:tcBorders>
            <w:tcPrChange w:id="40" w:author="Groot, Karina de" w:date="2026-06-30T09:11:00Z" w16du:dateUtc="2026-06-30T07:11:00Z">
              <w:tcPr>
                <w:tcW w:w="4394" w:type="dxa"/>
                <w:tcBorders>
                  <w:top w:val="single" w:sz="4" w:space="0" w:color="auto"/>
                  <w:left w:val="single" w:sz="4" w:space="0" w:color="auto"/>
                  <w:bottom w:val="single" w:sz="4" w:space="0" w:color="auto"/>
                  <w:right w:val="single" w:sz="4" w:space="0" w:color="auto"/>
                </w:tcBorders>
              </w:tcPr>
            </w:tcPrChange>
          </w:tcPr>
          <w:p w14:paraId="285DE86E" w14:textId="77777777" w:rsidR="005F06EE" w:rsidRDefault="00572507" w:rsidP="005F06EE">
            <w:pPr>
              <w:snapToGrid w:val="0"/>
              <w:spacing w:line="280" w:lineRule="atLeast"/>
              <w:rPr>
                <w:rFonts w:ascii="Arial" w:hAnsi="Arial"/>
                <w:kern w:val="28"/>
                <w:sz w:val="18"/>
                <w:lang w:eastAsia="en-US"/>
              </w:rPr>
            </w:pPr>
            <w:r>
              <w:rPr>
                <w:rFonts w:ascii="Arial" w:hAnsi="Arial"/>
                <w:kern w:val="28"/>
                <w:sz w:val="18"/>
                <w:lang w:eastAsia="en-US"/>
              </w:rPr>
              <w:t>Versienummers tekstblokken verwijderd voor betere onderhoudbaarheid, opgenomen in releasenotes</w:t>
            </w:r>
            <w:r w:rsidDel="00572507">
              <w:rPr>
                <w:rFonts w:ascii="Arial" w:hAnsi="Arial"/>
                <w:kern w:val="28"/>
                <w:sz w:val="18"/>
                <w:lang w:eastAsia="en-US"/>
              </w:rPr>
              <w:t xml:space="preserve"> </w:t>
            </w:r>
          </w:p>
        </w:tc>
      </w:tr>
      <w:tr w:rsidR="00D35B2D" w14:paraId="7DB9A9C4" w14:textId="77777777" w:rsidTr="00D35B2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41" w:author="Groot, Karina de" w:date="2026-06-30T09:12:00Z" w16du:dateUtc="2026-06-30T07:12: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430"/>
          <w:ins w:id="42" w:author="Groot, Karina de" w:date="2026-06-30T09:11:00Z" w16du:dateUtc="2026-06-30T07:11:00Z"/>
        </w:trPr>
        <w:tc>
          <w:tcPr>
            <w:tcW w:w="791" w:type="dxa"/>
            <w:tcBorders>
              <w:top w:val="single" w:sz="4" w:space="0" w:color="auto"/>
              <w:left w:val="single" w:sz="4" w:space="0" w:color="auto"/>
              <w:bottom w:val="single" w:sz="4" w:space="0" w:color="auto"/>
              <w:right w:val="single" w:sz="4" w:space="0" w:color="auto"/>
            </w:tcBorders>
            <w:tcPrChange w:id="43" w:author="Groot, Karina de" w:date="2026-06-30T09:12:00Z" w16du:dateUtc="2026-06-30T07:12:00Z">
              <w:tcPr>
                <w:tcW w:w="779" w:type="dxa"/>
                <w:tcBorders>
                  <w:top w:val="single" w:sz="4" w:space="0" w:color="auto"/>
                  <w:left w:val="single" w:sz="4" w:space="0" w:color="auto"/>
                  <w:bottom w:val="single" w:sz="4" w:space="0" w:color="auto"/>
                  <w:right w:val="single" w:sz="4" w:space="0" w:color="auto"/>
                </w:tcBorders>
              </w:tcPr>
            </w:tcPrChange>
          </w:tcPr>
          <w:p w14:paraId="49408E7D" w14:textId="7F6A0FD5" w:rsidR="00D35B2D" w:rsidRPr="006B1F21" w:rsidRDefault="00D35B2D" w:rsidP="002B0325">
            <w:pPr>
              <w:pStyle w:val="Koptekst"/>
              <w:tabs>
                <w:tab w:val="left" w:pos="708"/>
              </w:tabs>
              <w:spacing w:line="280" w:lineRule="exact"/>
              <w:rPr>
                <w:ins w:id="44" w:author="Groot, Karina de" w:date="2026-06-30T09:11:00Z" w16du:dateUtc="2026-06-30T07:11:00Z"/>
                <w:rStyle w:val="Versie"/>
                <w:rFonts w:ascii="Arial" w:hAnsi="Arial" w:cs="Arial"/>
                <w:strike/>
                <w:kern w:val="28"/>
                <w:szCs w:val="18"/>
                <w:lang w:eastAsia="en-US"/>
                <w:rPrChange w:id="45" w:author="Groot, Karina de" w:date="2026-06-30T09:13:00Z" w16du:dateUtc="2026-06-30T07:13:00Z">
                  <w:rPr>
                    <w:ins w:id="46" w:author="Groot, Karina de" w:date="2026-06-30T09:11:00Z" w16du:dateUtc="2026-06-30T07:11:00Z"/>
                    <w:rStyle w:val="Versie"/>
                    <w:rFonts w:ascii="Arial" w:hAnsi="Arial" w:cs="Arial"/>
                    <w:kern w:val="28"/>
                    <w:szCs w:val="18"/>
                    <w:lang w:eastAsia="en-US"/>
                  </w:rPr>
                </w:rPrChange>
              </w:rPr>
            </w:pPr>
            <w:ins w:id="47" w:author="Groot, Karina de" w:date="2026-06-30T09:11:00Z" w16du:dateUtc="2026-06-30T07:11:00Z">
              <w:r w:rsidRPr="006B1F21">
                <w:rPr>
                  <w:rStyle w:val="Versie"/>
                  <w:rFonts w:ascii="Arial" w:hAnsi="Arial" w:cs="Arial"/>
                  <w:strike/>
                  <w:kern w:val="28"/>
                  <w:szCs w:val="18"/>
                  <w:lang w:eastAsia="en-US"/>
                  <w:rPrChange w:id="48" w:author="Groot, Karina de" w:date="2026-06-30T09:13:00Z" w16du:dateUtc="2026-06-30T07:13:00Z">
                    <w:rPr>
                      <w:rStyle w:val="Versie"/>
                      <w:rFonts w:ascii="Arial" w:hAnsi="Arial" w:cs="Arial"/>
                      <w:kern w:val="28"/>
                      <w:szCs w:val="18"/>
                      <w:lang w:eastAsia="en-US"/>
                    </w:rPr>
                  </w:rPrChange>
                </w:rPr>
                <w:t>4.0</w:t>
              </w:r>
            </w:ins>
          </w:p>
        </w:tc>
        <w:tc>
          <w:tcPr>
            <w:tcW w:w="1699" w:type="dxa"/>
            <w:tcBorders>
              <w:top w:val="single" w:sz="4" w:space="0" w:color="auto"/>
              <w:left w:val="single" w:sz="4" w:space="0" w:color="auto"/>
              <w:bottom w:val="single" w:sz="4" w:space="0" w:color="auto"/>
              <w:right w:val="single" w:sz="4" w:space="0" w:color="auto"/>
            </w:tcBorders>
            <w:tcPrChange w:id="49" w:author="Groot, Karina de" w:date="2026-06-30T09:12:00Z" w16du:dateUtc="2026-06-30T07:12:00Z">
              <w:tcPr>
                <w:tcW w:w="1701" w:type="dxa"/>
                <w:tcBorders>
                  <w:top w:val="single" w:sz="4" w:space="0" w:color="auto"/>
                  <w:left w:val="single" w:sz="4" w:space="0" w:color="auto"/>
                  <w:bottom w:val="single" w:sz="4" w:space="0" w:color="auto"/>
                  <w:right w:val="single" w:sz="4" w:space="0" w:color="auto"/>
                </w:tcBorders>
              </w:tcPr>
            </w:tcPrChange>
          </w:tcPr>
          <w:p w14:paraId="4CA73943" w14:textId="77777777" w:rsidR="00D35B2D" w:rsidRPr="006B1F21" w:rsidRDefault="00D35B2D" w:rsidP="005F06EE">
            <w:pPr>
              <w:snapToGrid w:val="0"/>
              <w:spacing w:line="280" w:lineRule="atLeast"/>
              <w:rPr>
                <w:ins w:id="50" w:author="Groot, Karina de" w:date="2026-06-30T09:11:00Z" w16du:dateUtc="2026-06-30T07:11:00Z"/>
                <w:rStyle w:val="Datumopmaakprofiel"/>
                <w:rFonts w:ascii="Arial" w:hAnsi="Arial" w:cs="Arial"/>
                <w:strike/>
                <w:kern w:val="28"/>
                <w:szCs w:val="18"/>
                <w:lang w:eastAsia="en-US"/>
                <w:rPrChange w:id="51" w:author="Groot, Karina de" w:date="2026-06-30T09:13:00Z" w16du:dateUtc="2026-06-30T07:13:00Z">
                  <w:rPr>
                    <w:ins w:id="52" w:author="Groot, Karina de" w:date="2026-06-30T09:11:00Z" w16du:dateUtc="2026-06-30T07:11:00Z"/>
                    <w:rStyle w:val="Datumopmaakprofiel"/>
                    <w:rFonts w:ascii="Arial" w:hAnsi="Arial" w:cs="Arial"/>
                    <w:kern w:val="28"/>
                    <w:szCs w:val="18"/>
                    <w:lang w:eastAsia="en-US"/>
                  </w:rPr>
                </w:rPrChange>
              </w:rPr>
            </w:pPr>
          </w:p>
        </w:tc>
        <w:tc>
          <w:tcPr>
            <w:tcW w:w="1982" w:type="dxa"/>
            <w:tcBorders>
              <w:top w:val="single" w:sz="4" w:space="0" w:color="auto"/>
              <w:left w:val="single" w:sz="4" w:space="0" w:color="auto"/>
              <w:bottom w:val="single" w:sz="4" w:space="0" w:color="auto"/>
              <w:right w:val="single" w:sz="4" w:space="0" w:color="auto"/>
            </w:tcBorders>
            <w:tcPrChange w:id="53" w:author="Groot, Karina de" w:date="2026-06-30T09:12:00Z" w16du:dateUtc="2026-06-30T07:12:00Z">
              <w:tcPr>
                <w:tcW w:w="1985" w:type="dxa"/>
                <w:tcBorders>
                  <w:top w:val="single" w:sz="4" w:space="0" w:color="auto"/>
                  <w:left w:val="single" w:sz="4" w:space="0" w:color="auto"/>
                  <w:bottom w:val="single" w:sz="4" w:space="0" w:color="auto"/>
                  <w:right w:val="single" w:sz="4" w:space="0" w:color="auto"/>
                </w:tcBorders>
              </w:tcPr>
            </w:tcPrChange>
          </w:tcPr>
          <w:p w14:paraId="464C8FBD" w14:textId="34B5A111" w:rsidR="00D35B2D" w:rsidRPr="006B1F21" w:rsidRDefault="00D35B2D" w:rsidP="002B0325">
            <w:pPr>
              <w:snapToGrid w:val="0"/>
              <w:spacing w:line="280" w:lineRule="atLeast"/>
              <w:rPr>
                <w:ins w:id="54" w:author="Groot, Karina de" w:date="2026-06-30T09:11:00Z" w16du:dateUtc="2026-06-30T07:11:00Z"/>
                <w:rFonts w:ascii="Arial" w:hAnsi="Arial" w:cs="Arial"/>
                <w:strike/>
                <w:kern w:val="28"/>
                <w:sz w:val="18"/>
                <w:szCs w:val="18"/>
                <w:lang w:eastAsia="en-US"/>
                <w:rPrChange w:id="55" w:author="Groot, Karina de" w:date="2026-06-30T09:13:00Z" w16du:dateUtc="2026-06-30T07:13:00Z">
                  <w:rPr>
                    <w:ins w:id="56" w:author="Groot, Karina de" w:date="2026-06-30T09:11:00Z" w16du:dateUtc="2026-06-30T07:11:00Z"/>
                    <w:rFonts w:ascii="Arial" w:hAnsi="Arial" w:cs="Arial"/>
                    <w:kern w:val="28"/>
                    <w:sz w:val="18"/>
                    <w:szCs w:val="18"/>
                    <w:lang w:eastAsia="en-US"/>
                  </w:rPr>
                </w:rPrChange>
              </w:rPr>
            </w:pPr>
            <w:ins w:id="57" w:author="Groot, Karina de" w:date="2026-06-30T09:12:00Z" w16du:dateUtc="2026-06-30T07:12:00Z">
              <w:r w:rsidRPr="006B1F21">
                <w:rPr>
                  <w:rFonts w:ascii="Arial" w:hAnsi="Arial" w:cs="Arial"/>
                  <w:strike/>
                  <w:kern w:val="28"/>
                  <w:sz w:val="18"/>
                  <w:szCs w:val="18"/>
                  <w:lang w:eastAsia="en-US"/>
                  <w:rPrChange w:id="58" w:author="Groot, Karina de" w:date="2026-06-30T09:13:00Z" w16du:dateUtc="2026-06-30T07:13:00Z">
                    <w:rPr>
                      <w:rFonts w:ascii="Arial" w:hAnsi="Arial" w:cs="Arial"/>
                      <w:kern w:val="28"/>
                      <w:sz w:val="18"/>
                      <w:szCs w:val="18"/>
                      <w:lang w:eastAsia="en-US"/>
                    </w:rPr>
                  </w:rPrChange>
                </w:rPr>
                <w:t>ODR/DPI</w:t>
              </w:r>
            </w:ins>
          </w:p>
        </w:tc>
        <w:tc>
          <w:tcPr>
            <w:tcW w:w="4387" w:type="dxa"/>
            <w:tcBorders>
              <w:top w:val="single" w:sz="4" w:space="0" w:color="auto"/>
              <w:left w:val="single" w:sz="4" w:space="0" w:color="auto"/>
              <w:bottom w:val="single" w:sz="4" w:space="0" w:color="auto"/>
              <w:right w:val="single" w:sz="4" w:space="0" w:color="auto"/>
            </w:tcBorders>
            <w:tcPrChange w:id="59" w:author="Groot, Karina de" w:date="2026-06-30T09:12:00Z" w16du:dateUtc="2026-06-30T07:12:00Z">
              <w:tcPr>
                <w:tcW w:w="4394" w:type="dxa"/>
                <w:tcBorders>
                  <w:top w:val="single" w:sz="4" w:space="0" w:color="auto"/>
                  <w:left w:val="single" w:sz="4" w:space="0" w:color="auto"/>
                  <w:bottom w:val="single" w:sz="4" w:space="0" w:color="auto"/>
                  <w:right w:val="single" w:sz="4" w:space="0" w:color="auto"/>
                </w:tcBorders>
              </w:tcPr>
            </w:tcPrChange>
          </w:tcPr>
          <w:p w14:paraId="02331BAF" w14:textId="4E3EBF2A" w:rsidR="00D35B2D" w:rsidRPr="0052398E" w:rsidRDefault="00D35B2D" w:rsidP="005F06EE">
            <w:pPr>
              <w:snapToGrid w:val="0"/>
              <w:spacing w:line="280" w:lineRule="atLeast"/>
              <w:rPr>
                <w:ins w:id="60" w:author="Groot, Karina de" w:date="2026-06-30T09:11:00Z" w16du:dateUtc="2026-06-30T07:11:00Z"/>
                <w:rFonts w:ascii="Arial" w:hAnsi="Arial" w:cs="Arial"/>
                <w:kern w:val="28"/>
                <w:sz w:val="18"/>
                <w:szCs w:val="18"/>
                <w:lang w:eastAsia="en-US"/>
              </w:rPr>
            </w:pPr>
            <w:ins w:id="61" w:author="Groot, Karina de" w:date="2026-06-30T09:12:00Z" w16du:dateUtc="2026-06-30T07:12:00Z">
              <w:r w:rsidRPr="006B1F21">
                <w:rPr>
                  <w:rFonts w:ascii="Arial" w:hAnsi="Arial" w:cs="Arial"/>
                  <w:strike/>
                  <w:kern w:val="28"/>
                  <w:sz w:val="18"/>
                  <w:szCs w:val="18"/>
                  <w:lang w:eastAsia="en-US"/>
                  <w:rPrChange w:id="62" w:author="Groot, Karina de" w:date="2026-06-30T09:13:00Z" w16du:dateUtc="2026-06-30T07:13:00Z">
                    <w:rPr>
                      <w:rFonts w:ascii="Arial" w:hAnsi="Arial" w:cs="Arial"/>
                      <w:kern w:val="28"/>
                      <w:sz w:val="18"/>
                      <w:szCs w:val="18"/>
                      <w:lang w:eastAsia="en-US"/>
                    </w:rPr>
                  </w:rPrChange>
                </w:rPr>
                <w:t>Gebaseerd op het stater model</w:t>
              </w:r>
              <w:r>
                <w:rPr>
                  <w:rFonts w:ascii="Arial" w:hAnsi="Arial" w:cs="Arial"/>
                  <w:kern w:val="28"/>
                  <w:sz w:val="18"/>
                  <w:szCs w:val="18"/>
                  <w:lang w:eastAsia="en-US"/>
                </w:rPr>
                <w:t>= vervallen</w:t>
              </w:r>
            </w:ins>
          </w:p>
        </w:tc>
      </w:tr>
      <w:tr w:rsidR="00964FF5" w14:paraId="72242E01" w14:textId="77777777" w:rsidTr="00D35B2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63" w:author="Groot, Karina de" w:date="2026-06-30T09:11:00Z" w16du:dateUtc="2026-06-30T07:11: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64" w:author="Groote Haar, Linda" w:date="2026-06-01T14:00:00Z"/>
        </w:trPr>
        <w:tc>
          <w:tcPr>
            <w:tcW w:w="791" w:type="dxa"/>
            <w:tcBorders>
              <w:top w:val="single" w:sz="4" w:space="0" w:color="auto"/>
              <w:left w:val="single" w:sz="4" w:space="0" w:color="auto"/>
              <w:bottom w:val="single" w:sz="4" w:space="0" w:color="auto"/>
              <w:right w:val="single" w:sz="4" w:space="0" w:color="auto"/>
            </w:tcBorders>
            <w:tcPrChange w:id="65" w:author="Groot, Karina de" w:date="2026-06-30T09:11:00Z" w16du:dateUtc="2026-06-30T07:11:00Z">
              <w:tcPr>
                <w:tcW w:w="779" w:type="dxa"/>
                <w:tcBorders>
                  <w:top w:val="single" w:sz="4" w:space="0" w:color="auto"/>
                  <w:left w:val="single" w:sz="4" w:space="0" w:color="auto"/>
                  <w:bottom w:val="single" w:sz="4" w:space="0" w:color="auto"/>
                  <w:right w:val="single" w:sz="4" w:space="0" w:color="auto"/>
                </w:tcBorders>
              </w:tcPr>
            </w:tcPrChange>
          </w:tcPr>
          <w:p w14:paraId="131571B2" w14:textId="77191149" w:rsidR="00964FF5" w:rsidRPr="0052398E" w:rsidRDefault="00D35B2D" w:rsidP="002B0325">
            <w:pPr>
              <w:pStyle w:val="Koptekst"/>
              <w:tabs>
                <w:tab w:val="left" w:pos="708"/>
              </w:tabs>
              <w:spacing w:line="280" w:lineRule="exact"/>
              <w:rPr>
                <w:ins w:id="66" w:author="Groote Haar, Linda" w:date="2026-06-01T14:00:00Z" w16du:dateUtc="2026-06-01T12:00:00Z"/>
                <w:rStyle w:val="Versie"/>
                <w:rFonts w:ascii="Arial" w:hAnsi="Arial" w:cs="Arial"/>
                <w:kern w:val="28"/>
                <w:szCs w:val="18"/>
                <w:lang w:eastAsia="en-US"/>
                <w:rPrChange w:id="67" w:author="Groote Haar, Linda" w:date="2026-06-01T14:01:00Z" w16du:dateUtc="2026-06-01T12:01:00Z">
                  <w:rPr>
                    <w:ins w:id="68" w:author="Groote Haar, Linda" w:date="2026-06-01T14:00:00Z" w16du:dateUtc="2026-06-01T12:00:00Z"/>
                    <w:rStyle w:val="Versie"/>
                    <w:kern w:val="28"/>
                    <w:lang w:eastAsia="en-US"/>
                  </w:rPr>
                </w:rPrChange>
              </w:rPr>
            </w:pPr>
            <w:ins w:id="69" w:author="Groot, Karina de" w:date="2026-06-30T09:12:00Z" w16du:dateUtc="2026-06-30T07:12:00Z">
              <w:r>
                <w:rPr>
                  <w:rStyle w:val="Versie"/>
                  <w:rFonts w:ascii="Arial" w:hAnsi="Arial" w:cs="Arial"/>
                  <w:kern w:val="28"/>
                  <w:szCs w:val="18"/>
                  <w:lang w:eastAsia="en-US"/>
                </w:rPr>
                <w:t>5</w:t>
              </w:r>
            </w:ins>
            <w:ins w:id="70" w:author="Groot, Karina de" w:date="2026-06-30T09:10:00Z" w16du:dateUtc="2026-06-30T07:10:00Z">
              <w:r w:rsidR="00BC3258">
                <w:rPr>
                  <w:rStyle w:val="Versie"/>
                  <w:rFonts w:ascii="Arial" w:hAnsi="Arial" w:cs="Arial"/>
                  <w:kern w:val="28"/>
                  <w:szCs w:val="18"/>
                  <w:lang w:eastAsia="en-US"/>
                </w:rPr>
                <w:t>.0</w:t>
              </w:r>
            </w:ins>
            <w:ins w:id="71" w:author="Groote Haar, Linda" w:date="2026-06-01T14:00:00Z" w16du:dateUtc="2026-06-01T12:00:00Z">
              <w:del w:id="72" w:author="Groot, Karina de" w:date="2026-06-30T09:10:00Z" w16du:dateUtc="2026-06-30T07:10:00Z">
                <w:r w:rsidR="00964FF5" w:rsidRPr="0052398E" w:rsidDel="00BC3258">
                  <w:rPr>
                    <w:rStyle w:val="Versie"/>
                    <w:rFonts w:ascii="Arial" w:hAnsi="Arial" w:cs="Arial"/>
                    <w:kern w:val="28"/>
                    <w:szCs w:val="18"/>
                    <w:lang w:eastAsia="en-US"/>
                    <w:rPrChange w:id="73" w:author="Groote Haar, Linda" w:date="2026-06-01T14:01:00Z" w16du:dateUtc="2026-06-01T12:01:00Z">
                      <w:rPr>
                        <w:rStyle w:val="Versie"/>
                        <w:kern w:val="28"/>
                        <w:lang w:eastAsia="en-US"/>
                      </w:rPr>
                    </w:rPrChange>
                  </w:rPr>
                  <w:delText>3.3.0</w:delText>
                </w:r>
              </w:del>
            </w:ins>
          </w:p>
        </w:tc>
        <w:tc>
          <w:tcPr>
            <w:tcW w:w="1699" w:type="dxa"/>
            <w:tcBorders>
              <w:top w:val="single" w:sz="4" w:space="0" w:color="auto"/>
              <w:left w:val="single" w:sz="4" w:space="0" w:color="auto"/>
              <w:bottom w:val="single" w:sz="4" w:space="0" w:color="auto"/>
              <w:right w:val="single" w:sz="4" w:space="0" w:color="auto"/>
            </w:tcBorders>
            <w:tcPrChange w:id="74" w:author="Groot, Karina de" w:date="2026-06-30T09:11:00Z" w16du:dateUtc="2026-06-30T07:11:00Z">
              <w:tcPr>
                <w:tcW w:w="1701" w:type="dxa"/>
                <w:tcBorders>
                  <w:top w:val="single" w:sz="4" w:space="0" w:color="auto"/>
                  <w:left w:val="single" w:sz="4" w:space="0" w:color="auto"/>
                  <w:bottom w:val="single" w:sz="4" w:space="0" w:color="auto"/>
                  <w:right w:val="single" w:sz="4" w:space="0" w:color="auto"/>
                </w:tcBorders>
              </w:tcPr>
            </w:tcPrChange>
          </w:tcPr>
          <w:p w14:paraId="38B77349" w14:textId="717F0DD8" w:rsidR="00964FF5" w:rsidRPr="0052398E" w:rsidRDefault="00964FF5" w:rsidP="005F06EE">
            <w:pPr>
              <w:snapToGrid w:val="0"/>
              <w:spacing w:line="280" w:lineRule="atLeast"/>
              <w:rPr>
                <w:ins w:id="75" w:author="Groote Haar, Linda" w:date="2026-06-01T14:00:00Z" w16du:dateUtc="2026-06-01T12:00:00Z"/>
                <w:rStyle w:val="Datumopmaakprofiel"/>
                <w:rFonts w:ascii="Arial" w:hAnsi="Arial" w:cs="Arial"/>
                <w:kern w:val="28"/>
                <w:szCs w:val="18"/>
                <w:lang w:eastAsia="en-US"/>
                <w:rPrChange w:id="76" w:author="Groote Haar, Linda" w:date="2026-06-01T14:01:00Z" w16du:dateUtc="2026-06-01T12:01:00Z">
                  <w:rPr>
                    <w:ins w:id="77" w:author="Groote Haar, Linda" w:date="2026-06-01T14:00:00Z" w16du:dateUtc="2026-06-01T12:00:00Z"/>
                    <w:rStyle w:val="Datumopmaakprofiel"/>
                    <w:kern w:val="28"/>
                    <w:lang w:eastAsia="en-US"/>
                  </w:rPr>
                </w:rPrChange>
              </w:rPr>
            </w:pPr>
            <w:ins w:id="78" w:author="Groote Haar, Linda" w:date="2026-06-01T14:00:00Z" w16du:dateUtc="2026-06-01T12:00:00Z">
              <w:r w:rsidRPr="0052398E">
                <w:rPr>
                  <w:rStyle w:val="Datumopmaakprofiel"/>
                  <w:rFonts w:ascii="Arial" w:hAnsi="Arial" w:cs="Arial"/>
                  <w:kern w:val="28"/>
                  <w:szCs w:val="18"/>
                  <w:lang w:eastAsia="en-US"/>
                  <w:rPrChange w:id="79" w:author="Groote Haar, Linda" w:date="2026-06-01T14:01:00Z" w16du:dateUtc="2026-06-01T12:01:00Z">
                    <w:rPr>
                      <w:rStyle w:val="Datumopmaakprofiel"/>
                      <w:kern w:val="28"/>
                      <w:lang w:eastAsia="en-US"/>
                    </w:rPr>
                  </w:rPrChange>
                </w:rPr>
                <w:t>1 juni 2026</w:t>
              </w:r>
            </w:ins>
          </w:p>
        </w:tc>
        <w:tc>
          <w:tcPr>
            <w:tcW w:w="1982" w:type="dxa"/>
            <w:tcBorders>
              <w:top w:val="single" w:sz="4" w:space="0" w:color="auto"/>
              <w:left w:val="single" w:sz="4" w:space="0" w:color="auto"/>
              <w:bottom w:val="single" w:sz="4" w:space="0" w:color="auto"/>
              <w:right w:val="single" w:sz="4" w:space="0" w:color="auto"/>
            </w:tcBorders>
            <w:tcPrChange w:id="80" w:author="Groot, Karina de" w:date="2026-06-30T09:11:00Z" w16du:dateUtc="2026-06-30T07:11:00Z">
              <w:tcPr>
                <w:tcW w:w="1985" w:type="dxa"/>
                <w:tcBorders>
                  <w:top w:val="single" w:sz="4" w:space="0" w:color="auto"/>
                  <w:left w:val="single" w:sz="4" w:space="0" w:color="auto"/>
                  <w:bottom w:val="single" w:sz="4" w:space="0" w:color="auto"/>
                  <w:right w:val="single" w:sz="4" w:space="0" w:color="auto"/>
                </w:tcBorders>
              </w:tcPr>
            </w:tcPrChange>
          </w:tcPr>
          <w:p w14:paraId="70CE8525" w14:textId="3B5DBD25" w:rsidR="00964FF5" w:rsidRPr="0052398E" w:rsidRDefault="00964FF5" w:rsidP="002B0325">
            <w:pPr>
              <w:snapToGrid w:val="0"/>
              <w:spacing w:line="280" w:lineRule="atLeast"/>
              <w:rPr>
                <w:ins w:id="81" w:author="Groote Haar, Linda" w:date="2026-06-01T14:00:00Z" w16du:dateUtc="2026-06-01T12:00:00Z"/>
                <w:rFonts w:ascii="Arial" w:hAnsi="Arial" w:cs="Arial"/>
                <w:kern w:val="28"/>
                <w:sz w:val="18"/>
                <w:szCs w:val="18"/>
                <w:lang w:eastAsia="en-US"/>
              </w:rPr>
            </w:pPr>
            <w:ins w:id="82" w:author="Groote Haar, Linda" w:date="2026-06-01T14:00:00Z" w16du:dateUtc="2026-06-01T12:00:00Z">
              <w:r w:rsidRPr="0052398E">
                <w:rPr>
                  <w:rFonts w:ascii="Arial" w:hAnsi="Arial" w:cs="Arial"/>
                  <w:kern w:val="28"/>
                  <w:sz w:val="18"/>
                  <w:szCs w:val="18"/>
                  <w:lang w:eastAsia="en-US"/>
                </w:rPr>
                <w:t>ODR/DPI</w:t>
              </w:r>
            </w:ins>
          </w:p>
        </w:tc>
        <w:tc>
          <w:tcPr>
            <w:tcW w:w="4387" w:type="dxa"/>
            <w:tcBorders>
              <w:top w:val="single" w:sz="4" w:space="0" w:color="auto"/>
              <w:left w:val="single" w:sz="4" w:space="0" w:color="auto"/>
              <w:bottom w:val="single" w:sz="4" w:space="0" w:color="auto"/>
              <w:right w:val="single" w:sz="4" w:space="0" w:color="auto"/>
            </w:tcBorders>
            <w:tcPrChange w:id="83" w:author="Groot, Karina de" w:date="2026-06-30T09:11:00Z" w16du:dateUtc="2026-06-30T07:11:00Z">
              <w:tcPr>
                <w:tcW w:w="4394" w:type="dxa"/>
                <w:tcBorders>
                  <w:top w:val="single" w:sz="4" w:space="0" w:color="auto"/>
                  <w:left w:val="single" w:sz="4" w:space="0" w:color="auto"/>
                  <w:bottom w:val="single" w:sz="4" w:space="0" w:color="auto"/>
                  <w:right w:val="single" w:sz="4" w:space="0" w:color="auto"/>
                </w:tcBorders>
              </w:tcPr>
            </w:tcPrChange>
          </w:tcPr>
          <w:p w14:paraId="12C13D0B" w14:textId="1EC227FB" w:rsidR="00964FF5" w:rsidRPr="0052398E" w:rsidRDefault="00964FF5" w:rsidP="005F06EE">
            <w:pPr>
              <w:snapToGrid w:val="0"/>
              <w:spacing w:line="280" w:lineRule="atLeast"/>
              <w:rPr>
                <w:ins w:id="84" w:author="Groote Haar, Linda" w:date="2026-06-01T14:01:00Z" w16du:dateUtc="2026-06-01T12:01:00Z"/>
                <w:rFonts w:ascii="Arial" w:hAnsi="Arial" w:cs="Arial"/>
                <w:sz w:val="18"/>
                <w:szCs w:val="18"/>
                <w:rPrChange w:id="85" w:author="Groote Haar, Linda" w:date="2026-06-01T14:01:00Z" w16du:dateUtc="2026-06-01T12:01:00Z">
                  <w:rPr>
                    <w:ins w:id="86" w:author="Groote Haar, Linda" w:date="2026-06-01T14:01:00Z" w16du:dateUtc="2026-06-01T12:01:00Z"/>
                    <w:rFonts w:ascii="Arial" w:hAnsi="Arial" w:cs="Arial"/>
                    <w:sz w:val="20"/>
                  </w:rPr>
                </w:rPrChange>
              </w:rPr>
            </w:pPr>
            <w:ins w:id="87" w:author="Groote Haar, Linda" w:date="2026-06-01T14:00:00Z" w16du:dateUtc="2026-06-01T12:00:00Z">
              <w:r w:rsidRPr="0052398E">
                <w:rPr>
                  <w:rFonts w:ascii="Arial" w:hAnsi="Arial" w:cs="Arial"/>
                  <w:kern w:val="28"/>
                  <w:sz w:val="18"/>
                  <w:szCs w:val="18"/>
                  <w:lang w:eastAsia="en-US"/>
                </w:rPr>
                <w:t>Aanpassing van de zin</w:t>
              </w:r>
            </w:ins>
            <w:ins w:id="88" w:author="Groote Haar, Linda" w:date="2026-06-01T14:01:00Z" w16du:dateUtc="2026-06-01T12:01:00Z">
              <w:r w:rsidRPr="0052398E">
                <w:rPr>
                  <w:rFonts w:ascii="Arial" w:hAnsi="Arial" w:cs="Arial"/>
                  <w:kern w:val="28"/>
                  <w:sz w:val="18"/>
                  <w:szCs w:val="18"/>
                  <w:lang w:eastAsia="en-US"/>
                  <w:rPrChange w:id="89" w:author="Groote Haar, Linda" w:date="2026-06-01T14:01:00Z" w16du:dateUtc="2026-06-01T12:01:00Z">
                    <w:rPr>
                      <w:rFonts w:ascii="Arial" w:hAnsi="Arial" w:cs="Arial"/>
                      <w:kern w:val="28"/>
                      <w:sz w:val="20"/>
                      <w:lang w:eastAsia="en-US"/>
                    </w:rPr>
                  </w:rPrChange>
                </w:rPr>
                <w:t>;</w:t>
              </w:r>
            </w:ins>
            <w:ins w:id="90" w:author="Groote Haar, Linda" w:date="2026-06-01T14:00:00Z" w16du:dateUtc="2026-06-01T12:00:00Z">
              <w:r w:rsidRPr="0052398E">
                <w:rPr>
                  <w:rFonts w:ascii="Arial" w:hAnsi="Arial" w:cs="Arial"/>
                  <w:kern w:val="28"/>
                  <w:sz w:val="18"/>
                  <w:szCs w:val="18"/>
                  <w:lang w:eastAsia="en-US"/>
                </w:rPr>
                <w:t xml:space="preserve"> </w:t>
              </w:r>
              <w:r w:rsidRPr="0052398E">
                <w:rPr>
                  <w:rFonts w:ascii="Arial" w:hAnsi="Arial" w:cs="Arial"/>
                  <w:sz w:val="18"/>
                  <w:szCs w:val="18"/>
                  <w:rPrChange w:id="91" w:author="Groote Haar, Linda" w:date="2026-06-01T14:01:00Z" w16du:dateUtc="2026-06-01T12:01:00Z">
                    <w:rPr/>
                  </w:rPrChange>
                </w:rPr>
                <w:t>hierna ook te noeme</w:t>
              </w:r>
            </w:ins>
            <w:ins w:id="92" w:author="Groote Haar, Linda" w:date="2026-06-01T14:01:00Z" w16du:dateUtc="2026-06-01T12:01:00Z">
              <w:r w:rsidR="0052398E" w:rsidRPr="0052398E">
                <w:rPr>
                  <w:rFonts w:ascii="Arial" w:hAnsi="Arial" w:cs="Arial"/>
                  <w:sz w:val="18"/>
                  <w:szCs w:val="18"/>
                  <w:rPrChange w:id="93" w:author="Groote Haar, Linda" w:date="2026-06-01T14:01:00Z" w16du:dateUtc="2026-06-01T12:01:00Z">
                    <w:rPr>
                      <w:rFonts w:ascii="Arial" w:hAnsi="Arial" w:cs="Arial"/>
                      <w:sz w:val="20"/>
                    </w:rPr>
                  </w:rPrChange>
                </w:rPr>
                <w:t>n:</w:t>
              </w:r>
            </w:ins>
            <w:ins w:id="94" w:author="Groote Haar, Linda" w:date="2026-06-01T14:00:00Z" w16du:dateUtc="2026-06-01T12:00:00Z">
              <w:r w:rsidRPr="0052398E">
                <w:rPr>
                  <w:rFonts w:ascii="Arial" w:hAnsi="Arial" w:cs="Arial"/>
                  <w:sz w:val="18"/>
                  <w:szCs w:val="18"/>
                  <w:rPrChange w:id="95" w:author="Groote Haar, Linda" w:date="2026-06-01T14:01:00Z" w16du:dateUtc="2026-06-01T12:01:00Z">
                    <w:rPr/>
                  </w:rPrChange>
                </w:rPr>
                <w:t xml:space="preserve"> "de Bank"</w:t>
              </w:r>
            </w:ins>
            <w:ins w:id="96" w:author="Groote Haar, Linda" w:date="2026-06-01T14:01:00Z" w16du:dateUtc="2026-06-01T12:01:00Z">
              <w:r w:rsidRPr="0052398E">
                <w:rPr>
                  <w:rFonts w:ascii="Arial" w:hAnsi="Arial" w:cs="Arial"/>
                  <w:sz w:val="18"/>
                  <w:szCs w:val="18"/>
                  <w:rPrChange w:id="97" w:author="Groote Haar, Linda" w:date="2026-06-01T14:01:00Z" w16du:dateUtc="2026-06-01T12:01:00Z">
                    <w:rPr>
                      <w:rFonts w:ascii="Arial" w:hAnsi="Arial" w:cs="Arial"/>
                      <w:sz w:val="20"/>
                    </w:rPr>
                  </w:rPrChange>
                </w:rPr>
                <w:t>.</w:t>
              </w:r>
            </w:ins>
          </w:p>
          <w:p w14:paraId="3DD6BD2D" w14:textId="1D449AD3" w:rsidR="00964FF5" w:rsidRPr="0052398E" w:rsidRDefault="0052398E" w:rsidP="005F06EE">
            <w:pPr>
              <w:snapToGrid w:val="0"/>
              <w:spacing w:line="280" w:lineRule="atLeast"/>
              <w:rPr>
                <w:ins w:id="98" w:author="Groote Haar, Linda" w:date="2026-06-01T14:00:00Z" w16du:dateUtc="2026-06-01T12:00:00Z"/>
                <w:rFonts w:ascii="Arial" w:hAnsi="Arial" w:cs="Arial"/>
                <w:kern w:val="28"/>
                <w:sz w:val="18"/>
                <w:szCs w:val="18"/>
                <w:lang w:eastAsia="en-US"/>
              </w:rPr>
            </w:pPr>
            <w:ins w:id="99" w:author="Groote Haar, Linda" w:date="2026-06-01T14:01:00Z" w16du:dateUtc="2026-06-01T12:01:00Z">
              <w:r w:rsidRPr="0052398E">
                <w:rPr>
                  <w:rFonts w:ascii="Arial" w:hAnsi="Arial" w:cs="Arial"/>
                  <w:sz w:val="18"/>
                  <w:szCs w:val="18"/>
                  <w:rPrChange w:id="100" w:author="Groote Haar, Linda" w:date="2026-06-01T14:01:00Z" w16du:dateUtc="2026-06-01T12:01:00Z">
                    <w:rPr>
                      <w:rFonts w:ascii="Arial" w:hAnsi="Arial" w:cs="Arial"/>
                      <w:sz w:val="20"/>
                    </w:rPr>
                  </w:rPrChange>
                </w:rPr>
                <w:t xml:space="preserve">Hierna ook te noemen “de Bank” </w:t>
              </w:r>
            </w:ins>
            <w:commentRangeStart w:id="101"/>
            <w:ins w:id="102" w:author="Groote Haar, Linda" w:date="2026-06-01T14:00:00Z" w16du:dateUtc="2026-06-01T12:00:00Z">
              <w:r w:rsidR="00964FF5" w:rsidRPr="0052398E">
                <w:rPr>
                  <w:rFonts w:ascii="Arial" w:hAnsi="Arial" w:cs="Arial"/>
                  <w:sz w:val="18"/>
                  <w:szCs w:val="18"/>
                  <w:rPrChange w:id="103" w:author="Groote Haar, Linda" w:date="2026-06-01T14:01:00Z" w16du:dateUtc="2026-06-01T12:01:00Z">
                    <w:rPr>
                      <w:color w:val="0070C0"/>
                    </w:rPr>
                  </w:rPrChange>
                </w:rPr>
                <w:t>of “de Hypotheeknemer” of “de Hypotheekhouder”</w:t>
              </w:r>
              <w:commentRangeEnd w:id="101"/>
              <w:r w:rsidR="00964FF5" w:rsidRPr="0052398E">
                <w:rPr>
                  <w:rStyle w:val="Verwijzingopmerking"/>
                  <w:rFonts w:ascii="Arial" w:hAnsi="Arial" w:cs="Arial"/>
                  <w:sz w:val="18"/>
                  <w:szCs w:val="18"/>
                  <w:rPrChange w:id="104" w:author="Groote Haar, Linda" w:date="2026-06-01T14:01:00Z" w16du:dateUtc="2026-06-01T12:01:00Z">
                    <w:rPr>
                      <w:rStyle w:val="Verwijzingopmerking"/>
                      <w:sz w:val="24"/>
                    </w:rPr>
                  </w:rPrChange>
                </w:rPr>
                <w:commentReference w:id="101"/>
              </w:r>
              <w:r w:rsidR="00964FF5" w:rsidRPr="0052398E">
                <w:rPr>
                  <w:rFonts w:ascii="Arial" w:hAnsi="Arial" w:cs="Arial"/>
                  <w:sz w:val="18"/>
                  <w:szCs w:val="18"/>
                  <w:rPrChange w:id="105" w:author="Groote Haar, Linda" w:date="2026-06-01T14:01:00Z" w16du:dateUtc="2026-06-01T12:01:00Z">
                    <w:rPr/>
                  </w:rPrChange>
                </w:rPr>
                <w:t>.</w:t>
              </w:r>
            </w:ins>
          </w:p>
        </w:tc>
      </w:tr>
    </w:tbl>
    <w:p w14:paraId="6B862963" w14:textId="77777777" w:rsidR="00FD0A95" w:rsidRPr="003A682D" w:rsidRDefault="00FD0A95" w:rsidP="00A34A6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p>
    <w:sectPr w:rsidR="00FD0A95" w:rsidRPr="003A682D" w:rsidSect="00CB520D">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paperSrc w:first="7" w:other="7"/>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Rossmeissl, N.S. (Nicole)" w:date="2026-05-19T17:06:00Z" w:initials="NR">
    <w:p w14:paraId="495C309C" w14:textId="77777777" w:rsidR="00572EA6" w:rsidRDefault="00572EA6" w:rsidP="00BA75DE">
      <w:pPr>
        <w:pStyle w:val="Tekstopmerking"/>
      </w:pPr>
      <w:r>
        <w:rPr>
          <w:rStyle w:val="Verwijzingopmerking"/>
        </w:rPr>
        <w:annotationRef/>
      </w:r>
      <w:r>
        <w:t>Aanpassing KIK-deel.</w:t>
      </w:r>
    </w:p>
  </w:comment>
  <w:comment w:id="101" w:author="Rossmeissl, N.S. (Nicole)" w:date="2026-05-19T17:06:00Z" w:initials="NR">
    <w:p w14:paraId="5815FD47" w14:textId="77777777" w:rsidR="00964FF5" w:rsidRDefault="00964FF5" w:rsidP="00BA75DE">
      <w:pPr>
        <w:pStyle w:val="Tekstopmerking"/>
      </w:pPr>
      <w:r>
        <w:rPr>
          <w:rStyle w:val="Verwijzingopmerking"/>
        </w:rPr>
        <w:annotationRef/>
      </w:r>
      <w:r>
        <w:t>Aanpassing KIK-deel.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C309C" w15:done="0"/>
  <w15:commentEx w15:paraId="5815FD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DC5B9C" w16cex:dateUtc="2026-05-19T15:06:00Z"/>
  <w16cex:commentExtensible w16cex:durableId="40579B40" w16cex:dateUtc="2026-05-19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C309C" w16cid:durableId="51DC5B9C"/>
  <w16cid:commentId w16cid:paraId="5815FD47" w16cid:durableId="40579B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80518" w14:textId="77777777" w:rsidR="00B1273A" w:rsidRDefault="00B1273A">
      <w:r>
        <w:separator/>
      </w:r>
    </w:p>
  </w:endnote>
  <w:endnote w:type="continuationSeparator" w:id="0">
    <w:p w14:paraId="5AEC5247" w14:textId="77777777" w:rsidR="00B1273A" w:rsidRDefault="00B12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yriad-BoldItalic">
    <w:altName w:val="Times New Roman"/>
    <w:charset w:val="00"/>
    <w:family w:val="auto"/>
    <w:pitch w:val="variable"/>
    <w:sig w:usb0="A000002F" w:usb1="1000004A" w:usb2="00000000" w:usb3="00000000" w:csb0="00000111" w:csb1="00000000"/>
  </w:font>
  <w:font w:name="Myriad-ExtraBoldItalic">
    <w:altName w:val="Times New Roman"/>
    <w:charset w:val="00"/>
    <w:family w:val="auto"/>
    <w:pitch w:val="variable"/>
    <w:sig w:usb0="A000002F" w:usb1="1000004A" w:usb2="00000000" w:usb3="00000000" w:csb0="00000111" w:csb1="00000000"/>
  </w:font>
  <w:font w:name="Myriad-Italic">
    <w:altName w:val="Times New Roman"/>
    <w:charset w:val="00"/>
    <w:family w:val="auto"/>
    <w:pitch w:val="variable"/>
    <w:sig w:usb0="A000002F" w:usb1="1000004A" w:usb2="00000000" w:usb3="00000000" w:csb0="00000111" w:csb1="00000000"/>
  </w:font>
  <w:font w:name="Rabobankfont">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C845" w14:textId="77777777" w:rsidR="00211BB5" w:rsidRDefault="00211BB5" w:rsidP="000D7B52">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13</w:t>
    </w:r>
    <w:r>
      <w:rPr>
        <w:rStyle w:val="Paginanummer"/>
      </w:rPr>
      <w:fldChar w:fldCharType="end"/>
    </w:r>
  </w:p>
  <w:p w14:paraId="159DC73A" w14:textId="77777777" w:rsidR="00211BB5" w:rsidRDefault="00211BB5" w:rsidP="000D7B52">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84D6" w14:textId="77777777" w:rsidR="00211BB5" w:rsidRDefault="00211BB5" w:rsidP="000D7B52">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8B5BA6">
      <w:rPr>
        <w:rStyle w:val="Paginanummer"/>
        <w:noProof/>
      </w:rPr>
      <w:t>2</w:t>
    </w:r>
    <w:r>
      <w:rPr>
        <w:rStyle w:val="Paginanummer"/>
      </w:rPr>
      <w:fldChar w:fldCharType="end"/>
    </w:r>
  </w:p>
  <w:p w14:paraId="3095C848" w14:textId="77777777" w:rsidR="00211BB5" w:rsidRDefault="00211BB5" w:rsidP="000D7B52">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E654" w14:textId="77777777" w:rsidR="00211BB5" w:rsidRDefault="00211BB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E33B" w14:textId="77777777" w:rsidR="00B1273A" w:rsidRDefault="00B1273A">
      <w:r>
        <w:separator/>
      </w:r>
    </w:p>
  </w:footnote>
  <w:footnote w:type="continuationSeparator" w:id="0">
    <w:p w14:paraId="0A245FD8" w14:textId="77777777" w:rsidR="00B1273A" w:rsidRDefault="00B12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A25C" w14:textId="77777777" w:rsidR="00211BB5" w:rsidRDefault="00211BB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6C53" w14:textId="77777777" w:rsidR="00211BB5" w:rsidRDefault="00211BB5">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75DD" w14:textId="77777777" w:rsidR="00211BB5" w:rsidRDefault="00211BB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622E8C"/>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85605D2E"/>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81701630"/>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B65EA8EC"/>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CE54E5B6"/>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D98E534"/>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BED088"/>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980BAA"/>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B162F2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B55296B4"/>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DD06E42C"/>
    <w:lvl w:ilvl="0">
      <w:numFmt w:val="bullet"/>
      <w:lvlText w:val="*"/>
      <w:lvlJc w:val="left"/>
    </w:lvl>
  </w:abstractNum>
  <w:abstractNum w:abstractNumId="11" w15:restartNumberingAfterBreak="0">
    <w:nsid w:val="050707F5"/>
    <w:multiLevelType w:val="multilevel"/>
    <w:tmpl w:val="9B3E3E1A"/>
    <w:lvl w:ilvl="0">
      <w:start w:val="4"/>
      <w:numFmt w:val="upperLetter"/>
      <w:lvlText w:val="%1.    1."/>
      <w:lvlJc w:val="left"/>
      <w:pPr>
        <w:tabs>
          <w:tab w:val="num" w:pos="0"/>
        </w:tabs>
        <w:ind w:left="708" w:hanging="708"/>
      </w:pPr>
      <w:rPr>
        <w:rFonts w:hint="default"/>
      </w:rPr>
    </w:lvl>
    <w:lvl w:ilvl="1">
      <w:start w:val="2"/>
      <w:numFmt w:val="decimal"/>
      <w:lvlText w:val="%2."/>
      <w:lvlJc w:val="left"/>
      <w:pPr>
        <w:tabs>
          <w:tab w:val="num" w:pos="0"/>
        </w:tabs>
        <w:ind w:left="1416" w:hanging="112"/>
      </w:pPr>
      <w:rPr>
        <w:rFonts w:ascii="Arial" w:hAnsi="Arial" w:hint="default"/>
      </w:rPr>
    </w:lvl>
    <w:lvl w:ilvl="2">
      <w:start w:val="1"/>
      <w:numFmt w:val="decimal"/>
      <w:lvlText w:val="%3."/>
      <w:lvlJc w:val="left"/>
      <w:pPr>
        <w:tabs>
          <w:tab w:val="num" w:pos="0"/>
        </w:tabs>
        <w:ind w:left="2124" w:hanging="708"/>
      </w:pPr>
      <w:rPr>
        <w:rFonts w:hint="default"/>
      </w:rPr>
    </w:lvl>
    <w:lvl w:ilvl="3">
      <w:start w:val="1"/>
      <w:numFmt w:val="lowerLetter"/>
      <w:lvlText w:val="%4)"/>
      <w:lvlJc w:val="left"/>
      <w:pPr>
        <w:tabs>
          <w:tab w:val="num" w:pos="0"/>
        </w:tabs>
        <w:ind w:left="2832" w:hanging="708"/>
      </w:pPr>
      <w:rPr>
        <w:rFonts w:hint="default"/>
      </w:rPr>
    </w:lvl>
    <w:lvl w:ilvl="4">
      <w:start w:val="1"/>
      <w:numFmt w:val="decimal"/>
      <w:lvlText w:val="(%5)"/>
      <w:lvlJc w:val="left"/>
      <w:pPr>
        <w:tabs>
          <w:tab w:val="num" w:pos="0"/>
        </w:tabs>
        <w:ind w:left="3540" w:hanging="708"/>
      </w:pPr>
      <w:rPr>
        <w:rFonts w:hint="default"/>
      </w:rPr>
    </w:lvl>
    <w:lvl w:ilvl="5">
      <w:start w:val="1"/>
      <w:numFmt w:val="lowerLetter"/>
      <w:lvlText w:val="(%6)"/>
      <w:lvlJc w:val="left"/>
      <w:pPr>
        <w:tabs>
          <w:tab w:val="num" w:pos="0"/>
        </w:tabs>
        <w:ind w:left="4248" w:hanging="708"/>
      </w:pPr>
      <w:rPr>
        <w:rFonts w:hint="default"/>
      </w:rPr>
    </w:lvl>
    <w:lvl w:ilvl="6">
      <w:start w:val="1"/>
      <w:numFmt w:val="lowerRoman"/>
      <w:lvlText w:val="(%7)"/>
      <w:lvlJc w:val="left"/>
      <w:pPr>
        <w:tabs>
          <w:tab w:val="num" w:pos="0"/>
        </w:tabs>
        <w:ind w:left="4956" w:hanging="708"/>
      </w:pPr>
      <w:rPr>
        <w:rFonts w:hint="default"/>
      </w:rPr>
    </w:lvl>
    <w:lvl w:ilvl="7">
      <w:start w:val="1"/>
      <w:numFmt w:val="lowerLetter"/>
      <w:lvlText w:val="(%8)"/>
      <w:lvlJc w:val="left"/>
      <w:pPr>
        <w:tabs>
          <w:tab w:val="num" w:pos="0"/>
        </w:tabs>
        <w:ind w:left="5664" w:hanging="708"/>
      </w:pPr>
      <w:rPr>
        <w:rFonts w:hint="default"/>
      </w:rPr>
    </w:lvl>
    <w:lvl w:ilvl="8">
      <w:start w:val="1"/>
      <w:numFmt w:val="lowerRoman"/>
      <w:lvlText w:val="(%9)"/>
      <w:lvlJc w:val="left"/>
      <w:pPr>
        <w:tabs>
          <w:tab w:val="num" w:pos="0"/>
        </w:tabs>
        <w:ind w:left="6372" w:hanging="708"/>
      </w:pPr>
      <w:rPr>
        <w:rFonts w:hint="default"/>
      </w:rPr>
    </w:lvl>
  </w:abstractNum>
  <w:abstractNum w:abstractNumId="12" w15:restartNumberingAfterBreak="0">
    <w:nsid w:val="07AA3326"/>
    <w:multiLevelType w:val="hybridMultilevel"/>
    <w:tmpl w:val="D6F039BC"/>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EEC289F"/>
    <w:multiLevelType w:val="hybridMultilevel"/>
    <w:tmpl w:val="EAB6D442"/>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8800F204">
      <w:start w:val="1"/>
      <w:numFmt w:val="decimal"/>
      <w:lvlText w:val="%3)"/>
      <w:lvlJc w:val="left"/>
      <w:pPr>
        <w:tabs>
          <w:tab w:val="num" w:pos="2160"/>
        </w:tabs>
        <w:ind w:left="2160" w:hanging="360"/>
      </w:pPr>
      <w:rPr>
        <w:rFonts w:ascii="Arial" w:hAnsi="Arial" w:hint="default"/>
        <w:b w:val="0"/>
        <w:i w:val="0"/>
        <w:caps w:val="0"/>
        <w:strike w:val="0"/>
        <w:dstrike w:val="0"/>
        <w:vanish w:val="0"/>
        <w:color w:val="FF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tplc="657A524A">
      <w:start w:val="1"/>
      <w:numFmt w:val="decimal"/>
      <w:lvlText w:val="%4."/>
      <w:lvlJc w:val="left"/>
      <w:pPr>
        <w:tabs>
          <w:tab w:val="num" w:pos="2880"/>
        </w:tabs>
        <w:ind w:left="2880" w:hanging="360"/>
      </w:pPr>
      <w:rPr>
        <w:rFonts w:hint="default"/>
        <w:b/>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4D59FD"/>
    <w:multiLevelType w:val="multilevel"/>
    <w:tmpl w:val="056C7244"/>
    <w:lvl w:ilvl="0">
      <w:start w:val="1"/>
      <w:numFmt w:val="upperLetter"/>
      <w:lvlText w:val="%1."/>
      <w:lvlJc w:val="left"/>
      <w:pPr>
        <w:tabs>
          <w:tab w:val="num" w:pos="0"/>
        </w:tabs>
        <w:ind w:left="708" w:hanging="708"/>
      </w:pPr>
      <w:rPr>
        <w:rFonts w:hint="default"/>
      </w:rPr>
    </w:lvl>
    <w:lvl w:ilvl="1">
      <w:start w:val="1"/>
      <w:numFmt w:val="decimal"/>
      <w:lvlText w:val="%2."/>
      <w:lvlJc w:val="left"/>
      <w:pPr>
        <w:tabs>
          <w:tab w:val="num" w:pos="0"/>
        </w:tabs>
        <w:ind w:left="1416" w:hanging="708"/>
      </w:pPr>
      <w:rPr>
        <w:rFonts w:ascii="Arial" w:hAnsi="Arial" w:hint="default"/>
        <w:sz w:val="20"/>
      </w:rPr>
    </w:lvl>
    <w:lvl w:ilvl="2">
      <w:start w:val="1"/>
      <w:numFmt w:val="decimal"/>
      <w:lvlText w:val="%3."/>
      <w:lvlJc w:val="left"/>
      <w:pPr>
        <w:tabs>
          <w:tab w:val="num" w:pos="0"/>
        </w:tabs>
        <w:ind w:left="2124" w:hanging="708"/>
      </w:pPr>
      <w:rPr>
        <w:rFonts w:hint="default"/>
      </w:rPr>
    </w:lvl>
    <w:lvl w:ilvl="3">
      <w:start w:val="1"/>
      <w:numFmt w:val="lowerLetter"/>
      <w:lvlText w:val="%4)"/>
      <w:lvlJc w:val="left"/>
      <w:pPr>
        <w:tabs>
          <w:tab w:val="num" w:pos="0"/>
        </w:tabs>
        <w:ind w:left="2832" w:hanging="708"/>
      </w:pPr>
      <w:rPr>
        <w:rFonts w:hint="default"/>
      </w:rPr>
    </w:lvl>
    <w:lvl w:ilvl="4">
      <w:start w:val="1"/>
      <w:numFmt w:val="decimal"/>
      <w:lvlText w:val="(%5)"/>
      <w:lvlJc w:val="left"/>
      <w:pPr>
        <w:tabs>
          <w:tab w:val="num" w:pos="0"/>
        </w:tabs>
        <w:ind w:left="3540" w:hanging="708"/>
      </w:pPr>
      <w:rPr>
        <w:rFonts w:hint="default"/>
      </w:rPr>
    </w:lvl>
    <w:lvl w:ilvl="5">
      <w:start w:val="1"/>
      <w:numFmt w:val="lowerLetter"/>
      <w:lvlText w:val="(%6)"/>
      <w:lvlJc w:val="left"/>
      <w:pPr>
        <w:tabs>
          <w:tab w:val="num" w:pos="0"/>
        </w:tabs>
        <w:ind w:left="4248" w:hanging="708"/>
      </w:pPr>
      <w:rPr>
        <w:rFonts w:hint="default"/>
      </w:rPr>
    </w:lvl>
    <w:lvl w:ilvl="6">
      <w:start w:val="1"/>
      <w:numFmt w:val="lowerRoman"/>
      <w:lvlText w:val="(%7)"/>
      <w:lvlJc w:val="left"/>
      <w:pPr>
        <w:tabs>
          <w:tab w:val="num" w:pos="0"/>
        </w:tabs>
        <w:ind w:left="4956" w:hanging="708"/>
      </w:pPr>
      <w:rPr>
        <w:rFonts w:hint="default"/>
      </w:rPr>
    </w:lvl>
    <w:lvl w:ilvl="7">
      <w:start w:val="1"/>
      <w:numFmt w:val="lowerLetter"/>
      <w:lvlText w:val="(%8)"/>
      <w:lvlJc w:val="left"/>
      <w:pPr>
        <w:tabs>
          <w:tab w:val="num" w:pos="0"/>
        </w:tabs>
        <w:ind w:left="5664" w:hanging="708"/>
      </w:pPr>
      <w:rPr>
        <w:rFonts w:hint="default"/>
      </w:rPr>
    </w:lvl>
    <w:lvl w:ilvl="8">
      <w:start w:val="1"/>
      <w:numFmt w:val="lowerRoman"/>
      <w:lvlText w:val="(%9)"/>
      <w:lvlJc w:val="left"/>
      <w:pPr>
        <w:tabs>
          <w:tab w:val="num" w:pos="0"/>
        </w:tabs>
        <w:ind w:left="6372" w:hanging="708"/>
      </w:pPr>
      <w:rPr>
        <w:rFonts w:hint="default"/>
      </w:rPr>
    </w:lvl>
  </w:abstractNum>
  <w:abstractNum w:abstractNumId="15" w15:restartNumberingAfterBreak="0">
    <w:nsid w:val="13EB6077"/>
    <w:multiLevelType w:val="multilevel"/>
    <w:tmpl w:val="3538048A"/>
    <w:lvl w:ilvl="0">
      <w:start w:val="1"/>
      <w:numFmt w:val="bullet"/>
      <w:lvlText w:val=""/>
      <w:lvlJc w:val="left"/>
      <w:pPr>
        <w:tabs>
          <w:tab w:val="num" w:pos="567"/>
        </w:tabs>
        <w:ind w:left="436" w:hanging="436"/>
      </w:pPr>
      <w:rPr>
        <w:rFonts w:ascii="Symbol" w:hAnsi="Symbol" w:hint="default"/>
      </w:rPr>
    </w:lvl>
    <w:lvl w:ilvl="1">
      <w:start w:val="1"/>
      <w:numFmt w:val="bullet"/>
      <w:lvlText w:val=""/>
      <w:lvlJc w:val="left"/>
      <w:pPr>
        <w:tabs>
          <w:tab w:val="num" w:pos="1647"/>
        </w:tabs>
        <w:ind w:left="1516" w:hanging="436"/>
      </w:pPr>
      <w:rPr>
        <w:rFonts w:ascii="Symbol" w:hAnsi="Symbol" w:hint="default"/>
      </w:rPr>
    </w:lvl>
    <w:lvl w:ilvl="2">
      <w:start w:val="1"/>
      <w:numFmt w:val="decimal"/>
      <w:lvlText w:val="%3)"/>
      <w:lvlJc w:val="left"/>
      <w:pPr>
        <w:tabs>
          <w:tab w:val="num" w:pos="2160"/>
        </w:tabs>
        <w:ind w:left="21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2880" w:hanging="360"/>
      </w:pPr>
      <w:rPr>
        <w:rFonts w:hint="default"/>
        <w:b/>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50643EC"/>
    <w:multiLevelType w:val="hybridMultilevel"/>
    <w:tmpl w:val="EAAC5BB2"/>
    <w:lvl w:ilvl="0" w:tplc="4A2CF15E">
      <w:start w:val="1"/>
      <w:numFmt w:val="lowerLetter"/>
      <w:lvlText w:val="%1."/>
      <w:lvlJc w:val="left"/>
      <w:pPr>
        <w:tabs>
          <w:tab w:val="num" w:pos="567"/>
        </w:tabs>
        <w:ind w:left="567" w:hanging="567"/>
      </w:pPr>
      <w:rPr>
        <w:rFonts w:hint="default"/>
      </w:rPr>
    </w:lvl>
    <w:lvl w:ilvl="1" w:tplc="04130019" w:tentative="1">
      <w:start w:val="1"/>
      <w:numFmt w:val="lowerLetter"/>
      <w:lvlText w:val="%2."/>
      <w:lvlJc w:val="left"/>
      <w:pPr>
        <w:tabs>
          <w:tab w:val="num" w:pos="1440"/>
        </w:tabs>
        <w:ind w:left="1440" w:hanging="360"/>
      </w:pPr>
    </w:lvl>
    <w:lvl w:ilvl="2" w:tplc="0413001B">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1ABC512E"/>
    <w:multiLevelType w:val="multilevel"/>
    <w:tmpl w:val="BD865272"/>
    <w:lvl w:ilvl="0">
      <w:start w:val="1"/>
      <w:numFmt w:val="lowerLetter"/>
      <w:lvlText w:val="%1)"/>
      <w:lvlJc w:val="left"/>
      <w:pPr>
        <w:tabs>
          <w:tab w:val="num" w:pos="360"/>
        </w:tabs>
        <w:ind w:left="360" w:hanging="360"/>
      </w:pPr>
      <w:rPr>
        <w:rFonts w:ascii="Arial" w:hAnsi="Arial" w:hint="default"/>
        <w:b w:val="0"/>
        <w:i w:val="0"/>
        <w:color w:val="FF0000"/>
        <w:sz w:val="22"/>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2EF11B08"/>
    <w:multiLevelType w:val="hybridMultilevel"/>
    <w:tmpl w:val="3B4C51C8"/>
    <w:lvl w:ilvl="0" w:tplc="C106AAB4">
      <w:start w:val="2"/>
      <w:numFmt w:val="lowerLetter"/>
      <w:lvlText w:val="%1)"/>
      <w:lvlJc w:val="left"/>
      <w:pPr>
        <w:tabs>
          <w:tab w:val="num" w:pos="720"/>
        </w:tabs>
        <w:ind w:left="720" w:hanging="360"/>
      </w:pPr>
      <w:rPr>
        <w:rFonts w:hint="default"/>
        <w:color w:val="339966"/>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9" w15:restartNumberingAfterBreak="0">
    <w:nsid w:val="370D1FAE"/>
    <w:multiLevelType w:val="hybridMultilevel"/>
    <w:tmpl w:val="9164207C"/>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7E82E5BC">
      <w:numFmt w:val="bullet"/>
      <w:lvlText w:val="-"/>
      <w:lvlJc w:val="left"/>
      <w:pPr>
        <w:tabs>
          <w:tab w:val="num" w:pos="2160"/>
        </w:tabs>
        <w:ind w:left="2160" w:hanging="360"/>
      </w:pPr>
      <w:rPr>
        <w:rFonts w:ascii="Courier New" w:eastAsia="Times New Roman" w:hAnsi="Courier New" w:cs="Courier New"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EF1EA1"/>
    <w:multiLevelType w:val="singleLevel"/>
    <w:tmpl w:val="6E3C6746"/>
    <w:lvl w:ilvl="0">
      <w:start w:val="1"/>
      <w:numFmt w:val="bullet"/>
      <w:lvlText w:val="-"/>
      <w:lvlJc w:val="left"/>
      <w:pPr>
        <w:tabs>
          <w:tab w:val="num" w:pos="357"/>
        </w:tabs>
        <w:ind w:left="357" w:hanging="357"/>
      </w:pPr>
      <w:rPr>
        <w:rFonts w:ascii="Courier New" w:hAnsi="Courier New" w:cs="Courier New" w:hint="default"/>
        <w:b w:val="0"/>
        <w:i w:val="0"/>
        <w:sz w:val="24"/>
      </w:rPr>
    </w:lvl>
  </w:abstractNum>
  <w:abstractNum w:abstractNumId="21" w15:restartNumberingAfterBreak="0">
    <w:nsid w:val="3BDD55BE"/>
    <w:multiLevelType w:val="singleLevel"/>
    <w:tmpl w:val="11BCD02A"/>
    <w:lvl w:ilvl="0">
      <w:start w:val="1"/>
      <w:numFmt w:val="lowerLetter"/>
      <w:lvlText w:val="%1."/>
      <w:legacy w:legacy="1" w:legacySpace="0" w:legacyIndent="283"/>
      <w:lvlJc w:val="left"/>
      <w:pPr>
        <w:ind w:left="283" w:hanging="283"/>
      </w:pPr>
    </w:lvl>
  </w:abstractNum>
  <w:abstractNum w:abstractNumId="22" w15:restartNumberingAfterBreak="0">
    <w:nsid w:val="3E4E7D13"/>
    <w:multiLevelType w:val="singleLevel"/>
    <w:tmpl w:val="7CC6416A"/>
    <w:lvl w:ilvl="0">
      <w:start w:val="1"/>
      <w:numFmt w:val="lowerLetter"/>
      <w:lvlText w:val="%1."/>
      <w:lvlJc w:val="left"/>
      <w:pPr>
        <w:tabs>
          <w:tab w:val="num" w:pos="567"/>
        </w:tabs>
        <w:ind w:left="567" w:hanging="567"/>
      </w:pPr>
    </w:lvl>
  </w:abstractNum>
  <w:abstractNum w:abstractNumId="23" w15:restartNumberingAfterBreak="0">
    <w:nsid w:val="4E357DFA"/>
    <w:multiLevelType w:val="multilevel"/>
    <w:tmpl w:val="3538048A"/>
    <w:lvl w:ilvl="0">
      <w:start w:val="1"/>
      <w:numFmt w:val="bullet"/>
      <w:lvlText w:val=""/>
      <w:lvlJc w:val="left"/>
      <w:pPr>
        <w:tabs>
          <w:tab w:val="num" w:pos="567"/>
        </w:tabs>
        <w:ind w:left="436" w:hanging="436"/>
      </w:pPr>
      <w:rPr>
        <w:rFonts w:ascii="Symbol" w:hAnsi="Symbol" w:hint="default"/>
      </w:rPr>
    </w:lvl>
    <w:lvl w:ilvl="1">
      <w:start w:val="1"/>
      <w:numFmt w:val="bullet"/>
      <w:lvlText w:val=""/>
      <w:lvlJc w:val="left"/>
      <w:pPr>
        <w:tabs>
          <w:tab w:val="num" w:pos="1647"/>
        </w:tabs>
        <w:ind w:left="1516" w:hanging="436"/>
      </w:pPr>
      <w:rPr>
        <w:rFonts w:ascii="Symbol" w:hAnsi="Symbol" w:hint="default"/>
      </w:rPr>
    </w:lvl>
    <w:lvl w:ilvl="2">
      <w:start w:val="1"/>
      <w:numFmt w:val="decimal"/>
      <w:lvlText w:val="%3)"/>
      <w:lvlJc w:val="left"/>
      <w:pPr>
        <w:tabs>
          <w:tab w:val="num" w:pos="2160"/>
        </w:tabs>
        <w:ind w:left="21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2880" w:hanging="360"/>
      </w:pPr>
      <w:rPr>
        <w:rFonts w:hint="default"/>
        <w:b/>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F7A5344"/>
    <w:multiLevelType w:val="hybridMultilevel"/>
    <w:tmpl w:val="26029C90"/>
    <w:lvl w:ilvl="0" w:tplc="AC745EA4">
      <w:start w:val="1"/>
      <w:numFmt w:val="lowerLetter"/>
      <w:lvlText w:val="%1."/>
      <w:lvlJc w:val="left"/>
      <w:pPr>
        <w:tabs>
          <w:tab w:val="num" w:pos="1410"/>
        </w:tabs>
        <w:ind w:left="1410" w:hanging="690"/>
      </w:pPr>
      <w:rPr>
        <w:rFonts w:hint="default"/>
      </w:rPr>
    </w:lvl>
    <w:lvl w:ilvl="1" w:tplc="04130019" w:tentative="1">
      <w:start w:val="1"/>
      <w:numFmt w:val="lowerLetter"/>
      <w:lvlText w:val="%2."/>
      <w:lvlJc w:val="left"/>
      <w:pPr>
        <w:tabs>
          <w:tab w:val="num" w:pos="1800"/>
        </w:tabs>
        <w:ind w:left="1800" w:hanging="360"/>
      </w:pPr>
    </w:lvl>
    <w:lvl w:ilvl="2" w:tplc="0413001B" w:tentative="1">
      <w:start w:val="1"/>
      <w:numFmt w:val="lowerRoman"/>
      <w:lvlText w:val="%3."/>
      <w:lvlJc w:val="right"/>
      <w:pPr>
        <w:tabs>
          <w:tab w:val="num" w:pos="2520"/>
        </w:tabs>
        <w:ind w:left="2520" w:hanging="180"/>
      </w:pPr>
    </w:lvl>
    <w:lvl w:ilvl="3" w:tplc="0413000F" w:tentative="1">
      <w:start w:val="1"/>
      <w:numFmt w:val="decimal"/>
      <w:lvlText w:val="%4."/>
      <w:lvlJc w:val="left"/>
      <w:pPr>
        <w:tabs>
          <w:tab w:val="num" w:pos="3240"/>
        </w:tabs>
        <w:ind w:left="3240" w:hanging="360"/>
      </w:pPr>
    </w:lvl>
    <w:lvl w:ilvl="4" w:tplc="04130019" w:tentative="1">
      <w:start w:val="1"/>
      <w:numFmt w:val="lowerLetter"/>
      <w:lvlText w:val="%5."/>
      <w:lvlJc w:val="left"/>
      <w:pPr>
        <w:tabs>
          <w:tab w:val="num" w:pos="3960"/>
        </w:tabs>
        <w:ind w:left="3960" w:hanging="360"/>
      </w:pPr>
    </w:lvl>
    <w:lvl w:ilvl="5" w:tplc="0413001B" w:tentative="1">
      <w:start w:val="1"/>
      <w:numFmt w:val="lowerRoman"/>
      <w:lvlText w:val="%6."/>
      <w:lvlJc w:val="right"/>
      <w:pPr>
        <w:tabs>
          <w:tab w:val="num" w:pos="4680"/>
        </w:tabs>
        <w:ind w:left="4680" w:hanging="180"/>
      </w:pPr>
    </w:lvl>
    <w:lvl w:ilvl="6" w:tplc="0413000F" w:tentative="1">
      <w:start w:val="1"/>
      <w:numFmt w:val="decimal"/>
      <w:lvlText w:val="%7."/>
      <w:lvlJc w:val="left"/>
      <w:pPr>
        <w:tabs>
          <w:tab w:val="num" w:pos="5400"/>
        </w:tabs>
        <w:ind w:left="5400" w:hanging="360"/>
      </w:pPr>
    </w:lvl>
    <w:lvl w:ilvl="7" w:tplc="04130019" w:tentative="1">
      <w:start w:val="1"/>
      <w:numFmt w:val="lowerLetter"/>
      <w:lvlText w:val="%8."/>
      <w:lvlJc w:val="left"/>
      <w:pPr>
        <w:tabs>
          <w:tab w:val="num" w:pos="6120"/>
        </w:tabs>
        <w:ind w:left="6120" w:hanging="360"/>
      </w:pPr>
    </w:lvl>
    <w:lvl w:ilvl="8" w:tplc="0413001B" w:tentative="1">
      <w:start w:val="1"/>
      <w:numFmt w:val="lowerRoman"/>
      <w:lvlText w:val="%9."/>
      <w:lvlJc w:val="right"/>
      <w:pPr>
        <w:tabs>
          <w:tab w:val="num" w:pos="6840"/>
        </w:tabs>
        <w:ind w:left="6840" w:hanging="180"/>
      </w:pPr>
    </w:lvl>
  </w:abstractNum>
  <w:abstractNum w:abstractNumId="25" w15:restartNumberingAfterBreak="0">
    <w:nsid w:val="4FB63272"/>
    <w:multiLevelType w:val="hybridMultilevel"/>
    <w:tmpl w:val="1918FA70"/>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627548"/>
    <w:multiLevelType w:val="multilevel"/>
    <w:tmpl w:val="87D22656"/>
    <w:lvl w:ilvl="0">
      <w:start w:val="1"/>
      <w:numFmt w:val="decimal"/>
      <w:pStyle w:val="Kop1"/>
      <w:lvlText w:val="%1."/>
      <w:lvlJc w:val="right"/>
      <w:pPr>
        <w:tabs>
          <w:tab w:val="num" w:pos="502"/>
        </w:tabs>
        <w:ind w:left="0" w:firstLine="142"/>
      </w:pPr>
    </w:lvl>
    <w:lvl w:ilvl="1">
      <w:start w:val="1"/>
      <w:numFmt w:val="decimal"/>
      <w:pStyle w:val="Kop2"/>
      <w:lvlText w:val="%1.%2."/>
      <w:lvlJc w:val="right"/>
      <w:pPr>
        <w:tabs>
          <w:tab w:val="num" w:pos="502"/>
        </w:tabs>
        <w:ind w:left="0" w:firstLine="142"/>
      </w:pPr>
    </w:lvl>
    <w:lvl w:ilvl="2">
      <w:start w:val="1"/>
      <w:numFmt w:val="decimal"/>
      <w:pStyle w:val="Kop3"/>
      <w:lvlText w:val="%1.%2.%3."/>
      <w:lvlJc w:val="right"/>
      <w:pPr>
        <w:tabs>
          <w:tab w:val="num" w:pos="502"/>
        </w:tabs>
        <w:ind w:left="0" w:firstLine="142"/>
      </w:pPr>
    </w:lvl>
    <w:lvl w:ilvl="3">
      <w:start w:val="1"/>
      <w:numFmt w:val="decimal"/>
      <w:lvlRestart w:val="0"/>
      <w:suff w:val="nothing"/>
      <w:lvlText w:val="%1"/>
      <w:lvlJc w:val="left"/>
      <w:pPr>
        <w:ind w:left="1728" w:hanging="1728"/>
      </w:pPr>
    </w:lvl>
    <w:lvl w:ilvl="4">
      <w:start w:val="1"/>
      <w:numFmt w:val="decimal"/>
      <w:lvlText w:val="%1%5"/>
      <w:lvlJc w:val="left"/>
      <w:pPr>
        <w:tabs>
          <w:tab w:val="num" w:pos="2232"/>
        </w:tabs>
        <w:ind w:left="2232" w:hanging="223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7" w15:restartNumberingAfterBreak="0">
    <w:nsid w:val="6D563CEC"/>
    <w:multiLevelType w:val="hybridMultilevel"/>
    <w:tmpl w:val="1C042458"/>
    <w:lvl w:ilvl="0" w:tplc="A330FD68">
      <w:start w:val="7"/>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6B96350"/>
    <w:multiLevelType w:val="singleLevel"/>
    <w:tmpl w:val="A6FA40D0"/>
    <w:lvl w:ilvl="0">
      <w:start w:val="1"/>
      <w:numFmt w:val="bullet"/>
      <w:lvlText w:val="-"/>
      <w:lvlJc w:val="left"/>
      <w:pPr>
        <w:tabs>
          <w:tab w:val="num" w:pos="357"/>
        </w:tabs>
        <w:ind w:left="357" w:hanging="357"/>
      </w:pPr>
      <w:rPr>
        <w:rFonts w:ascii="Courier New" w:hAnsi="Courier New" w:cs="Courier New" w:hint="default"/>
        <w:b w:val="0"/>
        <w:i w:val="0"/>
        <w:sz w:val="24"/>
      </w:rPr>
    </w:lvl>
  </w:abstractNum>
  <w:abstractNum w:abstractNumId="29" w15:restartNumberingAfterBreak="0">
    <w:nsid w:val="7E1D6637"/>
    <w:multiLevelType w:val="singleLevel"/>
    <w:tmpl w:val="11BCD02A"/>
    <w:lvl w:ilvl="0">
      <w:start w:val="1"/>
      <w:numFmt w:val="lowerLetter"/>
      <w:lvlText w:val="%1."/>
      <w:legacy w:legacy="1" w:legacySpace="0" w:legacyIndent="283"/>
      <w:lvlJc w:val="left"/>
      <w:pPr>
        <w:ind w:left="283" w:hanging="283"/>
      </w:pPr>
    </w:lvl>
  </w:abstractNum>
  <w:num w:numId="1" w16cid:durableId="1168447257">
    <w:abstractNumId w:val="9"/>
  </w:num>
  <w:num w:numId="2" w16cid:durableId="1305231598">
    <w:abstractNumId w:val="7"/>
  </w:num>
  <w:num w:numId="3" w16cid:durableId="686251000">
    <w:abstractNumId w:val="6"/>
  </w:num>
  <w:num w:numId="4" w16cid:durableId="1000304734">
    <w:abstractNumId w:val="5"/>
  </w:num>
  <w:num w:numId="5" w16cid:durableId="1865092069">
    <w:abstractNumId w:val="4"/>
  </w:num>
  <w:num w:numId="6" w16cid:durableId="1716158179">
    <w:abstractNumId w:val="8"/>
  </w:num>
  <w:num w:numId="7" w16cid:durableId="674579669">
    <w:abstractNumId w:val="3"/>
  </w:num>
  <w:num w:numId="8" w16cid:durableId="239414697">
    <w:abstractNumId w:val="2"/>
  </w:num>
  <w:num w:numId="9" w16cid:durableId="651179325">
    <w:abstractNumId w:val="1"/>
  </w:num>
  <w:num w:numId="10" w16cid:durableId="188185680">
    <w:abstractNumId w:val="0"/>
  </w:num>
  <w:num w:numId="11" w16cid:durableId="548876682">
    <w:abstractNumId w:val="26"/>
  </w:num>
  <w:num w:numId="12" w16cid:durableId="806165218">
    <w:abstractNumId w:val="26"/>
  </w:num>
  <w:num w:numId="13" w16cid:durableId="749425412">
    <w:abstractNumId w:val="26"/>
  </w:num>
  <w:num w:numId="14" w16cid:durableId="1100494653">
    <w:abstractNumId w:val="17"/>
  </w:num>
  <w:num w:numId="15" w16cid:durableId="410083688">
    <w:abstractNumId w:val="19"/>
  </w:num>
  <w:num w:numId="16" w16cid:durableId="1816099146">
    <w:abstractNumId w:val="12"/>
  </w:num>
  <w:num w:numId="17" w16cid:durableId="2129427506">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18" w16cid:durableId="395444839">
    <w:abstractNumId w:val="13"/>
  </w:num>
  <w:num w:numId="19" w16cid:durableId="864713320">
    <w:abstractNumId w:val="25"/>
  </w:num>
  <w:num w:numId="20" w16cid:durableId="317926427">
    <w:abstractNumId w:val="29"/>
  </w:num>
  <w:num w:numId="21" w16cid:durableId="1730884673">
    <w:abstractNumId w:val="21"/>
  </w:num>
  <w:num w:numId="22" w16cid:durableId="1870678098">
    <w:abstractNumId w:val="14"/>
  </w:num>
  <w:num w:numId="23" w16cid:durableId="301229832">
    <w:abstractNumId w:val="22"/>
  </w:num>
  <w:num w:numId="24" w16cid:durableId="337805064">
    <w:abstractNumId w:val="28"/>
  </w:num>
  <w:num w:numId="25" w16cid:durableId="1041899303">
    <w:abstractNumId w:val="11"/>
  </w:num>
  <w:num w:numId="26" w16cid:durableId="1578436605">
    <w:abstractNumId w:val="20"/>
  </w:num>
  <w:num w:numId="27" w16cid:durableId="1773893617">
    <w:abstractNumId w:val="16"/>
  </w:num>
  <w:num w:numId="28" w16cid:durableId="560749508">
    <w:abstractNumId w:val="23"/>
  </w:num>
  <w:num w:numId="29" w16cid:durableId="2016420964">
    <w:abstractNumId w:val="15"/>
  </w:num>
  <w:num w:numId="30" w16cid:durableId="1380781833">
    <w:abstractNumId w:val="27"/>
  </w:num>
  <w:num w:numId="31" w16cid:durableId="282537936">
    <w:abstractNumId w:val="24"/>
  </w:num>
  <w:num w:numId="32" w16cid:durableId="938216409">
    <w:abstractNumId w:val="18"/>
  </w:num>
  <w:num w:numId="33" w16cid:durableId="745342829">
    <w:abstractNumId w:val="17"/>
    <w:lvlOverride w:ilvl="0">
      <w:startOverride w:val="2"/>
    </w:lvlOverride>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AD" w15:userId="S::Karina.deGroot@kadaster.nl::b3cfa8ed-263d-407c-b220-be1bb393b8a4"/>
  </w15:person>
  <w15:person w15:author="Groote Haar, Linda">
    <w15:presenceInfo w15:providerId="AD" w15:userId="S::Linda.GrooteHaar@kadaster.nl::6f5173d2-8871-4bb2-bb4f-be6bcfe3554d"/>
  </w15:person>
  <w15:person w15:author="Rossmeissl, N.S. (Nicole)">
    <w15:presenceInfo w15:providerId="AD" w15:userId="S::Nicole.Rossmeissl@ing.com::b4fd72a4-ae19-4f0b-b318-b47c16322d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rawingGridHorizont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ys_OnzeReferentie" w:val="_x001f_model 2009-09-18_x001f_/normal"/>
  </w:docVars>
  <w:rsids>
    <w:rsidRoot w:val="000D7B52"/>
    <w:rsid w:val="00010838"/>
    <w:rsid w:val="00010C5A"/>
    <w:rsid w:val="00013E10"/>
    <w:rsid w:val="00015776"/>
    <w:rsid w:val="00020587"/>
    <w:rsid w:val="000330AB"/>
    <w:rsid w:val="000401D1"/>
    <w:rsid w:val="00040F94"/>
    <w:rsid w:val="00050368"/>
    <w:rsid w:val="0005328A"/>
    <w:rsid w:val="00053DCA"/>
    <w:rsid w:val="000578E4"/>
    <w:rsid w:val="00057C2D"/>
    <w:rsid w:val="000621E7"/>
    <w:rsid w:val="000640BF"/>
    <w:rsid w:val="00065E1A"/>
    <w:rsid w:val="000660CB"/>
    <w:rsid w:val="00066BF8"/>
    <w:rsid w:val="00071727"/>
    <w:rsid w:val="0007302A"/>
    <w:rsid w:val="00073EFF"/>
    <w:rsid w:val="00074DBC"/>
    <w:rsid w:val="000773C7"/>
    <w:rsid w:val="000879A1"/>
    <w:rsid w:val="0009695A"/>
    <w:rsid w:val="000A0062"/>
    <w:rsid w:val="000A1CEE"/>
    <w:rsid w:val="000A717F"/>
    <w:rsid w:val="000B0619"/>
    <w:rsid w:val="000B0632"/>
    <w:rsid w:val="000B4DE4"/>
    <w:rsid w:val="000B52CE"/>
    <w:rsid w:val="000B5306"/>
    <w:rsid w:val="000B5595"/>
    <w:rsid w:val="000B6559"/>
    <w:rsid w:val="000C125D"/>
    <w:rsid w:val="000D10D7"/>
    <w:rsid w:val="000D3294"/>
    <w:rsid w:val="000D442E"/>
    <w:rsid w:val="000D4C70"/>
    <w:rsid w:val="000D762B"/>
    <w:rsid w:val="000D7B52"/>
    <w:rsid w:val="000E1ADE"/>
    <w:rsid w:val="000E1BFA"/>
    <w:rsid w:val="000E2D4D"/>
    <w:rsid w:val="000E469F"/>
    <w:rsid w:val="000E6A75"/>
    <w:rsid w:val="000F01FA"/>
    <w:rsid w:val="000F45F0"/>
    <w:rsid w:val="000F61FF"/>
    <w:rsid w:val="000F6860"/>
    <w:rsid w:val="000F7A96"/>
    <w:rsid w:val="001054A7"/>
    <w:rsid w:val="00106644"/>
    <w:rsid w:val="00107056"/>
    <w:rsid w:val="0011039C"/>
    <w:rsid w:val="00111FA2"/>
    <w:rsid w:val="0011270D"/>
    <w:rsid w:val="00114CF4"/>
    <w:rsid w:val="001151DC"/>
    <w:rsid w:val="001203EB"/>
    <w:rsid w:val="00120E7F"/>
    <w:rsid w:val="00126F22"/>
    <w:rsid w:val="00127CC3"/>
    <w:rsid w:val="0013334E"/>
    <w:rsid w:val="00133D87"/>
    <w:rsid w:val="001373A7"/>
    <w:rsid w:val="00156BE5"/>
    <w:rsid w:val="00171A8C"/>
    <w:rsid w:val="00171BD8"/>
    <w:rsid w:val="001762DB"/>
    <w:rsid w:val="001948BA"/>
    <w:rsid w:val="00195C0A"/>
    <w:rsid w:val="00195C3B"/>
    <w:rsid w:val="00195C56"/>
    <w:rsid w:val="001B2CBB"/>
    <w:rsid w:val="001C6A4D"/>
    <w:rsid w:val="001C6E5B"/>
    <w:rsid w:val="001D087D"/>
    <w:rsid w:val="001D1A7E"/>
    <w:rsid w:val="001D36AB"/>
    <w:rsid w:val="001D7F03"/>
    <w:rsid w:val="001F28A6"/>
    <w:rsid w:val="001F2A82"/>
    <w:rsid w:val="001F381A"/>
    <w:rsid w:val="00200182"/>
    <w:rsid w:val="00203EEE"/>
    <w:rsid w:val="00204257"/>
    <w:rsid w:val="00206386"/>
    <w:rsid w:val="00211BB5"/>
    <w:rsid w:val="0021508C"/>
    <w:rsid w:val="00217ABC"/>
    <w:rsid w:val="00220FCB"/>
    <w:rsid w:val="00227B16"/>
    <w:rsid w:val="002334DB"/>
    <w:rsid w:val="002407CD"/>
    <w:rsid w:val="00240E74"/>
    <w:rsid w:val="002478ED"/>
    <w:rsid w:val="00252CC0"/>
    <w:rsid w:val="00255137"/>
    <w:rsid w:val="002657BF"/>
    <w:rsid w:val="00266B06"/>
    <w:rsid w:val="00266BD7"/>
    <w:rsid w:val="00275682"/>
    <w:rsid w:val="0028037E"/>
    <w:rsid w:val="00280A90"/>
    <w:rsid w:val="002815F4"/>
    <w:rsid w:val="0028344C"/>
    <w:rsid w:val="00293038"/>
    <w:rsid w:val="00293A4D"/>
    <w:rsid w:val="002953AC"/>
    <w:rsid w:val="00297920"/>
    <w:rsid w:val="002A0785"/>
    <w:rsid w:val="002A48A4"/>
    <w:rsid w:val="002B0325"/>
    <w:rsid w:val="002B4713"/>
    <w:rsid w:val="002C40E4"/>
    <w:rsid w:val="002D735B"/>
    <w:rsid w:val="002E45E3"/>
    <w:rsid w:val="002E5D6C"/>
    <w:rsid w:val="002E64FC"/>
    <w:rsid w:val="002F213E"/>
    <w:rsid w:val="002F3A30"/>
    <w:rsid w:val="002F49A4"/>
    <w:rsid w:val="002F76A0"/>
    <w:rsid w:val="0030417A"/>
    <w:rsid w:val="003253D3"/>
    <w:rsid w:val="00326DCA"/>
    <w:rsid w:val="00327464"/>
    <w:rsid w:val="00332851"/>
    <w:rsid w:val="00336332"/>
    <w:rsid w:val="003577E7"/>
    <w:rsid w:val="00357A92"/>
    <w:rsid w:val="00364453"/>
    <w:rsid w:val="003704E2"/>
    <w:rsid w:val="00371BD8"/>
    <w:rsid w:val="00383BE9"/>
    <w:rsid w:val="00394F88"/>
    <w:rsid w:val="003973E9"/>
    <w:rsid w:val="00397FC2"/>
    <w:rsid w:val="003A061E"/>
    <w:rsid w:val="003A47C6"/>
    <w:rsid w:val="003A4B9D"/>
    <w:rsid w:val="003A682D"/>
    <w:rsid w:val="003B0E56"/>
    <w:rsid w:val="003C2FC2"/>
    <w:rsid w:val="003D20FC"/>
    <w:rsid w:val="003D5CA3"/>
    <w:rsid w:val="003D67A5"/>
    <w:rsid w:val="003E0072"/>
    <w:rsid w:val="003E1F1A"/>
    <w:rsid w:val="003E3729"/>
    <w:rsid w:val="003E5BA1"/>
    <w:rsid w:val="003E6827"/>
    <w:rsid w:val="003E751B"/>
    <w:rsid w:val="003F0AE1"/>
    <w:rsid w:val="003F1892"/>
    <w:rsid w:val="003F3A25"/>
    <w:rsid w:val="003F3F56"/>
    <w:rsid w:val="00401D73"/>
    <w:rsid w:val="00412958"/>
    <w:rsid w:val="00431A9F"/>
    <w:rsid w:val="00442896"/>
    <w:rsid w:val="004429DA"/>
    <w:rsid w:val="00445E5A"/>
    <w:rsid w:val="00446DD5"/>
    <w:rsid w:val="0046685A"/>
    <w:rsid w:val="00470648"/>
    <w:rsid w:val="00475B78"/>
    <w:rsid w:val="0048464A"/>
    <w:rsid w:val="004A0340"/>
    <w:rsid w:val="004A4BC7"/>
    <w:rsid w:val="004A4F2C"/>
    <w:rsid w:val="004A534D"/>
    <w:rsid w:val="004A6F33"/>
    <w:rsid w:val="004B68EF"/>
    <w:rsid w:val="004B7B2E"/>
    <w:rsid w:val="004C07C2"/>
    <w:rsid w:val="004C3909"/>
    <w:rsid w:val="004C5558"/>
    <w:rsid w:val="004E0861"/>
    <w:rsid w:val="004F2342"/>
    <w:rsid w:val="004F3DC4"/>
    <w:rsid w:val="00502A9B"/>
    <w:rsid w:val="0051018B"/>
    <w:rsid w:val="00514043"/>
    <w:rsid w:val="0051591C"/>
    <w:rsid w:val="0052398E"/>
    <w:rsid w:val="0052709F"/>
    <w:rsid w:val="00527233"/>
    <w:rsid w:val="00530C02"/>
    <w:rsid w:val="0053121E"/>
    <w:rsid w:val="0053247C"/>
    <w:rsid w:val="00542384"/>
    <w:rsid w:val="00550377"/>
    <w:rsid w:val="00560C33"/>
    <w:rsid w:val="0056505D"/>
    <w:rsid w:val="00565637"/>
    <w:rsid w:val="00566746"/>
    <w:rsid w:val="00570D5A"/>
    <w:rsid w:val="00572507"/>
    <w:rsid w:val="00572EA6"/>
    <w:rsid w:val="00573AD5"/>
    <w:rsid w:val="00573E6C"/>
    <w:rsid w:val="00576A94"/>
    <w:rsid w:val="005771E2"/>
    <w:rsid w:val="00580342"/>
    <w:rsid w:val="0058696F"/>
    <w:rsid w:val="005933DB"/>
    <w:rsid w:val="005940B3"/>
    <w:rsid w:val="005C2F4A"/>
    <w:rsid w:val="005C44EB"/>
    <w:rsid w:val="005D0E34"/>
    <w:rsid w:val="005D24BF"/>
    <w:rsid w:val="005E0374"/>
    <w:rsid w:val="005F06EE"/>
    <w:rsid w:val="005F4195"/>
    <w:rsid w:val="005F43F9"/>
    <w:rsid w:val="005F4890"/>
    <w:rsid w:val="005F4C59"/>
    <w:rsid w:val="005F4D80"/>
    <w:rsid w:val="005F5CEE"/>
    <w:rsid w:val="005F685B"/>
    <w:rsid w:val="006100F9"/>
    <w:rsid w:val="00612A1D"/>
    <w:rsid w:val="00614049"/>
    <w:rsid w:val="00626209"/>
    <w:rsid w:val="00635221"/>
    <w:rsid w:val="006439BD"/>
    <w:rsid w:val="00643AD1"/>
    <w:rsid w:val="00645E30"/>
    <w:rsid w:val="006527B8"/>
    <w:rsid w:val="00656572"/>
    <w:rsid w:val="00666DD4"/>
    <w:rsid w:val="0067246E"/>
    <w:rsid w:val="0067580A"/>
    <w:rsid w:val="0068267B"/>
    <w:rsid w:val="00683451"/>
    <w:rsid w:val="0069164C"/>
    <w:rsid w:val="0069280F"/>
    <w:rsid w:val="00693B02"/>
    <w:rsid w:val="00693EA3"/>
    <w:rsid w:val="00695D98"/>
    <w:rsid w:val="006A6BF0"/>
    <w:rsid w:val="006B1F21"/>
    <w:rsid w:val="006B302F"/>
    <w:rsid w:val="006B54D0"/>
    <w:rsid w:val="006C0883"/>
    <w:rsid w:val="006C6EA4"/>
    <w:rsid w:val="006E2DCA"/>
    <w:rsid w:val="006E2F4F"/>
    <w:rsid w:val="006F31E8"/>
    <w:rsid w:val="006F630C"/>
    <w:rsid w:val="00702FD5"/>
    <w:rsid w:val="00702FFB"/>
    <w:rsid w:val="00704B6D"/>
    <w:rsid w:val="0070611A"/>
    <w:rsid w:val="00706C28"/>
    <w:rsid w:val="00707013"/>
    <w:rsid w:val="00714F68"/>
    <w:rsid w:val="00722B02"/>
    <w:rsid w:val="00725322"/>
    <w:rsid w:val="0072606B"/>
    <w:rsid w:val="00727733"/>
    <w:rsid w:val="00733D80"/>
    <w:rsid w:val="00734C9A"/>
    <w:rsid w:val="007366E8"/>
    <w:rsid w:val="00736840"/>
    <w:rsid w:val="00742A54"/>
    <w:rsid w:val="00743655"/>
    <w:rsid w:val="007676D9"/>
    <w:rsid w:val="00771B15"/>
    <w:rsid w:val="007739D6"/>
    <w:rsid w:val="00781046"/>
    <w:rsid w:val="00791E39"/>
    <w:rsid w:val="007957D9"/>
    <w:rsid w:val="007A2090"/>
    <w:rsid w:val="007A7995"/>
    <w:rsid w:val="007B2C9E"/>
    <w:rsid w:val="007C4A26"/>
    <w:rsid w:val="007C528B"/>
    <w:rsid w:val="007D1DA1"/>
    <w:rsid w:val="007E0D52"/>
    <w:rsid w:val="007E4353"/>
    <w:rsid w:val="007F2845"/>
    <w:rsid w:val="008077D4"/>
    <w:rsid w:val="0081602F"/>
    <w:rsid w:val="00821D35"/>
    <w:rsid w:val="00823467"/>
    <w:rsid w:val="00830527"/>
    <w:rsid w:val="00837222"/>
    <w:rsid w:val="00842EB3"/>
    <w:rsid w:val="0085115B"/>
    <w:rsid w:val="008602CA"/>
    <w:rsid w:val="008621C6"/>
    <w:rsid w:val="00865202"/>
    <w:rsid w:val="0087166A"/>
    <w:rsid w:val="008718CF"/>
    <w:rsid w:val="00871D25"/>
    <w:rsid w:val="008747B0"/>
    <w:rsid w:val="00875043"/>
    <w:rsid w:val="008803E3"/>
    <w:rsid w:val="00881734"/>
    <w:rsid w:val="008835E9"/>
    <w:rsid w:val="0089270B"/>
    <w:rsid w:val="008A469A"/>
    <w:rsid w:val="008A7353"/>
    <w:rsid w:val="008B3FE7"/>
    <w:rsid w:val="008B5BA6"/>
    <w:rsid w:val="008B61A7"/>
    <w:rsid w:val="008B7D15"/>
    <w:rsid w:val="008C2400"/>
    <w:rsid w:val="008C39BC"/>
    <w:rsid w:val="008C5A6E"/>
    <w:rsid w:val="008C6E36"/>
    <w:rsid w:val="008D0A37"/>
    <w:rsid w:val="008D184F"/>
    <w:rsid w:val="008D20C1"/>
    <w:rsid w:val="008D333C"/>
    <w:rsid w:val="008E568D"/>
    <w:rsid w:val="008F03F9"/>
    <w:rsid w:val="008F08B0"/>
    <w:rsid w:val="008F55DB"/>
    <w:rsid w:val="008F5ECA"/>
    <w:rsid w:val="008F6AB6"/>
    <w:rsid w:val="00902529"/>
    <w:rsid w:val="00905ECE"/>
    <w:rsid w:val="00915456"/>
    <w:rsid w:val="00917633"/>
    <w:rsid w:val="00920AAC"/>
    <w:rsid w:val="00922DE2"/>
    <w:rsid w:val="0093169D"/>
    <w:rsid w:val="009348CE"/>
    <w:rsid w:val="00935BFD"/>
    <w:rsid w:val="009407CD"/>
    <w:rsid w:val="00941BA6"/>
    <w:rsid w:val="00942864"/>
    <w:rsid w:val="00942A57"/>
    <w:rsid w:val="0095037F"/>
    <w:rsid w:val="00964FA4"/>
    <w:rsid w:val="00964FF5"/>
    <w:rsid w:val="00966E43"/>
    <w:rsid w:val="009728EB"/>
    <w:rsid w:val="009737B4"/>
    <w:rsid w:val="009769C4"/>
    <w:rsid w:val="00976E6E"/>
    <w:rsid w:val="009B5785"/>
    <w:rsid w:val="009C75B9"/>
    <w:rsid w:val="009D013C"/>
    <w:rsid w:val="009D0546"/>
    <w:rsid w:val="009D21F0"/>
    <w:rsid w:val="009D2319"/>
    <w:rsid w:val="009D4DB0"/>
    <w:rsid w:val="009E0390"/>
    <w:rsid w:val="009E1806"/>
    <w:rsid w:val="009E1B7A"/>
    <w:rsid w:val="009E3B48"/>
    <w:rsid w:val="009F3C42"/>
    <w:rsid w:val="009F5B0A"/>
    <w:rsid w:val="00A06452"/>
    <w:rsid w:val="00A06CD4"/>
    <w:rsid w:val="00A105B6"/>
    <w:rsid w:val="00A13DA1"/>
    <w:rsid w:val="00A16A4F"/>
    <w:rsid w:val="00A21B8E"/>
    <w:rsid w:val="00A309C5"/>
    <w:rsid w:val="00A33EDD"/>
    <w:rsid w:val="00A34A63"/>
    <w:rsid w:val="00A352A0"/>
    <w:rsid w:val="00A36A8A"/>
    <w:rsid w:val="00A44A6C"/>
    <w:rsid w:val="00A4731F"/>
    <w:rsid w:val="00A52C1F"/>
    <w:rsid w:val="00A60D97"/>
    <w:rsid w:val="00A641A4"/>
    <w:rsid w:val="00A723B6"/>
    <w:rsid w:val="00A77EB4"/>
    <w:rsid w:val="00A824F4"/>
    <w:rsid w:val="00A8674B"/>
    <w:rsid w:val="00A917CC"/>
    <w:rsid w:val="00A95067"/>
    <w:rsid w:val="00A95451"/>
    <w:rsid w:val="00AA0E4F"/>
    <w:rsid w:val="00AA22B0"/>
    <w:rsid w:val="00AA33D6"/>
    <w:rsid w:val="00AA48C4"/>
    <w:rsid w:val="00AC5408"/>
    <w:rsid w:val="00AD1F5B"/>
    <w:rsid w:val="00AE2EB9"/>
    <w:rsid w:val="00AE65CE"/>
    <w:rsid w:val="00B00A40"/>
    <w:rsid w:val="00B011DE"/>
    <w:rsid w:val="00B06BE0"/>
    <w:rsid w:val="00B110CF"/>
    <w:rsid w:val="00B11742"/>
    <w:rsid w:val="00B1273A"/>
    <w:rsid w:val="00B12AFC"/>
    <w:rsid w:val="00B12EFB"/>
    <w:rsid w:val="00B1747E"/>
    <w:rsid w:val="00B22AF4"/>
    <w:rsid w:val="00B278E7"/>
    <w:rsid w:val="00B31E9C"/>
    <w:rsid w:val="00B32741"/>
    <w:rsid w:val="00B34B68"/>
    <w:rsid w:val="00B46697"/>
    <w:rsid w:val="00B47504"/>
    <w:rsid w:val="00B67E22"/>
    <w:rsid w:val="00B67EE9"/>
    <w:rsid w:val="00B7257B"/>
    <w:rsid w:val="00B731F0"/>
    <w:rsid w:val="00B87430"/>
    <w:rsid w:val="00B905BF"/>
    <w:rsid w:val="00B930CA"/>
    <w:rsid w:val="00BA4926"/>
    <w:rsid w:val="00BB2A74"/>
    <w:rsid w:val="00BC0442"/>
    <w:rsid w:val="00BC27BB"/>
    <w:rsid w:val="00BC3258"/>
    <w:rsid w:val="00BC5215"/>
    <w:rsid w:val="00BC61BC"/>
    <w:rsid w:val="00BD22CF"/>
    <w:rsid w:val="00BD389C"/>
    <w:rsid w:val="00BD4129"/>
    <w:rsid w:val="00BD5EC2"/>
    <w:rsid w:val="00BE1743"/>
    <w:rsid w:val="00BE6CE3"/>
    <w:rsid w:val="00BF7C3E"/>
    <w:rsid w:val="00C259D6"/>
    <w:rsid w:val="00C3007B"/>
    <w:rsid w:val="00C327A8"/>
    <w:rsid w:val="00C34358"/>
    <w:rsid w:val="00C362C3"/>
    <w:rsid w:val="00C4767D"/>
    <w:rsid w:val="00C574C7"/>
    <w:rsid w:val="00C6060D"/>
    <w:rsid w:val="00C61E60"/>
    <w:rsid w:val="00C64878"/>
    <w:rsid w:val="00C713F3"/>
    <w:rsid w:val="00C90418"/>
    <w:rsid w:val="00C93889"/>
    <w:rsid w:val="00C95854"/>
    <w:rsid w:val="00CA1649"/>
    <w:rsid w:val="00CA66E2"/>
    <w:rsid w:val="00CA6750"/>
    <w:rsid w:val="00CB1A8B"/>
    <w:rsid w:val="00CB520D"/>
    <w:rsid w:val="00CB60A0"/>
    <w:rsid w:val="00CB7831"/>
    <w:rsid w:val="00CC0B14"/>
    <w:rsid w:val="00CC0FC8"/>
    <w:rsid w:val="00CD2A08"/>
    <w:rsid w:val="00CD2FC9"/>
    <w:rsid w:val="00CE66C5"/>
    <w:rsid w:val="00CE7084"/>
    <w:rsid w:val="00CE7748"/>
    <w:rsid w:val="00CF16E6"/>
    <w:rsid w:val="00CF5C75"/>
    <w:rsid w:val="00CF7B0D"/>
    <w:rsid w:val="00D00898"/>
    <w:rsid w:val="00D02C07"/>
    <w:rsid w:val="00D11946"/>
    <w:rsid w:val="00D13F90"/>
    <w:rsid w:val="00D2263F"/>
    <w:rsid w:val="00D23858"/>
    <w:rsid w:val="00D268E2"/>
    <w:rsid w:val="00D31EB9"/>
    <w:rsid w:val="00D33633"/>
    <w:rsid w:val="00D35B2D"/>
    <w:rsid w:val="00D374B9"/>
    <w:rsid w:val="00D37B75"/>
    <w:rsid w:val="00D412B5"/>
    <w:rsid w:val="00D46620"/>
    <w:rsid w:val="00D504FF"/>
    <w:rsid w:val="00D52BAF"/>
    <w:rsid w:val="00D52D43"/>
    <w:rsid w:val="00D624E1"/>
    <w:rsid w:val="00D66447"/>
    <w:rsid w:val="00D70058"/>
    <w:rsid w:val="00D747BB"/>
    <w:rsid w:val="00D831F4"/>
    <w:rsid w:val="00D85D15"/>
    <w:rsid w:val="00D90F9A"/>
    <w:rsid w:val="00D92A92"/>
    <w:rsid w:val="00D945F1"/>
    <w:rsid w:val="00D956D5"/>
    <w:rsid w:val="00D979D7"/>
    <w:rsid w:val="00DA2E7E"/>
    <w:rsid w:val="00DA3AD9"/>
    <w:rsid w:val="00DA56AE"/>
    <w:rsid w:val="00DA5A91"/>
    <w:rsid w:val="00DA5E17"/>
    <w:rsid w:val="00DB4542"/>
    <w:rsid w:val="00DB49AF"/>
    <w:rsid w:val="00DC3036"/>
    <w:rsid w:val="00DC5D8D"/>
    <w:rsid w:val="00DD2D62"/>
    <w:rsid w:val="00DD35C0"/>
    <w:rsid w:val="00DE02A6"/>
    <w:rsid w:val="00DE117A"/>
    <w:rsid w:val="00DE3EA4"/>
    <w:rsid w:val="00DF0875"/>
    <w:rsid w:val="00DF1D6E"/>
    <w:rsid w:val="00DF3219"/>
    <w:rsid w:val="00E054E1"/>
    <w:rsid w:val="00E0713A"/>
    <w:rsid w:val="00E07DDF"/>
    <w:rsid w:val="00E07F6D"/>
    <w:rsid w:val="00E11DE0"/>
    <w:rsid w:val="00E1382D"/>
    <w:rsid w:val="00E146AE"/>
    <w:rsid w:val="00E1600B"/>
    <w:rsid w:val="00E16DB8"/>
    <w:rsid w:val="00E22CE9"/>
    <w:rsid w:val="00E23D4D"/>
    <w:rsid w:val="00E30318"/>
    <w:rsid w:val="00E33566"/>
    <w:rsid w:val="00E336D9"/>
    <w:rsid w:val="00E3522B"/>
    <w:rsid w:val="00E439E6"/>
    <w:rsid w:val="00E4439D"/>
    <w:rsid w:val="00E44813"/>
    <w:rsid w:val="00E457FD"/>
    <w:rsid w:val="00E57CC9"/>
    <w:rsid w:val="00E60820"/>
    <w:rsid w:val="00E65039"/>
    <w:rsid w:val="00E657CD"/>
    <w:rsid w:val="00E65A8F"/>
    <w:rsid w:val="00E7559C"/>
    <w:rsid w:val="00E84FC0"/>
    <w:rsid w:val="00EA1099"/>
    <w:rsid w:val="00EA2E59"/>
    <w:rsid w:val="00EA5719"/>
    <w:rsid w:val="00EB0E81"/>
    <w:rsid w:val="00EC02C6"/>
    <w:rsid w:val="00EC6C6D"/>
    <w:rsid w:val="00ED009A"/>
    <w:rsid w:val="00ED42BE"/>
    <w:rsid w:val="00EE059E"/>
    <w:rsid w:val="00EE0C7F"/>
    <w:rsid w:val="00EE403F"/>
    <w:rsid w:val="00EE58BD"/>
    <w:rsid w:val="00EF22A0"/>
    <w:rsid w:val="00F02D06"/>
    <w:rsid w:val="00F156B7"/>
    <w:rsid w:val="00F1686E"/>
    <w:rsid w:val="00F203A6"/>
    <w:rsid w:val="00F22389"/>
    <w:rsid w:val="00F2544F"/>
    <w:rsid w:val="00F3061C"/>
    <w:rsid w:val="00F33124"/>
    <w:rsid w:val="00F33924"/>
    <w:rsid w:val="00F354FB"/>
    <w:rsid w:val="00F36053"/>
    <w:rsid w:val="00F36421"/>
    <w:rsid w:val="00F36B11"/>
    <w:rsid w:val="00F4095B"/>
    <w:rsid w:val="00F462F7"/>
    <w:rsid w:val="00F5213F"/>
    <w:rsid w:val="00F54A20"/>
    <w:rsid w:val="00F65D81"/>
    <w:rsid w:val="00F71D89"/>
    <w:rsid w:val="00F7350B"/>
    <w:rsid w:val="00F84A45"/>
    <w:rsid w:val="00F91471"/>
    <w:rsid w:val="00FA0660"/>
    <w:rsid w:val="00FA5096"/>
    <w:rsid w:val="00FA6128"/>
    <w:rsid w:val="00FA704C"/>
    <w:rsid w:val="00FB13A7"/>
    <w:rsid w:val="00FB1C98"/>
    <w:rsid w:val="00FB5AB6"/>
    <w:rsid w:val="00FC5FFA"/>
    <w:rsid w:val="00FD0A95"/>
    <w:rsid w:val="00FD366C"/>
    <w:rsid w:val="00FD6C65"/>
    <w:rsid w:val="00FE4382"/>
    <w:rsid w:val="00FF0365"/>
    <w:rsid w:val="00FF112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073D2"/>
  <w15:chartTrackingRefBased/>
  <w15:docId w15:val="{951EBBF8-6033-4ADE-BC82-62340B6AA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qFormat="1"/>
    <w:lsdException w:name="annotation reference" w:uiPriority="99"/>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05328A"/>
    <w:pPr>
      <w:widowControl w:val="0"/>
    </w:pPr>
    <w:rPr>
      <w:rFonts w:ascii="Courier New" w:hAnsi="Courier New"/>
      <w:snapToGrid w:val="0"/>
      <w:sz w:val="24"/>
    </w:rPr>
  </w:style>
  <w:style w:type="paragraph" w:styleId="Kop1">
    <w:name w:val="heading 1"/>
    <w:basedOn w:val="Standaard"/>
    <w:next w:val="Standaard"/>
    <w:qFormat/>
    <w:pPr>
      <w:keepNext/>
      <w:keepLines/>
      <w:numPr>
        <w:numId w:val="11"/>
      </w:numPr>
      <w:tabs>
        <w:tab w:val="clear" w:pos="502"/>
      </w:tabs>
      <w:spacing w:before="260"/>
      <w:ind w:hanging="113"/>
      <w:outlineLvl w:val="0"/>
    </w:pPr>
    <w:rPr>
      <w:rFonts w:ascii="Myriad-BoldItalic" w:hAnsi="Myriad-BoldItalic"/>
      <w:lang w:val="nl"/>
    </w:rPr>
  </w:style>
  <w:style w:type="paragraph" w:styleId="Kop2">
    <w:name w:val="heading 2"/>
    <w:basedOn w:val="Kop1"/>
    <w:next w:val="Standaard"/>
    <w:qFormat/>
    <w:pPr>
      <w:numPr>
        <w:ilvl w:val="1"/>
        <w:numId w:val="12"/>
      </w:numPr>
      <w:tabs>
        <w:tab w:val="clear" w:pos="502"/>
      </w:tabs>
      <w:ind w:hanging="113"/>
      <w:outlineLvl w:val="1"/>
    </w:pPr>
    <w:rPr>
      <w:sz w:val="20"/>
    </w:rPr>
  </w:style>
  <w:style w:type="paragraph" w:styleId="Kop3">
    <w:name w:val="heading 3"/>
    <w:basedOn w:val="Kop2"/>
    <w:next w:val="Standaard"/>
    <w:qFormat/>
    <w:pPr>
      <w:numPr>
        <w:ilvl w:val="2"/>
        <w:numId w:val="13"/>
      </w:numPr>
      <w:tabs>
        <w:tab w:val="clear" w:pos="502"/>
      </w:tabs>
      <w:ind w:hanging="113"/>
      <w:outlineLvl w:val="2"/>
    </w:pPr>
    <w:rPr>
      <w:sz w:val="17"/>
    </w:rPr>
  </w:style>
  <w:style w:type="paragraph" w:styleId="Kop4">
    <w:name w:val="heading 4"/>
    <w:basedOn w:val="Standaard"/>
    <w:next w:val="Standaard"/>
    <w:qFormat/>
    <w:pPr>
      <w:keepNext/>
      <w:tabs>
        <w:tab w:val="left" w:pos="340"/>
      </w:tabs>
      <w:spacing w:before="240" w:after="60"/>
      <w:outlineLvl w:val="3"/>
    </w:pPr>
    <w:rPr>
      <w:rFonts w:ascii="Arial" w:hAnsi="Arial"/>
      <w:b/>
      <w:lang w:val="nl"/>
    </w:rPr>
  </w:style>
  <w:style w:type="paragraph" w:styleId="Kop5">
    <w:name w:val="heading 5"/>
    <w:basedOn w:val="Standaard"/>
    <w:next w:val="Standaard"/>
    <w:qFormat/>
    <w:pPr>
      <w:tabs>
        <w:tab w:val="left" w:pos="340"/>
      </w:tabs>
      <w:spacing w:before="240" w:after="60"/>
      <w:outlineLvl w:val="4"/>
    </w:pPr>
    <w:rPr>
      <w:rFonts w:ascii="Arial" w:hAnsi="Arial"/>
      <w:lang w:val="nl"/>
    </w:rPr>
  </w:style>
  <w:style w:type="paragraph" w:styleId="Kop6">
    <w:name w:val="heading 6"/>
    <w:basedOn w:val="Standaard"/>
    <w:next w:val="Standaard"/>
    <w:qFormat/>
    <w:pPr>
      <w:tabs>
        <w:tab w:val="left" w:pos="340"/>
      </w:tabs>
      <w:spacing w:before="240" w:after="60"/>
      <w:outlineLvl w:val="5"/>
    </w:pPr>
    <w:rPr>
      <w:i/>
      <w:lang w:val="nl"/>
    </w:rPr>
  </w:style>
  <w:style w:type="paragraph" w:styleId="Kop7">
    <w:name w:val="heading 7"/>
    <w:basedOn w:val="Standaard"/>
    <w:next w:val="Standaard"/>
    <w:qFormat/>
    <w:pPr>
      <w:tabs>
        <w:tab w:val="left" w:pos="340"/>
      </w:tabs>
      <w:spacing w:before="240" w:after="60"/>
      <w:outlineLvl w:val="6"/>
    </w:pPr>
    <w:rPr>
      <w:rFonts w:ascii="Arial" w:hAnsi="Arial"/>
      <w:sz w:val="20"/>
      <w:lang w:val="nl"/>
    </w:rPr>
  </w:style>
  <w:style w:type="paragraph" w:styleId="Kop8">
    <w:name w:val="heading 8"/>
    <w:basedOn w:val="Standaard"/>
    <w:next w:val="Standaard"/>
    <w:qFormat/>
    <w:pPr>
      <w:tabs>
        <w:tab w:val="left" w:pos="340"/>
      </w:tabs>
      <w:spacing w:before="240" w:after="60"/>
      <w:outlineLvl w:val="7"/>
    </w:pPr>
    <w:rPr>
      <w:rFonts w:ascii="Arial" w:hAnsi="Arial"/>
      <w:i/>
      <w:sz w:val="20"/>
      <w:lang w:val="nl"/>
    </w:rPr>
  </w:style>
  <w:style w:type="paragraph" w:styleId="Kop9">
    <w:name w:val="heading 9"/>
    <w:basedOn w:val="Standaard"/>
    <w:next w:val="Standaard"/>
    <w:qFormat/>
    <w:pPr>
      <w:tabs>
        <w:tab w:val="left" w:pos="340"/>
      </w:tabs>
      <w:spacing w:before="240" w:after="60"/>
      <w:outlineLvl w:val="8"/>
    </w:pPr>
    <w:rPr>
      <w:rFonts w:ascii="Arial" w:hAnsi="Arial"/>
      <w:b/>
      <w:i/>
      <w:sz w:val="18"/>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fsluiting">
    <w:name w:val="Closing"/>
    <w:basedOn w:val="Standaard"/>
    <w:pPr>
      <w:keepLines/>
      <w:spacing w:before="520"/>
    </w:pPr>
    <w:rPr>
      <w:spacing w:val="5"/>
      <w:sz w:val="22"/>
    </w:rPr>
  </w:style>
  <w:style w:type="paragraph" w:customStyle="1" w:styleId="Banknaam">
    <w:name w:val="Banknaam"/>
    <w:basedOn w:val="Standaard"/>
    <w:next w:val="Standaard"/>
    <w:pPr>
      <w:spacing w:line="260" w:lineRule="exact"/>
    </w:pPr>
    <w:rPr>
      <w:rFonts w:ascii="Myriad-ExtraBoldItalic" w:hAnsi="Myriad-ExtraBoldItalic"/>
      <w:spacing w:val="5"/>
      <w:sz w:val="18"/>
    </w:rPr>
  </w:style>
  <w:style w:type="paragraph" w:styleId="Koptekst">
    <w:name w:val="header"/>
    <w:basedOn w:val="Standaard"/>
    <w:pPr>
      <w:tabs>
        <w:tab w:val="left" w:pos="340"/>
      </w:tabs>
      <w:spacing w:line="260" w:lineRule="exact"/>
    </w:pPr>
    <w:rPr>
      <w:rFonts w:ascii="Myriad-Italic" w:hAnsi="Myriad-Italic"/>
      <w:sz w:val="16"/>
      <w:lang w:val="nl"/>
    </w:rPr>
  </w:style>
  <w:style w:type="paragraph" w:customStyle="1" w:styleId="Beeldmerk">
    <w:name w:val="Beeldmerk"/>
    <w:basedOn w:val="Koptekst"/>
    <w:pPr>
      <w:spacing w:line="240" w:lineRule="auto"/>
    </w:pPr>
    <w:rPr>
      <w:rFonts w:ascii="Rabobankfont" w:hAnsi="Rabobankfont"/>
      <w:sz w:val="168"/>
    </w:rPr>
  </w:style>
  <w:style w:type="paragraph" w:styleId="Bijschrift">
    <w:name w:val="caption"/>
    <w:basedOn w:val="Standaard"/>
    <w:next w:val="Standaard"/>
    <w:qFormat/>
    <w:pPr>
      <w:spacing w:before="130" w:after="260" w:line="260" w:lineRule="atLeast"/>
    </w:pPr>
    <w:rPr>
      <w:rFonts w:ascii="Myriad-BoldItalic" w:hAnsi="Myriad-BoldItalic"/>
      <w:spacing w:val="5"/>
      <w:sz w:val="18"/>
    </w:rPr>
  </w:style>
  <w:style w:type="paragraph" w:customStyle="1" w:styleId="Dummy">
    <w:name w:val="Dummy"/>
    <w:basedOn w:val="Koptekst"/>
    <w:pPr>
      <w:spacing w:line="20" w:lineRule="exact"/>
    </w:pPr>
    <w:rPr>
      <w:sz w:val="2"/>
    </w:rPr>
  </w:style>
  <w:style w:type="paragraph" w:customStyle="1" w:styleId="Entiteit">
    <w:name w:val="Entiteit"/>
    <w:basedOn w:val="Standaard"/>
    <w:next w:val="Standaard"/>
    <w:pPr>
      <w:tabs>
        <w:tab w:val="left" w:pos="340"/>
      </w:tabs>
      <w:spacing w:before="120"/>
    </w:pPr>
    <w:rPr>
      <w:rFonts w:ascii="Myriad-BoldItalic" w:hAnsi="Myriad-BoldItalic"/>
    </w:rPr>
  </w:style>
  <w:style w:type="paragraph" w:customStyle="1" w:styleId="NaamSjabloon">
    <w:name w:val="NaamSjabloon"/>
    <w:basedOn w:val="Standaard"/>
    <w:next w:val="Standaard"/>
    <w:pPr>
      <w:tabs>
        <w:tab w:val="left" w:pos="340"/>
      </w:tabs>
    </w:pPr>
    <w:rPr>
      <w:rFonts w:ascii="Myriad-BoldItalic" w:hAnsi="Myriad-BoldItalic"/>
      <w:sz w:val="32"/>
    </w:rPr>
  </w:style>
  <w:style w:type="paragraph" w:customStyle="1" w:styleId="RefGegevens">
    <w:name w:val="Ref Gegevens"/>
    <w:basedOn w:val="Standaard"/>
    <w:pPr>
      <w:spacing w:line="260" w:lineRule="exact"/>
    </w:pPr>
  </w:style>
  <w:style w:type="character" w:customStyle="1" w:styleId="macroblokje">
    <w:name w:val="macroblokje"/>
    <w:rPr>
      <w:color w:val="FF0000"/>
    </w:rPr>
  </w:style>
  <w:style w:type="paragraph" w:customStyle="1" w:styleId="Paginacijfer">
    <w:name w:val="Paginacijfer"/>
    <w:basedOn w:val="Koptekst"/>
    <w:rPr>
      <w:rFonts w:ascii="Myriad-ExtraBoldItalic" w:hAnsi="Myriad-ExtraBoldItalic"/>
    </w:rPr>
  </w:style>
  <w:style w:type="paragraph" w:customStyle="1" w:styleId="Papiernaam">
    <w:name w:val="Papiernaam"/>
    <w:basedOn w:val="Koptekst"/>
    <w:pPr>
      <w:spacing w:before="1040" w:line="260" w:lineRule="atLeast"/>
    </w:pPr>
    <w:rPr>
      <w:rFonts w:ascii="Myriad-BoldItalic" w:hAnsi="Myriad-BoldItalic"/>
      <w:sz w:val="32"/>
    </w:rPr>
  </w:style>
  <w:style w:type="paragraph" w:customStyle="1" w:styleId="Puntenvv">
    <w:name w:val="Punten vv"/>
    <w:basedOn w:val="Standaard"/>
    <w:next w:val="Standaard"/>
    <w:pPr>
      <w:spacing w:before="260"/>
    </w:pPr>
  </w:style>
  <w:style w:type="paragraph" w:customStyle="1" w:styleId="Standaard01">
    <w:name w:val="Standaard 0 1"/>
    <w:basedOn w:val="Standaard"/>
    <w:pPr>
      <w:spacing w:after="260"/>
    </w:pPr>
  </w:style>
  <w:style w:type="paragraph" w:customStyle="1" w:styleId="sysStandaardExact">
    <w:name w:val="sys Standaard Exact"/>
    <w:basedOn w:val="Standaard"/>
    <w:pPr>
      <w:spacing w:line="260" w:lineRule="exact"/>
    </w:pPr>
  </w:style>
  <w:style w:type="paragraph" w:customStyle="1" w:styleId="SysStandaardExact01">
    <w:name w:val="Sys Standaard Exact 0 1"/>
    <w:basedOn w:val="sysStandaardExact"/>
    <w:pPr>
      <w:spacing w:after="260"/>
    </w:pPr>
  </w:style>
  <w:style w:type="paragraph" w:customStyle="1" w:styleId="SysStandaardExacth">
    <w:name w:val="Sys Standaard Exact h"/>
    <w:basedOn w:val="sysStandaardExact"/>
    <w:rPr>
      <w:vanish/>
    </w:rPr>
  </w:style>
  <w:style w:type="paragraph" w:customStyle="1" w:styleId="Tabel">
    <w:name w:val="Tabel"/>
    <w:basedOn w:val="Standaard"/>
    <w:rPr>
      <w:rFonts w:ascii="Myriad-Italic" w:hAnsi="Myriad-Italic"/>
      <w:sz w:val="16"/>
    </w:rPr>
  </w:style>
  <w:style w:type="paragraph" w:styleId="Tekstopmerking">
    <w:name w:val="annotation text"/>
    <w:basedOn w:val="Standaard"/>
    <w:link w:val="TekstopmerkingChar"/>
    <w:uiPriority w:val="99"/>
    <w:rPr>
      <w:sz w:val="20"/>
    </w:rPr>
  </w:style>
  <w:style w:type="paragraph" w:customStyle="1" w:styleId="Vastetekst">
    <w:name w:val="Vaste tekst"/>
    <w:basedOn w:val="sysStandaardExact"/>
    <w:rPr>
      <w:rFonts w:ascii="Myriad-Italic" w:hAnsi="Myriad-Italic"/>
      <w:sz w:val="16"/>
    </w:rPr>
  </w:style>
  <w:style w:type="paragraph" w:customStyle="1" w:styleId="Vastetekstrechts">
    <w:name w:val="Vaste tekst rechts"/>
    <w:basedOn w:val="Vastetekst"/>
    <w:pPr>
      <w:ind w:right="142"/>
      <w:jc w:val="right"/>
    </w:pPr>
  </w:style>
  <w:style w:type="paragraph" w:customStyle="1" w:styleId="Vastetekstrechts30">
    <w:name w:val="Vaste tekst rechts 3 0"/>
    <w:basedOn w:val="Vastetekstrechts"/>
    <w:pPr>
      <w:spacing w:before="780"/>
    </w:pPr>
  </w:style>
  <w:style w:type="character" w:customStyle="1" w:styleId="Verborgentekst">
    <w:name w:val="Verborgen tekst"/>
    <w:rPr>
      <w:vanish/>
    </w:rPr>
  </w:style>
  <w:style w:type="character" w:styleId="Verwijzingopmerking">
    <w:name w:val="annotation reference"/>
    <w:uiPriority w:val="99"/>
    <w:semiHidden/>
    <w:rPr>
      <w:sz w:val="16"/>
    </w:rPr>
  </w:style>
  <w:style w:type="paragraph" w:styleId="Voettekst">
    <w:name w:val="footer"/>
    <w:basedOn w:val="Standaard"/>
    <w:rPr>
      <w:sz w:val="14"/>
    </w:rPr>
  </w:style>
  <w:style w:type="paragraph" w:customStyle="1" w:styleId="Woordmerk">
    <w:name w:val="Woordmerk"/>
    <w:basedOn w:val="Standaard"/>
    <w:pPr>
      <w:spacing w:before="48"/>
    </w:pPr>
    <w:rPr>
      <w:rFonts w:ascii="Rabobankfont" w:hAnsi="Rabobankfont"/>
      <w:sz w:val="48"/>
    </w:rPr>
  </w:style>
  <w:style w:type="paragraph" w:styleId="Aanhef">
    <w:name w:val="Salutation"/>
    <w:basedOn w:val="Standaard"/>
    <w:next w:val="Standaard"/>
  </w:style>
  <w:style w:type="paragraph" w:customStyle="1" w:styleId="Standaard10">
    <w:name w:val="Standaard 1 0"/>
    <w:basedOn w:val="Standaard"/>
    <w:pPr>
      <w:spacing w:before="260"/>
    </w:pPr>
  </w:style>
  <w:style w:type="paragraph" w:styleId="Adresenvelop">
    <w:name w:val="envelope address"/>
    <w:basedOn w:val="Standaard"/>
    <w:pPr>
      <w:framePr w:w="7920" w:h="1980" w:hRule="exact" w:hSpace="141" w:wrap="auto" w:hAnchor="page" w:xAlign="center" w:yAlign="bottom"/>
      <w:ind w:left="2880"/>
    </w:pPr>
    <w:rPr>
      <w:rFonts w:ascii="Arial" w:hAnsi="Arial"/>
    </w:rPr>
  </w:style>
  <w:style w:type="paragraph" w:styleId="Afzender">
    <w:name w:val="envelope return"/>
    <w:basedOn w:val="Standaard"/>
    <w:rPr>
      <w:rFonts w:ascii="Arial" w:hAnsi="Arial"/>
      <w:sz w:val="20"/>
    </w:rPr>
  </w:style>
  <w:style w:type="paragraph" w:styleId="Berichtkop">
    <w:name w:val="Message Header"/>
    <w:basedOn w:val="Standa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Bloktekst">
    <w:name w:val="Block Text"/>
    <w:basedOn w:val="Standaard"/>
    <w:pPr>
      <w:spacing w:after="120"/>
      <w:ind w:left="1440" w:right="1440"/>
    </w:pPr>
  </w:style>
  <w:style w:type="paragraph" w:styleId="Bronvermelding">
    <w:name w:val="table of authorities"/>
    <w:basedOn w:val="Standaard"/>
    <w:next w:val="Standaard"/>
    <w:semiHidden/>
    <w:pPr>
      <w:ind w:left="220" w:hanging="220"/>
    </w:pPr>
  </w:style>
  <w:style w:type="paragraph" w:styleId="Datum">
    <w:name w:val="Date"/>
    <w:basedOn w:val="Standaard"/>
    <w:next w:val="Standaard"/>
  </w:style>
  <w:style w:type="paragraph" w:styleId="Documentstructuur">
    <w:name w:val="Document Map"/>
    <w:basedOn w:val="Standaard"/>
    <w:semiHidden/>
    <w:pPr>
      <w:shd w:val="clear" w:color="auto" w:fill="000080"/>
    </w:pPr>
    <w:rPr>
      <w:rFonts w:ascii="Tahoma" w:hAnsi="Tahoma"/>
    </w:rPr>
  </w:style>
  <w:style w:type="paragraph" w:styleId="Eindnoottekst">
    <w:name w:val="endnote text"/>
    <w:basedOn w:val="Standaard"/>
    <w:semiHidden/>
    <w:rPr>
      <w:sz w:val="20"/>
    </w:rPr>
  </w:style>
  <w:style w:type="paragraph" w:styleId="Handtekening">
    <w:name w:val="Signature"/>
    <w:basedOn w:val="Standaard"/>
    <w:pPr>
      <w:ind w:left="4252"/>
    </w:pPr>
  </w:style>
  <w:style w:type="paragraph" w:styleId="Index1">
    <w:name w:val="index 1"/>
    <w:basedOn w:val="Standaard"/>
    <w:next w:val="Standaard"/>
    <w:semiHidden/>
    <w:pPr>
      <w:ind w:left="220" w:hanging="220"/>
    </w:pPr>
  </w:style>
  <w:style w:type="paragraph" w:styleId="Index2">
    <w:name w:val="index 2"/>
    <w:basedOn w:val="Standaard"/>
    <w:next w:val="Standaard"/>
    <w:semiHidden/>
    <w:pPr>
      <w:ind w:left="440" w:hanging="220"/>
    </w:pPr>
  </w:style>
  <w:style w:type="paragraph" w:styleId="Index3">
    <w:name w:val="index 3"/>
    <w:basedOn w:val="Standaard"/>
    <w:next w:val="Standaard"/>
    <w:semiHidden/>
    <w:pPr>
      <w:ind w:left="660" w:hanging="220"/>
    </w:pPr>
  </w:style>
  <w:style w:type="paragraph" w:styleId="Index4">
    <w:name w:val="index 4"/>
    <w:basedOn w:val="Standaard"/>
    <w:next w:val="Standaard"/>
    <w:semiHidden/>
    <w:pPr>
      <w:ind w:left="880" w:hanging="220"/>
    </w:pPr>
  </w:style>
  <w:style w:type="paragraph" w:styleId="Index5">
    <w:name w:val="index 5"/>
    <w:basedOn w:val="Standaard"/>
    <w:next w:val="Standaard"/>
    <w:semiHidden/>
    <w:pPr>
      <w:ind w:left="1100" w:hanging="220"/>
    </w:pPr>
  </w:style>
  <w:style w:type="paragraph" w:styleId="Index6">
    <w:name w:val="index 6"/>
    <w:basedOn w:val="Standaard"/>
    <w:next w:val="Standaard"/>
    <w:semiHidden/>
    <w:pPr>
      <w:ind w:left="1320" w:hanging="220"/>
    </w:pPr>
  </w:style>
  <w:style w:type="paragraph" w:styleId="Index7">
    <w:name w:val="index 7"/>
    <w:basedOn w:val="Standaard"/>
    <w:next w:val="Standaard"/>
    <w:semiHidden/>
    <w:pPr>
      <w:ind w:left="1540" w:hanging="220"/>
    </w:pPr>
  </w:style>
  <w:style w:type="paragraph" w:styleId="Index8">
    <w:name w:val="index 8"/>
    <w:basedOn w:val="Standaard"/>
    <w:next w:val="Standaard"/>
    <w:semiHidden/>
    <w:pPr>
      <w:ind w:left="1760" w:hanging="220"/>
    </w:pPr>
  </w:style>
  <w:style w:type="paragraph" w:styleId="Index9">
    <w:name w:val="index 9"/>
    <w:basedOn w:val="Standaard"/>
    <w:next w:val="Standaard"/>
    <w:semiHidden/>
    <w:pPr>
      <w:ind w:left="1980" w:hanging="220"/>
    </w:pPr>
  </w:style>
  <w:style w:type="paragraph" w:styleId="Indexkop">
    <w:name w:val="index heading"/>
    <w:basedOn w:val="Standaard"/>
    <w:next w:val="Index1"/>
    <w:semiHidden/>
    <w:rPr>
      <w:rFonts w:ascii="Arial" w:hAnsi="Arial"/>
      <w:b/>
    </w:rPr>
  </w:style>
  <w:style w:type="paragraph" w:styleId="Inhopg1">
    <w:name w:val="toc 1"/>
    <w:basedOn w:val="Standaard"/>
    <w:next w:val="Standaard"/>
    <w:semiHidden/>
    <w:pPr>
      <w:tabs>
        <w:tab w:val="left" w:pos="340"/>
      </w:tabs>
    </w:pPr>
  </w:style>
  <w:style w:type="paragraph" w:styleId="Inhopg2">
    <w:name w:val="toc 2"/>
    <w:basedOn w:val="Standaard"/>
    <w:next w:val="Standaard"/>
    <w:semiHidden/>
    <w:pPr>
      <w:tabs>
        <w:tab w:val="left" w:pos="340"/>
      </w:tabs>
      <w:ind w:left="220"/>
    </w:pPr>
  </w:style>
  <w:style w:type="paragraph" w:styleId="Inhopg3">
    <w:name w:val="toc 3"/>
    <w:basedOn w:val="Standaard"/>
    <w:next w:val="Standaard"/>
    <w:semiHidden/>
    <w:pPr>
      <w:tabs>
        <w:tab w:val="left" w:pos="340"/>
      </w:tabs>
      <w:ind w:left="440"/>
    </w:pPr>
  </w:style>
  <w:style w:type="paragraph" w:styleId="Inhopg4">
    <w:name w:val="toc 4"/>
    <w:basedOn w:val="Standaard"/>
    <w:next w:val="Standaard"/>
    <w:semiHidden/>
    <w:pPr>
      <w:tabs>
        <w:tab w:val="left" w:pos="340"/>
      </w:tabs>
      <w:ind w:left="660"/>
    </w:pPr>
  </w:style>
  <w:style w:type="paragraph" w:styleId="Inhopg5">
    <w:name w:val="toc 5"/>
    <w:basedOn w:val="Standaard"/>
    <w:next w:val="Standaard"/>
    <w:semiHidden/>
    <w:pPr>
      <w:tabs>
        <w:tab w:val="left" w:pos="340"/>
      </w:tabs>
      <w:ind w:left="880"/>
    </w:pPr>
  </w:style>
  <w:style w:type="paragraph" w:styleId="Inhopg6">
    <w:name w:val="toc 6"/>
    <w:basedOn w:val="Standaard"/>
    <w:next w:val="Standaard"/>
    <w:semiHidden/>
    <w:pPr>
      <w:tabs>
        <w:tab w:val="left" w:pos="340"/>
      </w:tabs>
      <w:ind w:left="1100"/>
    </w:pPr>
  </w:style>
  <w:style w:type="paragraph" w:styleId="Inhopg7">
    <w:name w:val="toc 7"/>
    <w:basedOn w:val="Standaard"/>
    <w:next w:val="Standaard"/>
    <w:semiHidden/>
    <w:pPr>
      <w:tabs>
        <w:tab w:val="left" w:pos="340"/>
      </w:tabs>
      <w:ind w:left="1320"/>
    </w:pPr>
  </w:style>
  <w:style w:type="paragraph" w:styleId="Inhopg8">
    <w:name w:val="toc 8"/>
    <w:basedOn w:val="Standaard"/>
    <w:next w:val="Standaard"/>
    <w:semiHidden/>
    <w:pPr>
      <w:tabs>
        <w:tab w:val="left" w:pos="340"/>
      </w:tabs>
      <w:ind w:left="1540"/>
    </w:pPr>
  </w:style>
  <w:style w:type="paragraph" w:styleId="Inhopg9">
    <w:name w:val="toc 9"/>
    <w:basedOn w:val="Standaard"/>
    <w:next w:val="Standaard"/>
    <w:semiHidden/>
    <w:pPr>
      <w:tabs>
        <w:tab w:val="left" w:pos="340"/>
      </w:tabs>
      <w:ind w:left="1760"/>
    </w:pPr>
  </w:style>
  <w:style w:type="paragraph" w:styleId="Kopbronvermelding">
    <w:name w:val="toa heading"/>
    <w:basedOn w:val="Standaard"/>
    <w:next w:val="Standaard"/>
    <w:semiHidden/>
    <w:pPr>
      <w:spacing w:before="120"/>
    </w:pPr>
    <w:rPr>
      <w:rFonts w:ascii="Arial" w:hAnsi="Arial"/>
      <w:b/>
    </w:rPr>
  </w:style>
  <w:style w:type="paragraph" w:styleId="Lijst">
    <w:name w:val="List"/>
    <w:basedOn w:val="Standaard"/>
    <w:pPr>
      <w:ind w:left="283" w:hanging="283"/>
    </w:pPr>
  </w:style>
  <w:style w:type="paragraph" w:styleId="Lijst2">
    <w:name w:val="List 2"/>
    <w:basedOn w:val="Standaard"/>
    <w:pPr>
      <w:ind w:left="566" w:hanging="283"/>
    </w:pPr>
  </w:style>
  <w:style w:type="paragraph" w:styleId="Lijst3">
    <w:name w:val="List 3"/>
    <w:basedOn w:val="Standaard"/>
    <w:pPr>
      <w:ind w:left="849" w:hanging="283"/>
    </w:pPr>
  </w:style>
  <w:style w:type="paragraph" w:styleId="Lijst4">
    <w:name w:val="List 4"/>
    <w:basedOn w:val="Standaard"/>
    <w:pPr>
      <w:ind w:left="1132" w:hanging="283"/>
    </w:pPr>
  </w:style>
  <w:style w:type="paragraph" w:styleId="Lijst5">
    <w:name w:val="List 5"/>
    <w:basedOn w:val="Standaard"/>
    <w:pPr>
      <w:ind w:left="1415" w:hanging="283"/>
    </w:pPr>
  </w:style>
  <w:style w:type="paragraph" w:styleId="Lijstmetafbeeldingen">
    <w:name w:val="table of figures"/>
    <w:basedOn w:val="Standaard"/>
    <w:next w:val="Standaard"/>
    <w:semiHidden/>
    <w:pPr>
      <w:ind w:left="440" w:hanging="440"/>
    </w:pPr>
  </w:style>
  <w:style w:type="paragraph" w:styleId="Lijstopsomteken">
    <w:name w:val="List Bullet"/>
    <w:basedOn w:val="Standaard"/>
    <w:pPr>
      <w:numPr>
        <w:numId w:val="1"/>
      </w:numPr>
    </w:pPr>
  </w:style>
  <w:style w:type="paragraph" w:styleId="Lijstopsomteken2">
    <w:name w:val="List Bullet 2"/>
    <w:basedOn w:val="Standaard"/>
    <w:pPr>
      <w:numPr>
        <w:numId w:val="2"/>
      </w:numPr>
    </w:pPr>
  </w:style>
  <w:style w:type="paragraph" w:styleId="Lijstopsomteken3">
    <w:name w:val="List Bullet 3"/>
    <w:basedOn w:val="Standaard"/>
    <w:pPr>
      <w:numPr>
        <w:numId w:val="3"/>
      </w:numPr>
    </w:pPr>
  </w:style>
  <w:style w:type="paragraph" w:styleId="Lijstopsomteken4">
    <w:name w:val="List Bullet 4"/>
    <w:basedOn w:val="Standaard"/>
    <w:pPr>
      <w:numPr>
        <w:numId w:val="4"/>
      </w:numPr>
    </w:pPr>
  </w:style>
  <w:style w:type="paragraph" w:styleId="Lijstopsomteken5">
    <w:name w:val="List Bullet 5"/>
    <w:basedOn w:val="Standaard"/>
    <w:pPr>
      <w:numPr>
        <w:numId w:val="5"/>
      </w:numPr>
    </w:pPr>
  </w:style>
  <w:style w:type="paragraph" w:styleId="Lijstnummering">
    <w:name w:val="List Number"/>
    <w:basedOn w:val="Standaard"/>
    <w:pPr>
      <w:numPr>
        <w:numId w:val="6"/>
      </w:numPr>
    </w:pPr>
  </w:style>
  <w:style w:type="paragraph" w:styleId="Lijstnummering2">
    <w:name w:val="List Number 2"/>
    <w:basedOn w:val="Standaard"/>
    <w:pPr>
      <w:numPr>
        <w:numId w:val="7"/>
      </w:numPr>
    </w:pPr>
  </w:style>
  <w:style w:type="paragraph" w:styleId="Lijstnummering3">
    <w:name w:val="List Number 3"/>
    <w:basedOn w:val="Standaard"/>
    <w:pPr>
      <w:numPr>
        <w:numId w:val="8"/>
      </w:numPr>
    </w:pPr>
  </w:style>
  <w:style w:type="paragraph" w:styleId="Lijstnummering4">
    <w:name w:val="List Number 4"/>
    <w:basedOn w:val="Standaard"/>
    <w:pPr>
      <w:numPr>
        <w:numId w:val="9"/>
      </w:numPr>
    </w:pPr>
  </w:style>
  <w:style w:type="paragraph" w:styleId="Lijstnummering5">
    <w:name w:val="List Number 5"/>
    <w:basedOn w:val="Standaard"/>
    <w:pPr>
      <w:numPr>
        <w:numId w:val="10"/>
      </w:numPr>
    </w:pPr>
  </w:style>
  <w:style w:type="paragraph" w:styleId="Lijstvoortzetting">
    <w:name w:val="List Continue"/>
    <w:basedOn w:val="Standaard"/>
    <w:pPr>
      <w:spacing w:after="120"/>
      <w:ind w:left="283"/>
    </w:pPr>
  </w:style>
  <w:style w:type="paragraph" w:styleId="Lijstvoortzetting2">
    <w:name w:val="List Continue 2"/>
    <w:basedOn w:val="Standaard"/>
    <w:pPr>
      <w:spacing w:after="120"/>
      <w:ind w:left="566"/>
    </w:pPr>
  </w:style>
  <w:style w:type="paragraph" w:styleId="Lijstvoortzetting3">
    <w:name w:val="List Continue 3"/>
    <w:basedOn w:val="Standaard"/>
    <w:pPr>
      <w:spacing w:after="120"/>
      <w:ind w:left="849"/>
    </w:pPr>
  </w:style>
  <w:style w:type="paragraph" w:styleId="Lijstvoortzetting4">
    <w:name w:val="List Continue 4"/>
    <w:basedOn w:val="Standaard"/>
    <w:pPr>
      <w:spacing w:after="120"/>
      <w:ind w:left="1132"/>
    </w:pPr>
  </w:style>
  <w:style w:type="paragraph" w:styleId="Lijstvoortzetting5">
    <w:name w:val="List Continue 5"/>
    <w:basedOn w:val="Standaard"/>
    <w:pPr>
      <w:spacing w:after="120"/>
      <w:ind w:left="1415"/>
    </w:pPr>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spacing w:val="5"/>
    </w:rPr>
  </w:style>
  <w:style w:type="paragraph" w:styleId="Notitiekop">
    <w:name w:val="Note Heading"/>
    <w:basedOn w:val="Standaard"/>
    <w:next w:val="Standaard"/>
  </w:style>
  <w:style w:type="paragraph" w:styleId="Tekstzonderopmaak">
    <w:name w:val="Plain Text"/>
    <w:basedOn w:val="Standaard"/>
    <w:rPr>
      <w:sz w:val="20"/>
    </w:rPr>
  </w:style>
  <w:style w:type="paragraph" w:styleId="Plattetekst">
    <w:name w:val="Body Text"/>
    <w:basedOn w:val="Standaard"/>
    <w:pPr>
      <w:spacing w:after="120"/>
    </w:pPr>
  </w:style>
  <w:style w:type="paragraph" w:styleId="Plattetekst2">
    <w:name w:val="Body Text 2"/>
    <w:basedOn w:val="Standaard"/>
    <w:pPr>
      <w:spacing w:after="120" w:line="480" w:lineRule="auto"/>
    </w:pPr>
  </w:style>
  <w:style w:type="paragraph" w:styleId="Plattetekst3">
    <w:name w:val="Body Text 3"/>
    <w:basedOn w:val="Standaard"/>
    <w:pPr>
      <w:spacing w:after="120"/>
    </w:pPr>
    <w:rPr>
      <w:sz w:val="16"/>
    </w:rPr>
  </w:style>
  <w:style w:type="paragraph" w:styleId="Platteteksteersteinspringing">
    <w:name w:val="Body Text First Indent"/>
    <w:basedOn w:val="Plattetekst"/>
    <w:pPr>
      <w:ind w:firstLine="210"/>
    </w:pPr>
  </w:style>
  <w:style w:type="paragraph" w:styleId="Plattetekstinspringen">
    <w:name w:val="Body Text Indent"/>
    <w:basedOn w:val="Standaard"/>
    <w:pPr>
      <w:spacing w:after="120"/>
      <w:ind w:left="283"/>
    </w:pPr>
  </w:style>
  <w:style w:type="paragraph" w:styleId="Platteteksteersteinspringing2">
    <w:name w:val="Body Text First Indent 2"/>
    <w:basedOn w:val="Plattetekstinspringen"/>
    <w:pPr>
      <w:ind w:firstLine="210"/>
    </w:pPr>
  </w:style>
  <w:style w:type="paragraph" w:styleId="Plattetekstinspringen2">
    <w:name w:val="Body Text Indent 2"/>
    <w:basedOn w:val="Standaard"/>
    <w:pPr>
      <w:spacing w:after="120" w:line="480" w:lineRule="auto"/>
      <w:ind w:left="283"/>
    </w:pPr>
  </w:style>
  <w:style w:type="paragraph" w:styleId="Plattetekstinspringen3">
    <w:name w:val="Body Text Indent 3"/>
    <w:basedOn w:val="Standaard"/>
    <w:pPr>
      <w:spacing w:after="120"/>
      <w:ind w:left="283"/>
    </w:pPr>
    <w:rPr>
      <w:sz w:val="16"/>
    </w:rPr>
  </w:style>
  <w:style w:type="paragraph" w:styleId="Standaardinspringing">
    <w:name w:val="Normal Indent"/>
    <w:basedOn w:val="Standaard"/>
    <w:pPr>
      <w:ind w:left="708"/>
    </w:pPr>
  </w:style>
  <w:style w:type="paragraph" w:styleId="Ondertitel">
    <w:name w:val="Subtitle"/>
    <w:aliases w:val="Subtitel"/>
    <w:basedOn w:val="Standaard"/>
    <w:qFormat/>
    <w:pPr>
      <w:spacing w:after="60"/>
      <w:jc w:val="center"/>
      <w:outlineLvl w:val="1"/>
    </w:pPr>
    <w:rPr>
      <w:rFonts w:ascii="Arial" w:hAnsi="Arial"/>
    </w:rPr>
  </w:style>
  <w:style w:type="paragraph" w:styleId="Titel">
    <w:name w:val="Title"/>
    <w:basedOn w:val="Standaard"/>
    <w:qFormat/>
    <w:pPr>
      <w:spacing w:before="240" w:after="60"/>
      <w:jc w:val="center"/>
      <w:outlineLvl w:val="0"/>
    </w:pPr>
    <w:rPr>
      <w:rFonts w:ascii="Arial" w:hAnsi="Arial"/>
      <w:b/>
      <w:kern w:val="28"/>
      <w:sz w:val="32"/>
    </w:rPr>
  </w:style>
  <w:style w:type="paragraph" w:styleId="Voetnoottekst">
    <w:name w:val="footnote text"/>
    <w:basedOn w:val="Standaard"/>
    <w:semiHidden/>
    <w:rPr>
      <w:sz w:val="20"/>
    </w:rPr>
  </w:style>
  <w:style w:type="paragraph" w:customStyle="1" w:styleId="RefKop">
    <w:name w:val="Ref Kop"/>
    <w:basedOn w:val="Standaard"/>
    <w:pPr>
      <w:spacing w:line="260" w:lineRule="exact"/>
    </w:pPr>
    <w:rPr>
      <w:rFonts w:ascii="Myriad-Italic" w:hAnsi="Myriad-Italic"/>
      <w:sz w:val="17"/>
    </w:rPr>
  </w:style>
  <w:style w:type="paragraph" w:customStyle="1" w:styleId="RefKopRechts">
    <w:name w:val="Ref Kop Rechts"/>
    <w:basedOn w:val="Standaard"/>
    <w:pPr>
      <w:spacing w:line="260" w:lineRule="exact"/>
      <w:ind w:right="71"/>
      <w:jc w:val="right"/>
    </w:pPr>
    <w:rPr>
      <w:rFonts w:ascii="Myriad-Italic" w:hAnsi="Myriad-Italic"/>
      <w:sz w:val="17"/>
    </w:rPr>
  </w:style>
  <w:style w:type="paragraph" w:styleId="Ballontekst">
    <w:name w:val="Balloon Text"/>
    <w:basedOn w:val="Standaard"/>
    <w:semiHidden/>
    <w:rsid w:val="000D7B52"/>
    <w:rPr>
      <w:rFonts w:ascii="Tahoma" w:hAnsi="Tahoma" w:cs="Tahoma"/>
      <w:sz w:val="16"/>
      <w:szCs w:val="16"/>
    </w:rPr>
  </w:style>
  <w:style w:type="character" w:styleId="Voetnootmarkering">
    <w:name w:val="footnote reference"/>
    <w:semiHidden/>
    <w:rsid w:val="000D7B52"/>
    <w:rPr>
      <w:vertAlign w:val="superscript"/>
    </w:rPr>
  </w:style>
  <w:style w:type="character" w:styleId="Paginanummer">
    <w:name w:val="page number"/>
    <w:basedOn w:val="Standaardalinea-lettertype"/>
    <w:rsid w:val="000D7B52"/>
  </w:style>
  <w:style w:type="paragraph" w:styleId="Onderwerpvanopmerking">
    <w:name w:val="annotation subject"/>
    <w:basedOn w:val="Tekstopmerking"/>
    <w:next w:val="Tekstopmerking"/>
    <w:semiHidden/>
    <w:rsid w:val="007D1DA1"/>
    <w:rPr>
      <w:b/>
      <w:bCs/>
    </w:rPr>
  </w:style>
  <w:style w:type="character" w:styleId="Hyperlink">
    <w:name w:val="Hyperlink"/>
    <w:rsid w:val="0081602F"/>
    <w:rPr>
      <w:color w:val="FF6600"/>
      <w:u w:val="single"/>
    </w:rPr>
  </w:style>
  <w:style w:type="paragraph" w:customStyle="1" w:styleId="kopje">
    <w:name w:val="kopje"/>
    <w:basedOn w:val="Standaard"/>
    <w:next w:val="Standaard"/>
    <w:rsid w:val="00FD0A95"/>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FD0A95"/>
    <w:pPr>
      <w:widowControl/>
      <w:snapToGrid w:val="0"/>
      <w:spacing w:before="90" w:line="240" w:lineRule="atLeast"/>
    </w:pPr>
    <w:rPr>
      <w:rFonts w:ascii="Arial" w:hAnsi="Arial"/>
      <w:snapToGrid/>
      <w:kern w:val="28"/>
      <w:sz w:val="14"/>
      <w:lang w:val="nl" w:eastAsia="en-US"/>
    </w:rPr>
  </w:style>
  <w:style w:type="character" w:customStyle="1" w:styleId="Versie">
    <w:name w:val="Versie"/>
    <w:rsid w:val="00FD0A95"/>
    <w:rPr>
      <w:rFonts w:ascii="Helvetica" w:hAnsi="Helvetica" w:cs="Helvetica" w:hint="default"/>
      <w:sz w:val="18"/>
      <w:lang w:val="nl-NL"/>
    </w:rPr>
  </w:style>
  <w:style w:type="character" w:customStyle="1" w:styleId="Datumopmaakprofiel">
    <w:name w:val="Datumopmaakprofiel"/>
    <w:basedOn w:val="Versie"/>
    <w:rsid w:val="00FD0A95"/>
    <w:rPr>
      <w:rFonts w:ascii="Helvetica" w:hAnsi="Helvetica" w:cs="Helvetica" w:hint="default"/>
      <w:sz w:val="18"/>
      <w:lang w:val="nl-NL"/>
    </w:rPr>
  </w:style>
  <w:style w:type="paragraph" w:styleId="Revisie">
    <w:name w:val="Revision"/>
    <w:hidden/>
    <w:uiPriority w:val="99"/>
    <w:semiHidden/>
    <w:rsid w:val="00EE0C7F"/>
    <w:rPr>
      <w:rFonts w:ascii="Courier New" w:hAnsi="Courier New"/>
      <w:snapToGrid w:val="0"/>
      <w:sz w:val="24"/>
    </w:rPr>
  </w:style>
  <w:style w:type="character" w:customStyle="1" w:styleId="TekstopmerkingChar">
    <w:name w:val="Tekst opmerking Char"/>
    <w:basedOn w:val="Standaardalinea-lettertype"/>
    <w:link w:val="Tekstopmerking"/>
    <w:uiPriority w:val="99"/>
    <w:rsid w:val="00572EA6"/>
    <w:rPr>
      <w:rFonts w:ascii="Courier New" w:hAnsi="Courier New"/>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3042">
      <w:bodyDiv w:val="1"/>
      <w:marLeft w:val="0"/>
      <w:marRight w:val="0"/>
      <w:marTop w:val="0"/>
      <w:marBottom w:val="0"/>
      <w:divBdr>
        <w:top w:val="none" w:sz="0" w:space="0" w:color="auto"/>
        <w:left w:val="none" w:sz="0" w:space="0" w:color="auto"/>
        <w:bottom w:val="none" w:sz="0" w:space="0" w:color="auto"/>
        <w:right w:val="none" w:sz="0" w:space="0" w:color="auto"/>
      </w:divBdr>
    </w:div>
    <w:div w:id="1114447019">
      <w:bodyDiv w:val="1"/>
      <w:marLeft w:val="0"/>
      <w:marRight w:val="0"/>
      <w:marTop w:val="0"/>
      <w:marBottom w:val="0"/>
      <w:divBdr>
        <w:top w:val="none" w:sz="0" w:space="0" w:color="auto"/>
        <w:left w:val="none" w:sz="0" w:space="0" w:color="auto"/>
        <w:bottom w:val="none" w:sz="0" w:space="0" w:color="auto"/>
        <w:right w:val="none" w:sz="0" w:space="0" w:color="auto"/>
      </w:divBdr>
      <w:divsChild>
        <w:div w:id="1438133473">
          <w:marLeft w:val="0"/>
          <w:marRight w:val="0"/>
          <w:marTop w:val="0"/>
          <w:marBottom w:val="0"/>
          <w:divBdr>
            <w:top w:val="none" w:sz="0" w:space="0" w:color="auto"/>
            <w:left w:val="none" w:sz="0" w:space="0" w:color="auto"/>
            <w:bottom w:val="none" w:sz="0" w:space="0" w:color="auto"/>
            <w:right w:val="none" w:sz="0" w:space="0" w:color="auto"/>
          </w:divBdr>
        </w:div>
      </w:divsChild>
    </w:div>
    <w:div w:id="180685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913</Words>
  <Characters>5024</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Ontwerp hypotheekakte</vt:lpstr>
    </vt:vector>
  </TitlesOfParts>
  <Company>ING-bank</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 hypotheekakte</dc:title>
  <dc:subject/>
  <dc:creator>RZ/PPB</dc:creator>
  <cp:keywords/>
  <dc:description/>
  <cp:lastModifiedBy>Groot, Karina de</cp:lastModifiedBy>
  <cp:revision>10</cp:revision>
  <cp:lastPrinted>2015-12-09T09:23:00Z</cp:lastPrinted>
  <dcterms:created xsi:type="dcterms:W3CDTF">2026-06-01T11:26:00Z</dcterms:created>
  <dcterms:modified xsi:type="dcterms:W3CDTF">2026-06-30T07:13:00Z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