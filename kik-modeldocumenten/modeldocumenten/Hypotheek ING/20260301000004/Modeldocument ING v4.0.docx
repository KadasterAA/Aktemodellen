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88082" w14:textId="4AE21A53" w:rsidR="000D7B52" w:rsidRPr="005D6B36" w:rsidRDefault="003E6827" w:rsidP="00463930">
      <w:pPr>
        <w:ind w:right="96"/>
        <w:rPr>
          <w:rFonts w:ascii="Arial" w:hAnsi="Arial" w:cs="Arial"/>
          <w:color w:val="000000"/>
          <w:sz w:val="22"/>
          <w:szCs w:val="22"/>
        </w:rPr>
      </w:pPr>
      <w:r w:rsidRPr="005D6B36">
        <w:rPr>
          <w:rFonts w:ascii="Arial" w:hAnsi="Arial" w:cs="Arial"/>
          <w:b/>
          <w:color w:val="000000"/>
          <w:szCs w:val="24"/>
        </w:rPr>
        <w:t>H</w:t>
      </w:r>
      <w:r w:rsidR="000D7B52" w:rsidRPr="005D6B36">
        <w:rPr>
          <w:rFonts w:ascii="Arial" w:hAnsi="Arial" w:cs="Arial"/>
          <w:b/>
          <w:color w:val="000000"/>
          <w:szCs w:val="24"/>
        </w:rPr>
        <w:t>ypotheekakte</w:t>
      </w:r>
      <w:r w:rsidRPr="005D6B36">
        <w:rPr>
          <w:rFonts w:ascii="Arial" w:hAnsi="Arial" w:cs="Arial"/>
          <w:b/>
          <w:color w:val="000000"/>
          <w:szCs w:val="24"/>
        </w:rPr>
        <w:t xml:space="preserve"> </w:t>
      </w:r>
      <w:r w:rsidR="00371BD8" w:rsidRPr="005D6B36">
        <w:rPr>
          <w:rFonts w:ascii="Arial" w:hAnsi="Arial" w:cs="Arial"/>
          <w:b/>
          <w:color w:val="000000"/>
          <w:szCs w:val="24"/>
        </w:rPr>
        <w:t>ING</w:t>
      </w:r>
      <w:del w:id="0" w:author="Groot, Karina de" w:date="2026-02-20T09:38:00Z" w16du:dateUtc="2026-02-20T08:38:00Z">
        <w:r w:rsidR="000D7B52" w:rsidRPr="005D6B36" w:rsidDel="00463930">
          <w:rPr>
            <w:rFonts w:ascii="Arial" w:hAnsi="Arial" w:cs="Arial"/>
            <w:b/>
            <w:color w:val="000000"/>
            <w:szCs w:val="24"/>
          </w:rPr>
          <w:tab/>
        </w:r>
      </w:del>
      <w:ins w:id="1" w:author="Groot, Karina de" w:date="2026-02-20T09:38:00Z" w16du:dateUtc="2026-02-20T08:38:00Z">
        <w:r w:rsidR="00463930">
          <w:rPr>
            <w:rFonts w:ascii="Arial" w:hAnsi="Arial" w:cs="Arial"/>
            <w:b/>
            <w:color w:val="000000"/>
            <w:szCs w:val="24"/>
          </w:rPr>
          <w:t xml:space="preserve"> </w:t>
        </w:r>
      </w:ins>
      <w:ins w:id="2" w:author="Groot, Karina de" w:date="2026-02-20T09:38:00Z">
        <w:r w:rsidR="00463930" w:rsidRPr="00463930">
          <w:rPr>
            <w:rFonts w:ascii="Arial" w:hAnsi="Arial" w:cs="Arial"/>
            <w:b/>
            <w:bCs/>
            <w:color w:val="000000"/>
            <w:sz w:val="22"/>
            <w:szCs w:val="22"/>
          </w:rPr>
          <w:t xml:space="preserve">(Model ING 26.02) </w:t>
        </w:r>
      </w:ins>
      <w:del w:id="3" w:author="Groot, Karina de" w:date="2026-02-20T09:37:00Z" w16du:dateUtc="2026-02-20T08:37:00Z">
        <w:r w:rsidR="000D7B52" w:rsidRPr="005D6B36" w:rsidDel="00463930">
          <w:rPr>
            <w:rFonts w:ascii="Arial" w:hAnsi="Arial" w:cs="Arial"/>
            <w:color w:val="000000"/>
            <w:sz w:val="22"/>
            <w:szCs w:val="22"/>
          </w:rPr>
          <w:delText xml:space="preserve">(model </w:delText>
        </w:r>
        <w:r w:rsidR="00371BD8" w:rsidRPr="005D6B36" w:rsidDel="00463930">
          <w:rPr>
            <w:rFonts w:ascii="Arial" w:hAnsi="Arial" w:cs="Arial"/>
            <w:color w:val="000000"/>
            <w:sz w:val="22"/>
            <w:szCs w:val="22"/>
          </w:rPr>
          <w:delText xml:space="preserve">ING </w:delText>
        </w:r>
        <w:r w:rsidR="009E1806" w:rsidRPr="005D6B36" w:rsidDel="00463930">
          <w:rPr>
            <w:rFonts w:ascii="Arial" w:hAnsi="Arial" w:cs="Arial"/>
            <w:color w:val="000000"/>
            <w:sz w:val="22"/>
            <w:szCs w:val="22"/>
          </w:rPr>
          <w:delText xml:space="preserve">versie </w:delText>
        </w:r>
        <w:r w:rsidR="00A34A63" w:rsidRPr="005D6B36" w:rsidDel="00463930">
          <w:rPr>
            <w:rFonts w:ascii="Arial" w:hAnsi="Arial" w:cs="Arial"/>
            <w:color w:val="000000"/>
            <w:sz w:val="22"/>
            <w:szCs w:val="22"/>
          </w:rPr>
          <w:delText>januari 20</w:delText>
        </w:r>
      </w:del>
      <w:ins w:id="4" w:author="Groote Haar, Linda" w:date="2026-01-26T13:00:00Z" w16du:dateUtc="2026-01-26T12:00:00Z">
        <w:del w:id="5" w:author="Groot, Karina de" w:date="2026-02-20T09:37:00Z" w16du:dateUtc="2026-02-20T08:37:00Z">
          <w:r w:rsidR="003C0368" w:rsidRPr="00D16391" w:rsidDel="00463930">
            <w:rPr>
              <w:rFonts w:ascii="Arial" w:hAnsi="Arial" w:cs="Arial"/>
              <w:color w:val="000000"/>
              <w:sz w:val="22"/>
              <w:szCs w:val="22"/>
            </w:rPr>
            <w:delText>2</w:delText>
          </w:r>
        </w:del>
      </w:ins>
      <w:del w:id="6" w:author="Groot, Karina de" w:date="2026-02-20T09:37:00Z" w16du:dateUtc="2026-02-20T08:37:00Z">
        <w:r w:rsidR="00A34A63" w:rsidRPr="005D6B36" w:rsidDel="00463930">
          <w:rPr>
            <w:rFonts w:ascii="Arial" w:hAnsi="Arial" w:cs="Arial"/>
            <w:color w:val="000000"/>
            <w:sz w:val="22"/>
            <w:szCs w:val="22"/>
          </w:rPr>
          <w:delText>16</w:delText>
        </w:r>
        <w:r w:rsidR="000D7B52" w:rsidRPr="005D6B36" w:rsidDel="00463930">
          <w:rPr>
            <w:rFonts w:ascii="Arial" w:hAnsi="Arial" w:cs="Arial"/>
            <w:color w:val="000000"/>
            <w:sz w:val="22"/>
            <w:szCs w:val="22"/>
          </w:rPr>
          <w:delText>)</w:delText>
        </w:r>
      </w:del>
    </w:p>
    <w:p w14:paraId="5AF6CD0C" w14:textId="77777777" w:rsidR="000D7B52" w:rsidRPr="005D6B36" w:rsidRDefault="000D7B52" w:rsidP="000D7B52">
      <w:pPr>
        <w:ind w:right="96"/>
        <w:rPr>
          <w:rFonts w:ascii="Arial" w:hAnsi="Arial" w:cs="Arial"/>
          <w:color w:val="000000"/>
          <w:sz w:val="20"/>
        </w:rPr>
      </w:pPr>
    </w:p>
    <w:p w14:paraId="49252CAF" w14:textId="75F4E820" w:rsidR="000D7B52" w:rsidRPr="005D6B36" w:rsidRDefault="00371BD8" w:rsidP="000D7B52">
      <w:pPr>
        <w:ind w:right="96"/>
        <w:rPr>
          <w:rFonts w:ascii="Arial" w:hAnsi="Arial" w:cs="Arial"/>
          <w:b/>
          <w:color w:val="000000"/>
          <w:sz w:val="20"/>
          <w:u w:val="single"/>
        </w:rPr>
      </w:pPr>
      <w:r w:rsidRPr="005D6B36">
        <w:rPr>
          <w:rFonts w:ascii="Arial" w:hAnsi="Arial" w:cs="Arial"/>
          <w:b/>
          <w:color w:val="000000"/>
          <w:sz w:val="20"/>
          <w:u w:val="single"/>
        </w:rPr>
        <w:t xml:space="preserve">Versie </w:t>
      </w:r>
      <w:del w:id="7" w:author="Groote Haar, Linda" w:date="2026-01-26T12:59:00Z" w16du:dateUtc="2026-01-26T11:59:00Z">
        <w:r w:rsidR="00D374B9" w:rsidRPr="005D6B36" w:rsidDel="003C0368">
          <w:rPr>
            <w:rFonts w:ascii="Arial" w:hAnsi="Arial" w:cs="Arial"/>
            <w:b/>
            <w:color w:val="000000"/>
            <w:sz w:val="20"/>
            <w:u w:val="single"/>
          </w:rPr>
          <w:delText>3.</w:delText>
        </w:r>
        <w:r w:rsidR="002B0325" w:rsidRPr="005D6B36" w:rsidDel="003C0368">
          <w:rPr>
            <w:rFonts w:ascii="Arial" w:hAnsi="Arial" w:cs="Arial"/>
            <w:b/>
            <w:color w:val="000000"/>
            <w:sz w:val="20"/>
            <w:u w:val="single"/>
          </w:rPr>
          <w:delText>2</w:delText>
        </w:r>
        <w:r w:rsidR="00D374B9" w:rsidRPr="005D6B36" w:rsidDel="003C0368">
          <w:rPr>
            <w:rFonts w:ascii="Arial" w:hAnsi="Arial" w:cs="Arial"/>
            <w:b/>
            <w:color w:val="000000"/>
            <w:sz w:val="20"/>
            <w:u w:val="single"/>
          </w:rPr>
          <w:delText>.0</w:delText>
        </w:r>
      </w:del>
      <w:ins w:id="8" w:author="Groote Haar, Linda" w:date="2026-01-26T12:59:00Z" w16du:dateUtc="2026-01-26T11:59:00Z">
        <w:r w:rsidR="003C0368" w:rsidRPr="005D6B36">
          <w:rPr>
            <w:rFonts w:ascii="Arial" w:hAnsi="Arial" w:cs="Arial"/>
            <w:b/>
            <w:color w:val="000000"/>
            <w:sz w:val="20"/>
            <w:u w:val="single"/>
          </w:rPr>
          <w:t>4.0</w:t>
        </w:r>
      </w:ins>
      <w:r w:rsidRPr="005D6B36">
        <w:rPr>
          <w:rFonts w:ascii="Arial" w:hAnsi="Arial" w:cs="Arial"/>
          <w:b/>
          <w:color w:val="000000"/>
          <w:sz w:val="20"/>
          <w:u w:val="single"/>
        </w:rPr>
        <w:tab/>
      </w:r>
      <w:r w:rsidR="000578E4" w:rsidRPr="005D6B36">
        <w:rPr>
          <w:rFonts w:ascii="Arial" w:hAnsi="Arial" w:cs="Arial"/>
          <w:b/>
          <w:color w:val="000000"/>
          <w:sz w:val="20"/>
          <w:u w:val="single"/>
        </w:rPr>
        <w:tab/>
      </w:r>
      <w:r w:rsidRPr="005D6B36">
        <w:rPr>
          <w:rFonts w:ascii="Arial" w:hAnsi="Arial" w:cs="Arial"/>
          <w:b/>
          <w:color w:val="000000"/>
          <w:sz w:val="20"/>
          <w:u w:val="single"/>
        </w:rPr>
        <w:t xml:space="preserve">d.d. </w:t>
      </w:r>
      <w:del w:id="9" w:author="Groote Haar, Linda" w:date="2026-01-26T12:59:00Z" w16du:dateUtc="2026-01-26T11:59:00Z">
        <w:r w:rsidR="00A34A63" w:rsidRPr="005D6B36" w:rsidDel="003C0368">
          <w:rPr>
            <w:rFonts w:ascii="Arial" w:hAnsi="Arial" w:cs="Arial"/>
            <w:b/>
            <w:color w:val="000000"/>
            <w:sz w:val="20"/>
            <w:u w:val="single"/>
          </w:rPr>
          <w:delText>0</w:delText>
        </w:r>
        <w:r w:rsidR="005F06EE" w:rsidRPr="005D6B36" w:rsidDel="003C0368">
          <w:rPr>
            <w:rFonts w:ascii="Arial" w:hAnsi="Arial" w:cs="Arial"/>
            <w:b/>
            <w:color w:val="000000"/>
            <w:sz w:val="20"/>
            <w:u w:val="single"/>
          </w:rPr>
          <w:delText>8</w:delText>
        </w:r>
        <w:r w:rsidR="00A34A63" w:rsidRPr="005D6B36" w:rsidDel="003C0368">
          <w:rPr>
            <w:rFonts w:ascii="Arial" w:hAnsi="Arial" w:cs="Arial"/>
            <w:b/>
            <w:color w:val="000000"/>
            <w:sz w:val="20"/>
            <w:u w:val="single"/>
          </w:rPr>
          <w:delText>-</w:delText>
        </w:r>
        <w:r w:rsidR="00E44813" w:rsidRPr="005D6B36" w:rsidDel="003C0368">
          <w:rPr>
            <w:rFonts w:ascii="Arial" w:hAnsi="Arial" w:cs="Arial"/>
            <w:b/>
            <w:color w:val="000000"/>
            <w:sz w:val="20"/>
            <w:u w:val="single"/>
          </w:rPr>
          <w:delText>0</w:delText>
        </w:r>
        <w:r w:rsidR="002B0325" w:rsidRPr="005D6B36" w:rsidDel="003C0368">
          <w:rPr>
            <w:rFonts w:ascii="Arial" w:hAnsi="Arial" w:cs="Arial"/>
            <w:b/>
            <w:color w:val="000000"/>
            <w:sz w:val="20"/>
            <w:u w:val="single"/>
          </w:rPr>
          <w:delText>3</w:delText>
        </w:r>
        <w:r w:rsidR="00A34A63" w:rsidRPr="005D6B36" w:rsidDel="003C0368">
          <w:rPr>
            <w:rFonts w:ascii="Arial" w:hAnsi="Arial" w:cs="Arial"/>
            <w:b/>
            <w:color w:val="000000"/>
            <w:sz w:val="20"/>
            <w:u w:val="single"/>
          </w:rPr>
          <w:delText>-201</w:delText>
        </w:r>
        <w:r w:rsidR="00E44813" w:rsidRPr="005D6B36" w:rsidDel="003C0368">
          <w:rPr>
            <w:rFonts w:ascii="Arial" w:hAnsi="Arial" w:cs="Arial"/>
            <w:b/>
            <w:color w:val="000000"/>
            <w:sz w:val="20"/>
            <w:u w:val="single"/>
          </w:rPr>
          <w:delText>6</w:delText>
        </w:r>
      </w:del>
      <w:ins w:id="10" w:author="Groote Haar, Linda" w:date="2026-02-16T11:00:00Z" w16du:dateUtc="2026-02-16T10:00:00Z">
        <w:r w:rsidR="00EA3871" w:rsidRPr="005D6B36">
          <w:rPr>
            <w:rFonts w:ascii="Arial" w:hAnsi="Arial" w:cs="Arial"/>
            <w:b/>
            <w:color w:val="000000"/>
            <w:sz w:val="20"/>
            <w:u w:val="single"/>
          </w:rPr>
          <w:t>1</w:t>
        </w:r>
      </w:ins>
      <w:ins w:id="11" w:author="Groote Haar, Linda" w:date="2026-01-26T12:59:00Z" w16du:dateUtc="2026-01-26T11:59:00Z">
        <w:r w:rsidR="003C0368" w:rsidRPr="005D6B36">
          <w:rPr>
            <w:rFonts w:ascii="Arial" w:hAnsi="Arial" w:cs="Arial"/>
            <w:b/>
            <w:color w:val="000000"/>
            <w:sz w:val="20"/>
            <w:u w:val="single"/>
          </w:rPr>
          <w:t>6-0</w:t>
        </w:r>
      </w:ins>
      <w:ins w:id="12" w:author="Groote Haar, Linda" w:date="2026-02-16T11:00:00Z" w16du:dateUtc="2026-02-16T10:00:00Z">
        <w:r w:rsidR="00EA3871" w:rsidRPr="005D6B36">
          <w:rPr>
            <w:rFonts w:ascii="Arial" w:hAnsi="Arial" w:cs="Arial"/>
            <w:b/>
            <w:color w:val="000000"/>
            <w:sz w:val="20"/>
            <w:u w:val="single"/>
          </w:rPr>
          <w:t>2</w:t>
        </w:r>
      </w:ins>
      <w:ins w:id="13" w:author="Groote Haar, Linda" w:date="2026-01-26T12:59:00Z" w16du:dateUtc="2026-01-26T11:59:00Z">
        <w:r w:rsidR="003C0368" w:rsidRPr="005D6B36">
          <w:rPr>
            <w:rFonts w:ascii="Arial" w:hAnsi="Arial" w:cs="Arial"/>
            <w:b/>
            <w:color w:val="000000"/>
            <w:sz w:val="20"/>
            <w:u w:val="single"/>
          </w:rPr>
          <w:t>-2026</w:t>
        </w:r>
      </w:ins>
    </w:p>
    <w:p w14:paraId="323021EC" w14:textId="77777777" w:rsidR="000D7B52" w:rsidRPr="005D6B36" w:rsidRDefault="000D7B52" w:rsidP="000D7B52">
      <w:pPr>
        <w:tabs>
          <w:tab w:val="left" w:pos="-1440"/>
          <w:tab w:val="left" w:pos="-720"/>
        </w:tabs>
        <w:suppressAutoHyphens/>
        <w:ind w:right="96"/>
        <w:rPr>
          <w:rFonts w:ascii="Arial" w:hAnsi="Arial" w:cs="Arial"/>
          <w:color w:val="000000"/>
          <w:sz w:val="20"/>
        </w:rPr>
      </w:pPr>
    </w:p>
    <w:p w14:paraId="7B92273C" w14:textId="77777777" w:rsidR="003E6827" w:rsidRPr="005D6B36" w:rsidRDefault="003E6827" w:rsidP="000D7B52">
      <w:pPr>
        <w:tabs>
          <w:tab w:val="left" w:pos="-1440"/>
          <w:tab w:val="left" w:pos="-720"/>
        </w:tabs>
        <w:suppressAutoHyphens/>
        <w:ind w:right="96"/>
        <w:rPr>
          <w:rFonts w:ascii="Arial" w:hAnsi="Arial" w:cs="Arial"/>
          <w:color w:val="000000"/>
          <w:sz w:val="20"/>
        </w:rPr>
      </w:pPr>
    </w:p>
    <w:p w14:paraId="30F81418" w14:textId="77777777" w:rsidR="003E6827" w:rsidRPr="005D6B36" w:rsidRDefault="00742A54" w:rsidP="003E6827">
      <w:pPr>
        <w:tabs>
          <w:tab w:val="left" w:pos="-1440"/>
          <w:tab w:val="left" w:pos="-720"/>
        </w:tabs>
        <w:suppressAutoHyphens/>
        <w:rPr>
          <w:rFonts w:ascii="Arial" w:hAnsi="Arial" w:cs="Arial"/>
          <w:color w:val="FF0000"/>
          <w:sz w:val="20"/>
        </w:rPr>
      </w:pPr>
      <w:r w:rsidRPr="005D6B36">
        <w:rPr>
          <w:rFonts w:ascii="Arial" w:hAnsi="Arial" w:cs="Arial"/>
          <w:color w:val="FF0000"/>
          <w:sz w:val="20"/>
          <w:highlight w:val="yellow"/>
        </w:rPr>
        <w:t>TEKSTBLOK EQUIVALENTIEVERKLARING</w:t>
      </w:r>
      <w:r w:rsidR="00297920" w:rsidRPr="005D6B36">
        <w:rPr>
          <w:rFonts w:ascii="Arial" w:hAnsi="Arial" w:cs="Arial"/>
          <w:color w:val="FF0000"/>
          <w:sz w:val="20"/>
        </w:rPr>
        <w:t>.</w:t>
      </w:r>
    </w:p>
    <w:p w14:paraId="3827BAC1" w14:textId="77777777" w:rsidR="00742A54" w:rsidRPr="005D6B36" w:rsidRDefault="00742A54" w:rsidP="003E6827">
      <w:pPr>
        <w:tabs>
          <w:tab w:val="left" w:pos="-1440"/>
          <w:tab w:val="left" w:pos="-720"/>
        </w:tabs>
        <w:suppressAutoHyphens/>
        <w:rPr>
          <w:rFonts w:ascii="Times New Roman" w:hAnsi="Times New Roman"/>
          <w:color w:val="800080"/>
        </w:rPr>
      </w:pPr>
    </w:p>
    <w:p w14:paraId="67345660" w14:textId="77777777" w:rsidR="000578E4" w:rsidRPr="005D6B36" w:rsidRDefault="000578E4" w:rsidP="003E6827">
      <w:pPr>
        <w:tabs>
          <w:tab w:val="left" w:pos="-1440"/>
          <w:tab w:val="left" w:pos="-720"/>
        </w:tabs>
        <w:suppressAutoHyphens/>
        <w:rPr>
          <w:rFonts w:ascii="Times New Roman" w:hAnsi="Times New Roman"/>
          <w:color w:val="800080"/>
        </w:rPr>
      </w:pPr>
    </w:p>
    <w:p w14:paraId="5DE2A007" w14:textId="77777777" w:rsidR="008C2400" w:rsidRPr="005D6B36" w:rsidRDefault="008C2400" w:rsidP="008C2400">
      <w:pPr>
        <w:tabs>
          <w:tab w:val="left" w:pos="-1440"/>
          <w:tab w:val="left" w:pos="-720"/>
        </w:tabs>
        <w:suppressAutoHyphens/>
        <w:jc w:val="center"/>
        <w:rPr>
          <w:rFonts w:ascii="Arial" w:hAnsi="Arial" w:cs="Arial"/>
          <w:color w:val="800080"/>
          <w:sz w:val="20"/>
        </w:rPr>
      </w:pPr>
      <w:r w:rsidRPr="005D6B36">
        <w:rPr>
          <w:rFonts w:ascii="Arial" w:hAnsi="Arial" w:cs="Arial"/>
          <w:color w:val="800080"/>
          <w:sz w:val="20"/>
          <w:highlight w:val="yellow"/>
        </w:rPr>
        <w:t>TEKSTBLOK TITEL HYPOTHEEKAKTEN</w:t>
      </w:r>
    </w:p>
    <w:p w14:paraId="5A220FBF" w14:textId="77777777" w:rsidR="008C2400" w:rsidRPr="005D6B36" w:rsidRDefault="008C2400" w:rsidP="003E6827">
      <w:pPr>
        <w:tabs>
          <w:tab w:val="left" w:pos="-1440"/>
          <w:tab w:val="left" w:pos="-720"/>
        </w:tabs>
        <w:suppressAutoHyphens/>
        <w:rPr>
          <w:rFonts w:ascii="Times New Roman" w:hAnsi="Times New Roman"/>
          <w:color w:val="339966"/>
        </w:rPr>
      </w:pPr>
    </w:p>
    <w:p w14:paraId="67C2FF1B" w14:textId="77777777" w:rsidR="00976E6E" w:rsidRPr="005D6B36" w:rsidRDefault="00A824F4" w:rsidP="003E6827">
      <w:pPr>
        <w:tabs>
          <w:tab w:val="left" w:pos="-1440"/>
          <w:tab w:val="left" w:pos="-720"/>
        </w:tabs>
        <w:suppressAutoHyphens/>
        <w:rPr>
          <w:rFonts w:ascii="Arial" w:hAnsi="Arial" w:cs="Arial"/>
          <w:color w:val="FF0000"/>
          <w:sz w:val="20"/>
          <w:highlight w:val="yellow"/>
        </w:rPr>
      </w:pPr>
      <w:r w:rsidRPr="005D6B36">
        <w:rPr>
          <w:rFonts w:ascii="Arial" w:hAnsi="Arial" w:cs="Arial"/>
          <w:color w:val="FF0000"/>
          <w:sz w:val="20"/>
          <w:highlight w:val="yellow"/>
        </w:rPr>
        <w:t>TEKSTBLOK AANHEF</w:t>
      </w:r>
      <w:r w:rsidR="00297920" w:rsidRPr="005D6B36">
        <w:rPr>
          <w:rFonts w:ascii="Arial" w:hAnsi="Arial" w:cs="Arial"/>
          <w:color w:val="FF0000"/>
          <w:sz w:val="20"/>
        </w:rPr>
        <w:t>:</w:t>
      </w:r>
    </w:p>
    <w:p w14:paraId="7A96B359" w14:textId="77777777" w:rsidR="00AC7B6F" w:rsidRPr="005D6B36" w:rsidRDefault="00AC7B6F" w:rsidP="00AC7B6F">
      <w:pPr>
        <w:tabs>
          <w:tab w:val="left" w:pos="-1440"/>
          <w:tab w:val="left" w:pos="-720"/>
        </w:tabs>
        <w:suppressAutoHyphens/>
        <w:ind w:left="284" w:hanging="284"/>
        <w:rPr>
          <w:ins w:id="14" w:author="Groote Haar, Linda" w:date="2026-01-29T14:05:00Z" w16du:dateUtc="2026-01-29T13:05:00Z"/>
          <w:rFonts w:ascii="Arial" w:hAnsi="Arial" w:cs="Arial"/>
          <w:bCs/>
          <w:color w:val="FF0000"/>
          <w:sz w:val="20"/>
        </w:rPr>
      </w:pPr>
      <w:ins w:id="15" w:author="Groote Haar, Linda" w:date="2026-01-29T14:05:00Z" w16du:dateUtc="2026-01-29T13:05:00Z">
        <w:r w:rsidRPr="005D6B36">
          <w:rPr>
            <w:rFonts w:ascii="Arial" w:hAnsi="Arial" w:cs="Arial"/>
            <w:color w:val="FF0000"/>
            <w:sz w:val="20"/>
          </w:rPr>
          <w:t>1.</w:t>
        </w:r>
        <w:r w:rsidRPr="005D6B36">
          <w:rPr>
            <w:rFonts w:ascii="Arial" w:hAnsi="Arial" w:cs="Arial"/>
            <w:sz w:val="20"/>
          </w:rPr>
          <w:t xml:space="preserve">  </w:t>
        </w:r>
        <w:r w:rsidRPr="005D6B36">
          <w:rPr>
            <w:rFonts w:ascii="Arial" w:hAnsi="Arial" w:cs="Arial"/>
            <w:bCs/>
            <w:color w:val="FF0000"/>
            <w:sz w:val="20"/>
            <w:highlight w:val="yellow"/>
          </w:rPr>
          <w:t>TEKSTBLOK GEVOLMACHTIGDE</w:t>
        </w:r>
        <w:r w:rsidRPr="005D6B36">
          <w:rPr>
            <w:rFonts w:ascii="Arial" w:hAnsi="Arial" w:cs="Arial"/>
            <w:bCs/>
            <w:color w:val="FF0000"/>
            <w:sz w:val="20"/>
          </w:rPr>
          <w:t xml:space="preserve">: </w:t>
        </w:r>
      </w:ins>
    </w:p>
    <w:p w14:paraId="6AC52FF7" w14:textId="38002FC1" w:rsidR="00AC7B6F" w:rsidRPr="005D6B36" w:rsidRDefault="00AC7B6F" w:rsidP="00AC7B6F">
      <w:pPr>
        <w:tabs>
          <w:tab w:val="left" w:pos="-1440"/>
          <w:tab w:val="left" w:pos="-720"/>
        </w:tabs>
        <w:suppressAutoHyphens/>
        <w:ind w:left="284"/>
        <w:rPr>
          <w:ins w:id="16" w:author="Groote Haar, Linda" w:date="2026-01-29T14:05:00Z" w16du:dateUtc="2026-01-29T13:05:00Z"/>
          <w:rFonts w:ascii="Arial" w:hAnsi="Arial" w:cs="Arial"/>
          <w:bCs/>
          <w:color w:val="FF0000"/>
          <w:sz w:val="20"/>
        </w:rPr>
      </w:pPr>
      <w:ins w:id="17" w:author="Groote Haar, Linda" w:date="2026-01-29T14:05:00Z" w16du:dateUtc="2026-01-29T13:05:00Z">
        <w:r w:rsidRPr="005D6B36">
          <w:rPr>
            <w:rFonts w:ascii="Arial" w:hAnsi="Arial" w:cs="Arial"/>
            <w:color w:val="FF0000"/>
            <w:sz w:val="20"/>
            <w:highlight w:val="yellow"/>
          </w:rPr>
          <w:t>TEKSTBLOK RECHTSPERSOON</w:t>
        </w:r>
        <w:r w:rsidRPr="005D6B36">
          <w:rPr>
            <w:rFonts w:ascii="Arial" w:hAnsi="Arial" w:cs="Arial"/>
            <w:color w:val="800080"/>
            <w:sz w:val="20"/>
          </w:rPr>
          <w:t xml:space="preserve"> (correspondentieadres voor alle aangelegenheden betreffende de hierna te vermelden rechtshandelingen: </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3366FF"/>
            <w:sz w:val="20"/>
          </w:rPr>
          <w:t>label</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3366FF"/>
            <w:sz w:val="20"/>
          </w:rPr>
          <w:t xml:space="preserve">, </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3366FF"/>
            <w:sz w:val="20"/>
          </w:rPr>
          <w:t>afdeling</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3366FF"/>
            <w:sz w:val="20"/>
          </w:rPr>
          <w:t xml:space="preserve">, </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sz w:val="20"/>
          </w:rPr>
          <w:t>postcode</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800080"/>
            <w:sz w:val="20"/>
          </w:rPr>
          <w:t xml:space="preserve"> </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sz w:val="20"/>
          </w:rPr>
          <w:t>plaats</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3366FF"/>
            <w:sz w:val="20"/>
          </w:rPr>
          <w:t>,</w:t>
        </w:r>
        <w:r w:rsidRPr="005D6B36">
          <w:rPr>
            <w:rFonts w:ascii="Arial" w:hAnsi="Arial" w:cs="Arial"/>
            <w:color w:val="800080"/>
            <w:sz w:val="20"/>
          </w:rPr>
          <w:t xml:space="preserve"> </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sz w:val="20"/>
          </w:rPr>
          <w:t>straatnaam</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800080"/>
            <w:sz w:val="20"/>
          </w:rPr>
          <w:t xml:space="preserve"> </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sz w:val="20"/>
          </w:rPr>
          <w:t>huisnummer</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800080"/>
            <w:sz w:val="20"/>
          </w:rPr>
          <w:t xml:space="preserve"> </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3366FF"/>
            <w:sz w:val="20"/>
          </w:rPr>
          <w:t>letter</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800080"/>
            <w:sz w:val="20"/>
          </w:rPr>
          <w:t xml:space="preserve"> </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3366FF"/>
            <w:sz w:val="20"/>
          </w:rPr>
          <w:t>toevoeging</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sz w:val="20"/>
          </w:rPr>
          <w:t xml:space="preserve"> </w:t>
        </w:r>
        <w:r w:rsidRPr="005D6B36">
          <w:rPr>
            <w:rFonts w:ascii="Arial" w:hAnsi="Arial" w:cs="Arial"/>
            <w:color w:val="800080"/>
            <w:sz w:val="20"/>
          </w:rPr>
          <w:t xml:space="preserve">/postbus </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sz w:val="20"/>
          </w:rPr>
          <w:t>postbusnummer</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800080"/>
            <w:sz w:val="20"/>
          </w:rPr>
          <w:t xml:space="preserve"> </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sz w:val="20"/>
          </w:rPr>
          <w:t>postcode</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800080"/>
            <w:sz w:val="20"/>
          </w:rPr>
          <w:t xml:space="preserve"> </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sz w:val="20"/>
          </w:rPr>
          <w:t>plaats</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800080"/>
            <w:sz w:val="20"/>
          </w:rPr>
          <w:t xml:space="preserve"> / </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3366FF"/>
            <w:sz w:val="20"/>
          </w:rPr>
          <w:t>regio</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800080"/>
            <w:sz w:val="20"/>
          </w:rPr>
          <w:t xml:space="preserve"> </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sz w:val="20"/>
          </w:rPr>
          <w:t>plaats</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3366FF"/>
            <w:sz w:val="20"/>
          </w:rPr>
          <w:t>,</w:t>
        </w:r>
        <w:r w:rsidRPr="005D6B36">
          <w:rPr>
            <w:rFonts w:ascii="Arial" w:hAnsi="Arial" w:cs="Arial"/>
            <w:color w:val="800080"/>
            <w:sz w:val="20"/>
          </w:rPr>
          <w:t xml:space="preserve"> </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sz w:val="20"/>
          </w:rPr>
          <w:t>straat</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800080"/>
            <w:sz w:val="20"/>
          </w:rPr>
          <w:t xml:space="preserve"> </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sz w:val="20"/>
          </w:rPr>
          <w:t>land</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800080"/>
            <w:sz w:val="20"/>
          </w:rPr>
          <w:t>)</w:t>
        </w:r>
      </w:ins>
      <w:ins w:id="18" w:author="Groote Haar, Linda" w:date="2026-01-29T14:06:00Z" w16du:dateUtc="2026-01-29T13:06:00Z">
        <w:r w:rsidR="0052488E" w:rsidRPr="005D6B36">
          <w:rPr>
            <w:rFonts w:ascii="Arial" w:hAnsi="Arial" w:cs="Arial"/>
            <w:color w:val="FF0000"/>
            <w:sz w:val="20"/>
          </w:rPr>
          <w:t xml:space="preserve">, </w:t>
        </w:r>
      </w:ins>
      <w:ins w:id="19" w:author="Groote Haar, Linda" w:date="2026-01-29T14:05:00Z" w16du:dateUtc="2026-01-29T13:05:00Z">
        <w:r w:rsidRPr="005D6B36">
          <w:rPr>
            <w:rFonts w:ascii="Arial" w:hAnsi="Arial" w:cs="Arial"/>
            <w:color w:val="FF0000"/>
            <w:sz w:val="20"/>
          </w:rPr>
          <w:t>hierna te noemen</w:t>
        </w:r>
      </w:ins>
      <w:ins w:id="20" w:author="Groote Haar, Linda" w:date="2026-01-29T14:06:00Z" w16du:dateUtc="2026-01-29T13:06:00Z">
        <w:r w:rsidR="0052488E" w:rsidRPr="005D6B36">
          <w:rPr>
            <w:rFonts w:ascii="Arial" w:hAnsi="Arial" w:cs="Arial"/>
            <w:color w:val="FF0000"/>
            <w:sz w:val="20"/>
          </w:rPr>
          <w:t>: “de Ban</w:t>
        </w:r>
      </w:ins>
      <w:ins w:id="21" w:author="Groote Haar, Linda" w:date="2026-01-29T14:07:00Z" w16du:dateUtc="2026-01-29T13:07:00Z">
        <w:r w:rsidR="0052488E" w:rsidRPr="005D6B36">
          <w:rPr>
            <w:rFonts w:ascii="Arial" w:hAnsi="Arial" w:cs="Arial"/>
            <w:color w:val="FF0000"/>
            <w:sz w:val="20"/>
          </w:rPr>
          <w:t>k” of “de Hypotheekhouder”;</w:t>
        </w:r>
      </w:ins>
      <w:ins w:id="22" w:author="Groote Haar, Linda" w:date="2026-01-29T14:05:00Z" w16du:dateUtc="2026-01-29T13:05:00Z">
        <w:r w:rsidRPr="005D6B36">
          <w:rPr>
            <w:rFonts w:ascii="Arial" w:hAnsi="Arial" w:cs="Arial"/>
            <w:color w:val="FF0000"/>
            <w:sz w:val="20"/>
          </w:rPr>
          <w:t xml:space="preserve"> </w:t>
        </w:r>
      </w:ins>
    </w:p>
    <w:p w14:paraId="0C27B617" w14:textId="77777777" w:rsidR="00AC7B6F" w:rsidRPr="005D6B36" w:rsidRDefault="00AC7B6F" w:rsidP="00AC7B6F">
      <w:pPr>
        <w:tabs>
          <w:tab w:val="left" w:pos="-1440"/>
          <w:tab w:val="left" w:pos="-720"/>
        </w:tabs>
        <w:suppressAutoHyphens/>
        <w:rPr>
          <w:ins w:id="23" w:author="Groote Haar, Linda" w:date="2026-01-29T14:05:00Z" w16du:dateUtc="2026-01-29T13:05:00Z"/>
          <w:rFonts w:ascii="Arial" w:hAnsi="Arial" w:cs="Arial"/>
          <w:sz w:val="20"/>
        </w:rPr>
      </w:pPr>
      <w:ins w:id="24" w:author="Groote Haar, Linda" w:date="2026-01-29T14:05:00Z" w16du:dateUtc="2026-01-29T13:05:00Z">
        <w:r w:rsidRPr="005D6B36">
          <w:rPr>
            <w:rFonts w:ascii="Arial" w:hAnsi="Arial" w:cs="Arial"/>
            <w:color w:val="FF0000"/>
            <w:sz w:val="20"/>
          </w:rPr>
          <w:t>2.</w:t>
        </w:r>
        <w:r w:rsidRPr="005D6B36">
          <w:rPr>
            <w:rFonts w:ascii="Arial" w:hAnsi="Arial" w:cs="Arial"/>
            <w:sz w:val="20"/>
          </w:rPr>
          <w:t xml:space="preserve"> </w:t>
        </w:r>
        <w:r w:rsidRPr="005D6B36">
          <w:rPr>
            <w:rFonts w:ascii="Arial" w:hAnsi="Arial" w:cs="Arial"/>
            <w:bCs/>
            <w:color w:val="800080"/>
            <w:sz w:val="20"/>
            <w:highlight w:val="yellow"/>
          </w:rPr>
          <w:t>TEKSTBLOK GEVOLMACHTIGDE</w:t>
        </w:r>
        <w:r w:rsidRPr="005D6B36">
          <w:rPr>
            <w:rFonts w:ascii="Arial" w:hAnsi="Arial" w:cs="Arial"/>
            <w:bCs/>
            <w:color w:val="800080"/>
            <w:sz w:val="20"/>
          </w:rPr>
          <w:t>:</w:t>
        </w:r>
        <w:r w:rsidRPr="005D6B36">
          <w:rPr>
            <w:rFonts w:ascii="Arial" w:hAnsi="Arial" w:cs="Arial"/>
            <w:sz w:val="20"/>
          </w:rPr>
          <w:tab/>
        </w:r>
      </w:ins>
    </w:p>
    <w:p w14:paraId="6A813658" w14:textId="77777777" w:rsidR="00AC7B6F" w:rsidRPr="005D6B36" w:rsidRDefault="00AC7B6F" w:rsidP="00AC7B6F">
      <w:pPr>
        <w:ind w:left="748" w:hanging="448"/>
        <w:rPr>
          <w:ins w:id="25" w:author="Groote Haar, Linda" w:date="2026-01-29T14:05:00Z" w16du:dateUtc="2026-01-29T13:05:00Z"/>
          <w:rFonts w:ascii="Arial" w:hAnsi="Arial" w:cs="Arial"/>
          <w:color w:val="FF0000"/>
          <w:sz w:val="20"/>
        </w:rPr>
      </w:pPr>
      <w:ins w:id="26" w:author="Groote Haar, Linda" w:date="2026-01-29T14:05:00Z" w16du:dateUtc="2026-01-29T13:05:00Z">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sz w:val="20"/>
          </w:rPr>
          <w:t xml:space="preserve"> </w:t>
        </w:r>
        <w:r w:rsidRPr="005D6B36">
          <w:rPr>
            <w:rFonts w:ascii="Arial" w:hAnsi="Arial" w:cs="Arial"/>
            <w:color w:val="800080"/>
            <w:sz w:val="20"/>
          </w:rPr>
          <w:t>a.</w:t>
        </w:r>
        <w:r w:rsidRPr="005D6B36">
          <w:rPr>
            <w:rFonts w:ascii="Arial" w:hAnsi="Arial" w:cs="Arial"/>
            <w:sz w:val="20"/>
          </w:rPr>
          <w:t xml:space="preserve"> </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339966"/>
            <w:sz w:val="20"/>
            <w:highlight w:val="yellow"/>
          </w:rPr>
          <w:t>TEKSTBLOK PARTIJ NATUURLIJK PERSOON/TEKSTBLOK PARTIJ NIET NATUURLIJK PERSOON</w:t>
        </w:r>
        <w:r w:rsidRPr="005D6B36">
          <w:rPr>
            <w:rFonts w:ascii="Arial" w:hAnsi="Arial" w:cs="Arial"/>
            <w:color w:val="FF0000"/>
            <w:sz w:val="20"/>
          </w:rPr>
          <w:t>;</w:t>
        </w:r>
      </w:ins>
    </w:p>
    <w:p w14:paraId="3EC19E27" w14:textId="7E77A61D" w:rsidR="003E6827" w:rsidRPr="005D6B36" w:rsidDel="00AC7B6F" w:rsidRDefault="003E6827" w:rsidP="003E6827">
      <w:pPr>
        <w:tabs>
          <w:tab w:val="left" w:pos="-1440"/>
          <w:tab w:val="left" w:pos="-720"/>
        </w:tabs>
        <w:suppressAutoHyphens/>
        <w:rPr>
          <w:del w:id="27" w:author="Groote Haar, Linda" w:date="2026-01-29T14:05:00Z" w16du:dateUtc="2026-01-29T13:05:00Z"/>
          <w:rFonts w:ascii="Arial" w:hAnsi="Arial" w:cs="Arial"/>
          <w:sz w:val="20"/>
        </w:rPr>
      </w:pPr>
      <w:del w:id="28" w:author="Groote Haar, Linda" w:date="2026-01-29T14:05:00Z" w16du:dateUtc="2026-01-29T13:05:00Z">
        <w:r w:rsidRPr="005D6B36" w:rsidDel="00AC7B6F">
          <w:rPr>
            <w:rFonts w:ascii="Arial" w:hAnsi="Arial" w:cs="Arial"/>
            <w:sz w:val="20"/>
          </w:rPr>
          <w:fldChar w:fldCharType="begin"/>
        </w:r>
        <w:r w:rsidRPr="005D6B36" w:rsidDel="00AC7B6F">
          <w:rPr>
            <w:rFonts w:ascii="Arial" w:hAnsi="Arial" w:cs="Arial"/>
            <w:sz w:val="20"/>
          </w:rPr>
          <w:delInstrText>MacroButton Nomacro §</w:delInstrText>
        </w:r>
        <w:r w:rsidRPr="005D6B36" w:rsidDel="00AC7B6F">
          <w:rPr>
            <w:rFonts w:ascii="Arial" w:hAnsi="Arial" w:cs="Arial"/>
            <w:sz w:val="20"/>
          </w:rPr>
          <w:fldChar w:fldCharType="end"/>
        </w:r>
        <w:r w:rsidRPr="005D6B36" w:rsidDel="00AC7B6F">
          <w:rPr>
            <w:rFonts w:ascii="Arial" w:hAnsi="Arial" w:cs="Arial"/>
            <w:sz w:val="20"/>
          </w:rPr>
          <w:delText xml:space="preserve"> </w:delText>
        </w:r>
        <w:r w:rsidRPr="005D6B36" w:rsidDel="00AC7B6F">
          <w:rPr>
            <w:rFonts w:ascii="Arial" w:hAnsi="Arial" w:cs="Arial"/>
            <w:color w:val="FF0000"/>
            <w:sz w:val="20"/>
          </w:rPr>
          <w:delText>1.</w:delText>
        </w:r>
        <w:r w:rsidRPr="005D6B36" w:rsidDel="00AC7B6F">
          <w:rPr>
            <w:rFonts w:ascii="Arial" w:hAnsi="Arial" w:cs="Arial"/>
            <w:color w:val="800080"/>
            <w:sz w:val="20"/>
          </w:rPr>
          <w:delText xml:space="preserve"> </w:delText>
        </w:r>
        <w:r w:rsidRPr="005D6B36" w:rsidDel="00AC7B6F">
          <w:rPr>
            <w:rFonts w:ascii="Arial" w:hAnsi="Arial" w:cs="Arial"/>
            <w:sz w:val="20"/>
          </w:rPr>
          <w:fldChar w:fldCharType="begin"/>
        </w:r>
        <w:r w:rsidRPr="005D6B36" w:rsidDel="00AC7B6F">
          <w:rPr>
            <w:rFonts w:ascii="Arial" w:hAnsi="Arial" w:cs="Arial"/>
            <w:sz w:val="20"/>
          </w:rPr>
          <w:delInstrText>MacroButton Nomacro §</w:delInstrText>
        </w:r>
        <w:r w:rsidRPr="005D6B36" w:rsidDel="00AC7B6F">
          <w:rPr>
            <w:rFonts w:ascii="Arial" w:hAnsi="Arial" w:cs="Arial"/>
            <w:sz w:val="20"/>
          </w:rPr>
          <w:fldChar w:fldCharType="end"/>
        </w:r>
        <w:r w:rsidRPr="005D6B36" w:rsidDel="00AC7B6F">
          <w:rPr>
            <w:rFonts w:ascii="Arial" w:hAnsi="Arial" w:cs="Arial"/>
            <w:bCs/>
            <w:color w:val="800080"/>
            <w:sz w:val="20"/>
            <w:highlight w:val="yellow"/>
          </w:rPr>
          <w:delText>TEKSTBLOK GEVOLMACHTIGDE</w:delText>
        </w:r>
        <w:r w:rsidR="00297920" w:rsidRPr="005D6B36" w:rsidDel="00AC7B6F">
          <w:rPr>
            <w:rFonts w:ascii="Arial" w:hAnsi="Arial" w:cs="Arial"/>
            <w:bCs/>
            <w:color w:val="800080"/>
            <w:sz w:val="20"/>
          </w:rPr>
          <w:delText>:</w:delText>
        </w:r>
      </w:del>
    </w:p>
    <w:p w14:paraId="24DD14DD" w14:textId="15A88261" w:rsidR="003E6827" w:rsidRPr="005D6B36" w:rsidDel="00AC7B6F" w:rsidRDefault="003E6827">
      <w:pPr>
        <w:ind w:left="748" w:hanging="448"/>
        <w:rPr>
          <w:del w:id="29" w:author="Groote Haar, Linda" w:date="2026-01-29T14:04:00Z" w16du:dateUtc="2026-01-29T13:04:00Z"/>
          <w:rFonts w:ascii="Arial" w:hAnsi="Arial" w:cs="Arial"/>
          <w:color w:val="339966"/>
          <w:sz w:val="20"/>
        </w:rPr>
      </w:pPr>
      <w:del w:id="30" w:author="Groote Haar, Linda" w:date="2026-01-29T14:04:00Z" w16du:dateUtc="2026-01-29T13:04:00Z">
        <w:r w:rsidRPr="005D6B36" w:rsidDel="00AC7B6F">
          <w:rPr>
            <w:rFonts w:ascii="Arial" w:hAnsi="Arial" w:cs="Arial"/>
            <w:sz w:val="20"/>
          </w:rPr>
          <w:fldChar w:fldCharType="begin"/>
        </w:r>
        <w:r w:rsidRPr="005D6B36" w:rsidDel="00AC7B6F">
          <w:rPr>
            <w:rFonts w:ascii="Arial" w:hAnsi="Arial" w:cs="Arial"/>
            <w:sz w:val="20"/>
          </w:rPr>
          <w:delInstrText>MacroButton Nomacro §</w:delInstrText>
        </w:r>
        <w:r w:rsidRPr="005D6B36" w:rsidDel="00AC7B6F">
          <w:rPr>
            <w:rFonts w:ascii="Arial" w:hAnsi="Arial" w:cs="Arial"/>
            <w:sz w:val="20"/>
          </w:rPr>
          <w:fldChar w:fldCharType="end"/>
        </w:r>
        <w:r w:rsidRPr="005D6B36" w:rsidDel="00AC7B6F">
          <w:rPr>
            <w:rFonts w:ascii="Arial" w:hAnsi="Arial" w:cs="Arial"/>
            <w:sz w:val="20"/>
          </w:rPr>
          <w:delText xml:space="preserve"> </w:delText>
        </w:r>
        <w:r w:rsidRPr="005D6B36" w:rsidDel="00AC7B6F">
          <w:rPr>
            <w:rFonts w:ascii="Arial" w:hAnsi="Arial" w:cs="Arial"/>
            <w:color w:val="800080"/>
            <w:sz w:val="20"/>
          </w:rPr>
          <w:delText>a</w:delText>
        </w:r>
        <w:r w:rsidRPr="005D6B36" w:rsidDel="00AC7B6F">
          <w:rPr>
            <w:rFonts w:ascii="Arial" w:hAnsi="Arial" w:cs="Arial"/>
            <w:sz w:val="20"/>
          </w:rPr>
          <w:delText xml:space="preserve"> </w:delText>
        </w:r>
        <w:r w:rsidRPr="005D6B36" w:rsidDel="00AC7B6F">
          <w:rPr>
            <w:rFonts w:ascii="Arial" w:hAnsi="Arial" w:cs="Arial"/>
            <w:sz w:val="20"/>
          </w:rPr>
          <w:fldChar w:fldCharType="begin"/>
        </w:r>
        <w:r w:rsidRPr="005D6B36" w:rsidDel="00AC7B6F">
          <w:rPr>
            <w:rFonts w:ascii="Arial" w:hAnsi="Arial" w:cs="Arial"/>
            <w:sz w:val="20"/>
          </w:rPr>
          <w:delInstrText>MacroButton Nomacro §</w:delInstrText>
        </w:r>
        <w:r w:rsidRPr="005D6B36" w:rsidDel="00AC7B6F">
          <w:rPr>
            <w:rFonts w:ascii="Arial" w:hAnsi="Arial" w:cs="Arial"/>
            <w:sz w:val="20"/>
          </w:rPr>
          <w:fldChar w:fldCharType="end"/>
        </w:r>
        <w:r w:rsidRPr="005D6B36" w:rsidDel="00AC7B6F">
          <w:rPr>
            <w:rFonts w:ascii="Arial" w:hAnsi="Arial" w:cs="Arial"/>
            <w:color w:val="339966"/>
            <w:sz w:val="20"/>
            <w:highlight w:val="yellow"/>
          </w:rPr>
          <w:delText>TEKSTBLOK PARTIJ N</w:delText>
        </w:r>
        <w:r w:rsidR="00DF1D6E" w:rsidRPr="005D6B36" w:rsidDel="00AC7B6F">
          <w:rPr>
            <w:rFonts w:ascii="Arial" w:hAnsi="Arial" w:cs="Arial"/>
            <w:color w:val="339966"/>
            <w:sz w:val="20"/>
            <w:highlight w:val="yellow"/>
          </w:rPr>
          <w:delText>ATUURLIJK</w:delText>
        </w:r>
        <w:r w:rsidR="00A21B8E" w:rsidRPr="005D6B36" w:rsidDel="00AC7B6F">
          <w:rPr>
            <w:rFonts w:ascii="Arial" w:hAnsi="Arial" w:cs="Arial"/>
            <w:color w:val="339966"/>
            <w:sz w:val="20"/>
            <w:highlight w:val="yellow"/>
          </w:rPr>
          <w:delText xml:space="preserve"> PERSOON</w:delText>
        </w:r>
        <w:r w:rsidR="009E1806" w:rsidRPr="005D6B36" w:rsidDel="00AC7B6F">
          <w:rPr>
            <w:rFonts w:ascii="Arial" w:hAnsi="Arial" w:cs="Arial"/>
            <w:color w:val="339966"/>
            <w:sz w:val="20"/>
            <w:highlight w:val="yellow"/>
          </w:rPr>
          <w:delText xml:space="preserve">/TEKSTBLOK PARTIJ </w:delText>
        </w:r>
        <w:r w:rsidRPr="005D6B36" w:rsidDel="00AC7B6F">
          <w:rPr>
            <w:rFonts w:ascii="Arial" w:hAnsi="Arial" w:cs="Arial"/>
            <w:color w:val="339966"/>
            <w:sz w:val="20"/>
            <w:highlight w:val="yellow"/>
          </w:rPr>
          <w:delText>NIET NATUURLIJK PERSOON</w:delText>
        </w:r>
        <w:r w:rsidR="00A21B8E" w:rsidRPr="005D6B36" w:rsidDel="00AC7B6F">
          <w:rPr>
            <w:rFonts w:ascii="Arial" w:hAnsi="Arial" w:cs="Arial"/>
            <w:color w:val="FF0000"/>
            <w:sz w:val="20"/>
          </w:rPr>
          <w:delText>;</w:delText>
        </w:r>
        <w:r w:rsidRPr="005D6B36" w:rsidDel="00AC7B6F">
          <w:rPr>
            <w:rFonts w:ascii="Arial" w:hAnsi="Arial" w:cs="Arial"/>
            <w:color w:val="008000"/>
            <w:sz w:val="20"/>
          </w:rPr>
          <w:delText xml:space="preserve"> </w:delText>
        </w:r>
      </w:del>
    </w:p>
    <w:p w14:paraId="50761BD4" w14:textId="59DF0B8A" w:rsidR="003E6827" w:rsidRPr="005D6B36" w:rsidDel="00AC7B6F" w:rsidRDefault="009E1806">
      <w:pPr>
        <w:ind w:left="748" w:hanging="448"/>
        <w:rPr>
          <w:del w:id="31" w:author="Groote Haar, Linda" w:date="2026-01-29T14:04:00Z" w16du:dateUtc="2026-01-29T13:04:00Z"/>
          <w:rFonts w:ascii="Arial" w:hAnsi="Arial" w:cs="Arial"/>
          <w:bCs/>
          <w:color w:val="FF0000"/>
          <w:sz w:val="20"/>
        </w:rPr>
        <w:pPrChange w:id="32" w:author="Groote Haar, Linda" w:date="2026-01-29T14:04:00Z" w16du:dateUtc="2026-01-29T13:04:00Z">
          <w:pPr>
            <w:tabs>
              <w:tab w:val="left" w:pos="-1440"/>
              <w:tab w:val="left" w:pos="-720"/>
              <w:tab w:val="left" w:pos="425"/>
            </w:tabs>
            <w:suppressAutoHyphens/>
            <w:ind w:left="561" w:hanging="561"/>
          </w:pPr>
        </w:pPrChange>
      </w:pPr>
      <w:del w:id="33" w:author="Groote Haar, Linda" w:date="2026-01-29T14:04:00Z" w16du:dateUtc="2026-01-29T13:04:00Z">
        <w:r w:rsidRPr="005D6B36" w:rsidDel="00AC7B6F">
          <w:rPr>
            <w:rFonts w:ascii="Arial" w:hAnsi="Arial" w:cs="Arial"/>
            <w:color w:val="FF0000"/>
            <w:sz w:val="20"/>
          </w:rPr>
          <w:tab/>
        </w:r>
        <w:r w:rsidRPr="005D6B36" w:rsidDel="00AC7B6F">
          <w:rPr>
            <w:rFonts w:ascii="Arial" w:hAnsi="Arial" w:cs="Arial"/>
            <w:color w:val="FF0000"/>
            <w:sz w:val="20"/>
          </w:rPr>
          <w:tab/>
        </w:r>
        <w:r w:rsidR="000578E4" w:rsidRPr="005D6B36" w:rsidDel="00AC7B6F">
          <w:rPr>
            <w:rFonts w:ascii="Arial" w:hAnsi="Arial" w:cs="Arial"/>
            <w:color w:val="FF0000"/>
            <w:sz w:val="20"/>
            <w:highlight w:val="yellow"/>
          </w:rPr>
          <w:delText>TEKSTBLOK PARTIJNAMEN IN HYPOTHEEKAKTEN</w:delText>
        </w:r>
        <w:r w:rsidRPr="005D6B36" w:rsidDel="00AC7B6F">
          <w:rPr>
            <w:rFonts w:ascii="Arial" w:hAnsi="Arial" w:cs="Arial"/>
            <w:color w:val="FF0000"/>
            <w:sz w:val="20"/>
          </w:rPr>
          <w:delText>.</w:delText>
        </w:r>
      </w:del>
    </w:p>
    <w:p w14:paraId="5E168109" w14:textId="059864F3" w:rsidR="003E6827" w:rsidRPr="005D6B36" w:rsidDel="00AC7B6F" w:rsidRDefault="003E6827">
      <w:pPr>
        <w:ind w:left="748" w:hanging="448"/>
        <w:rPr>
          <w:del w:id="34" w:author="Groote Haar, Linda" w:date="2026-01-29T14:05:00Z" w16du:dateUtc="2026-01-29T13:05:00Z"/>
          <w:rFonts w:ascii="Arial" w:hAnsi="Arial" w:cs="Arial"/>
          <w:sz w:val="20"/>
        </w:rPr>
        <w:pPrChange w:id="35" w:author="Groote Haar, Linda" w:date="2026-01-29T14:04:00Z" w16du:dateUtc="2026-01-29T13:04:00Z">
          <w:pPr>
            <w:tabs>
              <w:tab w:val="left" w:pos="-1440"/>
              <w:tab w:val="left" w:pos="-720"/>
            </w:tabs>
            <w:suppressAutoHyphens/>
          </w:pPr>
        </w:pPrChange>
      </w:pPr>
      <w:del w:id="36" w:author="Groote Haar, Linda" w:date="2026-01-29T14:04:00Z" w16du:dateUtc="2026-01-29T13:04:00Z">
        <w:r w:rsidRPr="005D6B36" w:rsidDel="00AC7B6F">
          <w:rPr>
            <w:rFonts w:ascii="Arial" w:hAnsi="Arial" w:cs="Arial"/>
            <w:sz w:val="20"/>
          </w:rPr>
          <w:fldChar w:fldCharType="begin"/>
        </w:r>
        <w:r w:rsidRPr="005D6B36" w:rsidDel="00AC7B6F">
          <w:rPr>
            <w:rFonts w:ascii="Arial" w:hAnsi="Arial" w:cs="Arial"/>
            <w:sz w:val="20"/>
          </w:rPr>
          <w:delInstrText>MacroButton Nomacro §</w:delInstrText>
        </w:r>
        <w:r w:rsidRPr="005D6B36" w:rsidDel="00AC7B6F">
          <w:rPr>
            <w:rFonts w:ascii="Arial" w:hAnsi="Arial" w:cs="Arial"/>
            <w:sz w:val="20"/>
          </w:rPr>
          <w:fldChar w:fldCharType="end"/>
        </w:r>
        <w:r w:rsidRPr="005D6B36" w:rsidDel="00AC7B6F">
          <w:rPr>
            <w:rFonts w:ascii="Arial" w:hAnsi="Arial" w:cs="Arial"/>
            <w:sz w:val="20"/>
          </w:rPr>
          <w:delText xml:space="preserve"> </w:delText>
        </w:r>
        <w:r w:rsidRPr="005D6B36" w:rsidDel="00AC7B6F">
          <w:rPr>
            <w:rFonts w:ascii="Arial" w:hAnsi="Arial" w:cs="Arial"/>
            <w:color w:val="FF0000"/>
            <w:sz w:val="20"/>
          </w:rPr>
          <w:delText>2.</w:delText>
        </w:r>
        <w:r w:rsidRPr="005D6B36" w:rsidDel="00AC7B6F">
          <w:rPr>
            <w:rFonts w:ascii="Arial" w:hAnsi="Arial" w:cs="Arial"/>
            <w:sz w:val="20"/>
          </w:rPr>
          <w:delText xml:space="preserve"> </w:delText>
        </w:r>
        <w:r w:rsidRPr="005D6B36" w:rsidDel="00AC7B6F">
          <w:rPr>
            <w:rFonts w:ascii="Arial" w:hAnsi="Arial" w:cs="Arial"/>
            <w:sz w:val="20"/>
          </w:rPr>
          <w:fldChar w:fldCharType="begin"/>
        </w:r>
        <w:r w:rsidRPr="005D6B36" w:rsidDel="00AC7B6F">
          <w:rPr>
            <w:rFonts w:ascii="Arial" w:hAnsi="Arial" w:cs="Arial"/>
            <w:sz w:val="20"/>
          </w:rPr>
          <w:delInstrText>MacroButton Nomacro §</w:delInstrText>
        </w:r>
        <w:r w:rsidRPr="005D6B36" w:rsidDel="00AC7B6F">
          <w:rPr>
            <w:rFonts w:ascii="Arial" w:hAnsi="Arial" w:cs="Arial"/>
            <w:sz w:val="20"/>
          </w:rPr>
          <w:fldChar w:fldCharType="end"/>
        </w:r>
        <w:r w:rsidRPr="005D6B36" w:rsidDel="00AC7B6F">
          <w:rPr>
            <w:rFonts w:ascii="Arial" w:hAnsi="Arial" w:cs="Arial"/>
            <w:bCs/>
            <w:color w:val="FF0000"/>
            <w:sz w:val="20"/>
            <w:highlight w:val="yellow"/>
          </w:rPr>
          <w:delText>TEKSTBLOK GEVOLMACHTIGDE</w:delText>
        </w:r>
        <w:r w:rsidR="00297920" w:rsidRPr="005D6B36" w:rsidDel="00AC7B6F">
          <w:rPr>
            <w:rFonts w:ascii="Arial" w:hAnsi="Arial" w:cs="Arial"/>
            <w:bCs/>
            <w:color w:val="FF0000"/>
            <w:sz w:val="20"/>
          </w:rPr>
          <w:delText>:</w:delText>
        </w:r>
        <w:r w:rsidRPr="005D6B36" w:rsidDel="00AC7B6F">
          <w:rPr>
            <w:rFonts w:ascii="Arial" w:hAnsi="Arial" w:cs="Arial"/>
            <w:sz w:val="20"/>
          </w:rPr>
          <w:tab/>
        </w:r>
      </w:del>
    </w:p>
    <w:p w14:paraId="20611B20" w14:textId="46655AAC" w:rsidR="003E6827" w:rsidRPr="005D6B36" w:rsidDel="00AC7B6F" w:rsidRDefault="003E6827" w:rsidP="00A352A0">
      <w:pPr>
        <w:ind w:left="748" w:hanging="448"/>
        <w:rPr>
          <w:del w:id="37" w:author="Groote Haar, Linda" w:date="2026-01-29T14:05:00Z" w16du:dateUtc="2026-01-29T13:05:00Z"/>
          <w:rFonts w:ascii="Arial" w:hAnsi="Arial" w:cs="Arial"/>
          <w:color w:val="339966"/>
          <w:sz w:val="20"/>
        </w:rPr>
      </w:pPr>
      <w:del w:id="38" w:author="Groote Haar, Linda" w:date="2026-01-29T14:05:00Z" w16du:dateUtc="2026-01-29T13:05:00Z">
        <w:r w:rsidRPr="005D6B36" w:rsidDel="00AC7B6F">
          <w:rPr>
            <w:rFonts w:ascii="Arial" w:hAnsi="Arial" w:cs="Arial"/>
            <w:sz w:val="20"/>
          </w:rPr>
          <w:fldChar w:fldCharType="begin"/>
        </w:r>
        <w:r w:rsidRPr="005D6B36" w:rsidDel="00AC7B6F">
          <w:rPr>
            <w:rFonts w:ascii="Arial" w:hAnsi="Arial" w:cs="Arial"/>
            <w:sz w:val="20"/>
          </w:rPr>
          <w:delInstrText>MacroButton Nomacro §</w:delInstrText>
        </w:r>
        <w:r w:rsidRPr="005D6B36" w:rsidDel="00AC7B6F">
          <w:rPr>
            <w:rFonts w:ascii="Arial" w:hAnsi="Arial" w:cs="Arial"/>
            <w:sz w:val="20"/>
          </w:rPr>
          <w:fldChar w:fldCharType="end"/>
        </w:r>
        <w:r w:rsidRPr="005D6B36" w:rsidDel="00AC7B6F">
          <w:rPr>
            <w:rFonts w:ascii="Arial" w:hAnsi="Arial" w:cs="Arial"/>
            <w:sz w:val="20"/>
          </w:rPr>
          <w:delText xml:space="preserve"> </w:delText>
        </w:r>
        <w:r w:rsidRPr="005D6B36" w:rsidDel="00AC7B6F">
          <w:rPr>
            <w:rFonts w:ascii="Arial" w:hAnsi="Arial" w:cs="Arial"/>
            <w:color w:val="800080"/>
            <w:sz w:val="20"/>
          </w:rPr>
          <w:delText>a.</w:delText>
        </w:r>
        <w:r w:rsidRPr="005D6B36" w:rsidDel="00AC7B6F">
          <w:rPr>
            <w:rFonts w:ascii="Arial" w:hAnsi="Arial" w:cs="Arial"/>
            <w:sz w:val="20"/>
          </w:rPr>
          <w:delText xml:space="preserve"> </w:delText>
        </w:r>
        <w:r w:rsidRPr="005D6B36" w:rsidDel="00AC7B6F">
          <w:rPr>
            <w:rFonts w:ascii="Arial" w:hAnsi="Arial" w:cs="Arial"/>
            <w:sz w:val="20"/>
          </w:rPr>
          <w:fldChar w:fldCharType="begin"/>
        </w:r>
        <w:r w:rsidRPr="005D6B36" w:rsidDel="00AC7B6F">
          <w:rPr>
            <w:rFonts w:ascii="Arial" w:hAnsi="Arial" w:cs="Arial"/>
            <w:sz w:val="20"/>
          </w:rPr>
          <w:delInstrText>MacroButton Nomacro §</w:delInstrText>
        </w:r>
        <w:r w:rsidRPr="005D6B36" w:rsidDel="00AC7B6F">
          <w:rPr>
            <w:rFonts w:ascii="Arial" w:hAnsi="Arial" w:cs="Arial"/>
            <w:sz w:val="20"/>
          </w:rPr>
          <w:fldChar w:fldCharType="end"/>
        </w:r>
        <w:r w:rsidRPr="005D6B36" w:rsidDel="00AC7B6F">
          <w:rPr>
            <w:rFonts w:ascii="Arial" w:hAnsi="Arial" w:cs="Arial"/>
            <w:color w:val="339966"/>
            <w:sz w:val="20"/>
            <w:highlight w:val="yellow"/>
          </w:rPr>
          <w:delText>TEKSTBLOK PARTIJ NATUURLIJK</w:delText>
        </w:r>
        <w:r w:rsidR="00A21B8E" w:rsidRPr="005D6B36" w:rsidDel="00AC7B6F">
          <w:rPr>
            <w:rFonts w:ascii="Arial" w:hAnsi="Arial" w:cs="Arial"/>
            <w:color w:val="339966"/>
            <w:sz w:val="20"/>
            <w:highlight w:val="yellow"/>
          </w:rPr>
          <w:delText xml:space="preserve"> PERSOON</w:delText>
        </w:r>
        <w:r w:rsidRPr="005D6B36" w:rsidDel="00AC7B6F">
          <w:rPr>
            <w:rFonts w:ascii="Arial" w:hAnsi="Arial" w:cs="Arial"/>
            <w:color w:val="339966"/>
            <w:sz w:val="20"/>
            <w:highlight w:val="yellow"/>
          </w:rPr>
          <w:delText>/</w:delText>
        </w:r>
        <w:r w:rsidR="00A352A0" w:rsidRPr="005D6B36" w:rsidDel="00AC7B6F">
          <w:rPr>
            <w:rFonts w:ascii="Arial" w:hAnsi="Arial" w:cs="Arial"/>
            <w:color w:val="339966"/>
            <w:sz w:val="20"/>
            <w:highlight w:val="yellow"/>
          </w:rPr>
          <w:delText xml:space="preserve">TEKSTBLOK PARTIJ </w:delText>
        </w:r>
        <w:r w:rsidRPr="005D6B36" w:rsidDel="00AC7B6F">
          <w:rPr>
            <w:rFonts w:ascii="Arial" w:hAnsi="Arial" w:cs="Arial"/>
            <w:color w:val="339966"/>
            <w:sz w:val="20"/>
            <w:highlight w:val="yellow"/>
          </w:rPr>
          <w:delText>NIET NATUURLIJK PERSOON</w:delText>
        </w:r>
        <w:r w:rsidR="00A21B8E" w:rsidRPr="005D6B36" w:rsidDel="00AC7B6F">
          <w:rPr>
            <w:rFonts w:ascii="Arial" w:hAnsi="Arial" w:cs="Arial"/>
            <w:color w:val="FF0000"/>
            <w:sz w:val="20"/>
          </w:rPr>
          <w:delText>;</w:delText>
        </w:r>
        <w:r w:rsidRPr="005D6B36" w:rsidDel="00AC7B6F">
          <w:rPr>
            <w:rFonts w:ascii="Arial" w:hAnsi="Arial" w:cs="Arial"/>
            <w:color w:val="008000"/>
            <w:sz w:val="20"/>
          </w:rPr>
          <w:delText xml:space="preserve"> </w:delText>
        </w:r>
      </w:del>
    </w:p>
    <w:p w14:paraId="485A60D5" w14:textId="74243C64" w:rsidR="003E6827" w:rsidRPr="005D6B36" w:rsidDel="00AC7B6F" w:rsidRDefault="003E6827" w:rsidP="00A352A0">
      <w:pPr>
        <w:tabs>
          <w:tab w:val="left" w:pos="-1440"/>
          <w:tab w:val="left" w:pos="-720"/>
          <w:tab w:val="left" w:pos="425"/>
        </w:tabs>
        <w:suppressAutoHyphens/>
        <w:ind w:left="561" w:hanging="448"/>
        <w:rPr>
          <w:del w:id="39" w:author="Groote Haar, Linda" w:date="2026-01-29T14:05:00Z" w16du:dateUtc="2026-01-29T13:05:00Z"/>
          <w:rFonts w:ascii="Arial" w:hAnsi="Arial" w:cs="Arial"/>
          <w:color w:val="FF0000"/>
          <w:sz w:val="20"/>
        </w:rPr>
      </w:pPr>
      <w:del w:id="40" w:author="Groote Haar, Linda" w:date="2026-01-29T14:05:00Z" w16du:dateUtc="2026-01-29T13:05:00Z">
        <w:r w:rsidRPr="005D6B36" w:rsidDel="00AC7B6F">
          <w:rPr>
            <w:rFonts w:ascii="Arial" w:hAnsi="Arial" w:cs="Arial"/>
            <w:color w:val="FF0000"/>
            <w:sz w:val="20"/>
          </w:rPr>
          <w:tab/>
          <w:delText xml:space="preserve">  hierna </w:delText>
        </w:r>
        <w:r w:rsidR="00A34A63" w:rsidRPr="005D6B36" w:rsidDel="00AC7B6F">
          <w:rPr>
            <w:rFonts w:ascii="Arial" w:hAnsi="Arial" w:cs="Arial"/>
            <w:color w:val="FF0000"/>
            <w:sz w:val="20"/>
          </w:rPr>
          <w:delText>ook</w:delText>
        </w:r>
        <w:r w:rsidR="00332851" w:rsidRPr="005D6B36" w:rsidDel="00AC7B6F">
          <w:rPr>
            <w:rFonts w:ascii="Arial" w:hAnsi="Arial" w:cs="Arial"/>
            <w:color w:val="FF0000"/>
            <w:sz w:val="20"/>
          </w:rPr>
          <w:delText xml:space="preserve"> </w:delText>
        </w:r>
        <w:r w:rsidRPr="005D6B36" w:rsidDel="00AC7B6F">
          <w:rPr>
            <w:rFonts w:ascii="Arial" w:hAnsi="Arial" w:cs="Arial"/>
            <w:color w:val="FF0000"/>
            <w:sz w:val="20"/>
          </w:rPr>
          <w:delText xml:space="preserve">te noemen: </w:delText>
        </w:r>
        <w:r w:rsidR="000E6A75" w:rsidRPr="005D6B36" w:rsidDel="00AC7B6F">
          <w:rPr>
            <w:rFonts w:ascii="Arial" w:hAnsi="Arial" w:cs="Arial"/>
            <w:color w:val="FF0000"/>
            <w:sz w:val="20"/>
          </w:rPr>
          <w:delText>‘</w:delText>
        </w:r>
        <w:r w:rsidRPr="005D6B36" w:rsidDel="00AC7B6F">
          <w:rPr>
            <w:rFonts w:ascii="Arial" w:hAnsi="Arial" w:cs="Arial"/>
            <w:color w:val="FF0000"/>
            <w:sz w:val="20"/>
            <w:u w:val="single"/>
          </w:rPr>
          <w:delText xml:space="preserve">de </w:delText>
        </w:r>
        <w:r w:rsidR="000E6A75" w:rsidRPr="005D6B36" w:rsidDel="00AC7B6F">
          <w:rPr>
            <w:rFonts w:ascii="Arial" w:hAnsi="Arial" w:cs="Arial"/>
            <w:color w:val="FF0000"/>
            <w:sz w:val="20"/>
            <w:u w:val="single"/>
          </w:rPr>
          <w:delText>B</w:delText>
        </w:r>
        <w:r w:rsidRPr="005D6B36" w:rsidDel="00AC7B6F">
          <w:rPr>
            <w:rFonts w:ascii="Arial" w:hAnsi="Arial" w:cs="Arial"/>
            <w:color w:val="FF0000"/>
            <w:sz w:val="20"/>
            <w:u w:val="single"/>
          </w:rPr>
          <w:delText>ank</w:delText>
        </w:r>
        <w:r w:rsidR="000E6A75" w:rsidRPr="005D6B36" w:rsidDel="00AC7B6F">
          <w:rPr>
            <w:rFonts w:ascii="Arial" w:hAnsi="Arial" w:cs="Arial"/>
            <w:color w:val="FF0000"/>
            <w:sz w:val="20"/>
          </w:rPr>
          <w:delText>’</w:delText>
        </w:r>
        <w:r w:rsidR="00A352A0" w:rsidRPr="005D6B36" w:rsidDel="00AC7B6F">
          <w:rPr>
            <w:rFonts w:ascii="Arial" w:hAnsi="Arial" w:cs="Arial"/>
            <w:color w:val="FF0000"/>
            <w:sz w:val="20"/>
          </w:rPr>
          <w:delText>.</w:delText>
        </w:r>
      </w:del>
    </w:p>
    <w:p w14:paraId="4E41ACC9" w14:textId="0B1FD018" w:rsidR="00240E74" w:rsidRPr="005D6B36" w:rsidDel="00AC7B6F" w:rsidRDefault="00240E74" w:rsidP="00A352A0">
      <w:pPr>
        <w:tabs>
          <w:tab w:val="left" w:pos="-1440"/>
          <w:tab w:val="left" w:pos="-720"/>
          <w:tab w:val="left" w:pos="425"/>
        </w:tabs>
        <w:suppressAutoHyphens/>
        <w:ind w:left="561" w:hanging="448"/>
        <w:rPr>
          <w:del w:id="41" w:author="Groote Haar, Linda" w:date="2026-01-29T14:05:00Z" w16du:dateUtc="2026-01-29T13:05:00Z"/>
          <w:rFonts w:ascii="Arial" w:hAnsi="Arial" w:cs="Arial"/>
          <w:color w:val="FF0000"/>
          <w:sz w:val="20"/>
        </w:rPr>
      </w:pPr>
      <w:del w:id="42" w:author="Groote Haar, Linda" w:date="2026-01-29T14:05:00Z" w16du:dateUtc="2026-01-29T13:05:00Z">
        <w:r w:rsidRPr="005D6B36" w:rsidDel="00AC7B6F">
          <w:rPr>
            <w:rFonts w:ascii="Arial" w:hAnsi="Arial" w:cs="Arial"/>
            <w:sz w:val="20"/>
          </w:rPr>
          <w:tab/>
        </w:r>
        <w:r w:rsidRPr="005D6B36" w:rsidDel="00AC7B6F">
          <w:rPr>
            <w:rFonts w:ascii="Arial" w:hAnsi="Arial" w:cs="Arial"/>
            <w:sz w:val="20"/>
          </w:rPr>
          <w:tab/>
        </w:r>
        <w:r w:rsidRPr="005D6B36" w:rsidDel="00AC7B6F">
          <w:rPr>
            <w:rFonts w:ascii="Arial" w:hAnsi="Arial" w:cs="Arial"/>
            <w:sz w:val="20"/>
            <w:highlight w:val="green"/>
          </w:rPr>
          <w:delText>FACULTATIEF TEKSTBLOK</w:delText>
        </w:r>
      </w:del>
    </w:p>
    <w:p w14:paraId="31AF4252" w14:textId="77777777" w:rsidR="0028698A" w:rsidRPr="0028698A" w:rsidRDefault="0028698A" w:rsidP="0028698A">
      <w:pPr>
        <w:ind w:left="748" w:hanging="448"/>
        <w:rPr>
          <w:ins w:id="43" w:author="Groot, Karina de" w:date="2026-02-20T10:56:00Z" w16du:dateUtc="2026-02-20T09:56:00Z"/>
          <w:rFonts w:ascii="Arial" w:hAnsi="Arial" w:cs="Arial"/>
          <w:color w:val="FF0000"/>
          <w:sz w:val="20"/>
        </w:rPr>
      </w:pPr>
      <w:ins w:id="44" w:author="Groot, Karina de" w:date="2026-02-20T10:56:00Z" w16du:dateUtc="2026-02-20T09:56:00Z">
        <w:r w:rsidRPr="0028698A">
          <w:rPr>
            <w:rFonts w:ascii="Arial" w:hAnsi="Arial" w:cs="Arial"/>
            <w:color w:val="FF0000"/>
            <w:sz w:val="20"/>
          </w:rPr>
          <w:t>hierna</w:t>
        </w:r>
        <w:r w:rsidRPr="0028698A">
          <w:rPr>
            <w:rFonts w:ascii="Arial" w:hAnsi="Arial" w:cs="Arial"/>
            <w:color w:val="800080"/>
            <w:sz w:val="20"/>
          </w:rPr>
          <w:t xml:space="preserve">, zowel tezamen als ieder afzonderlijk, </w:t>
        </w:r>
        <w:r w:rsidRPr="0028698A">
          <w:rPr>
            <w:rFonts w:ascii="Arial" w:hAnsi="Arial" w:cs="Arial"/>
            <w:color w:val="FF0000"/>
            <w:sz w:val="20"/>
          </w:rPr>
          <w:t>te noemen:</w:t>
        </w:r>
      </w:ins>
    </w:p>
    <w:p w14:paraId="61156240" w14:textId="1213EEB7" w:rsidR="00871EAA" w:rsidRPr="005D6B36" w:rsidDel="0028698A" w:rsidRDefault="0028698A">
      <w:pPr>
        <w:tabs>
          <w:tab w:val="left" w:pos="-1440"/>
          <w:tab w:val="left" w:pos="-720"/>
        </w:tabs>
        <w:suppressAutoHyphens/>
        <w:ind w:left="284"/>
        <w:rPr>
          <w:ins w:id="45" w:author="Groote Haar, Linda" w:date="2026-01-26T13:55:00Z"/>
          <w:del w:id="46" w:author="Groot, Karina de" w:date="2026-02-20T10:56:00Z" w16du:dateUtc="2026-02-20T09:56:00Z"/>
          <w:rFonts w:ascii="Arial" w:hAnsi="Arial"/>
          <w:color w:val="FF0000"/>
          <w:sz w:val="20"/>
        </w:rPr>
        <w:pPrChange w:id="47" w:author="Groot, Karina de" w:date="2026-02-20T10:56:00Z" w16du:dateUtc="2026-02-20T09:56:00Z">
          <w:pPr>
            <w:tabs>
              <w:tab w:val="left" w:pos="-1440"/>
              <w:tab w:val="left" w:pos="-720"/>
            </w:tabs>
            <w:suppressAutoHyphens/>
            <w:ind w:right="96"/>
          </w:pPr>
        </w:pPrChange>
      </w:pPr>
      <w:ins w:id="48" w:author="Groot, Karina de" w:date="2026-02-20T10:56:00Z" w16du:dateUtc="2026-02-20T09:56:00Z">
        <w:r w:rsidRPr="0028698A">
          <w:rPr>
            <w:rFonts w:ascii="Arial" w:hAnsi="Arial" w:cs="Arial"/>
            <w:color w:val="FF0000"/>
            <w:sz w:val="20"/>
          </w:rPr>
          <w:t>de “Hypotheekgever” en “Schuldenaar</w:t>
        </w:r>
      </w:ins>
      <w:ins w:id="49" w:author="Groot, Karina de" w:date="2026-02-27T09:21:00Z" w16du:dateUtc="2026-02-27T08:21:00Z">
        <w:r w:rsidR="00E20A35">
          <w:rPr>
            <w:rFonts w:ascii="Arial" w:hAnsi="Arial" w:cs="Arial"/>
            <w:color w:val="FF0000"/>
            <w:sz w:val="20"/>
          </w:rPr>
          <w:t>”</w:t>
        </w:r>
      </w:ins>
      <w:ins w:id="50" w:author="Groot, Karina de" w:date="2026-02-20T10:56:00Z" w16du:dateUtc="2026-02-20T09:56:00Z">
        <w:r w:rsidRPr="0028698A">
          <w:rPr>
            <w:rFonts w:ascii="Arial" w:hAnsi="Arial" w:cs="Arial"/>
            <w:color w:val="FF0000"/>
            <w:sz w:val="20"/>
          </w:rPr>
          <w:t>.</w:t>
        </w:r>
      </w:ins>
      <w:del w:id="51" w:author="Groot, Karina de" w:date="2026-02-20T10:56:00Z" w16du:dateUtc="2026-02-20T09:56:00Z">
        <w:r w:rsidR="000D7B52" w:rsidRPr="005D6B36" w:rsidDel="0028698A">
          <w:rPr>
            <w:rFonts w:ascii="Arial" w:hAnsi="Arial"/>
            <w:color w:val="FF0000"/>
            <w:sz w:val="20"/>
          </w:rPr>
          <w:delText xml:space="preserve">Van </w:delText>
        </w:r>
        <w:r w:rsidR="007A2090" w:rsidRPr="005D6B36" w:rsidDel="0028698A">
          <w:rPr>
            <w:rFonts w:ascii="Arial" w:hAnsi="Arial"/>
            <w:color w:val="FF0000"/>
            <w:sz w:val="20"/>
          </w:rPr>
          <w:delText xml:space="preserve">gemelde mondelinge </w:delText>
        </w:r>
        <w:r w:rsidR="000D7B52" w:rsidRPr="005D6B36" w:rsidDel="0028698A">
          <w:rPr>
            <w:rFonts w:ascii="Arial" w:hAnsi="Arial"/>
            <w:color w:val="FF0000"/>
            <w:sz w:val="20"/>
          </w:rPr>
          <w:delText>v</w:delText>
        </w:r>
        <w:r w:rsidR="00C6060D" w:rsidRPr="005D6B36" w:rsidDel="0028698A">
          <w:rPr>
            <w:rFonts w:ascii="Arial" w:hAnsi="Arial"/>
            <w:color w:val="FF0000"/>
            <w:sz w:val="20"/>
          </w:rPr>
          <w:delText>olmacht</w:delText>
        </w:r>
        <w:r w:rsidR="007A2090" w:rsidRPr="005D6B36" w:rsidDel="0028698A">
          <w:rPr>
            <w:rFonts w:ascii="Arial" w:hAnsi="Arial"/>
            <w:color w:val="FF0000"/>
            <w:sz w:val="20"/>
          </w:rPr>
          <w:delText>(</w:delText>
        </w:r>
        <w:r w:rsidR="00E11DE0" w:rsidRPr="005D6B36" w:rsidDel="0028698A">
          <w:rPr>
            <w:rFonts w:ascii="Arial" w:hAnsi="Arial"/>
            <w:color w:val="FF0000"/>
            <w:sz w:val="20"/>
          </w:rPr>
          <w:delText>en</w:delText>
        </w:r>
        <w:r w:rsidR="007A2090" w:rsidRPr="005D6B36" w:rsidDel="0028698A">
          <w:rPr>
            <w:rFonts w:ascii="Arial" w:hAnsi="Arial"/>
            <w:color w:val="FF0000"/>
            <w:sz w:val="20"/>
          </w:rPr>
          <w:delText>)</w:delText>
        </w:r>
        <w:r w:rsidR="00C6060D" w:rsidRPr="005D6B36" w:rsidDel="0028698A">
          <w:rPr>
            <w:rFonts w:ascii="Arial" w:hAnsi="Arial"/>
            <w:color w:val="FF0000"/>
            <w:sz w:val="20"/>
          </w:rPr>
          <w:delText xml:space="preserve"> </w:delText>
        </w:r>
        <w:r w:rsidR="000D7B52" w:rsidRPr="005D6B36" w:rsidDel="0028698A">
          <w:rPr>
            <w:rFonts w:ascii="Arial" w:hAnsi="Arial"/>
            <w:color w:val="FF0000"/>
            <w:sz w:val="20"/>
          </w:rPr>
          <w:delText>is mij, notaris</w:delText>
        </w:r>
        <w:r w:rsidR="007A2090" w:rsidRPr="005D6B36" w:rsidDel="0028698A">
          <w:rPr>
            <w:rFonts w:ascii="Arial" w:hAnsi="Arial"/>
            <w:color w:val="FF0000"/>
            <w:sz w:val="20"/>
          </w:rPr>
          <w:delText xml:space="preserve"> </w:delText>
        </w:r>
        <w:r w:rsidR="000D7B52" w:rsidRPr="005D6B36" w:rsidDel="0028698A">
          <w:rPr>
            <w:rFonts w:ascii="Arial" w:hAnsi="Arial"/>
            <w:color w:val="FF0000"/>
            <w:sz w:val="20"/>
          </w:rPr>
          <w:delText>genoegzaam gebleken.</w:delText>
        </w:r>
      </w:del>
      <w:ins w:id="52" w:author="Groote Haar, Linda" w:date="2026-01-26T13:55:00Z">
        <w:del w:id="53" w:author="Groot, Karina de" w:date="2026-02-20T10:56:00Z" w16du:dateUtc="2026-02-20T09:56:00Z">
          <w:r w:rsidR="00871EAA" w:rsidRPr="005D6B36" w:rsidDel="0028698A">
            <w:rPr>
              <w:rFonts w:ascii="Arial" w:hAnsi="Arial"/>
              <w:color w:val="FF0000"/>
              <w:sz w:val="20"/>
            </w:rPr>
            <w:delText>hierna, zowel tezamen als ieder afzonderlijk, te noemen:</w:delText>
          </w:r>
        </w:del>
      </w:ins>
    </w:p>
    <w:p w14:paraId="488E79F4" w14:textId="659F7743" w:rsidR="00AA33D6" w:rsidRPr="005D6B36" w:rsidDel="00871EAA" w:rsidRDefault="00871EAA">
      <w:pPr>
        <w:tabs>
          <w:tab w:val="left" w:pos="-1440"/>
          <w:tab w:val="left" w:pos="-720"/>
        </w:tabs>
        <w:suppressAutoHyphens/>
        <w:ind w:left="284" w:right="96"/>
        <w:rPr>
          <w:del w:id="54" w:author="Groote Haar, Linda" w:date="2026-01-26T13:55:00Z" w16du:dateUtc="2026-01-26T12:55:00Z"/>
          <w:rFonts w:ascii="Arial" w:hAnsi="Arial"/>
          <w:color w:val="FF0000"/>
          <w:sz w:val="20"/>
        </w:rPr>
        <w:pPrChange w:id="55" w:author="Groot, Karina de" w:date="2026-02-20T10:56:00Z" w16du:dateUtc="2026-02-20T09:56:00Z">
          <w:pPr>
            <w:tabs>
              <w:tab w:val="left" w:pos="-1440"/>
              <w:tab w:val="left" w:pos="-720"/>
            </w:tabs>
            <w:suppressAutoHyphens/>
            <w:ind w:right="96"/>
          </w:pPr>
        </w:pPrChange>
      </w:pPr>
      <w:ins w:id="56" w:author="Groote Haar, Linda" w:date="2026-01-26T13:55:00Z">
        <w:del w:id="57" w:author="Groot, Karina de" w:date="2026-02-20T10:56:00Z" w16du:dateUtc="2026-02-20T09:56:00Z">
          <w:r w:rsidRPr="005D6B36" w:rsidDel="0028698A">
            <w:rPr>
              <w:rFonts w:ascii="Arial" w:hAnsi="Arial"/>
              <w:color w:val="FF0000"/>
              <w:sz w:val="20"/>
            </w:rPr>
            <w:delText>de “Hypotheekgever” en “Schuldenaar”.</w:delText>
          </w:r>
        </w:del>
      </w:ins>
    </w:p>
    <w:p w14:paraId="487913F3" w14:textId="77777777" w:rsidR="00871EAA" w:rsidRPr="005D6B36" w:rsidRDefault="00871EAA">
      <w:pPr>
        <w:tabs>
          <w:tab w:val="left" w:pos="-1440"/>
          <w:tab w:val="left" w:pos="-720"/>
        </w:tabs>
        <w:suppressAutoHyphens/>
        <w:ind w:left="284" w:right="96"/>
        <w:rPr>
          <w:ins w:id="58" w:author="Groote Haar, Linda" w:date="2026-01-26T13:57:00Z" w16du:dateUtc="2026-01-26T12:57:00Z"/>
          <w:rFonts w:ascii="Arial" w:hAnsi="Arial"/>
          <w:color w:val="FF0000"/>
          <w:sz w:val="20"/>
        </w:rPr>
        <w:pPrChange w:id="59" w:author="Groot, Karina de" w:date="2026-02-20T10:56:00Z" w16du:dateUtc="2026-02-20T09:56:00Z">
          <w:pPr>
            <w:tabs>
              <w:tab w:val="left" w:pos="-1440"/>
              <w:tab w:val="left" w:pos="-720"/>
            </w:tabs>
            <w:suppressAutoHyphens/>
            <w:ind w:right="96"/>
          </w:pPr>
        </w:pPrChange>
      </w:pPr>
    </w:p>
    <w:p w14:paraId="61442BB3" w14:textId="705D03BF" w:rsidR="00871EAA" w:rsidRPr="005D6B36" w:rsidRDefault="00871EAA" w:rsidP="00871EAA">
      <w:pPr>
        <w:tabs>
          <w:tab w:val="left" w:pos="-1440"/>
          <w:tab w:val="left" w:pos="-720"/>
        </w:tabs>
        <w:suppressAutoHyphens/>
        <w:ind w:right="96"/>
        <w:rPr>
          <w:ins w:id="60" w:author="Groote Haar, Linda" w:date="2026-01-26T14:01:00Z" w16du:dateUtc="2026-01-26T13:01:00Z"/>
          <w:rFonts w:ascii="Arial" w:hAnsi="Arial"/>
          <w:color w:val="FF0000"/>
          <w:sz w:val="20"/>
        </w:rPr>
      </w:pPr>
      <w:ins w:id="61" w:author="Groote Haar, Linda" w:date="2026-01-26T13:57:00Z" w16du:dateUtc="2026-01-26T12:57:00Z">
        <w:r w:rsidRPr="005D6B36">
          <w:rPr>
            <w:rFonts w:ascii="Arial" w:hAnsi="Arial"/>
            <w:color w:val="FF0000"/>
            <w:sz w:val="20"/>
          </w:rPr>
          <w:t xml:space="preserve">De comparanten sub 1 en sub 2 hierna gezamenlijk ook te noemen: “Partijen”. </w:t>
        </w:r>
      </w:ins>
    </w:p>
    <w:p w14:paraId="130CACBF" w14:textId="77777777" w:rsidR="00871EAA" w:rsidRPr="005D6B36" w:rsidRDefault="00871EAA" w:rsidP="00871EAA">
      <w:pPr>
        <w:tabs>
          <w:tab w:val="left" w:pos="-1440"/>
          <w:tab w:val="left" w:pos="-720"/>
        </w:tabs>
        <w:suppressAutoHyphens/>
        <w:ind w:right="96"/>
        <w:rPr>
          <w:ins w:id="62" w:author="Groote Haar, Linda" w:date="2026-01-26T14:01:00Z"/>
          <w:rFonts w:ascii="Arial" w:hAnsi="Arial"/>
          <w:color w:val="FF0000"/>
          <w:sz w:val="20"/>
        </w:rPr>
      </w:pPr>
      <w:ins w:id="63" w:author="Groote Haar, Linda" w:date="2026-01-26T14:01:00Z">
        <w:r w:rsidRPr="005D6B36">
          <w:rPr>
            <w:rFonts w:ascii="Arial" w:hAnsi="Arial"/>
            <w:color w:val="FF0000"/>
            <w:sz w:val="20"/>
          </w:rPr>
          <w:t>De comparanten verklaarden als volgt:</w:t>
        </w:r>
      </w:ins>
    </w:p>
    <w:p w14:paraId="7F808FD4" w14:textId="3D38B561" w:rsidR="0015305C" w:rsidRPr="004B0721" w:rsidRDefault="004B0721">
      <w:pPr>
        <w:tabs>
          <w:tab w:val="left" w:pos="-1440"/>
          <w:tab w:val="left" w:pos="-720"/>
        </w:tabs>
        <w:suppressAutoHyphens/>
        <w:ind w:left="284" w:right="96" w:hanging="284"/>
        <w:rPr>
          <w:ins w:id="64" w:author="Groote Haar, Linda" w:date="2026-01-26T14:53:00Z" w16du:dateUtc="2026-01-26T13:53:00Z"/>
          <w:rFonts w:ascii="Arial" w:hAnsi="Arial"/>
          <w:color w:val="FF0000"/>
          <w:sz w:val="20"/>
          <w:rPrChange w:id="65" w:author="Groot, Karina de" w:date="2026-02-20T09:46:00Z" w16du:dateUtc="2026-02-20T08:46:00Z">
            <w:rPr>
              <w:ins w:id="66" w:author="Groote Haar, Linda" w:date="2026-01-26T14:53:00Z" w16du:dateUtc="2026-01-26T13:53:00Z"/>
            </w:rPr>
          </w:rPrChange>
        </w:rPr>
        <w:pPrChange w:id="67" w:author="Groot, Karina de" w:date="2026-02-20T09:47:00Z" w16du:dateUtc="2026-02-20T08:47:00Z">
          <w:pPr>
            <w:pStyle w:val="Lijstalinea"/>
            <w:numPr>
              <w:numId w:val="36"/>
            </w:numPr>
            <w:tabs>
              <w:tab w:val="left" w:pos="-1440"/>
              <w:tab w:val="left" w:pos="-720"/>
            </w:tabs>
            <w:suppressAutoHyphens/>
            <w:ind w:left="360" w:right="96" w:hanging="360"/>
          </w:pPr>
        </w:pPrChange>
      </w:pPr>
      <w:ins w:id="68" w:author="Groot, Karina de" w:date="2026-02-20T09:46:00Z" w16du:dateUtc="2026-02-20T08:46:00Z">
        <w:r w:rsidRPr="004B0721">
          <w:rPr>
            <w:rFonts w:ascii="Arial" w:hAnsi="Arial"/>
            <w:color w:val="FF0000"/>
            <w:sz w:val="20"/>
          </w:rPr>
          <w:t>-</w:t>
        </w:r>
        <w:r>
          <w:rPr>
            <w:rFonts w:ascii="Arial" w:hAnsi="Arial"/>
            <w:color w:val="FF0000"/>
            <w:sz w:val="20"/>
          </w:rPr>
          <w:t xml:space="preserve"> </w:t>
        </w:r>
      </w:ins>
      <w:ins w:id="69" w:author="Groot, Karina de" w:date="2026-02-20T09:47:00Z" w16du:dateUtc="2026-02-20T08:47:00Z">
        <w:r>
          <w:rPr>
            <w:rFonts w:ascii="Arial" w:hAnsi="Arial"/>
            <w:color w:val="FF0000"/>
            <w:sz w:val="20"/>
          </w:rPr>
          <w:t xml:space="preserve">   </w:t>
        </w:r>
      </w:ins>
      <w:ins w:id="70" w:author="Groote Haar, Linda" w:date="2026-01-26T14:53:00Z" w16du:dateUtc="2026-01-26T13:53:00Z">
        <w:r w:rsidR="0015305C" w:rsidRPr="004B0721">
          <w:rPr>
            <w:rFonts w:ascii="Arial" w:hAnsi="Arial"/>
            <w:color w:val="FF0000"/>
            <w:sz w:val="20"/>
            <w:rPrChange w:id="71" w:author="Groot, Karina de" w:date="2026-02-20T09:46:00Z" w16du:dateUtc="2026-02-20T08:46:00Z">
              <w:rPr/>
            </w:rPrChange>
          </w:rPr>
          <w:t>De Bank en de Schuldenaar zijn een leningsovereenkomst aangegaan, hierna te noemen: de "</w:t>
        </w:r>
      </w:ins>
      <w:ins w:id="72" w:author="Groote Haar, Linda" w:date="2026-01-26T14:54:00Z" w16du:dateUtc="2026-01-26T13:54:00Z">
        <w:r w:rsidR="0015305C" w:rsidRPr="004B0721">
          <w:rPr>
            <w:rFonts w:ascii="Arial" w:hAnsi="Arial"/>
            <w:color w:val="FF0000"/>
            <w:sz w:val="20"/>
            <w:rPrChange w:id="73" w:author="Groot, Karina de" w:date="2026-02-20T09:46:00Z" w16du:dateUtc="2026-02-20T08:46:00Z">
              <w:rPr/>
            </w:rPrChange>
          </w:rPr>
          <w:t>Overeenkomst</w:t>
        </w:r>
      </w:ins>
      <w:ins w:id="74" w:author="Groote Haar, Linda" w:date="2026-01-26T14:53:00Z" w16du:dateUtc="2026-01-26T13:53:00Z">
        <w:r w:rsidR="0015305C" w:rsidRPr="004B0721">
          <w:rPr>
            <w:rFonts w:ascii="Arial" w:hAnsi="Arial"/>
            <w:color w:val="FF0000"/>
            <w:sz w:val="20"/>
            <w:rPrChange w:id="75" w:author="Groot, Karina de" w:date="2026-02-20T09:46:00Z" w16du:dateUtc="2026-02-20T08:46:00Z">
              <w:rPr/>
            </w:rPrChange>
          </w:rPr>
          <w:t xml:space="preserve">", van welke </w:t>
        </w:r>
      </w:ins>
      <w:ins w:id="76" w:author="Groote Haar, Linda" w:date="2026-02-16T11:03:00Z" w16du:dateUtc="2026-02-16T10:03:00Z">
        <w:r w:rsidR="00DC2E09" w:rsidRPr="004B0721">
          <w:rPr>
            <w:rFonts w:ascii="Arial" w:hAnsi="Arial"/>
            <w:color w:val="FF0000"/>
            <w:sz w:val="20"/>
            <w:rPrChange w:id="77" w:author="Groot, Karina de" w:date="2026-02-20T09:46:00Z" w16du:dateUtc="2026-02-20T08:46:00Z">
              <w:rPr/>
            </w:rPrChange>
          </w:rPr>
          <w:t>O</w:t>
        </w:r>
      </w:ins>
      <w:ins w:id="78" w:author="Groote Haar, Linda" w:date="2026-01-26T14:53:00Z" w16du:dateUtc="2026-01-26T13:53:00Z">
        <w:r w:rsidR="0015305C" w:rsidRPr="004B0721">
          <w:rPr>
            <w:rFonts w:ascii="Arial" w:hAnsi="Arial"/>
            <w:color w:val="FF0000"/>
            <w:sz w:val="20"/>
            <w:rPrChange w:id="79" w:author="Groot, Karina de" w:date="2026-02-20T09:46:00Z" w16du:dateUtc="2026-02-20T08:46:00Z">
              <w:rPr/>
            </w:rPrChange>
          </w:rPr>
          <w:t xml:space="preserve">vereenkomst blijkt uit een door de Bank uitgebracht en door de Schuldenaar geaccepteerd </w:t>
        </w:r>
      </w:ins>
      <w:ins w:id="80" w:author="Groote Haar, Linda" w:date="2026-01-26T14:54:00Z" w16du:dateUtc="2026-01-26T13:54:00Z">
        <w:r w:rsidR="0015305C" w:rsidRPr="004B0721">
          <w:rPr>
            <w:rFonts w:ascii="Arial" w:hAnsi="Arial"/>
            <w:color w:val="FF0000"/>
            <w:sz w:val="20"/>
            <w:rPrChange w:id="81" w:author="Groot, Karina de" w:date="2026-02-20T09:46:00Z" w16du:dateUtc="2026-02-20T08:46:00Z">
              <w:rPr/>
            </w:rPrChange>
          </w:rPr>
          <w:t>bindend aanbod in de zin van artikel 7:122 van het Burgerlijk Wetboek.</w:t>
        </w:r>
      </w:ins>
    </w:p>
    <w:p w14:paraId="371909A4" w14:textId="518ED48B" w:rsidR="0015305C" w:rsidRPr="004B0721" w:rsidRDefault="004B0721">
      <w:pPr>
        <w:tabs>
          <w:tab w:val="left" w:pos="-1440"/>
          <w:tab w:val="left" w:pos="-720"/>
        </w:tabs>
        <w:suppressAutoHyphens/>
        <w:ind w:left="284" w:right="96" w:hanging="284"/>
        <w:rPr>
          <w:ins w:id="82" w:author="Groote Haar, Linda" w:date="2026-01-26T14:55:00Z"/>
          <w:rFonts w:ascii="Arial" w:hAnsi="Arial"/>
          <w:color w:val="FF0000"/>
          <w:sz w:val="20"/>
          <w:rPrChange w:id="83" w:author="Groot, Karina de" w:date="2026-02-20T09:47:00Z" w16du:dateUtc="2026-02-20T08:47:00Z">
            <w:rPr>
              <w:ins w:id="84" w:author="Groote Haar, Linda" w:date="2026-01-26T14:55:00Z"/>
            </w:rPr>
          </w:rPrChange>
        </w:rPr>
        <w:pPrChange w:id="85" w:author="Groot, Karina de" w:date="2026-02-20T09:47:00Z" w16du:dateUtc="2026-02-20T08:47:00Z">
          <w:pPr>
            <w:pStyle w:val="Lijstalinea"/>
            <w:numPr>
              <w:numId w:val="36"/>
            </w:numPr>
            <w:tabs>
              <w:tab w:val="left" w:pos="-1440"/>
              <w:tab w:val="left" w:pos="-720"/>
            </w:tabs>
            <w:suppressAutoHyphens/>
            <w:ind w:left="360" w:right="96" w:hanging="360"/>
          </w:pPr>
        </w:pPrChange>
      </w:pPr>
      <w:ins w:id="86" w:author="Groot, Karina de" w:date="2026-02-20T09:47:00Z" w16du:dateUtc="2026-02-20T08:47:00Z">
        <w:r>
          <w:rPr>
            <w:rFonts w:ascii="Arial" w:hAnsi="Arial"/>
            <w:color w:val="FF0000"/>
            <w:sz w:val="20"/>
          </w:rPr>
          <w:t xml:space="preserve">-  </w:t>
        </w:r>
      </w:ins>
      <w:ins w:id="87" w:author="Groot, Karina de" w:date="2026-02-20T09:48:00Z" w16du:dateUtc="2026-02-20T08:48:00Z">
        <w:r>
          <w:rPr>
            <w:rFonts w:ascii="Arial" w:hAnsi="Arial"/>
            <w:color w:val="FF0000"/>
            <w:sz w:val="20"/>
          </w:rPr>
          <w:t xml:space="preserve"> </w:t>
        </w:r>
      </w:ins>
      <w:ins w:id="88" w:author="Groote Haar, Linda" w:date="2026-01-26T14:54:00Z" w16du:dateUtc="2026-01-26T13:54:00Z">
        <w:r w:rsidR="0015305C" w:rsidRPr="004B0721">
          <w:rPr>
            <w:rFonts w:ascii="Arial" w:hAnsi="Arial"/>
            <w:color w:val="FF0000"/>
            <w:sz w:val="20"/>
            <w:rPrChange w:id="89" w:author="Groot, Karina de" w:date="2026-02-20T09:47:00Z" w16du:dateUtc="2026-02-20T08:47:00Z">
              <w:rPr/>
            </w:rPrChange>
          </w:rPr>
          <w:t>B</w:t>
        </w:r>
      </w:ins>
      <w:ins w:id="90" w:author="Groote Haar, Linda" w:date="2026-01-26T14:55:00Z" w16du:dateUtc="2026-01-26T13:55:00Z">
        <w:r w:rsidR="0015305C" w:rsidRPr="004B0721">
          <w:rPr>
            <w:rFonts w:ascii="Arial" w:hAnsi="Arial"/>
            <w:color w:val="FF0000"/>
            <w:sz w:val="20"/>
            <w:rPrChange w:id="91" w:author="Groot, Karina de" w:date="2026-02-20T09:47:00Z" w16du:dateUtc="2026-02-20T08:47:00Z">
              <w:rPr/>
            </w:rPrChange>
          </w:rPr>
          <w:t xml:space="preserve">lijkens de Overeenkomst verstrekt de Bank aan de Schuldenaar een geldlening voor het hierna te noemen bedrag en is de Schuldenaar verplicht aan de Bank </w:t>
        </w:r>
      </w:ins>
      <w:ins w:id="92" w:author="Groote Haar, Linda" w:date="2026-01-26T14:55:00Z">
        <w:r w:rsidR="0015305C" w:rsidRPr="004B0721">
          <w:rPr>
            <w:rFonts w:ascii="Arial" w:hAnsi="Arial"/>
            <w:color w:val="FF0000"/>
            <w:sz w:val="20"/>
            <w:rPrChange w:id="93" w:author="Groot, Karina de" w:date="2026-02-20T09:47:00Z" w16du:dateUtc="2026-02-20T08:47:00Z">
              <w:rPr/>
            </w:rPrChange>
          </w:rPr>
          <w:t xml:space="preserve">de in deze akte omschreven rechten van hypotheek en pand te (doen) verlenen op de wijze en onder de bepalingen en voorwaarden zoals uiteengezet in deze akte. </w:t>
        </w:r>
      </w:ins>
    </w:p>
    <w:p w14:paraId="6D3D93A3" w14:textId="18505278" w:rsidR="00871EAA" w:rsidRPr="00C224F1" w:rsidRDefault="004B0721" w:rsidP="00C224F1">
      <w:pPr>
        <w:tabs>
          <w:tab w:val="left" w:pos="-1440"/>
          <w:tab w:val="left" w:pos="-720"/>
        </w:tabs>
        <w:suppressAutoHyphens/>
        <w:ind w:right="96"/>
        <w:rPr>
          <w:ins w:id="94" w:author="Groote Haar, Linda" w:date="2026-01-26T14:58:00Z" w16du:dateUtc="2026-01-26T13:58:00Z"/>
          <w:rFonts w:ascii="Arial" w:hAnsi="Arial"/>
          <w:color w:val="FF0000"/>
          <w:sz w:val="20"/>
          <w:rPrChange w:id="95" w:author="Groot, Karina de" w:date="2026-02-20T09:44:00Z" w16du:dateUtc="2026-02-20T08:44:00Z">
            <w:rPr>
              <w:ins w:id="96" w:author="Groote Haar, Linda" w:date="2026-01-26T14:58:00Z" w16du:dateUtc="2026-01-26T13:58:00Z"/>
            </w:rPr>
          </w:rPrChange>
        </w:rPr>
      </w:pPr>
      <w:ins w:id="97" w:author="Groot, Karina de" w:date="2026-02-20T09:48:00Z" w16du:dateUtc="2026-02-20T08:48:00Z">
        <w:r>
          <w:rPr>
            <w:rFonts w:ascii="Arial" w:hAnsi="Arial"/>
            <w:color w:val="FF0000"/>
            <w:sz w:val="20"/>
          </w:rPr>
          <w:t xml:space="preserve">-   </w:t>
        </w:r>
      </w:ins>
      <w:ins w:id="98" w:author="Groote Haar, Linda" w:date="2026-01-26T14:56:00Z" w16du:dateUtc="2026-01-26T13:56:00Z">
        <w:r w:rsidR="0015305C" w:rsidRPr="00C224F1">
          <w:rPr>
            <w:rFonts w:ascii="Arial" w:hAnsi="Arial"/>
            <w:color w:val="FF0000"/>
            <w:sz w:val="20"/>
            <w:rPrChange w:id="99" w:author="Groot, Karina de" w:date="2026-02-20T09:44:00Z" w16du:dateUtc="2026-02-20T08:44:00Z">
              <w:rPr/>
            </w:rPrChange>
          </w:rPr>
          <w:t xml:space="preserve">Partijen zijn derhalve het navolgende overeengekomen.  </w:t>
        </w:r>
      </w:ins>
    </w:p>
    <w:p w14:paraId="1A6DFA76" w14:textId="3DFE02CD" w:rsidR="0015305C" w:rsidRPr="005D6B36" w:rsidRDefault="0015305C">
      <w:pPr>
        <w:tabs>
          <w:tab w:val="left" w:pos="-1440"/>
          <w:tab w:val="left" w:pos="-720"/>
        </w:tabs>
        <w:suppressAutoHyphens/>
        <w:ind w:left="284" w:right="96" w:hanging="284"/>
        <w:rPr>
          <w:ins w:id="100" w:author="Groote Haar, Linda" w:date="2026-01-26T14:58:00Z"/>
          <w:rFonts w:ascii="Arial" w:hAnsi="Arial"/>
          <w:b/>
          <w:bCs/>
          <w:color w:val="FF0000"/>
          <w:sz w:val="20"/>
        </w:rPr>
        <w:pPrChange w:id="101" w:author="Groot, Karina de" w:date="2026-02-20T10:03:00Z" w16du:dateUtc="2026-02-20T09:03:00Z">
          <w:pPr>
            <w:tabs>
              <w:tab w:val="left" w:pos="-1440"/>
              <w:tab w:val="left" w:pos="-720"/>
            </w:tabs>
            <w:suppressAutoHyphens/>
            <w:ind w:right="96"/>
          </w:pPr>
        </w:pPrChange>
      </w:pPr>
      <w:ins w:id="102" w:author="Groote Haar, Linda" w:date="2026-01-26T14:58:00Z">
        <w:r w:rsidRPr="005D6B36">
          <w:rPr>
            <w:rFonts w:ascii="Arial" w:hAnsi="Arial"/>
            <w:b/>
            <w:bCs/>
            <w:color w:val="FF0000"/>
            <w:sz w:val="20"/>
          </w:rPr>
          <w:t>A.</w:t>
        </w:r>
      </w:ins>
      <w:ins w:id="103" w:author="Groot, Karina de" w:date="2026-02-20T10:02:00Z" w16du:dateUtc="2026-02-20T09:02:00Z">
        <w:r w:rsidR="00395E1B">
          <w:rPr>
            <w:rFonts w:ascii="Arial" w:hAnsi="Arial"/>
            <w:b/>
            <w:bCs/>
            <w:color w:val="FF0000"/>
            <w:sz w:val="20"/>
          </w:rPr>
          <w:t xml:space="preserve"> </w:t>
        </w:r>
      </w:ins>
      <w:ins w:id="104" w:author="Groote Haar, Linda" w:date="2026-01-26T14:58:00Z">
        <w:del w:id="105" w:author="Groot, Karina de" w:date="2026-02-20T09:43:00Z" w16du:dateUtc="2026-02-20T08:43:00Z">
          <w:r w:rsidRPr="005D6B36" w:rsidDel="00C224F1">
            <w:rPr>
              <w:rFonts w:ascii="Arial" w:hAnsi="Arial"/>
              <w:b/>
              <w:bCs/>
              <w:color w:val="FF0000"/>
              <w:sz w:val="20"/>
            </w:rPr>
            <w:tab/>
          </w:r>
        </w:del>
        <w:r w:rsidRPr="005D6B36">
          <w:rPr>
            <w:rFonts w:ascii="Arial" w:hAnsi="Arial"/>
            <w:b/>
            <w:bCs/>
            <w:color w:val="FF0000"/>
            <w:sz w:val="20"/>
          </w:rPr>
          <w:t>LENING</w:t>
        </w:r>
      </w:ins>
    </w:p>
    <w:p w14:paraId="476D4366" w14:textId="031EB2A0" w:rsidR="0015305C" w:rsidRPr="005D6B36" w:rsidRDefault="0015305C">
      <w:pPr>
        <w:tabs>
          <w:tab w:val="left" w:pos="-1440"/>
          <w:tab w:val="left" w:pos="-720"/>
        </w:tabs>
        <w:suppressAutoHyphens/>
        <w:ind w:left="709" w:right="96" w:hanging="425"/>
        <w:rPr>
          <w:ins w:id="106" w:author="Groote Haar, Linda" w:date="2026-01-26T14:59:00Z" w16du:dateUtc="2026-01-26T13:59:00Z"/>
          <w:rFonts w:ascii="Arial" w:hAnsi="Arial"/>
          <w:color w:val="FF0000"/>
          <w:sz w:val="20"/>
        </w:rPr>
        <w:pPrChange w:id="107" w:author="Groot, Karina de" w:date="2026-02-20T10:10:00Z" w16du:dateUtc="2026-02-20T09:10:00Z">
          <w:pPr>
            <w:tabs>
              <w:tab w:val="left" w:pos="-1440"/>
              <w:tab w:val="left" w:pos="-720"/>
            </w:tabs>
            <w:suppressAutoHyphens/>
            <w:ind w:right="96"/>
          </w:pPr>
        </w:pPrChange>
      </w:pPr>
      <w:ins w:id="108" w:author="Groote Haar, Linda" w:date="2026-01-26T14:58:00Z">
        <w:r w:rsidRPr="000F47C0">
          <w:rPr>
            <w:rFonts w:ascii="Arial" w:hAnsi="Arial"/>
            <w:b/>
            <w:bCs/>
            <w:color w:val="FF0000"/>
            <w:sz w:val="20"/>
            <w:rPrChange w:id="109" w:author="Groot, Karina de" w:date="2026-02-20T09:51:00Z" w16du:dateUtc="2026-02-20T08:51:00Z">
              <w:rPr>
                <w:rFonts w:ascii="Arial" w:hAnsi="Arial"/>
                <w:color w:val="FF0000"/>
                <w:sz w:val="20"/>
              </w:rPr>
            </w:rPrChange>
          </w:rPr>
          <w:t>2.</w:t>
        </w:r>
      </w:ins>
      <w:ins w:id="110" w:author="Groot, Karina de" w:date="2026-02-20T10:10:00Z" w16du:dateUtc="2026-02-20T09:10:00Z">
        <w:r w:rsidR="006C1D5F">
          <w:rPr>
            <w:rFonts w:ascii="Arial" w:hAnsi="Arial"/>
            <w:color w:val="FF0000"/>
            <w:sz w:val="20"/>
          </w:rPr>
          <w:t xml:space="preserve"> </w:t>
        </w:r>
      </w:ins>
      <w:ins w:id="111" w:author="Groote Haar, Linda" w:date="2026-01-26T14:58:00Z">
        <w:del w:id="112" w:author="Groot, Karina de" w:date="2026-02-20T10:10:00Z" w16du:dateUtc="2026-02-20T09:10:00Z">
          <w:r w:rsidRPr="005D6B36" w:rsidDel="006C1D5F">
            <w:rPr>
              <w:rFonts w:ascii="Arial" w:hAnsi="Arial"/>
              <w:color w:val="FF0000"/>
              <w:sz w:val="20"/>
            </w:rPr>
            <w:delText xml:space="preserve"> </w:delText>
          </w:r>
        </w:del>
        <w:del w:id="113" w:author="Groot, Karina de" w:date="2026-02-20T09:43:00Z" w16du:dateUtc="2026-02-20T08:43:00Z">
          <w:r w:rsidRPr="005D6B36" w:rsidDel="00C224F1">
            <w:rPr>
              <w:rFonts w:ascii="Arial" w:hAnsi="Arial"/>
              <w:color w:val="FF0000"/>
              <w:sz w:val="20"/>
            </w:rPr>
            <w:tab/>
          </w:r>
        </w:del>
        <w:r w:rsidRPr="005D6B36">
          <w:rPr>
            <w:rFonts w:ascii="Arial" w:hAnsi="Arial"/>
            <w:b/>
            <w:bCs/>
            <w:color w:val="FF0000"/>
            <w:sz w:val="20"/>
            <w:rPrChange w:id="114" w:author="Groot, Karina de" w:date="2026-02-19T14:05:00Z" w16du:dateUtc="2026-02-19T13:05:00Z">
              <w:rPr>
                <w:rFonts w:ascii="Arial" w:hAnsi="Arial"/>
                <w:color w:val="FF0000"/>
                <w:sz w:val="20"/>
              </w:rPr>
            </w:rPrChange>
          </w:rPr>
          <w:t>Lening</w:t>
        </w:r>
      </w:ins>
    </w:p>
    <w:p w14:paraId="00B7A149" w14:textId="77777777" w:rsidR="00AD37D9" w:rsidRPr="005D6B36" w:rsidRDefault="00AD37D9">
      <w:pPr>
        <w:tabs>
          <w:tab w:val="left" w:pos="-1440"/>
          <w:tab w:val="left" w:pos="-720"/>
        </w:tabs>
        <w:suppressAutoHyphens/>
        <w:ind w:left="567" w:right="96"/>
        <w:rPr>
          <w:ins w:id="115" w:author="Groote Haar, Linda" w:date="2026-01-26T15:03:00Z"/>
          <w:rFonts w:ascii="Arial" w:hAnsi="Arial"/>
          <w:color w:val="FF0000"/>
          <w:sz w:val="20"/>
        </w:rPr>
        <w:pPrChange w:id="116" w:author="Groot, Karina de" w:date="2026-02-20T09:48:00Z" w16du:dateUtc="2026-02-20T08:48:00Z">
          <w:pPr>
            <w:tabs>
              <w:tab w:val="left" w:pos="-1440"/>
              <w:tab w:val="left" w:pos="-720"/>
            </w:tabs>
            <w:suppressAutoHyphens/>
            <w:ind w:left="708" w:right="96"/>
          </w:pPr>
        </w:pPrChange>
      </w:pPr>
      <w:ins w:id="117" w:author="Groote Haar, Linda" w:date="2026-01-26T15:00:00Z">
        <w:r w:rsidRPr="005D6B36">
          <w:rPr>
            <w:rFonts w:ascii="Arial" w:hAnsi="Arial"/>
            <w:color w:val="FF0000"/>
            <w:sz w:val="20"/>
          </w:rPr>
          <w:t>De Schuldenaar verklaar</w:t>
        </w:r>
      </w:ins>
      <w:ins w:id="118" w:author="Groote Haar, Linda" w:date="2026-01-26T15:00:00Z" w16du:dateUtc="2026-01-26T14:00:00Z">
        <w:r w:rsidRPr="005D6B36">
          <w:rPr>
            <w:rFonts w:ascii="Arial" w:hAnsi="Arial"/>
            <w:color w:val="FF0000"/>
            <w:sz w:val="20"/>
          </w:rPr>
          <w:t>t</w:t>
        </w:r>
      </w:ins>
      <w:ins w:id="119" w:author="Groote Haar, Linda" w:date="2026-01-26T15:00:00Z">
        <w:r w:rsidRPr="005D6B36">
          <w:rPr>
            <w:rFonts w:ascii="Arial" w:hAnsi="Arial"/>
            <w:color w:val="FF0000"/>
            <w:sz w:val="20"/>
          </w:rPr>
          <w:t xml:space="preserve"> wegens van</w:t>
        </w:r>
      </w:ins>
      <w:ins w:id="120" w:author="Groote Haar, Linda" w:date="2026-01-26T15:01:00Z" w16du:dateUtc="2026-01-26T14:01:00Z">
        <w:r w:rsidRPr="005D6B36">
          <w:rPr>
            <w:rFonts w:ascii="Arial" w:hAnsi="Arial"/>
            <w:color w:val="FF0000"/>
            <w:sz w:val="20"/>
          </w:rPr>
          <w:t xml:space="preserve"> </w:t>
        </w:r>
      </w:ins>
      <w:ins w:id="121" w:author="Groote Haar, Linda" w:date="2026-01-26T15:00:00Z">
        <w:r w:rsidRPr="005D6B36">
          <w:rPr>
            <w:rFonts w:ascii="Arial" w:hAnsi="Arial"/>
            <w:color w:val="FF0000"/>
            <w:sz w:val="20"/>
          </w:rPr>
          <w:t>de Bank ter leen ontvangen gelden</w:t>
        </w:r>
      </w:ins>
      <w:ins w:id="122" w:author="Groote Haar, Linda" w:date="2026-01-26T15:01:00Z" w16du:dateUtc="2026-01-26T14:01:00Z">
        <w:r w:rsidRPr="005D6B36">
          <w:rPr>
            <w:rFonts w:ascii="Arial" w:hAnsi="Arial"/>
            <w:color w:val="FF0000"/>
            <w:sz w:val="20"/>
          </w:rPr>
          <w:t xml:space="preserve"> aan de Bank </w:t>
        </w:r>
      </w:ins>
      <w:ins w:id="123" w:author="Groote Haar, Linda" w:date="2026-01-26T15:00:00Z">
        <w:r w:rsidRPr="005D6B36">
          <w:rPr>
            <w:rFonts w:ascii="Arial" w:hAnsi="Arial"/>
            <w:color w:val="FF0000"/>
            <w:sz w:val="20"/>
          </w:rPr>
          <w:t xml:space="preserve">hoofdelijk schuldig te zijn een bedrag van: </w:t>
        </w:r>
        <w:r w:rsidRPr="005D6B36">
          <w:rPr>
            <w:rFonts w:ascii="Arial" w:hAnsi="Arial"/>
            <w:color w:val="000000" w:themeColor="text1"/>
            <w:sz w:val="20"/>
            <w:rPrChange w:id="124" w:author="Groot, Karina de" w:date="2026-02-19T14:05:00Z" w16du:dateUtc="2026-02-19T13:05:00Z">
              <w:rPr>
                <w:rFonts w:ascii="Arial" w:hAnsi="Arial"/>
                <w:color w:val="FF0000"/>
                <w:sz w:val="20"/>
              </w:rPr>
            </w:rPrChange>
          </w:rPr>
          <w:fldChar w:fldCharType="begin"/>
        </w:r>
        <w:r w:rsidRPr="005D6B36">
          <w:rPr>
            <w:rFonts w:ascii="Arial" w:hAnsi="Arial"/>
            <w:color w:val="000000" w:themeColor="text1"/>
            <w:sz w:val="20"/>
            <w:rPrChange w:id="125" w:author="Groot, Karina de" w:date="2026-02-19T14:05:00Z" w16du:dateUtc="2026-02-19T13:05:00Z">
              <w:rPr>
                <w:rFonts w:ascii="Arial" w:hAnsi="Arial"/>
                <w:color w:val="FF0000"/>
                <w:sz w:val="20"/>
              </w:rPr>
            </w:rPrChange>
          </w:rPr>
          <w:instrText>MacroButton Nomacro §</w:instrText>
        </w:r>
      </w:ins>
      <w:ins w:id="126" w:author="Groote Haar, Linda" w:date="2026-01-26T15:00:00Z" w16du:dateUtc="2026-01-26T14:00:00Z">
        <w:r w:rsidRPr="005D6B36">
          <w:rPr>
            <w:rFonts w:ascii="Arial" w:hAnsi="Arial"/>
            <w:color w:val="000000" w:themeColor="text1"/>
            <w:sz w:val="20"/>
            <w:rPrChange w:id="127" w:author="Groot, Karina de" w:date="2026-02-19T14:05:00Z" w16du:dateUtc="2026-02-19T13:05:00Z">
              <w:rPr>
                <w:rFonts w:ascii="Arial" w:hAnsi="Arial"/>
                <w:color w:val="FF0000"/>
                <w:sz w:val="20"/>
              </w:rPr>
            </w:rPrChange>
          </w:rPr>
          <w:fldChar w:fldCharType="end"/>
        </w:r>
      </w:ins>
      <w:ins w:id="128" w:author="Groote Haar, Linda" w:date="2026-01-26T15:00:00Z">
        <w:r w:rsidRPr="005D6B36">
          <w:rPr>
            <w:rFonts w:ascii="Arial" w:hAnsi="Arial"/>
            <w:color w:val="000000" w:themeColor="text1"/>
            <w:sz w:val="20"/>
            <w:rPrChange w:id="129" w:author="Groot, Karina de" w:date="2026-02-19T14:05:00Z" w16du:dateUtc="2026-02-19T13:05:00Z">
              <w:rPr>
                <w:rFonts w:ascii="Arial" w:hAnsi="Arial"/>
                <w:color w:val="FF0000"/>
                <w:sz w:val="20"/>
              </w:rPr>
            </w:rPrChange>
          </w:rPr>
          <w:t>leningbedrag voluit in letters (leningbedrag in cijfers)</w:t>
        </w:r>
        <w:r w:rsidRPr="005D6B36">
          <w:rPr>
            <w:rFonts w:ascii="Arial" w:hAnsi="Arial"/>
            <w:color w:val="000000" w:themeColor="text1"/>
            <w:sz w:val="20"/>
            <w:rPrChange w:id="130" w:author="Groot, Karina de" w:date="2026-02-19T14:05:00Z" w16du:dateUtc="2026-02-19T13:05:00Z">
              <w:rPr>
                <w:rFonts w:ascii="Arial" w:hAnsi="Arial"/>
                <w:color w:val="FF0000"/>
                <w:sz w:val="20"/>
              </w:rPr>
            </w:rPrChange>
          </w:rPr>
          <w:fldChar w:fldCharType="begin"/>
        </w:r>
        <w:r w:rsidRPr="005D6B36">
          <w:rPr>
            <w:rFonts w:ascii="Arial" w:hAnsi="Arial"/>
            <w:color w:val="000000" w:themeColor="text1"/>
            <w:sz w:val="20"/>
            <w:rPrChange w:id="131" w:author="Groot, Karina de" w:date="2026-02-19T14:05:00Z" w16du:dateUtc="2026-02-19T13:05:00Z">
              <w:rPr>
                <w:rFonts w:ascii="Arial" w:hAnsi="Arial"/>
                <w:color w:val="FF0000"/>
                <w:sz w:val="20"/>
              </w:rPr>
            </w:rPrChange>
          </w:rPr>
          <w:instrText>MacroButton Nomacro §</w:instrText>
        </w:r>
      </w:ins>
      <w:ins w:id="132" w:author="Groote Haar, Linda" w:date="2026-01-26T15:00:00Z" w16du:dateUtc="2026-01-26T14:00:00Z">
        <w:r w:rsidRPr="005D6B36">
          <w:rPr>
            <w:rFonts w:ascii="Arial" w:hAnsi="Arial"/>
            <w:color w:val="000000" w:themeColor="text1"/>
            <w:sz w:val="20"/>
            <w:rPrChange w:id="133" w:author="Groot, Karina de" w:date="2026-02-19T14:05:00Z" w16du:dateUtc="2026-02-19T13:05:00Z">
              <w:rPr>
                <w:rFonts w:ascii="Arial" w:hAnsi="Arial"/>
                <w:color w:val="FF0000"/>
                <w:sz w:val="20"/>
              </w:rPr>
            </w:rPrChange>
          </w:rPr>
          <w:fldChar w:fldCharType="end"/>
        </w:r>
      </w:ins>
      <w:ins w:id="134" w:author="Groote Haar, Linda" w:date="2026-01-26T15:02:00Z" w16du:dateUtc="2026-01-26T14:02:00Z">
        <w:r w:rsidRPr="005D6B36">
          <w:rPr>
            <w:rFonts w:ascii="Arial" w:hAnsi="Arial"/>
            <w:color w:val="000000" w:themeColor="text1"/>
            <w:sz w:val="20"/>
          </w:rPr>
          <w:t>,</w:t>
        </w:r>
      </w:ins>
      <w:ins w:id="135" w:author="Groote Haar, Linda" w:date="2026-01-26T15:00:00Z">
        <w:r w:rsidRPr="005D6B36">
          <w:rPr>
            <w:rFonts w:ascii="Arial" w:hAnsi="Arial"/>
            <w:color w:val="000000" w:themeColor="text1"/>
            <w:sz w:val="20"/>
            <w:rPrChange w:id="136" w:author="Groot, Karina de" w:date="2026-02-19T14:05:00Z" w16du:dateUtc="2026-02-19T13:05:00Z">
              <w:rPr>
                <w:rFonts w:ascii="Arial" w:hAnsi="Arial"/>
                <w:color w:val="FF0000"/>
                <w:sz w:val="20"/>
              </w:rPr>
            </w:rPrChange>
          </w:rPr>
          <w:t xml:space="preserve"> </w:t>
        </w:r>
        <w:r w:rsidRPr="005D6B36">
          <w:rPr>
            <w:rFonts w:ascii="Arial" w:hAnsi="Arial"/>
            <w:color w:val="FF0000"/>
            <w:sz w:val="20"/>
          </w:rPr>
          <w:t xml:space="preserve">hierna te noemen: de "Lening". </w:t>
        </w:r>
        <w:r w:rsidRPr="005D6B36">
          <w:rPr>
            <w:rFonts w:ascii="Arial" w:hAnsi="Arial"/>
            <w:color w:val="FF0000"/>
            <w:sz w:val="20"/>
          </w:rPr>
          <w:br/>
        </w:r>
      </w:ins>
      <w:ins w:id="137" w:author="Groote Haar, Linda" w:date="2026-01-26T15:03:00Z">
        <w:r w:rsidRPr="005D6B36">
          <w:rPr>
            <w:rFonts w:ascii="Arial" w:hAnsi="Arial"/>
            <w:color w:val="FF0000"/>
            <w:sz w:val="20"/>
          </w:rPr>
          <w:t>Voor het geval de Schuldenaar uit meer personen bestaat is ieder van hen voor het geheel aansprakelijk.</w:t>
        </w:r>
      </w:ins>
    </w:p>
    <w:p w14:paraId="1FB3154F" w14:textId="77777777" w:rsidR="00AD37D9" w:rsidRPr="005D6B36" w:rsidRDefault="00AD37D9">
      <w:pPr>
        <w:tabs>
          <w:tab w:val="left" w:pos="-1440"/>
          <w:tab w:val="left" w:pos="-720"/>
        </w:tabs>
        <w:suppressAutoHyphens/>
        <w:ind w:left="567" w:right="96"/>
        <w:rPr>
          <w:ins w:id="138" w:author="Groote Haar, Linda" w:date="2026-01-26T15:03:00Z"/>
          <w:rFonts w:ascii="Arial" w:hAnsi="Arial"/>
          <w:color w:val="FF0000"/>
          <w:sz w:val="20"/>
        </w:rPr>
        <w:pPrChange w:id="139" w:author="Groot, Karina de" w:date="2026-02-20T09:49:00Z" w16du:dateUtc="2026-02-20T08:49:00Z">
          <w:pPr>
            <w:tabs>
              <w:tab w:val="left" w:pos="-1440"/>
              <w:tab w:val="left" w:pos="-720"/>
            </w:tabs>
            <w:suppressAutoHyphens/>
            <w:ind w:left="708" w:right="96"/>
          </w:pPr>
        </w:pPrChange>
      </w:pPr>
      <w:ins w:id="140" w:author="Groote Haar, Linda" w:date="2026-01-26T15:03:00Z">
        <w:r w:rsidRPr="005D6B36">
          <w:rPr>
            <w:rFonts w:ascii="Arial" w:hAnsi="Arial"/>
            <w:color w:val="FF0000"/>
            <w:sz w:val="20"/>
          </w:rPr>
          <w:t xml:space="preserve">De Bank verklaart de hiervoor vermelde schuldbekentenis te aanvaarden. </w:t>
        </w:r>
      </w:ins>
    </w:p>
    <w:p w14:paraId="398538DC" w14:textId="100F01F6" w:rsidR="0015305C" w:rsidRPr="005D6B36" w:rsidRDefault="00AD37D9">
      <w:pPr>
        <w:tabs>
          <w:tab w:val="left" w:pos="-1440"/>
          <w:tab w:val="left" w:pos="-720"/>
        </w:tabs>
        <w:suppressAutoHyphens/>
        <w:ind w:left="567" w:right="96"/>
        <w:rPr>
          <w:ins w:id="141" w:author="Groote Haar, Linda" w:date="2026-01-26T16:04:00Z" w16du:dateUtc="2026-01-26T15:04:00Z"/>
          <w:rFonts w:ascii="Arial" w:hAnsi="Arial"/>
          <w:color w:val="FF0000"/>
          <w:sz w:val="20"/>
        </w:rPr>
        <w:pPrChange w:id="142" w:author="Groot, Karina de" w:date="2026-02-20T09:49:00Z" w16du:dateUtc="2026-02-20T08:49:00Z">
          <w:pPr>
            <w:tabs>
              <w:tab w:val="left" w:pos="-1440"/>
              <w:tab w:val="left" w:pos="-720"/>
            </w:tabs>
            <w:suppressAutoHyphens/>
            <w:ind w:right="96"/>
          </w:pPr>
        </w:pPrChange>
      </w:pPr>
      <w:ins w:id="143" w:author="Groote Haar, Linda" w:date="2026-01-26T15:03:00Z">
        <w:r w:rsidRPr="005D6B36">
          <w:rPr>
            <w:rFonts w:ascii="Arial" w:hAnsi="Arial"/>
            <w:color w:val="FF0000"/>
            <w:sz w:val="20"/>
          </w:rPr>
          <w:t>Partijen verklaren dat de Bank de Lening aan de Schuldenaar heeft verstrekt onder het beding van hypotheek- en pandverlening overeenkomstig de Overeenkomst, waarvan blijkt uit het eveneens op heden door de Schuldenaar getekende en aan deze akte gehecht exemplaar.</w:t>
        </w:r>
      </w:ins>
    </w:p>
    <w:p w14:paraId="56E84239" w14:textId="414EAE5C" w:rsidR="00CA7FE2" w:rsidRPr="005D6B36" w:rsidRDefault="00CA7FE2">
      <w:pPr>
        <w:tabs>
          <w:tab w:val="left" w:pos="-1440"/>
          <w:tab w:val="left" w:pos="-720"/>
        </w:tabs>
        <w:suppressAutoHyphens/>
        <w:ind w:left="567" w:right="96" w:hanging="283"/>
        <w:rPr>
          <w:ins w:id="144" w:author="Groote Haar, Linda" w:date="2026-01-26T16:04:00Z"/>
          <w:rFonts w:ascii="Arial" w:hAnsi="Arial"/>
          <w:color w:val="FF0000"/>
          <w:sz w:val="20"/>
        </w:rPr>
        <w:pPrChange w:id="145" w:author="Groot, Karina de" w:date="2026-02-20T09:50:00Z" w16du:dateUtc="2026-02-20T08:50:00Z">
          <w:pPr>
            <w:tabs>
              <w:tab w:val="left" w:pos="-1440"/>
              <w:tab w:val="left" w:pos="-720"/>
            </w:tabs>
            <w:suppressAutoHyphens/>
            <w:ind w:right="96"/>
          </w:pPr>
        </w:pPrChange>
      </w:pPr>
      <w:ins w:id="146" w:author="Groote Haar, Linda" w:date="2026-01-26T16:04:00Z">
        <w:r w:rsidRPr="000F47C0">
          <w:rPr>
            <w:rFonts w:ascii="Arial" w:hAnsi="Arial"/>
            <w:b/>
            <w:bCs/>
            <w:color w:val="FF0000"/>
            <w:sz w:val="20"/>
            <w:rPrChange w:id="147" w:author="Groot, Karina de" w:date="2026-02-20T09:51:00Z" w16du:dateUtc="2026-02-20T08:51:00Z">
              <w:rPr>
                <w:rFonts w:ascii="Arial" w:hAnsi="Arial"/>
                <w:color w:val="FF0000"/>
                <w:sz w:val="20"/>
              </w:rPr>
            </w:rPrChange>
          </w:rPr>
          <w:t>3</w:t>
        </w:r>
        <w:r w:rsidRPr="005D6B36">
          <w:rPr>
            <w:rFonts w:ascii="Arial" w:hAnsi="Arial"/>
            <w:color w:val="FF0000"/>
            <w:sz w:val="20"/>
          </w:rPr>
          <w:t>.</w:t>
        </w:r>
      </w:ins>
      <w:ins w:id="148" w:author="Groot, Karina de" w:date="2026-02-20T09:50:00Z" w16du:dateUtc="2026-02-20T08:50:00Z">
        <w:r w:rsidR="000F47C0">
          <w:rPr>
            <w:rFonts w:ascii="Arial" w:hAnsi="Arial"/>
            <w:color w:val="FF0000"/>
            <w:sz w:val="20"/>
          </w:rPr>
          <w:t xml:space="preserve">  </w:t>
        </w:r>
      </w:ins>
      <w:ins w:id="149" w:author="Groote Haar, Linda" w:date="2026-01-26T16:04:00Z">
        <w:del w:id="150" w:author="Groot, Karina de" w:date="2026-02-20T09:50:00Z" w16du:dateUtc="2026-02-20T08:50:00Z">
          <w:r w:rsidRPr="005D6B36" w:rsidDel="000F47C0">
            <w:rPr>
              <w:rFonts w:ascii="Arial" w:hAnsi="Arial"/>
              <w:color w:val="FF0000"/>
              <w:sz w:val="20"/>
            </w:rPr>
            <w:tab/>
          </w:r>
        </w:del>
        <w:r w:rsidRPr="005D6B36">
          <w:rPr>
            <w:rFonts w:ascii="Arial" w:hAnsi="Arial"/>
            <w:b/>
            <w:bCs/>
            <w:color w:val="FF0000"/>
            <w:sz w:val="20"/>
          </w:rPr>
          <w:t>Gegevens van de lening</w:t>
        </w:r>
        <w:r w:rsidRPr="005D6B36">
          <w:rPr>
            <w:rFonts w:ascii="Arial" w:hAnsi="Arial"/>
            <w:color w:val="FF0000"/>
            <w:sz w:val="20"/>
          </w:rPr>
          <w:t xml:space="preserve"> </w:t>
        </w:r>
      </w:ins>
    </w:p>
    <w:p w14:paraId="3FC2703E" w14:textId="77777777" w:rsidR="00CA7FE2" w:rsidRPr="005D6B36" w:rsidRDefault="00CA7FE2">
      <w:pPr>
        <w:tabs>
          <w:tab w:val="left" w:pos="-1440"/>
          <w:tab w:val="left" w:pos="-720"/>
        </w:tabs>
        <w:suppressAutoHyphens/>
        <w:ind w:left="567" w:right="96"/>
        <w:rPr>
          <w:ins w:id="151" w:author="Groote Haar, Linda" w:date="2026-01-26T16:04:00Z"/>
          <w:rFonts w:ascii="Arial" w:hAnsi="Arial"/>
          <w:color w:val="FF0000"/>
          <w:sz w:val="20"/>
          <w:u w:val="single"/>
        </w:rPr>
        <w:pPrChange w:id="152" w:author="Groot, Karina de" w:date="2026-02-20T09:51:00Z" w16du:dateUtc="2026-02-20T08:51:00Z">
          <w:pPr>
            <w:tabs>
              <w:tab w:val="left" w:pos="-1440"/>
              <w:tab w:val="left" w:pos="-720"/>
            </w:tabs>
            <w:suppressAutoHyphens/>
            <w:ind w:right="96"/>
          </w:pPr>
        </w:pPrChange>
      </w:pPr>
      <w:ins w:id="153" w:author="Groote Haar, Linda" w:date="2026-01-26T16:04:00Z" w16du:dateUtc="2026-01-26T15:04:00Z">
        <w:del w:id="154" w:author="Groot, Karina de" w:date="2026-02-20T09:51:00Z" w16du:dateUtc="2026-02-20T08:51:00Z">
          <w:r w:rsidRPr="005D6B36" w:rsidDel="000F47C0">
            <w:rPr>
              <w:rFonts w:ascii="Arial" w:hAnsi="Arial"/>
              <w:color w:val="FF0000"/>
              <w:sz w:val="20"/>
            </w:rPr>
            <w:tab/>
          </w:r>
        </w:del>
      </w:ins>
      <w:ins w:id="155" w:author="Groote Haar, Linda" w:date="2026-01-26T16:04:00Z">
        <w:r w:rsidRPr="005D6B36">
          <w:rPr>
            <w:rFonts w:ascii="Arial" w:hAnsi="Arial"/>
            <w:color w:val="FF0000"/>
            <w:sz w:val="20"/>
            <w:u w:val="single"/>
          </w:rPr>
          <w:t xml:space="preserve">Looptijd en aflossing </w:t>
        </w:r>
      </w:ins>
    </w:p>
    <w:p w14:paraId="2158D8DC" w14:textId="4AA6892E" w:rsidR="00CA7FE2" w:rsidRPr="005D6B36" w:rsidRDefault="00CA7FE2">
      <w:pPr>
        <w:tabs>
          <w:tab w:val="left" w:pos="-1440"/>
          <w:tab w:val="left" w:pos="-720"/>
        </w:tabs>
        <w:suppressAutoHyphens/>
        <w:ind w:left="567" w:right="96"/>
        <w:rPr>
          <w:ins w:id="156" w:author="Groote Haar, Linda" w:date="2026-01-26T16:04:00Z"/>
          <w:rFonts w:ascii="Arial" w:hAnsi="Arial"/>
          <w:color w:val="FF0000"/>
          <w:sz w:val="20"/>
        </w:rPr>
        <w:pPrChange w:id="157" w:author="Groot, Karina de" w:date="2026-02-20T09:51:00Z" w16du:dateUtc="2026-02-20T08:51:00Z">
          <w:pPr>
            <w:tabs>
              <w:tab w:val="left" w:pos="-1440"/>
              <w:tab w:val="left" w:pos="-720"/>
            </w:tabs>
            <w:suppressAutoHyphens/>
            <w:ind w:right="96"/>
          </w:pPr>
        </w:pPrChange>
      </w:pPr>
      <w:ins w:id="158" w:author="Groote Haar, Linda" w:date="2026-01-26T16:04:00Z">
        <w:r w:rsidRPr="005D6B36">
          <w:rPr>
            <w:rFonts w:ascii="Arial" w:hAnsi="Arial"/>
            <w:color w:val="FF0000"/>
            <w:sz w:val="20"/>
          </w:rPr>
          <w:t>De Lening heeft een looptijd zoals bepaald in de Overeenkomst. De aflossing van de Lening vindt plaats op de wijze die is bepaald in de Overeenkomst.</w:t>
        </w:r>
      </w:ins>
    </w:p>
    <w:p w14:paraId="68843DB2" w14:textId="77777777" w:rsidR="00CA7FE2" w:rsidRPr="005D6B36" w:rsidRDefault="00CA7FE2">
      <w:pPr>
        <w:tabs>
          <w:tab w:val="left" w:pos="-1440"/>
          <w:tab w:val="left" w:pos="-720"/>
        </w:tabs>
        <w:suppressAutoHyphens/>
        <w:ind w:left="567" w:right="96"/>
        <w:rPr>
          <w:ins w:id="159" w:author="Groote Haar, Linda" w:date="2026-01-26T16:04:00Z"/>
          <w:rFonts w:ascii="Arial" w:hAnsi="Arial"/>
          <w:color w:val="FF0000"/>
          <w:sz w:val="20"/>
          <w:u w:val="single"/>
        </w:rPr>
        <w:pPrChange w:id="160" w:author="Groot, Karina de" w:date="2026-02-20T09:51:00Z" w16du:dateUtc="2026-02-20T08:51:00Z">
          <w:pPr>
            <w:tabs>
              <w:tab w:val="left" w:pos="-1440"/>
              <w:tab w:val="left" w:pos="-720"/>
            </w:tabs>
            <w:suppressAutoHyphens/>
            <w:ind w:right="96"/>
          </w:pPr>
        </w:pPrChange>
      </w:pPr>
      <w:ins w:id="161" w:author="Groote Haar, Linda" w:date="2026-01-26T16:04:00Z">
        <w:del w:id="162" w:author="Groot, Karina de" w:date="2026-02-20T09:51:00Z" w16du:dateUtc="2026-02-20T08:51:00Z">
          <w:r w:rsidRPr="005D6B36" w:rsidDel="000F47C0">
            <w:rPr>
              <w:rFonts w:ascii="Arial" w:hAnsi="Arial"/>
              <w:color w:val="FF0000"/>
              <w:sz w:val="20"/>
            </w:rPr>
            <w:tab/>
          </w:r>
        </w:del>
        <w:r w:rsidRPr="005D6B36">
          <w:rPr>
            <w:rFonts w:ascii="Arial" w:hAnsi="Arial"/>
            <w:color w:val="FF0000"/>
            <w:sz w:val="20"/>
            <w:u w:val="single"/>
          </w:rPr>
          <w:t xml:space="preserve">Rente </w:t>
        </w:r>
      </w:ins>
    </w:p>
    <w:p w14:paraId="343FC456" w14:textId="77777777" w:rsidR="00CA7FE2" w:rsidRPr="005D6B36" w:rsidRDefault="00CA7FE2">
      <w:pPr>
        <w:tabs>
          <w:tab w:val="left" w:pos="-1440"/>
          <w:tab w:val="left" w:pos="-720"/>
        </w:tabs>
        <w:suppressAutoHyphens/>
        <w:ind w:left="567" w:right="96"/>
        <w:rPr>
          <w:ins w:id="163" w:author="Groote Haar, Linda" w:date="2026-01-26T16:05:00Z" w16du:dateUtc="2026-01-26T15:05:00Z"/>
          <w:rFonts w:ascii="Arial" w:hAnsi="Arial"/>
          <w:color w:val="FF0000"/>
          <w:sz w:val="20"/>
        </w:rPr>
        <w:pPrChange w:id="164" w:author="Groot, Karina de" w:date="2026-02-20T09:51:00Z" w16du:dateUtc="2026-02-20T08:51:00Z">
          <w:pPr>
            <w:tabs>
              <w:tab w:val="left" w:pos="-1440"/>
              <w:tab w:val="left" w:pos="-720"/>
            </w:tabs>
            <w:suppressAutoHyphens/>
            <w:ind w:left="708" w:right="96"/>
          </w:pPr>
        </w:pPrChange>
      </w:pPr>
      <w:ins w:id="165" w:author="Groote Haar, Linda" w:date="2026-01-26T16:04:00Z">
        <w:r w:rsidRPr="005D6B36">
          <w:rPr>
            <w:rFonts w:ascii="Arial" w:hAnsi="Arial"/>
            <w:color w:val="FF0000"/>
            <w:sz w:val="20"/>
          </w:rPr>
          <w:t xml:space="preserve">De Schuldenaar is rente over de Lening verschuldigd, die wordt berekend en vastgesteld op de in de Overeenkomst bepaalde wijze. </w:t>
        </w:r>
      </w:ins>
    </w:p>
    <w:p w14:paraId="550EC6B8" w14:textId="77777777" w:rsidR="00CA7FE2" w:rsidRPr="005D6B36" w:rsidRDefault="00CA7FE2">
      <w:pPr>
        <w:tabs>
          <w:tab w:val="left" w:pos="-1440"/>
          <w:tab w:val="left" w:pos="-720"/>
        </w:tabs>
        <w:suppressAutoHyphens/>
        <w:ind w:left="567" w:right="96"/>
        <w:rPr>
          <w:ins w:id="166" w:author="Groote Haar, Linda" w:date="2026-01-26T16:05:00Z"/>
          <w:rFonts w:ascii="Arial" w:hAnsi="Arial"/>
          <w:color w:val="FF0000"/>
          <w:sz w:val="20"/>
          <w:u w:val="single"/>
        </w:rPr>
        <w:pPrChange w:id="167" w:author="Groot, Karina de" w:date="2026-02-20T09:52:00Z" w16du:dateUtc="2026-02-20T08:52:00Z">
          <w:pPr>
            <w:tabs>
              <w:tab w:val="left" w:pos="-1440"/>
              <w:tab w:val="left" w:pos="-720"/>
            </w:tabs>
            <w:suppressAutoHyphens/>
            <w:ind w:left="708" w:right="96"/>
          </w:pPr>
        </w:pPrChange>
      </w:pPr>
      <w:ins w:id="168" w:author="Groote Haar, Linda" w:date="2026-01-26T16:05:00Z">
        <w:r w:rsidRPr="005D6B36">
          <w:rPr>
            <w:rFonts w:ascii="Arial" w:hAnsi="Arial"/>
            <w:color w:val="FF0000"/>
            <w:sz w:val="20"/>
            <w:u w:val="single"/>
          </w:rPr>
          <w:t xml:space="preserve">Algemene Voorwaarden </w:t>
        </w:r>
      </w:ins>
    </w:p>
    <w:p w14:paraId="32EA7176" w14:textId="77777777" w:rsidR="00CA7FE2" w:rsidRPr="005D6B36" w:rsidRDefault="00CA7FE2">
      <w:pPr>
        <w:tabs>
          <w:tab w:val="left" w:pos="-1440"/>
          <w:tab w:val="left" w:pos="-720"/>
        </w:tabs>
        <w:suppressAutoHyphens/>
        <w:ind w:left="567" w:right="96"/>
        <w:rPr>
          <w:ins w:id="169" w:author="Groote Haar, Linda" w:date="2026-01-26T16:05:00Z"/>
          <w:rFonts w:ascii="Arial" w:hAnsi="Arial"/>
          <w:color w:val="FF0000"/>
          <w:sz w:val="20"/>
        </w:rPr>
        <w:pPrChange w:id="170" w:author="Groot, Karina de" w:date="2026-02-20T09:52:00Z" w16du:dateUtc="2026-02-20T08:52:00Z">
          <w:pPr>
            <w:tabs>
              <w:tab w:val="left" w:pos="-1440"/>
              <w:tab w:val="left" w:pos="-720"/>
            </w:tabs>
            <w:suppressAutoHyphens/>
            <w:ind w:left="708" w:right="96"/>
          </w:pPr>
        </w:pPrChange>
      </w:pPr>
      <w:ins w:id="171" w:author="Groote Haar, Linda" w:date="2026-01-26T16:05:00Z">
        <w:r w:rsidRPr="005D6B36">
          <w:rPr>
            <w:rFonts w:ascii="Arial" w:hAnsi="Arial"/>
            <w:color w:val="FF0000"/>
            <w:sz w:val="20"/>
          </w:rPr>
          <w:t>De Overeenkomst wordt geacht onderdeel uit te maken van deze akte als ware zij daarin woordelijk opgenomen.</w:t>
        </w:r>
      </w:ins>
    </w:p>
    <w:p w14:paraId="670F95EE" w14:textId="77777777" w:rsidR="00CA7FE2" w:rsidRPr="005D6B36" w:rsidRDefault="00CA7FE2">
      <w:pPr>
        <w:tabs>
          <w:tab w:val="left" w:pos="-1440"/>
          <w:tab w:val="left" w:pos="-720"/>
        </w:tabs>
        <w:suppressAutoHyphens/>
        <w:ind w:left="567" w:right="96"/>
        <w:rPr>
          <w:ins w:id="172" w:author="Groote Haar, Linda" w:date="2026-01-26T16:05:00Z"/>
          <w:rFonts w:ascii="Arial" w:hAnsi="Arial"/>
          <w:color w:val="FF0000"/>
          <w:sz w:val="20"/>
        </w:rPr>
        <w:pPrChange w:id="173" w:author="Groot, Karina de" w:date="2026-02-20T09:52:00Z" w16du:dateUtc="2026-02-20T08:52:00Z">
          <w:pPr>
            <w:tabs>
              <w:tab w:val="left" w:pos="-1440"/>
              <w:tab w:val="left" w:pos="-720"/>
            </w:tabs>
            <w:suppressAutoHyphens/>
            <w:ind w:left="708" w:right="96"/>
          </w:pPr>
        </w:pPrChange>
      </w:pPr>
      <w:ins w:id="174" w:author="Groote Haar, Linda" w:date="2026-01-26T16:05:00Z">
        <w:r w:rsidRPr="005D6B36">
          <w:rPr>
            <w:rFonts w:ascii="Arial" w:hAnsi="Arial"/>
            <w:color w:val="FF0000"/>
            <w:sz w:val="20"/>
          </w:rPr>
          <w:t>Op de Overeenkomst en op deze akte en de daarbij te verstrekken rechten van hypotheek en pand zijn van toepassing:</w:t>
        </w:r>
      </w:ins>
    </w:p>
    <w:p w14:paraId="5BF7B209" w14:textId="6FB26386" w:rsidR="00CA7FE2" w:rsidRPr="004A17CC" w:rsidRDefault="00CA7FE2">
      <w:pPr>
        <w:pStyle w:val="Lijstalinea"/>
        <w:numPr>
          <w:ilvl w:val="0"/>
          <w:numId w:val="43"/>
        </w:numPr>
        <w:tabs>
          <w:tab w:val="left" w:pos="-1440"/>
          <w:tab w:val="left" w:pos="-720"/>
        </w:tabs>
        <w:suppressAutoHyphens/>
        <w:ind w:right="96" w:hanging="513"/>
        <w:rPr>
          <w:ins w:id="175" w:author="Groote Haar, Linda" w:date="2026-01-26T16:05:00Z"/>
          <w:rFonts w:ascii="Arial" w:hAnsi="Arial"/>
          <w:color w:val="FF0000"/>
          <w:sz w:val="20"/>
          <w:rPrChange w:id="176" w:author="Groot, Karina de" w:date="2026-02-20T09:57:00Z" w16du:dateUtc="2026-02-20T08:57:00Z">
            <w:rPr>
              <w:ins w:id="177" w:author="Groote Haar, Linda" w:date="2026-01-26T16:05:00Z"/>
            </w:rPr>
          </w:rPrChange>
        </w:rPr>
        <w:pPrChange w:id="178" w:author="Groot, Karina de" w:date="2026-02-20T09:57:00Z" w16du:dateUtc="2026-02-20T08:57:00Z">
          <w:pPr>
            <w:numPr>
              <w:numId w:val="37"/>
            </w:numPr>
            <w:tabs>
              <w:tab w:val="left" w:pos="-1440"/>
              <w:tab w:val="left" w:pos="-720"/>
            </w:tabs>
            <w:suppressAutoHyphens/>
            <w:ind w:left="1068" w:right="96" w:hanging="360"/>
          </w:pPr>
        </w:pPrChange>
      </w:pPr>
      <w:ins w:id="179" w:author="Groote Haar, Linda" w:date="2026-01-26T16:05:00Z">
        <w:r w:rsidRPr="004A17CC">
          <w:rPr>
            <w:rFonts w:ascii="Arial" w:hAnsi="Arial"/>
            <w:color w:val="FF0000"/>
            <w:sz w:val="20"/>
            <w:rPrChange w:id="180" w:author="Groot, Karina de" w:date="2026-02-20T09:57:00Z" w16du:dateUtc="2026-02-20T08:57:00Z">
              <w:rPr/>
            </w:rPrChange>
          </w:rPr>
          <w:t>De bepalingen in de Overeenkomst,</w:t>
        </w:r>
      </w:ins>
    </w:p>
    <w:p w14:paraId="4875F6A9" w14:textId="1A7D2CA1" w:rsidR="00CA7FE2" w:rsidRPr="004A17CC" w:rsidRDefault="00CA7FE2">
      <w:pPr>
        <w:pStyle w:val="Lijstalinea"/>
        <w:numPr>
          <w:ilvl w:val="0"/>
          <w:numId w:val="43"/>
        </w:numPr>
        <w:tabs>
          <w:tab w:val="left" w:pos="-1440"/>
          <w:tab w:val="left" w:pos="-720"/>
        </w:tabs>
        <w:suppressAutoHyphens/>
        <w:ind w:right="96" w:hanging="513"/>
        <w:rPr>
          <w:ins w:id="181" w:author="Groote Haar, Linda" w:date="2026-01-26T16:05:00Z"/>
          <w:rFonts w:ascii="Arial" w:hAnsi="Arial"/>
          <w:color w:val="FF0000"/>
          <w:sz w:val="20"/>
          <w:rPrChange w:id="182" w:author="Groot, Karina de" w:date="2026-02-20T09:55:00Z" w16du:dateUtc="2026-02-20T08:55:00Z">
            <w:rPr>
              <w:ins w:id="183" w:author="Groote Haar, Linda" w:date="2026-01-26T16:05:00Z"/>
            </w:rPr>
          </w:rPrChange>
        </w:rPr>
        <w:pPrChange w:id="184" w:author="Groot, Karina de" w:date="2026-02-20T09:57:00Z" w16du:dateUtc="2026-02-20T08:57:00Z">
          <w:pPr>
            <w:numPr>
              <w:numId w:val="37"/>
            </w:numPr>
            <w:tabs>
              <w:tab w:val="left" w:pos="-1440"/>
              <w:tab w:val="left" w:pos="-720"/>
            </w:tabs>
            <w:suppressAutoHyphens/>
            <w:ind w:left="1068" w:right="96" w:hanging="360"/>
          </w:pPr>
        </w:pPrChange>
      </w:pPr>
      <w:ins w:id="185" w:author="Groote Haar, Linda" w:date="2026-01-26T16:05:00Z">
        <w:r w:rsidRPr="004A17CC">
          <w:rPr>
            <w:rFonts w:ascii="Arial" w:hAnsi="Arial"/>
            <w:color w:val="FF0000"/>
            <w:sz w:val="20"/>
            <w:rPrChange w:id="186" w:author="Groot, Karina de" w:date="2026-02-20T09:55:00Z" w16du:dateUtc="2026-02-20T08:55:00Z">
              <w:rPr/>
            </w:rPrChange>
          </w:rPr>
          <w:t>De overige bepalingen vervat in de bij de Overeenkomst door de Bank aan de Schuldenaar verstrekte brochures en documenten, hierna te noemen: "de Basisinformatie",</w:t>
        </w:r>
      </w:ins>
    </w:p>
    <w:p w14:paraId="708480BE" w14:textId="1FCEE22B" w:rsidR="00CA7FE2" w:rsidRPr="004A17CC" w:rsidRDefault="00CA7FE2">
      <w:pPr>
        <w:pStyle w:val="Lijstalinea"/>
        <w:numPr>
          <w:ilvl w:val="0"/>
          <w:numId w:val="43"/>
        </w:numPr>
        <w:tabs>
          <w:tab w:val="left" w:pos="-1440"/>
          <w:tab w:val="left" w:pos="-720"/>
        </w:tabs>
        <w:suppressAutoHyphens/>
        <w:ind w:right="96"/>
        <w:rPr>
          <w:ins w:id="187" w:author="Groote Haar, Linda" w:date="2026-01-26T16:05:00Z"/>
          <w:rFonts w:ascii="Arial" w:hAnsi="Arial"/>
          <w:color w:val="FF0000"/>
          <w:sz w:val="20"/>
          <w:rPrChange w:id="188" w:author="Groot, Karina de" w:date="2026-02-20T09:58:00Z" w16du:dateUtc="2026-02-20T08:58:00Z">
            <w:rPr>
              <w:ins w:id="189" w:author="Groote Haar, Linda" w:date="2026-01-26T16:05:00Z"/>
            </w:rPr>
          </w:rPrChange>
        </w:rPr>
        <w:pPrChange w:id="190" w:author="Groot, Karina de" w:date="2026-02-20T09:58:00Z" w16du:dateUtc="2026-02-20T08:58:00Z">
          <w:pPr>
            <w:numPr>
              <w:numId w:val="37"/>
            </w:numPr>
            <w:tabs>
              <w:tab w:val="left" w:pos="-1440"/>
              <w:tab w:val="left" w:pos="-720"/>
            </w:tabs>
            <w:suppressAutoHyphens/>
            <w:ind w:left="1068" w:right="96" w:hanging="360"/>
          </w:pPr>
        </w:pPrChange>
      </w:pPr>
      <w:ins w:id="191" w:author="Groote Haar, Linda" w:date="2026-01-26T16:05:00Z">
        <w:r w:rsidRPr="004A17CC">
          <w:rPr>
            <w:rFonts w:ascii="Arial" w:hAnsi="Arial"/>
            <w:color w:val="FF0000"/>
            <w:sz w:val="20"/>
            <w:rPrChange w:id="192" w:author="Groot, Karina de" w:date="2026-02-20T09:58:00Z" w16du:dateUtc="2026-02-20T08:58:00Z">
              <w:rPr/>
            </w:rPrChange>
          </w:rPr>
          <w:lastRenderedPageBreak/>
          <w:t>De Algemene Voorwaarden ING Hypotheken, vastgesteld bij akte op vier maart tweeduizend tien verleden voor mr. M.J.A. Laenen, notaris te Amsterdam, bij afschrift ingeschreven ten kantore van de Dienst voor het kadaster en de openbare registers op achttien juni tweeduizend vijfentwintig in register Onroerende Zaken Hypotheken 3, deel 89519, nummer 72, gedeponeerd ter Griffie van de Rechtbank Amsterdam op vier maart tweeduizend tien onder nummer 32/2010, hierna te noemen: de "Algemene Hypotheekvoorwaarden".</w:t>
        </w:r>
      </w:ins>
    </w:p>
    <w:p w14:paraId="47F34271" w14:textId="7703E9E2" w:rsidR="00CA7FE2" w:rsidRPr="005D6B36" w:rsidRDefault="00CA7FE2" w:rsidP="00E25692">
      <w:pPr>
        <w:tabs>
          <w:tab w:val="left" w:pos="-1440"/>
          <w:tab w:val="left" w:pos="-720"/>
        </w:tabs>
        <w:suppressAutoHyphens/>
        <w:ind w:left="708" w:right="96"/>
        <w:rPr>
          <w:ins w:id="193" w:author="Groote Haar, Linda" w:date="2026-01-26T16:05:00Z"/>
          <w:rFonts w:ascii="Arial" w:hAnsi="Arial"/>
          <w:color w:val="FF0000"/>
          <w:sz w:val="20"/>
        </w:rPr>
      </w:pPr>
      <w:ins w:id="194" w:author="Groote Haar, Linda" w:date="2026-01-26T16:05:00Z">
        <w:r w:rsidRPr="005D6B36">
          <w:rPr>
            <w:rFonts w:ascii="Arial" w:hAnsi="Arial"/>
            <w:color w:val="FF0000"/>
            <w:sz w:val="20"/>
          </w:rPr>
          <w:t xml:space="preserve">De bepalingen opgenomen in de onder a. tot en met c. genoemde documenten en de bepalingen opgenomen in deze akte tezamen ook te noemen: "de Voorwaarden". </w:t>
        </w:r>
      </w:ins>
    </w:p>
    <w:p w14:paraId="32A62ACE" w14:textId="0BB7AAFF" w:rsidR="00CA7FE2" w:rsidRPr="005D6B36" w:rsidRDefault="00CA7FE2" w:rsidP="00E25692">
      <w:pPr>
        <w:tabs>
          <w:tab w:val="left" w:pos="-1440"/>
          <w:tab w:val="left" w:pos="-720"/>
        </w:tabs>
        <w:suppressAutoHyphens/>
        <w:ind w:left="708" w:right="96"/>
        <w:rPr>
          <w:ins w:id="195" w:author="Groote Haar, Linda" w:date="2026-01-26T16:05:00Z"/>
          <w:rFonts w:ascii="Arial" w:hAnsi="Arial"/>
          <w:color w:val="FF0000"/>
          <w:sz w:val="20"/>
        </w:rPr>
      </w:pPr>
      <w:ins w:id="196" w:author="Groote Haar, Linda" w:date="2026-01-26T16:05:00Z">
        <w:r w:rsidRPr="005D6B36">
          <w:rPr>
            <w:rFonts w:ascii="Arial" w:hAnsi="Arial"/>
            <w:color w:val="FF0000"/>
            <w:sz w:val="20"/>
          </w:rPr>
          <w:t>Bij strijdigheid tussen de bepalingen van de Overeenkomst, de Basisinformatie en de Algemene Hypotheekvoorwaarden gaan de bepalingen van deze offerte voor. Bij strijdigheid tussen de Basisinformatie en Algemene Hypotheekvoorwaarden gaan de bepalingen van de Basisinformatie voor.</w:t>
        </w:r>
      </w:ins>
    </w:p>
    <w:p w14:paraId="3DF9FA38" w14:textId="38AB890F" w:rsidR="00CA7FE2" w:rsidRPr="005D6B36" w:rsidRDefault="00CA7FE2" w:rsidP="00E25692">
      <w:pPr>
        <w:tabs>
          <w:tab w:val="left" w:pos="-1440"/>
          <w:tab w:val="left" w:pos="-720"/>
        </w:tabs>
        <w:suppressAutoHyphens/>
        <w:ind w:left="708" w:right="96"/>
        <w:rPr>
          <w:ins w:id="197" w:author="Groote Haar, Linda" w:date="2026-01-26T16:05:00Z"/>
          <w:rFonts w:ascii="Arial" w:hAnsi="Arial"/>
          <w:color w:val="FF0000"/>
          <w:sz w:val="20"/>
        </w:rPr>
      </w:pPr>
      <w:ins w:id="198" w:author="Groote Haar, Linda" w:date="2026-01-26T16:05:00Z">
        <w:r w:rsidRPr="005D6B36">
          <w:rPr>
            <w:rFonts w:ascii="Arial" w:hAnsi="Arial"/>
            <w:color w:val="FF0000"/>
            <w:sz w:val="20"/>
          </w:rPr>
          <w:t xml:space="preserve">De Voorwaarden worden geacht onderdeel te zijn van deze akte als ware zij daarin woordelijk opgenomen. De Hypotheekgever verklaart een exemplaar van de Voorwaarden te hebben ontvangen, van de inhoud daarvan kennis te hebben genomen en met de inhoud in te stemmen. </w:t>
        </w:r>
      </w:ins>
    </w:p>
    <w:p w14:paraId="1980AA79" w14:textId="26ACE99A" w:rsidR="00CA7FE2" w:rsidRPr="005D6B36" w:rsidRDefault="00CA7FE2">
      <w:pPr>
        <w:tabs>
          <w:tab w:val="left" w:pos="-1440"/>
          <w:tab w:val="left" w:pos="-720"/>
        </w:tabs>
        <w:suppressAutoHyphens/>
        <w:ind w:left="708" w:right="96"/>
        <w:rPr>
          <w:ins w:id="199" w:author="Groote Haar, Linda" w:date="2026-01-26T16:05:00Z" w16du:dateUtc="2026-01-26T15:05:00Z"/>
          <w:rFonts w:ascii="Arial" w:hAnsi="Arial"/>
          <w:color w:val="FF0000"/>
          <w:sz w:val="20"/>
        </w:rPr>
        <w:pPrChange w:id="200" w:author="Groote Haar, Linda" w:date="2026-02-16T15:02:00Z" w16du:dateUtc="2026-02-16T14:02:00Z">
          <w:pPr>
            <w:tabs>
              <w:tab w:val="left" w:pos="-1440"/>
              <w:tab w:val="left" w:pos="-720"/>
            </w:tabs>
            <w:suppressAutoHyphens/>
            <w:ind w:right="96"/>
          </w:pPr>
        </w:pPrChange>
      </w:pPr>
      <w:ins w:id="201" w:author="Groote Haar, Linda" w:date="2026-01-26T16:05:00Z">
        <w:r w:rsidRPr="005D6B36">
          <w:rPr>
            <w:rFonts w:ascii="Arial" w:hAnsi="Arial"/>
            <w:color w:val="FF0000"/>
            <w:sz w:val="20"/>
          </w:rPr>
          <w:t xml:space="preserve">Een afschrift van de Overeenkomst wordt aan deze akte gehecht. </w:t>
        </w:r>
      </w:ins>
    </w:p>
    <w:p w14:paraId="5D00012A" w14:textId="775F312F" w:rsidR="00CA7FE2" w:rsidRPr="0090226A" w:rsidRDefault="00CA7FE2" w:rsidP="00CA7FE2">
      <w:pPr>
        <w:tabs>
          <w:tab w:val="left" w:pos="-1440"/>
          <w:tab w:val="left" w:pos="-720"/>
        </w:tabs>
        <w:suppressAutoHyphens/>
        <w:ind w:right="96"/>
        <w:rPr>
          <w:ins w:id="202" w:author="Groote Haar, Linda" w:date="2026-01-26T16:05:00Z"/>
          <w:rFonts w:ascii="Arial" w:hAnsi="Arial"/>
          <w:color w:val="FF0000"/>
          <w:sz w:val="20"/>
        </w:rPr>
      </w:pPr>
      <w:ins w:id="203" w:author="Groote Haar, Linda" w:date="2026-01-26T16:05:00Z">
        <w:del w:id="204" w:author="Groot, Karina de" w:date="2026-02-20T10:01:00Z" w16du:dateUtc="2026-02-20T09:01:00Z">
          <w:r w:rsidRPr="005D6B36" w:rsidDel="004A17CC">
            <w:rPr>
              <w:rFonts w:ascii="Arial" w:hAnsi="Arial"/>
              <w:color w:val="FF0000"/>
              <w:sz w:val="20"/>
            </w:rPr>
            <w:delText xml:space="preserve">3.2   </w:delText>
          </w:r>
        </w:del>
      </w:ins>
      <w:ins w:id="205" w:author="Groote Haar, Linda" w:date="2026-01-27T13:08:00Z" w16du:dateUtc="2026-01-27T12:08:00Z">
        <w:r w:rsidR="00D2082E" w:rsidRPr="005D6B36">
          <w:rPr>
            <w:rFonts w:ascii="Arial" w:hAnsi="Arial"/>
            <w:color w:val="FF0000"/>
            <w:sz w:val="20"/>
          </w:rPr>
          <w:tab/>
        </w:r>
      </w:ins>
      <w:ins w:id="206" w:author="Groote Haar, Linda" w:date="2026-01-26T16:05:00Z">
        <w:r w:rsidRPr="0090226A">
          <w:rPr>
            <w:rFonts w:ascii="Arial" w:hAnsi="Arial"/>
            <w:color w:val="FF0000"/>
            <w:sz w:val="20"/>
            <w:u w:val="single"/>
            <w:rPrChange w:id="207" w:author="Groot, Karina de" w:date="2026-02-23T15:19:00Z" w16du:dateUtc="2026-02-23T14:19:00Z">
              <w:rPr>
                <w:rFonts w:ascii="Arial" w:hAnsi="Arial"/>
                <w:b/>
                <w:bCs/>
                <w:color w:val="FF0000"/>
                <w:sz w:val="20"/>
                <w:u w:val="single"/>
              </w:rPr>
            </w:rPrChange>
          </w:rPr>
          <w:t>Begrippen</w:t>
        </w:r>
        <w:r w:rsidRPr="0090226A">
          <w:rPr>
            <w:rFonts w:ascii="Arial" w:hAnsi="Arial"/>
            <w:color w:val="FF0000"/>
            <w:sz w:val="20"/>
          </w:rPr>
          <w:t xml:space="preserve"> </w:t>
        </w:r>
      </w:ins>
    </w:p>
    <w:p w14:paraId="64398132" w14:textId="77777777" w:rsidR="00CA7FE2" w:rsidRPr="005D6B36" w:rsidRDefault="00CA7FE2">
      <w:pPr>
        <w:tabs>
          <w:tab w:val="left" w:pos="-1440"/>
          <w:tab w:val="left" w:pos="-720"/>
        </w:tabs>
        <w:suppressAutoHyphens/>
        <w:ind w:left="708" w:right="96"/>
        <w:rPr>
          <w:ins w:id="208" w:author="Groote Haar, Linda" w:date="2026-01-26T16:05:00Z"/>
          <w:rFonts w:ascii="Arial" w:hAnsi="Arial"/>
          <w:color w:val="FF0000"/>
          <w:sz w:val="20"/>
        </w:rPr>
        <w:pPrChange w:id="209" w:author="Groote Haar, Linda" w:date="2026-01-26T16:05:00Z" w16du:dateUtc="2026-01-26T15:05:00Z">
          <w:pPr>
            <w:tabs>
              <w:tab w:val="left" w:pos="-1440"/>
              <w:tab w:val="left" w:pos="-720"/>
            </w:tabs>
            <w:suppressAutoHyphens/>
            <w:ind w:right="96"/>
          </w:pPr>
        </w:pPrChange>
      </w:pPr>
      <w:ins w:id="210" w:author="Groote Haar, Linda" w:date="2026-01-26T16:05:00Z">
        <w:r w:rsidRPr="005D6B36">
          <w:rPr>
            <w:rFonts w:ascii="Arial" w:hAnsi="Arial"/>
            <w:color w:val="FF0000"/>
            <w:sz w:val="20"/>
          </w:rPr>
          <w:t xml:space="preserve">Begrippen die in deze akte worden gebruikt, hebben de betekenis die daaraan is toegekend in de Algemene Hypotheekvoorwaarden, ook indien deze in de Algemene Hypotheekvoorwaarden met kleine letter zijn gedefinieerd en in de akte met hoofdletter zijn aangeduid, tenzij in deze akte anders is bepaald of uit de strekking van deze akte het tegendeel voortvloeit. </w:t>
        </w:r>
      </w:ins>
    </w:p>
    <w:p w14:paraId="12BEDBB4" w14:textId="488F62CB" w:rsidR="00CA7FE2" w:rsidRPr="005D6B36" w:rsidRDefault="00CA7FE2" w:rsidP="00E25692">
      <w:pPr>
        <w:tabs>
          <w:tab w:val="left" w:pos="-1440"/>
          <w:tab w:val="left" w:pos="-720"/>
        </w:tabs>
        <w:suppressAutoHyphens/>
        <w:ind w:left="708" w:right="96"/>
        <w:rPr>
          <w:ins w:id="211" w:author="Groote Haar, Linda" w:date="2026-01-26T16:05:00Z"/>
          <w:rFonts w:ascii="Arial" w:hAnsi="Arial"/>
          <w:color w:val="FF0000"/>
          <w:sz w:val="20"/>
        </w:rPr>
      </w:pPr>
      <w:ins w:id="212" w:author="Groote Haar, Linda" w:date="2026-01-26T16:05:00Z">
        <w:r w:rsidRPr="005D6B36">
          <w:rPr>
            <w:rFonts w:ascii="Arial" w:hAnsi="Arial"/>
            <w:color w:val="FF0000"/>
            <w:sz w:val="20"/>
          </w:rPr>
          <w:t>Titels en kopjes dienen slechts ter identi</w:t>
        </w:r>
      </w:ins>
      <w:ins w:id="213" w:author="Groot, Karina de" w:date="2026-02-26T14:17:00Z" w16du:dateUtc="2026-02-26T13:17:00Z">
        <w:r w:rsidR="00620DB0">
          <w:rPr>
            <w:rFonts w:ascii="Arial" w:hAnsi="Arial"/>
            <w:color w:val="FF0000"/>
            <w:sz w:val="20"/>
          </w:rPr>
          <w:t>fi</w:t>
        </w:r>
      </w:ins>
      <w:ins w:id="214" w:author="Groote Haar, Linda" w:date="2026-01-26T16:05:00Z">
        <w:del w:id="215" w:author="Groot, Karina de" w:date="2026-02-26T14:17:00Z" w16du:dateUtc="2026-02-26T13:17:00Z">
          <w:r w:rsidRPr="005D6B36" w:rsidDel="00620DB0">
            <w:rPr>
              <w:rFonts w:ascii="Arial" w:hAnsi="Arial"/>
              <w:color w:val="FF0000"/>
              <w:sz w:val="20"/>
            </w:rPr>
            <w:delText>ﬁ</w:delText>
          </w:r>
        </w:del>
        <w:r w:rsidRPr="005D6B36">
          <w:rPr>
            <w:rFonts w:ascii="Arial" w:hAnsi="Arial"/>
            <w:color w:val="FF0000"/>
            <w:sz w:val="20"/>
          </w:rPr>
          <w:t>catie en zijn zij niet van invloed op de uitleg van deze akte of de Overeenkomst.</w:t>
        </w:r>
      </w:ins>
    </w:p>
    <w:p w14:paraId="19A21CF9" w14:textId="7792E6D6" w:rsidR="00D2082E" w:rsidRPr="0090226A" w:rsidRDefault="00D2082E">
      <w:pPr>
        <w:widowControl/>
        <w:suppressAutoHyphens/>
        <w:ind w:firstLine="708"/>
        <w:rPr>
          <w:ins w:id="216" w:author="Groote Haar, Linda" w:date="2026-01-27T13:03:00Z" w16du:dateUtc="2026-01-27T12:03:00Z"/>
          <w:rFonts w:ascii="Arial" w:hAnsi="Arial" w:cs="Arial"/>
          <w:color w:val="800080"/>
          <w:sz w:val="20"/>
          <w:u w:val="single"/>
        </w:rPr>
        <w:pPrChange w:id="217" w:author="Groot, Karina de" w:date="2026-02-20T10:02:00Z" w16du:dateUtc="2026-02-20T09:02:00Z">
          <w:pPr>
            <w:widowControl/>
            <w:suppressAutoHyphens/>
            <w:ind w:left="709" w:hanging="1"/>
          </w:pPr>
        </w:pPrChange>
      </w:pPr>
      <w:ins w:id="218" w:author="Groote Haar, Linda" w:date="2026-01-27T13:07:00Z" w16du:dateUtc="2026-01-27T12:07:00Z">
        <w:del w:id="219" w:author="Groot, Karina de" w:date="2026-02-20T10:01:00Z" w16du:dateUtc="2026-02-20T09:01:00Z">
          <w:r w:rsidRPr="0090226A" w:rsidDel="004A17CC">
            <w:rPr>
              <w:rFonts w:ascii="Arial" w:hAnsi="Arial" w:cs="Arial"/>
              <w:color w:val="800080"/>
              <w:sz w:val="20"/>
              <w:rPrChange w:id="220" w:author="Groot, Karina de" w:date="2026-02-23T15:19:00Z" w16du:dateUtc="2026-02-23T14:19:00Z">
                <w:rPr>
                  <w:rFonts w:ascii="Arial" w:hAnsi="Arial" w:cs="Arial"/>
                  <w:color w:val="800080"/>
                  <w:sz w:val="20"/>
                  <w:u w:val="single"/>
                </w:rPr>
              </w:rPrChange>
            </w:rPr>
            <w:delText>3.3</w:delText>
          </w:r>
          <w:r w:rsidRPr="0090226A" w:rsidDel="004A17CC">
            <w:rPr>
              <w:rFonts w:ascii="Arial" w:hAnsi="Arial" w:cs="Arial"/>
              <w:color w:val="800080"/>
              <w:sz w:val="20"/>
              <w:rPrChange w:id="221" w:author="Groot, Karina de" w:date="2026-02-23T15:19:00Z" w16du:dateUtc="2026-02-23T14:19:00Z">
                <w:rPr>
                  <w:rFonts w:ascii="Arial" w:hAnsi="Arial" w:cs="Arial"/>
                  <w:color w:val="800080"/>
                  <w:sz w:val="20"/>
                  <w:u w:val="single"/>
                </w:rPr>
              </w:rPrChange>
            </w:rPr>
            <w:tab/>
          </w:r>
        </w:del>
      </w:ins>
      <w:ins w:id="222" w:author="Groote Haar, Linda" w:date="2026-01-27T13:03:00Z" w16du:dateUtc="2026-01-27T12:03:00Z">
        <w:r w:rsidRPr="0090226A">
          <w:rPr>
            <w:rFonts w:ascii="Arial" w:hAnsi="Arial" w:cs="Arial"/>
            <w:color w:val="800080"/>
            <w:sz w:val="20"/>
            <w:u w:val="single"/>
          </w:rPr>
          <w:t>SVn Starterslening</w:t>
        </w:r>
      </w:ins>
    </w:p>
    <w:p w14:paraId="0B59DA4B" w14:textId="072E89F9" w:rsidR="00E305DF" w:rsidRPr="005D6B36" w:rsidRDefault="00D2082E">
      <w:pPr>
        <w:widowControl/>
        <w:suppressAutoHyphens/>
        <w:ind w:left="709" w:hanging="1"/>
        <w:rPr>
          <w:ins w:id="223" w:author="Groote Haar, Linda" w:date="2026-01-29T09:53:00Z" w16du:dateUtc="2026-01-29T08:53:00Z"/>
          <w:rFonts w:ascii="Arial" w:hAnsi="Arial" w:cs="Arial"/>
          <w:color w:val="800080"/>
          <w:sz w:val="20"/>
        </w:rPr>
        <w:pPrChange w:id="224" w:author="Groote Haar, Linda" w:date="2026-02-16T15:02:00Z" w16du:dateUtc="2026-02-16T14:02:00Z">
          <w:pPr>
            <w:widowControl/>
            <w:suppressAutoHyphens/>
          </w:pPr>
        </w:pPrChange>
      </w:pPr>
      <w:ins w:id="225" w:author="Groote Haar, Linda" w:date="2026-01-27T13:03:00Z" w16du:dateUtc="2026-01-27T12:03:00Z">
        <w:r w:rsidRPr="005D6B36">
          <w:rPr>
            <w:rFonts w:ascii="Arial" w:hAnsi="Arial" w:cs="Arial"/>
            <w:color w:val="800080"/>
            <w:sz w:val="20"/>
          </w:rPr>
          <w:t>In verband met de door de Stichting Stimuleringsfonds Volkshuisvesting Nederlandse Gemeenten (</w:t>
        </w:r>
      </w:ins>
      <w:ins w:id="226" w:author="Groote Haar, Linda" w:date="2026-01-27T13:04:00Z" w16du:dateUtc="2026-01-27T12:04:00Z">
        <w:r w:rsidRPr="005D6B36">
          <w:rPr>
            <w:rFonts w:ascii="Arial" w:hAnsi="Arial" w:cs="Arial"/>
            <w:color w:val="800080"/>
            <w:sz w:val="20"/>
          </w:rPr>
          <w:t>hierna te noemen: “</w:t>
        </w:r>
      </w:ins>
      <w:ins w:id="227" w:author="Groote Haar, Linda" w:date="2026-01-27T13:03:00Z" w16du:dateUtc="2026-01-27T12:03:00Z">
        <w:r w:rsidRPr="005D6B36">
          <w:rPr>
            <w:rFonts w:ascii="Arial" w:hAnsi="Arial" w:cs="Arial"/>
            <w:color w:val="800080"/>
            <w:sz w:val="20"/>
          </w:rPr>
          <w:t>SVn</w:t>
        </w:r>
      </w:ins>
      <w:ins w:id="228" w:author="Groote Haar, Linda" w:date="2026-01-27T13:04:00Z" w16du:dateUtc="2026-01-27T12:04:00Z">
        <w:r w:rsidRPr="005D6B36">
          <w:rPr>
            <w:rFonts w:ascii="Arial" w:hAnsi="Arial" w:cs="Arial"/>
            <w:color w:val="800080"/>
            <w:sz w:val="20"/>
          </w:rPr>
          <w:t>”</w:t>
        </w:r>
      </w:ins>
      <w:ins w:id="229" w:author="Groote Haar, Linda" w:date="2026-01-27T13:03:00Z" w16du:dateUtc="2026-01-27T12:03:00Z">
        <w:r w:rsidRPr="005D6B36">
          <w:rPr>
            <w:rFonts w:ascii="Arial" w:hAnsi="Arial" w:cs="Arial"/>
            <w:color w:val="800080"/>
            <w:sz w:val="20"/>
          </w:rPr>
          <w:t>) te verstrekken Starterslening, heeft</w:t>
        </w:r>
      </w:ins>
      <w:ins w:id="230" w:author="Groote Haar, Linda" w:date="2026-01-27T13:04:00Z" w16du:dateUtc="2026-01-27T12:04:00Z">
        <w:r w:rsidRPr="005D6B36">
          <w:rPr>
            <w:rFonts w:ascii="Arial" w:hAnsi="Arial" w:cs="Arial"/>
            <w:color w:val="800080"/>
            <w:sz w:val="20"/>
          </w:rPr>
          <w:t xml:space="preserve"> de Bank </w:t>
        </w:r>
      </w:ins>
      <w:ins w:id="231" w:author="Groote Haar, Linda" w:date="2026-01-27T13:03:00Z" w16du:dateUtc="2026-01-27T12:03:00Z">
        <w:r w:rsidRPr="005D6B36">
          <w:rPr>
            <w:rFonts w:ascii="Arial" w:hAnsi="Arial" w:cs="Arial"/>
            <w:color w:val="800080"/>
            <w:sz w:val="20"/>
          </w:rPr>
          <w:t>zich jegens SVn en</w:t>
        </w:r>
        <w:r w:rsidRPr="005D6B36">
          <w:rPr>
            <w:rFonts w:ascii="Arial" w:hAnsi="Arial" w:cs="Arial"/>
            <w:color w:val="FF0000"/>
            <w:sz w:val="20"/>
            <w:u w:val="single"/>
          </w:rPr>
          <w:t xml:space="preserve"> </w:t>
        </w:r>
        <w:r w:rsidRPr="005D6B36">
          <w:rPr>
            <w:rFonts w:ascii="Arial" w:hAnsi="Arial" w:cs="Arial"/>
            <w:color w:val="800080"/>
            <w:sz w:val="20"/>
          </w:rPr>
          <w:t>Stichting Waarborgfonds Eigen Woningen</w:t>
        </w:r>
      </w:ins>
      <w:ins w:id="232" w:author="Groote Haar, Linda" w:date="2026-01-27T13:04:00Z" w16du:dateUtc="2026-01-27T12:04:00Z">
        <w:r w:rsidRPr="005D6B36">
          <w:rPr>
            <w:rFonts w:ascii="Arial" w:hAnsi="Arial" w:cs="Arial"/>
            <w:color w:val="800080"/>
            <w:sz w:val="20"/>
          </w:rPr>
          <w:t>, hierna te noemen: “</w:t>
        </w:r>
      </w:ins>
      <w:ins w:id="233" w:author="Groote Haar, Linda" w:date="2026-01-27T13:03:00Z" w16du:dateUtc="2026-01-27T12:03:00Z">
        <w:r w:rsidRPr="005D6B36">
          <w:rPr>
            <w:rFonts w:ascii="Arial" w:hAnsi="Arial" w:cs="Arial"/>
            <w:color w:val="800080"/>
            <w:sz w:val="20"/>
          </w:rPr>
          <w:t>WEW</w:t>
        </w:r>
      </w:ins>
      <w:ins w:id="234" w:author="Groote Haar, Linda" w:date="2026-01-27T13:04:00Z" w16du:dateUtc="2026-01-27T12:04:00Z">
        <w:r w:rsidRPr="005D6B36">
          <w:rPr>
            <w:rFonts w:ascii="Arial" w:hAnsi="Arial" w:cs="Arial"/>
            <w:color w:val="800080"/>
            <w:sz w:val="20"/>
          </w:rPr>
          <w:t>”</w:t>
        </w:r>
      </w:ins>
      <w:ins w:id="235" w:author="Groote Haar, Linda" w:date="2026-01-27T13:05:00Z" w16du:dateUtc="2026-01-27T12:05:00Z">
        <w:r w:rsidRPr="005D6B36">
          <w:rPr>
            <w:rFonts w:ascii="Arial" w:hAnsi="Arial" w:cs="Arial"/>
            <w:color w:val="800080"/>
            <w:sz w:val="20"/>
          </w:rPr>
          <w:t>,</w:t>
        </w:r>
      </w:ins>
      <w:ins w:id="236" w:author="Groote Haar, Linda" w:date="2026-01-27T13:03:00Z" w16du:dateUtc="2026-01-27T12:03:00Z">
        <w:r w:rsidRPr="005D6B36">
          <w:rPr>
            <w:rFonts w:ascii="Arial" w:hAnsi="Arial" w:cs="Arial"/>
            <w:color w:val="800080"/>
            <w:sz w:val="20"/>
          </w:rPr>
          <w:t xml:space="preserve"> verplicht, na het ingaan van de </w:t>
        </w:r>
      </w:ins>
      <w:ins w:id="237" w:author="Groote Haar, Linda" w:date="2026-01-27T13:05:00Z" w16du:dateUtc="2026-01-27T12:05:00Z">
        <w:r w:rsidRPr="005D6B36">
          <w:rPr>
            <w:rFonts w:ascii="Arial" w:hAnsi="Arial" w:cs="Arial"/>
            <w:color w:val="800080"/>
            <w:sz w:val="20"/>
          </w:rPr>
          <w:t>L</w:t>
        </w:r>
      </w:ins>
      <w:ins w:id="238" w:author="Groote Haar, Linda" w:date="2026-01-27T13:03:00Z" w16du:dateUtc="2026-01-27T12:03:00Z">
        <w:r w:rsidRPr="005D6B36">
          <w:rPr>
            <w:rFonts w:ascii="Arial" w:hAnsi="Arial" w:cs="Arial"/>
            <w:color w:val="800080"/>
            <w:sz w:val="20"/>
          </w:rPr>
          <w:t>ening geen gelden meer onder verband van de eerste hypotheekstelling ter leen te verstrekken aan de Schuldenaar. Tevens heef</w:t>
        </w:r>
      </w:ins>
      <w:ins w:id="239" w:author="Groote Haar, Linda" w:date="2026-01-27T13:05:00Z" w16du:dateUtc="2026-01-27T12:05:00Z">
        <w:r w:rsidRPr="005D6B36">
          <w:rPr>
            <w:rFonts w:ascii="Arial" w:hAnsi="Arial" w:cs="Arial"/>
            <w:color w:val="800080"/>
            <w:sz w:val="20"/>
          </w:rPr>
          <w:t xml:space="preserve">t de Bank </w:t>
        </w:r>
      </w:ins>
      <w:ins w:id="240" w:author="Groote Haar, Linda" w:date="2026-01-27T13:03:00Z" w16du:dateUtc="2026-01-27T12:03:00Z">
        <w:r w:rsidRPr="005D6B36">
          <w:rPr>
            <w:rFonts w:ascii="Arial" w:hAnsi="Arial" w:cs="Arial"/>
            <w:color w:val="800080"/>
            <w:sz w:val="20"/>
          </w:rPr>
          <w:t xml:space="preserve">zich jegens SVn en WEW verplicht reeds afgeloste bedragen op de </w:t>
        </w:r>
      </w:ins>
      <w:ins w:id="241" w:author="Groote Haar, Linda" w:date="2026-01-27T13:05:00Z" w16du:dateUtc="2026-01-27T12:05:00Z">
        <w:r w:rsidRPr="005D6B36">
          <w:rPr>
            <w:rFonts w:ascii="Arial" w:hAnsi="Arial" w:cs="Arial"/>
            <w:color w:val="800080"/>
            <w:sz w:val="20"/>
          </w:rPr>
          <w:t>L</w:t>
        </w:r>
      </w:ins>
      <w:ins w:id="242" w:author="Groote Haar, Linda" w:date="2026-01-27T13:03:00Z" w16du:dateUtc="2026-01-27T12:03:00Z">
        <w:r w:rsidRPr="005D6B36">
          <w:rPr>
            <w:rFonts w:ascii="Arial" w:hAnsi="Arial" w:cs="Arial"/>
            <w:color w:val="800080"/>
            <w:sz w:val="20"/>
          </w:rPr>
          <w:t>ening, onder verband van de eerste hypotheekstelling, niet opnieuw te laten opnemen door de Schuldenaar. Voormelde verplichtingen rusten</w:t>
        </w:r>
      </w:ins>
      <w:ins w:id="243" w:author="Groote Haar, Linda" w:date="2026-01-27T13:06:00Z" w16du:dateUtc="2026-01-27T12:06:00Z">
        <w:r w:rsidRPr="005D6B36">
          <w:rPr>
            <w:rFonts w:ascii="Arial" w:hAnsi="Arial" w:cs="Arial"/>
            <w:color w:val="800080"/>
            <w:sz w:val="20"/>
          </w:rPr>
          <w:t xml:space="preserve"> uitsluitend</w:t>
        </w:r>
      </w:ins>
      <w:ins w:id="244" w:author="Groote Haar, Linda" w:date="2026-01-27T13:03:00Z" w16du:dateUtc="2026-01-27T12:03:00Z">
        <w:r w:rsidRPr="005D6B36">
          <w:rPr>
            <w:rFonts w:ascii="Arial" w:hAnsi="Arial" w:cs="Arial"/>
            <w:color w:val="800080"/>
            <w:sz w:val="20"/>
          </w:rPr>
          <w:t xml:space="preserve"> o</w:t>
        </w:r>
      </w:ins>
      <w:ins w:id="245" w:author="Groote Haar, Linda" w:date="2026-01-27T13:06:00Z" w16du:dateUtc="2026-01-27T12:06:00Z">
        <w:r w:rsidRPr="005D6B36">
          <w:rPr>
            <w:rFonts w:ascii="Arial" w:hAnsi="Arial" w:cs="Arial"/>
            <w:color w:val="800080"/>
            <w:sz w:val="20"/>
          </w:rPr>
          <w:t xml:space="preserve">p de Bank </w:t>
        </w:r>
      </w:ins>
      <w:ins w:id="246" w:author="Groote Haar, Linda" w:date="2026-01-27T13:03:00Z" w16du:dateUtc="2026-01-27T12:03:00Z">
        <w:r w:rsidRPr="005D6B36">
          <w:rPr>
            <w:rFonts w:ascii="Arial" w:hAnsi="Arial" w:cs="Arial"/>
            <w:color w:val="800080"/>
            <w:sz w:val="20"/>
          </w:rPr>
          <w:t>zolang de bij SVn aangegane Starterslening niet volledig is afgelost.</w:t>
        </w:r>
      </w:ins>
    </w:p>
    <w:p w14:paraId="2A2AD2C2" w14:textId="77777777" w:rsidR="00E305DF" w:rsidRPr="005D6B36" w:rsidRDefault="00E305DF" w:rsidP="00E305DF">
      <w:pPr>
        <w:suppressAutoHyphens/>
        <w:ind w:left="426" w:hanging="426"/>
        <w:rPr>
          <w:ins w:id="247" w:author="Groote Haar, Linda" w:date="2026-01-29T09:54:00Z" w16du:dateUtc="2026-01-29T08:54:00Z"/>
          <w:rFonts w:ascii="Arial" w:hAnsi="Arial" w:cs="Arial"/>
          <w:b/>
          <w:bCs/>
          <w:color w:val="FF0000"/>
          <w:sz w:val="20"/>
        </w:rPr>
      </w:pPr>
      <w:ins w:id="248" w:author="Groote Haar, Linda" w:date="2026-01-29T09:54:00Z" w16du:dateUtc="2026-01-29T08:54:00Z">
        <w:r w:rsidRPr="005D6B36">
          <w:rPr>
            <w:rFonts w:ascii="Arial" w:hAnsi="Arial" w:cs="Arial"/>
            <w:b/>
            <w:bCs/>
            <w:color w:val="FF0000"/>
            <w:sz w:val="20"/>
          </w:rPr>
          <w:t>B.</w:t>
        </w:r>
        <w:r w:rsidRPr="005D6B36">
          <w:rPr>
            <w:rFonts w:ascii="Arial" w:hAnsi="Arial" w:cs="Arial"/>
            <w:b/>
            <w:bCs/>
            <w:color w:val="FF0000"/>
            <w:sz w:val="20"/>
          </w:rPr>
          <w:tab/>
          <w:t>HYPOTHEEKRECHT</w:t>
        </w:r>
      </w:ins>
    </w:p>
    <w:p w14:paraId="0BCD6DDE" w14:textId="663F6860" w:rsidR="00E305DF" w:rsidRPr="005D6B36" w:rsidRDefault="00E305DF">
      <w:pPr>
        <w:suppressAutoHyphens/>
        <w:ind w:left="709" w:hanging="283"/>
        <w:rPr>
          <w:ins w:id="249" w:author="Groote Haar, Linda" w:date="2026-01-29T09:54:00Z" w16du:dateUtc="2026-01-29T08:54:00Z"/>
          <w:rFonts w:ascii="Arial" w:hAnsi="Arial" w:cs="Arial"/>
          <w:color w:val="FF0000"/>
          <w:sz w:val="20"/>
          <w:u w:val="single"/>
        </w:rPr>
        <w:pPrChange w:id="250" w:author="Groot, Karina de" w:date="2026-02-20T10:06:00Z" w16du:dateUtc="2026-02-20T09:06:00Z">
          <w:pPr>
            <w:suppressAutoHyphens/>
            <w:ind w:left="702" w:hanging="276"/>
          </w:pPr>
        </w:pPrChange>
      </w:pPr>
      <w:ins w:id="251" w:author="Groote Haar, Linda" w:date="2026-01-29T09:54:00Z" w16du:dateUtc="2026-01-29T08:54:00Z">
        <w:r w:rsidRPr="00956748">
          <w:rPr>
            <w:rFonts w:ascii="Arial" w:hAnsi="Arial" w:cs="Arial"/>
            <w:b/>
            <w:bCs/>
            <w:color w:val="FF0000"/>
            <w:sz w:val="20"/>
            <w:rPrChange w:id="252" w:author="Groot, Karina de" w:date="2026-02-20T10:06:00Z" w16du:dateUtc="2026-02-20T09:06:00Z">
              <w:rPr>
                <w:rFonts w:ascii="Arial" w:hAnsi="Arial" w:cs="Arial"/>
                <w:color w:val="FF0000"/>
                <w:sz w:val="20"/>
              </w:rPr>
            </w:rPrChange>
          </w:rPr>
          <w:t>4.</w:t>
        </w:r>
        <w:r w:rsidRPr="005D6B36">
          <w:rPr>
            <w:rFonts w:ascii="Arial" w:hAnsi="Arial" w:cs="Arial"/>
            <w:color w:val="FF0000"/>
            <w:sz w:val="20"/>
          </w:rPr>
          <w:tab/>
        </w:r>
        <w:r w:rsidRPr="005D6B36">
          <w:rPr>
            <w:rFonts w:ascii="Arial" w:hAnsi="Arial" w:cs="Arial"/>
            <w:b/>
            <w:bCs/>
            <w:color w:val="FF0000"/>
            <w:sz w:val="20"/>
            <w:rPrChange w:id="253" w:author="Groot, Karina de" w:date="2026-02-19T14:05:00Z" w16du:dateUtc="2026-02-19T13:05:00Z">
              <w:rPr>
                <w:rFonts w:ascii="Arial" w:hAnsi="Arial" w:cs="Arial"/>
                <w:color w:val="FF0000"/>
                <w:sz w:val="20"/>
              </w:rPr>
            </w:rPrChange>
          </w:rPr>
          <w:t>Hypotheekstelling</w:t>
        </w:r>
        <w:r w:rsidRPr="005D6B36">
          <w:rPr>
            <w:rFonts w:ascii="Arial" w:hAnsi="Arial" w:cs="Arial"/>
            <w:color w:val="FF0000"/>
            <w:sz w:val="20"/>
          </w:rPr>
          <w:br/>
          <w:t>Tot zekerheid voor:</w:t>
        </w:r>
      </w:ins>
    </w:p>
    <w:p w14:paraId="62FC99D0" w14:textId="46129B78" w:rsidR="00E305DF" w:rsidRPr="005D6B36" w:rsidRDefault="00E305DF">
      <w:pPr>
        <w:suppressAutoHyphens/>
        <w:ind w:left="993" w:hanging="276"/>
        <w:rPr>
          <w:ins w:id="254" w:author="Groote Haar, Linda" w:date="2026-01-29T09:54:00Z" w16du:dateUtc="2026-01-29T08:54:00Z"/>
          <w:rFonts w:ascii="Arial" w:hAnsi="Arial" w:cs="Arial"/>
          <w:color w:val="FF0000"/>
          <w:sz w:val="20"/>
        </w:rPr>
        <w:pPrChange w:id="255" w:author="Groot, Karina de" w:date="2026-02-20T10:06:00Z" w16du:dateUtc="2026-02-20T09:06:00Z">
          <w:pPr>
            <w:suppressAutoHyphens/>
            <w:ind w:left="1276" w:hanging="567"/>
          </w:pPr>
        </w:pPrChange>
      </w:pPr>
      <w:ins w:id="256" w:author="Groote Haar, Linda" w:date="2026-01-29T09:54:00Z" w16du:dateUtc="2026-01-29T08:54:00Z">
        <w:r w:rsidRPr="005D6B36">
          <w:rPr>
            <w:rFonts w:ascii="Arial" w:hAnsi="Arial" w:cs="Arial"/>
            <w:color w:val="FF0000"/>
            <w:sz w:val="20"/>
          </w:rPr>
          <w:t xml:space="preserve">a. </w:t>
        </w:r>
        <w:r w:rsidRPr="005D6B36">
          <w:rPr>
            <w:rFonts w:ascii="Arial" w:hAnsi="Arial" w:cs="Arial"/>
            <w:color w:val="FF0000"/>
            <w:sz w:val="20"/>
          </w:rPr>
          <w:tab/>
          <w:t xml:space="preserve">de terugbetaling van de hoofdsom van de Lening </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sz w:val="20"/>
          </w:rPr>
          <w:t>leningbedrag voluit in letters (leningbedrag in cijfers)</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FF0000"/>
            <w:sz w:val="20"/>
          </w:rPr>
          <w:t>, (daaronder begrepen de eventueel aan de Schuldenaar terugbetaalde aflossingsbedragen) en voorts de betaling van al hetgeen de Schuldenaar nu of op enig tijdstip in de toekomst al dan niet opeisbaar, voorwaardelijk of onder tijdsbepaling aa</w:t>
        </w:r>
      </w:ins>
      <w:ins w:id="257" w:author="Groote Haar, Linda" w:date="2026-01-29T09:57:00Z" w16du:dateUtc="2026-01-29T08:57:00Z">
        <w:r w:rsidR="00AA3D59" w:rsidRPr="005D6B36">
          <w:rPr>
            <w:rFonts w:ascii="Arial" w:hAnsi="Arial" w:cs="Arial"/>
            <w:color w:val="FF0000"/>
            <w:sz w:val="20"/>
          </w:rPr>
          <w:t xml:space="preserve">n de Bank </w:t>
        </w:r>
      </w:ins>
      <w:ins w:id="258" w:author="Groote Haar, Linda" w:date="2026-01-29T09:54:00Z" w16du:dateUtc="2026-01-29T08:54:00Z">
        <w:r w:rsidRPr="005D6B36">
          <w:rPr>
            <w:rFonts w:ascii="Arial" w:hAnsi="Arial" w:cs="Arial"/>
            <w:color w:val="FF0000"/>
            <w:sz w:val="20"/>
          </w:rPr>
          <w:t xml:space="preserve">verschuldigd is of zal worden uit hoofde van </w:t>
        </w:r>
      </w:ins>
      <w:ins w:id="259" w:author="Groote Haar, Linda" w:date="2026-01-29T09:58:00Z" w16du:dateUtc="2026-01-29T08:58:00Z">
        <w:r w:rsidR="00AA3D59" w:rsidRPr="005D6B36">
          <w:rPr>
            <w:rFonts w:ascii="Arial" w:hAnsi="Arial" w:cs="Arial"/>
            <w:color w:val="FF0000"/>
            <w:sz w:val="20"/>
          </w:rPr>
          <w:t xml:space="preserve">verstrekte en/of alsnog te verstrekken geldleningen, verleende en/of alsnog te verlenen kredieten in rekeningcourant </w:t>
        </w:r>
      </w:ins>
      <w:ins w:id="260" w:author="Groote Haar, Linda" w:date="2026-01-29T09:59:00Z" w16du:dateUtc="2026-01-29T08:59:00Z">
        <w:r w:rsidR="00AA3D59" w:rsidRPr="005D6B36">
          <w:rPr>
            <w:rFonts w:ascii="Arial" w:hAnsi="Arial" w:cs="Arial"/>
            <w:color w:val="FF0000"/>
            <w:sz w:val="20"/>
          </w:rPr>
          <w:t xml:space="preserve">of uit </w:t>
        </w:r>
      </w:ins>
      <w:ins w:id="261" w:author="Groote Haar, Linda" w:date="2026-01-29T09:54:00Z" w16du:dateUtc="2026-01-29T08:54:00Z">
        <w:r w:rsidRPr="005D6B36">
          <w:rPr>
            <w:rFonts w:ascii="Arial" w:hAnsi="Arial" w:cs="Arial"/>
            <w:color w:val="FF0000"/>
            <w:sz w:val="20"/>
          </w:rPr>
          <w:t xml:space="preserve">welke hoofde dan ook, tot een bedrag van </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sz w:val="20"/>
          </w:rPr>
          <w:t>hypotheekbedrag voluit in letters (hypotheekbedrag in cijfers)</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FF0000"/>
            <w:sz w:val="20"/>
          </w:rPr>
          <w:t xml:space="preserve">, en </w:t>
        </w:r>
      </w:ins>
    </w:p>
    <w:p w14:paraId="6004D72B" w14:textId="44948AFC" w:rsidR="00496E4A" w:rsidRPr="005D6B36" w:rsidDel="00C2251D" w:rsidRDefault="00E305DF">
      <w:pPr>
        <w:suppressAutoHyphens/>
        <w:ind w:left="993" w:right="567" w:hanging="276"/>
        <w:rPr>
          <w:ins w:id="262" w:author="Groote Haar, Linda" w:date="2026-01-29T10:49:00Z" w16du:dateUtc="2026-01-29T09:49:00Z"/>
          <w:del w:id="263" w:author="Groot, Karina de" w:date="2026-02-19T13:54:00Z" w16du:dateUtc="2026-02-19T12:54:00Z"/>
          <w:rFonts w:ascii="Arial" w:hAnsi="Arial" w:cs="Arial"/>
          <w:color w:val="FF0000"/>
          <w:sz w:val="20"/>
        </w:rPr>
        <w:pPrChange w:id="264" w:author="Groot, Karina de" w:date="2026-02-20T10:07:00Z" w16du:dateUtc="2026-02-20T09:07:00Z">
          <w:pPr>
            <w:suppressAutoHyphens/>
            <w:ind w:left="702" w:right="567" w:hanging="276"/>
          </w:pPr>
        </w:pPrChange>
      </w:pPr>
      <w:ins w:id="265" w:author="Groote Haar, Linda" w:date="2026-01-29T09:54:00Z" w16du:dateUtc="2026-01-29T08:54:00Z">
        <w:r w:rsidRPr="005D6B36">
          <w:rPr>
            <w:rFonts w:ascii="Arial" w:hAnsi="Arial" w:cs="Arial"/>
            <w:color w:val="FF0000"/>
            <w:sz w:val="20"/>
          </w:rPr>
          <w:t xml:space="preserve">b. </w:t>
        </w:r>
        <w:r w:rsidRPr="005D6B36">
          <w:rPr>
            <w:rFonts w:ascii="Arial" w:hAnsi="Arial" w:cs="Arial"/>
            <w:color w:val="FF0000"/>
            <w:sz w:val="20"/>
          </w:rPr>
          <w:tab/>
          <w:t>de betaling van de rente (inclusief overeen te komen verhogingen), vertragingsrente, kosten, schadevergoedingen en/of andere vergoedingen nu of in de toekomst aa</w:t>
        </w:r>
      </w:ins>
      <w:ins w:id="266" w:author="Groote Haar, Linda" w:date="2026-01-29T10:40:00Z" w16du:dateUtc="2026-01-29T09:40:00Z">
        <w:r w:rsidR="00496E4A" w:rsidRPr="005D6B36">
          <w:rPr>
            <w:rFonts w:ascii="Arial" w:hAnsi="Arial" w:cs="Arial"/>
            <w:color w:val="FF0000"/>
            <w:sz w:val="20"/>
          </w:rPr>
          <w:t>n de Bank</w:t>
        </w:r>
      </w:ins>
      <w:ins w:id="267" w:author="Groote Haar, Linda" w:date="2026-01-29T09:54:00Z" w16du:dateUtc="2026-01-29T08:54:00Z">
        <w:r w:rsidRPr="005D6B36">
          <w:rPr>
            <w:rFonts w:ascii="Arial" w:hAnsi="Arial" w:cs="Arial"/>
            <w:color w:val="FF0000"/>
            <w:sz w:val="20"/>
          </w:rPr>
          <w:t xml:space="preserve"> verschuldigd uit hoofde van de </w:t>
        </w:r>
      </w:ins>
      <w:ins w:id="268" w:author="Groote Haar, Linda" w:date="2026-01-29T10:40:00Z" w16du:dateUtc="2026-01-29T09:40:00Z">
        <w:r w:rsidR="00496E4A" w:rsidRPr="005D6B36">
          <w:rPr>
            <w:rFonts w:ascii="Arial" w:hAnsi="Arial" w:cs="Arial"/>
            <w:color w:val="FF0000"/>
            <w:sz w:val="20"/>
          </w:rPr>
          <w:t>O</w:t>
        </w:r>
      </w:ins>
      <w:ins w:id="269" w:author="Groote Haar, Linda" w:date="2026-01-29T09:54:00Z" w16du:dateUtc="2026-01-29T08:54:00Z">
        <w:r w:rsidRPr="005D6B36">
          <w:rPr>
            <w:rFonts w:ascii="Arial" w:hAnsi="Arial" w:cs="Arial"/>
            <w:color w:val="FF0000"/>
            <w:sz w:val="20"/>
          </w:rPr>
          <w:t>vereenkomst en de betaling van al hetgee</w:t>
        </w:r>
      </w:ins>
      <w:ins w:id="270" w:author="Groote Haar, Linda" w:date="2026-01-29T10:41:00Z" w16du:dateUtc="2026-01-29T09:41:00Z">
        <w:r w:rsidR="00496E4A" w:rsidRPr="005D6B36">
          <w:rPr>
            <w:rFonts w:ascii="Arial" w:hAnsi="Arial" w:cs="Arial"/>
            <w:color w:val="FF0000"/>
            <w:sz w:val="20"/>
          </w:rPr>
          <w:t xml:space="preserve">n de Bank </w:t>
        </w:r>
      </w:ins>
      <w:ins w:id="271" w:author="Groote Haar, Linda" w:date="2026-01-29T09:54:00Z" w16du:dateUtc="2026-01-29T08:54:00Z">
        <w:r w:rsidRPr="005D6B36">
          <w:rPr>
            <w:rFonts w:ascii="Arial" w:hAnsi="Arial" w:cs="Arial"/>
            <w:color w:val="FF0000"/>
            <w:sz w:val="20"/>
          </w:rPr>
          <w:t xml:space="preserve">overigens uit hoofde van de </w:t>
        </w:r>
      </w:ins>
      <w:ins w:id="272" w:author="Groote Haar, Linda" w:date="2026-01-29T10:47:00Z" w16du:dateUtc="2026-01-29T09:47:00Z">
        <w:r w:rsidR="00496E4A" w:rsidRPr="005D6B36">
          <w:rPr>
            <w:rFonts w:ascii="Arial" w:hAnsi="Arial" w:cs="Arial"/>
            <w:color w:val="FF0000"/>
            <w:sz w:val="20"/>
          </w:rPr>
          <w:t>O</w:t>
        </w:r>
      </w:ins>
      <w:ins w:id="273" w:author="Groote Haar, Linda" w:date="2026-01-29T09:54:00Z" w16du:dateUtc="2026-01-29T08:54:00Z">
        <w:r w:rsidRPr="005D6B36">
          <w:rPr>
            <w:rFonts w:ascii="Arial" w:hAnsi="Arial" w:cs="Arial"/>
            <w:color w:val="FF0000"/>
            <w:sz w:val="20"/>
          </w:rPr>
          <w:t xml:space="preserve">vereenkomst, deze akte of de Algemene </w:t>
        </w:r>
      </w:ins>
      <w:ins w:id="274" w:author="Groote Haar, Linda" w:date="2026-01-29T10:47:00Z" w16du:dateUtc="2026-01-29T09:47:00Z">
        <w:r w:rsidR="00496E4A" w:rsidRPr="005D6B36">
          <w:rPr>
            <w:rFonts w:ascii="Arial" w:hAnsi="Arial" w:cs="Arial"/>
            <w:color w:val="FF0000"/>
            <w:sz w:val="20"/>
          </w:rPr>
          <w:t>Hypotheekv</w:t>
        </w:r>
      </w:ins>
      <w:ins w:id="275" w:author="Groote Haar, Linda" w:date="2026-01-29T09:54:00Z" w16du:dateUtc="2026-01-29T08:54:00Z">
        <w:r w:rsidRPr="005D6B36">
          <w:rPr>
            <w:rFonts w:ascii="Arial" w:hAnsi="Arial" w:cs="Arial"/>
            <w:color w:val="FF0000"/>
            <w:sz w:val="20"/>
          </w:rPr>
          <w:t xml:space="preserve">oorwaarden van de Schuldenaar te vorderen mocht hebben, welke in deze paragraaf b bedoelde bedragen gezamenlijk worden begroot op een bedrag van </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sz w:val="20"/>
          </w:rPr>
          <w:t>rentebedrag voluit in letters (rentebedrag in cijfers)</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FF0000"/>
            <w:sz w:val="20"/>
          </w:rPr>
          <w:t xml:space="preserve">, zijnde </w:t>
        </w:r>
      </w:ins>
      <w:ins w:id="276" w:author="Groote Haar, Linda" w:date="2026-01-29T10:48:00Z" w16du:dateUtc="2026-01-29T09:48:00Z">
        <w:r w:rsidR="00496E4A" w:rsidRPr="005D6B36">
          <w:rPr>
            <w:rFonts w:ascii="Arial" w:hAnsi="Arial" w:cs="Arial"/>
            <w:color w:val="FF0000"/>
            <w:sz w:val="20"/>
          </w:rPr>
          <w:t>vijfendertig</w:t>
        </w:r>
      </w:ins>
      <w:ins w:id="277" w:author="Groote Haar, Linda" w:date="2026-01-29T09:54:00Z" w16du:dateUtc="2026-01-29T08:54:00Z">
        <w:r w:rsidRPr="005D6B36">
          <w:rPr>
            <w:rFonts w:ascii="Arial" w:hAnsi="Arial" w:cs="Arial"/>
            <w:color w:val="FF0000"/>
            <w:sz w:val="20"/>
          </w:rPr>
          <w:t xml:space="preserve"> procent (</w:t>
        </w:r>
      </w:ins>
      <w:ins w:id="278" w:author="Groote Haar, Linda" w:date="2026-01-29T10:48:00Z" w16du:dateUtc="2026-01-29T09:48:00Z">
        <w:r w:rsidR="00496E4A" w:rsidRPr="005D6B36">
          <w:rPr>
            <w:rFonts w:ascii="Arial" w:hAnsi="Arial" w:cs="Arial"/>
            <w:color w:val="FF0000"/>
            <w:sz w:val="20"/>
          </w:rPr>
          <w:t>35</w:t>
        </w:r>
      </w:ins>
      <w:ins w:id="279" w:author="Groote Haar, Linda" w:date="2026-01-29T09:54:00Z" w16du:dateUtc="2026-01-29T08:54:00Z">
        <w:r w:rsidRPr="005D6B36">
          <w:rPr>
            <w:rFonts w:ascii="Arial" w:hAnsi="Arial" w:cs="Arial"/>
            <w:color w:val="FF0000"/>
            <w:sz w:val="20"/>
          </w:rPr>
          <w:t>%) van het laatst genoemde bedrag</w:t>
        </w:r>
      </w:ins>
      <w:ins w:id="280" w:author="Groot, Karina de" w:date="2026-02-19T13:54:00Z" w16du:dateUtc="2026-02-19T12:54:00Z">
        <w:r w:rsidR="00C2251D" w:rsidRPr="005D6B36">
          <w:rPr>
            <w:rFonts w:ascii="Arial" w:hAnsi="Arial" w:cs="Arial"/>
            <w:color w:val="FF0000"/>
            <w:sz w:val="20"/>
          </w:rPr>
          <w:t xml:space="preserve"> </w:t>
        </w:r>
      </w:ins>
      <w:ins w:id="281" w:author="Groote Haar, Linda" w:date="2026-01-29T10:49:00Z" w16du:dateUtc="2026-01-29T09:49:00Z">
        <w:del w:id="282" w:author="Groot, Karina de" w:date="2026-02-19T13:53:00Z" w16du:dateUtc="2026-02-19T12:53:00Z">
          <w:r w:rsidR="00496E4A" w:rsidRPr="005D6B36" w:rsidDel="00C2251D">
            <w:rPr>
              <w:rFonts w:ascii="Arial" w:hAnsi="Arial" w:cs="Arial"/>
              <w:color w:val="FF0000"/>
              <w:sz w:val="20"/>
            </w:rPr>
            <w:delText>,</w:delText>
          </w:r>
        </w:del>
      </w:ins>
    </w:p>
    <w:p w14:paraId="0FA5BB4C" w14:textId="6765842A" w:rsidR="00E305DF" w:rsidRPr="005D6B36" w:rsidRDefault="00496E4A">
      <w:pPr>
        <w:suppressAutoHyphens/>
        <w:ind w:left="993" w:right="567" w:hanging="276"/>
        <w:rPr>
          <w:ins w:id="283" w:author="Groote Haar, Linda" w:date="2026-01-29T09:54:00Z" w16du:dateUtc="2026-01-29T08:54:00Z"/>
          <w:rFonts w:ascii="Arial" w:hAnsi="Arial" w:cs="Arial"/>
          <w:color w:val="FF0000"/>
          <w:sz w:val="20"/>
        </w:rPr>
        <w:pPrChange w:id="284" w:author="Groot, Karina de" w:date="2026-02-20T10:07:00Z" w16du:dateUtc="2026-02-20T09:07:00Z">
          <w:pPr>
            <w:suppressAutoHyphens/>
            <w:ind w:left="1276" w:right="567" w:hanging="567"/>
          </w:pPr>
        </w:pPrChange>
      </w:pPr>
      <w:ins w:id="285" w:author="Groote Haar, Linda" w:date="2026-01-29T10:49:00Z" w16du:dateUtc="2026-01-29T09:49:00Z">
        <w:del w:id="286" w:author="Groot, Karina de" w:date="2026-02-19T13:54:00Z" w16du:dateUtc="2026-02-19T12:54:00Z">
          <w:r w:rsidRPr="005D6B36" w:rsidDel="00C2251D">
            <w:rPr>
              <w:rFonts w:ascii="Arial" w:hAnsi="Arial" w:cs="Arial"/>
              <w:color w:val="FF0000"/>
              <w:sz w:val="20"/>
            </w:rPr>
            <w:tab/>
          </w:r>
        </w:del>
        <w:r w:rsidRPr="005D6B36">
          <w:rPr>
            <w:rFonts w:ascii="Arial" w:hAnsi="Arial" w:cs="Arial"/>
            <w:color w:val="FF0000"/>
            <w:sz w:val="20"/>
          </w:rPr>
          <w:t>(de hiervoor onder a. en b. genoemde bedragen in deze akte aangeduid als “het Verschuldigde”)</w:t>
        </w:r>
      </w:ins>
      <w:ins w:id="287" w:author="Groot, Karina de" w:date="2026-02-19T14:01:00Z" w16du:dateUtc="2026-02-19T13:01:00Z">
        <w:r w:rsidR="005D6B36" w:rsidRPr="005D6B36">
          <w:rPr>
            <w:rFonts w:ascii="Arial" w:hAnsi="Arial" w:cs="Arial"/>
            <w:color w:val="FF0000"/>
            <w:sz w:val="20"/>
          </w:rPr>
          <w:t>,</w:t>
        </w:r>
      </w:ins>
      <w:ins w:id="288" w:author="Groote Haar, Linda" w:date="2026-01-29T09:54:00Z" w16du:dateUtc="2026-01-29T08:54:00Z">
        <w:r w:rsidR="00E305DF" w:rsidRPr="005D6B36">
          <w:rPr>
            <w:rFonts w:ascii="Arial" w:hAnsi="Arial" w:cs="Arial"/>
            <w:color w:val="FF0000"/>
            <w:sz w:val="20"/>
          </w:rPr>
          <w:t xml:space="preserve"> </w:t>
        </w:r>
      </w:ins>
    </w:p>
    <w:p w14:paraId="7C4634B9" w14:textId="12E7F416" w:rsidR="006E5DB4" w:rsidRPr="005D6B36" w:rsidRDefault="00E305DF">
      <w:pPr>
        <w:suppressAutoHyphens/>
        <w:ind w:left="709"/>
        <w:rPr>
          <w:ins w:id="289" w:author="Groote Haar, Linda" w:date="2026-01-29T10:51:00Z" w16du:dateUtc="2026-01-29T09:51:00Z"/>
          <w:rFonts w:ascii="Arial" w:hAnsi="Arial" w:cs="Arial"/>
          <w:color w:val="FF0000"/>
          <w:sz w:val="20"/>
        </w:rPr>
        <w:pPrChange w:id="290" w:author="Groot, Karina de" w:date="2026-02-20T10:07:00Z" w16du:dateUtc="2026-02-20T09:07:00Z">
          <w:pPr>
            <w:suppressAutoHyphens/>
            <w:ind w:left="426"/>
          </w:pPr>
        </w:pPrChange>
      </w:pPr>
      <w:ins w:id="291" w:author="Groote Haar, Linda" w:date="2026-01-29T09:54:00Z" w16du:dateUtc="2026-01-29T08:54:00Z">
        <w:r w:rsidRPr="005D6B36">
          <w:rPr>
            <w:rFonts w:ascii="Arial" w:hAnsi="Arial" w:cs="Arial"/>
            <w:color w:val="FF0000"/>
            <w:sz w:val="20"/>
          </w:rPr>
          <w:t xml:space="preserve">derhalve tot een totaalbedrag ad </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sz w:val="20"/>
          </w:rPr>
          <w:t>totaalbedrag voluit in letters (totaalbedrag in cijfers)</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FF0000"/>
            <w:sz w:val="20"/>
          </w:rPr>
          <w:t>, verleent de Hypotheekgever bij deze aa</w:t>
        </w:r>
      </w:ins>
      <w:ins w:id="292" w:author="Groote Haar, Linda" w:date="2026-01-29T10:50:00Z" w16du:dateUtc="2026-01-29T09:50:00Z">
        <w:r w:rsidR="0000697B" w:rsidRPr="005D6B36">
          <w:rPr>
            <w:rFonts w:ascii="Arial" w:hAnsi="Arial" w:cs="Arial"/>
            <w:color w:val="FF0000"/>
            <w:sz w:val="20"/>
          </w:rPr>
          <w:t xml:space="preserve">n de Bank </w:t>
        </w:r>
      </w:ins>
      <w:ins w:id="293" w:author="Groote Haar, Linda" w:date="2026-01-29T09:54:00Z" w16du:dateUtc="2026-01-29T08:54:00Z">
        <w:r w:rsidRPr="005D6B36">
          <w:rPr>
            <w:rFonts w:ascii="Arial" w:hAnsi="Arial" w:cs="Arial"/>
            <w:color w:val="FF0000"/>
            <w:sz w:val="20"/>
          </w:rPr>
          <w:t xml:space="preserve">die van de Hypotheekgever aanvaardt, het recht van </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sz w:val="20"/>
          </w:rPr>
          <w:t>telwoord</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FF0000"/>
            <w:sz w:val="20"/>
          </w:rPr>
          <w:t xml:space="preserve"> hypotheek op het hierna te omschrijven registergoed</w:t>
        </w:r>
      </w:ins>
      <w:ins w:id="294" w:author="Groote Haar, Linda" w:date="2026-01-29T10:51:00Z" w16du:dateUtc="2026-01-29T09:51:00Z">
        <w:r w:rsidR="006E5DB4" w:rsidRPr="005D6B36">
          <w:rPr>
            <w:rFonts w:ascii="Arial" w:hAnsi="Arial" w:cs="Arial"/>
            <w:color w:val="FF0000"/>
            <w:sz w:val="20"/>
          </w:rPr>
          <w:t>, hierna tezamen met de in de Algemene Hypotheekvoorwaarden omschreven roere</w:t>
        </w:r>
      </w:ins>
      <w:ins w:id="295" w:author="Groote Haar, Linda" w:date="2026-01-29T10:52:00Z" w16du:dateUtc="2026-01-29T09:52:00Z">
        <w:r w:rsidR="006E5DB4" w:rsidRPr="005D6B36">
          <w:rPr>
            <w:rFonts w:ascii="Arial" w:hAnsi="Arial" w:cs="Arial"/>
            <w:color w:val="FF0000"/>
            <w:sz w:val="20"/>
          </w:rPr>
          <w:t xml:space="preserve">nde zaken te noemen het </w:t>
        </w:r>
        <w:r w:rsidR="006E5DB4" w:rsidRPr="005D6B36">
          <w:rPr>
            <w:rFonts w:ascii="Arial" w:hAnsi="Arial" w:cs="Arial"/>
            <w:color w:val="FF0000"/>
            <w:sz w:val="20"/>
          </w:rPr>
          <w:lastRenderedPageBreak/>
          <w:t>“Onderpand”:</w:t>
        </w:r>
      </w:ins>
    </w:p>
    <w:p w14:paraId="327168BF" w14:textId="77777777" w:rsidR="00E305DF" w:rsidRPr="005D6B36" w:rsidRDefault="00E305DF">
      <w:pPr>
        <w:autoSpaceDE w:val="0"/>
        <w:autoSpaceDN w:val="0"/>
        <w:adjustRightInd w:val="0"/>
        <w:ind w:left="709"/>
        <w:rPr>
          <w:ins w:id="296" w:author="Groote Haar, Linda" w:date="2026-01-29T10:52:00Z" w16du:dateUtc="2026-01-29T09:52:00Z"/>
          <w:rFonts w:ascii="Arial" w:hAnsi="Arial" w:cs="Arial"/>
          <w:color w:val="FF0000"/>
          <w:sz w:val="20"/>
        </w:rPr>
        <w:pPrChange w:id="297" w:author="Groot, Karina de" w:date="2026-02-20T10:08:00Z" w16du:dateUtc="2026-02-20T09:08:00Z">
          <w:pPr>
            <w:autoSpaceDE w:val="0"/>
            <w:autoSpaceDN w:val="0"/>
            <w:adjustRightInd w:val="0"/>
            <w:ind w:firstLine="426"/>
          </w:pPr>
        </w:pPrChange>
      </w:pPr>
      <w:ins w:id="298" w:author="Groote Haar, Linda" w:date="2026-01-29T09:54:00Z" w16du:dateUtc="2026-01-29T08:54:00Z">
        <w:r w:rsidRPr="005D6B36">
          <w:rPr>
            <w:rFonts w:ascii="Arial" w:hAnsi="Arial" w:cs="Arial"/>
            <w:color w:val="FF0000"/>
            <w:sz w:val="20"/>
            <w:highlight w:val="yellow"/>
          </w:rPr>
          <w:t>TEKSTBLOK RECHT</w:t>
        </w:r>
        <w:r w:rsidRPr="005D6B36">
          <w:rPr>
            <w:rFonts w:ascii="Arial" w:hAnsi="Arial" w:cs="Arial"/>
            <w:color w:val="FF0000"/>
            <w:sz w:val="20"/>
          </w:rPr>
          <w:t xml:space="preserve"> </w:t>
        </w:r>
        <w:r w:rsidRPr="005D6B36">
          <w:rPr>
            <w:rFonts w:ascii="Arial" w:hAnsi="Arial" w:cs="Arial"/>
            <w:color w:val="FF0000"/>
            <w:sz w:val="20"/>
            <w:highlight w:val="yellow"/>
          </w:rPr>
          <w:t>TEKSTBLOK REGISTERGOED</w:t>
        </w:r>
        <w:r w:rsidRPr="005D6B36">
          <w:rPr>
            <w:rFonts w:ascii="Arial" w:hAnsi="Arial" w:cs="Arial"/>
            <w:color w:val="FF0000"/>
            <w:sz w:val="20"/>
          </w:rPr>
          <w:t xml:space="preserve">. </w:t>
        </w:r>
      </w:ins>
    </w:p>
    <w:p w14:paraId="42BE0434" w14:textId="1B45BAFF" w:rsidR="00E305DF" w:rsidRPr="005D6B36" w:rsidRDefault="006E5DB4">
      <w:pPr>
        <w:autoSpaceDE w:val="0"/>
        <w:autoSpaceDN w:val="0"/>
        <w:adjustRightInd w:val="0"/>
        <w:ind w:left="709"/>
        <w:rPr>
          <w:ins w:id="299" w:author="Groote Haar, Linda" w:date="2026-01-27T13:03:00Z" w16du:dateUtc="2026-01-27T12:03:00Z"/>
          <w:rFonts w:ascii="Arial" w:hAnsi="Arial" w:cs="Arial"/>
          <w:color w:val="FF0000"/>
          <w:sz w:val="20"/>
          <w:rPrChange w:id="300" w:author="Groot, Karina de" w:date="2026-02-19T14:05:00Z" w16du:dateUtc="2026-02-19T13:05:00Z">
            <w:rPr>
              <w:ins w:id="301" w:author="Groote Haar, Linda" w:date="2026-01-27T13:03:00Z" w16du:dateUtc="2026-01-27T12:03:00Z"/>
              <w:rFonts w:ascii="Arial" w:hAnsi="Arial" w:cs="Arial"/>
              <w:color w:val="800080"/>
              <w:sz w:val="20"/>
            </w:rPr>
          </w:rPrChange>
        </w:rPr>
        <w:pPrChange w:id="302" w:author="Groot, Karina de" w:date="2026-02-20T10:08:00Z" w16du:dateUtc="2026-02-20T09:08:00Z">
          <w:pPr>
            <w:widowControl/>
            <w:suppressAutoHyphens/>
            <w:ind w:left="709" w:hanging="1"/>
          </w:pPr>
        </w:pPrChange>
      </w:pPr>
      <w:ins w:id="303" w:author="Groote Haar, Linda" w:date="2026-01-29T10:52:00Z">
        <w:r w:rsidRPr="005D6B36">
          <w:rPr>
            <w:rFonts w:ascii="Arial" w:hAnsi="Arial" w:cs="Arial"/>
            <w:color w:val="FF0000"/>
            <w:sz w:val="20"/>
          </w:rPr>
          <w:t>Ten aanzien van het Verschuldigde strekt een door de Bank getekend uittreksel uit haar administratie tot volledig bewijs, behoudens tegenbewijs, in welk geval de betalingsverplichting niet wordt opgeschort.</w:t>
        </w:r>
      </w:ins>
    </w:p>
    <w:p w14:paraId="1EB8B440" w14:textId="3A85957F" w:rsidR="00E305DF" w:rsidRPr="005D6B36" w:rsidRDefault="00E305DF">
      <w:pPr>
        <w:suppressAutoHyphens/>
        <w:ind w:firstLine="426"/>
        <w:rPr>
          <w:ins w:id="304" w:author="Groote Haar, Linda" w:date="2026-01-29T09:54:00Z" w16du:dateUtc="2026-01-29T08:54:00Z"/>
          <w:rFonts w:ascii="Arial" w:hAnsi="Arial" w:cs="Arial"/>
          <w:color w:val="800080"/>
          <w:sz w:val="20"/>
        </w:rPr>
        <w:pPrChange w:id="305" w:author="Groot, Karina de" w:date="2026-02-20T10:08:00Z" w16du:dateUtc="2026-02-20T09:08:00Z">
          <w:pPr>
            <w:suppressAutoHyphens/>
            <w:ind w:left="709" w:hanging="283"/>
          </w:pPr>
        </w:pPrChange>
      </w:pPr>
      <w:ins w:id="306" w:author="Groote Haar, Linda" w:date="2026-01-29T09:54:00Z" w16du:dateUtc="2026-01-29T08:54:00Z">
        <w:r w:rsidRPr="007135FA">
          <w:rPr>
            <w:rFonts w:ascii="Arial" w:hAnsi="Arial" w:cs="Arial"/>
            <w:b/>
            <w:bCs/>
            <w:color w:val="800080"/>
            <w:sz w:val="20"/>
            <w:rPrChange w:id="307" w:author="Groot, Karina de" w:date="2026-02-20T10:09:00Z" w16du:dateUtc="2026-02-20T09:09:00Z">
              <w:rPr>
                <w:rFonts w:ascii="Arial" w:hAnsi="Arial" w:cs="Arial"/>
                <w:color w:val="800080"/>
                <w:sz w:val="20"/>
              </w:rPr>
            </w:rPrChange>
          </w:rPr>
          <w:t>5.</w:t>
        </w:r>
      </w:ins>
      <w:ins w:id="308" w:author="Groote Haar, Linda" w:date="2026-01-29T10:54:00Z" w16du:dateUtc="2026-01-29T09:54:00Z">
        <w:r w:rsidR="006E5DB4" w:rsidRPr="005D6B36">
          <w:rPr>
            <w:rFonts w:ascii="Arial" w:hAnsi="Arial" w:cs="Arial"/>
            <w:color w:val="800080"/>
            <w:sz w:val="20"/>
          </w:rPr>
          <w:tab/>
        </w:r>
      </w:ins>
      <w:ins w:id="309" w:author="Groote Haar, Linda" w:date="2026-01-29T09:54:00Z" w16du:dateUtc="2026-01-29T08:54:00Z">
        <w:r w:rsidRPr="005D6B36">
          <w:rPr>
            <w:rFonts w:ascii="Arial" w:hAnsi="Arial" w:cs="Arial"/>
            <w:b/>
            <w:bCs/>
            <w:color w:val="800080"/>
            <w:sz w:val="20"/>
            <w:rPrChange w:id="310" w:author="Groot, Karina de" w:date="2026-02-19T14:05:00Z" w16du:dateUtc="2026-02-19T13:05:00Z">
              <w:rPr>
                <w:rFonts w:ascii="Arial" w:hAnsi="Arial" w:cs="Arial"/>
                <w:color w:val="800080"/>
                <w:sz w:val="20"/>
              </w:rPr>
            </w:rPrChange>
          </w:rPr>
          <w:t>Overbruggingshypotheek</w:t>
        </w:r>
        <w:r w:rsidRPr="005D6B36">
          <w:rPr>
            <w:rFonts w:ascii="Arial" w:hAnsi="Arial" w:cs="Arial"/>
            <w:color w:val="800080"/>
            <w:sz w:val="20"/>
          </w:rPr>
          <w:t xml:space="preserve"> </w:t>
        </w:r>
      </w:ins>
    </w:p>
    <w:p w14:paraId="2EE7BC4A" w14:textId="22A0AA49" w:rsidR="00E305DF" w:rsidRPr="005D6B36" w:rsidRDefault="00E305DF" w:rsidP="00E305DF">
      <w:pPr>
        <w:suppressAutoHyphens/>
        <w:ind w:left="709" w:hanging="1"/>
        <w:rPr>
          <w:ins w:id="311" w:author="Groote Haar, Linda" w:date="2026-01-29T09:54:00Z" w16du:dateUtc="2026-01-29T08:54:00Z"/>
          <w:rFonts w:ascii="Arial" w:hAnsi="Arial" w:cs="Arial"/>
          <w:color w:val="800080"/>
          <w:sz w:val="20"/>
        </w:rPr>
      </w:pPr>
      <w:ins w:id="312" w:author="Groote Haar, Linda" w:date="2026-01-29T09:54:00Z" w16du:dateUtc="2026-01-29T08:54:00Z">
        <w:r w:rsidRPr="005D6B36">
          <w:rPr>
            <w:rFonts w:ascii="Arial" w:hAnsi="Arial" w:cs="Arial"/>
            <w:color w:val="800080"/>
            <w:sz w:val="20"/>
          </w:rPr>
          <w:t xml:space="preserve">Voorts verleent de Hypotheekgever tot zekerheid voor de betaling van </w:t>
        </w:r>
      </w:ins>
      <w:ins w:id="313" w:author="Groote Haar, Linda" w:date="2026-01-29T10:55:00Z" w16du:dateUtc="2026-01-29T09:55:00Z">
        <w:r w:rsidR="00057F5D" w:rsidRPr="005D6B36">
          <w:rPr>
            <w:rFonts w:ascii="Arial" w:hAnsi="Arial" w:cs="Arial"/>
            <w:color w:val="800080"/>
            <w:sz w:val="20"/>
          </w:rPr>
          <w:t>het Verschuldigde</w:t>
        </w:r>
      </w:ins>
      <w:ins w:id="314" w:author="Groote Haar, Linda" w:date="2026-01-29T09:54:00Z" w16du:dateUtc="2026-01-29T08:54:00Z">
        <w:r w:rsidRPr="005D6B36">
          <w:rPr>
            <w:rFonts w:ascii="Arial" w:hAnsi="Arial" w:cs="Arial"/>
            <w:color w:val="800080"/>
            <w:sz w:val="20"/>
          </w:rPr>
          <w:t xml:space="preserve"> als hiervoor omschreven, bij deze aa</w:t>
        </w:r>
      </w:ins>
      <w:ins w:id="315" w:author="Groote Haar, Linda" w:date="2026-01-29T10:55:00Z" w16du:dateUtc="2026-01-29T09:55:00Z">
        <w:r w:rsidR="006E5DB4" w:rsidRPr="005D6B36">
          <w:rPr>
            <w:rFonts w:ascii="Arial" w:hAnsi="Arial" w:cs="Arial"/>
            <w:color w:val="800080"/>
            <w:sz w:val="20"/>
          </w:rPr>
          <w:t>n de Bank</w:t>
        </w:r>
      </w:ins>
      <w:ins w:id="316" w:author="Groote Haar, Linda" w:date="2026-01-29T09:54:00Z" w16du:dateUtc="2026-01-29T08:54:00Z">
        <w:r w:rsidRPr="005D6B36">
          <w:rPr>
            <w:rFonts w:ascii="Arial" w:hAnsi="Arial" w:cs="Arial"/>
            <w:color w:val="800080"/>
            <w:sz w:val="20"/>
          </w:rPr>
          <w:t xml:space="preserve"> die van de Hypotheekgever aanvaardt, het recht van </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sz w:val="20"/>
          </w:rPr>
          <w:t>telwoord</w:t>
        </w:r>
        <w:r w:rsidRPr="005D6B36">
          <w:rPr>
            <w:rFonts w:ascii="Arial" w:hAnsi="Arial" w:cs="Arial"/>
            <w:sz w:val="20"/>
          </w:rPr>
          <w:fldChar w:fldCharType="begin"/>
        </w:r>
        <w:r w:rsidRPr="005D6B36">
          <w:rPr>
            <w:rFonts w:ascii="Arial" w:hAnsi="Arial" w:cs="Arial"/>
            <w:sz w:val="20"/>
          </w:rPr>
          <w:instrText>MacroButton Nomacro §</w:instrText>
        </w:r>
        <w:r w:rsidRPr="005D6B36">
          <w:rPr>
            <w:rFonts w:ascii="Arial" w:hAnsi="Arial" w:cs="Arial"/>
            <w:sz w:val="20"/>
          </w:rPr>
          <w:fldChar w:fldCharType="end"/>
        </w:r>
        <w:r w:rsidRPr="005D6B36">
          <w:rPr>
            <w:rFonts w:ascii="Arial" w:hAnsi="Arial" w:cs="Arial"/>
            <w:color w:val="800080"/>
            <w:sz w:val="20"/>
          </w:rPr>
          <w:t xml:space="preserve"> hypotheek op het hierna te omschrijven registergoed</w:t>
        </w:r>
      </w:ins>
      <w:ins w:id="317" w:author="Groote Haar, Linda" w:date="2026-01-29T10:56:00Z" w16du:dateUtc="2026-01-29T09:56:00Z">
        <w:r w:rsidR="00057F5D" w:rsidRPr="005D6B36">
          <w:rPr>
            <w:rFonts w:ascii="Arial" w:hAnsi="Arial" w:cs="Arial"/>
            <w:color w:val="800080"/>
            <w:sz w:val="20"/>
          </w:rPr>
          <w:t xml:space="preserve">, </w:t>
        </w:r>
      </w:ins>
      <w:ins w:id="318" w:author="Groote Haar, Linda" w:date="2026-01-29T09:54:00Z" w16du:dateUtc="2026-01-29T08:54:00Z">
        <w:r w:rsidRPr="005D6B36">
          <w:rPr>
            <w:rFonts w:ascii="Arial" w:hAnsi="Arial" w:cs="Arial"/>
            <w:color w:val="800080"/>
            <w:sz w:val="20"/>
          </w:rPr>
          <w:t xml:space="preserve">hierna te noemen het “Overbruggingspand”: </w:t>
        </w:r>
      </w:ins>
    </w:p>
    <w:p w14:paraId="2783B0C6" w14:textId="6535AFEC" w:rsidR="006E5DB4" w:rsidRPr="005D6B36" w:rsidRDefault="00E305DF">
      <w:pPr>
        <w:autoSpaceDE w:val="0"/>
        <w:autoSpaceDN w:val="0"/>
        <w:adjustRightInd w:val="0"/>
        <w:ind w:left="709" w:hanging="1"/>
        <w:rPr>
          <w:ins w:id="319" w:author="Groote Haar, Linda" w:date="2026-01-29T10:53:00Z" w16du:dateUtc="2026-01-29T09:53:00Z"/>
          <w:rFonts w:ascii="Arial" w:hAnsi="Arial" w:cs="Arial"/>
          <w:color w:val="800080"/>
          <w:sz w:val="20"/>
          <w:rPrChange w:id="320" w:author="Groot, Karina de" w:date="2026-02-19T14:05:00Z" w16du:dateUtc="2026-02-19T13:05:00Z">
            <w:rPr>
              <w:ins w:id="321" w:author="Groote Haar, Linda" w:date="2026-01-29T10:53:00Z" w16du:dateUtc="2026-01-29T09:53:00Z"/>
              <w:rFonts w:ascii="Arial" w:hAnsi="Arial" w:cs="Arial"/>
              <w:color w:val="800080"/>
              <w:sz w:val="20"/>
              <w:u w:val="single"/>
            </w:rPr>
          </w:rPrChange>
        </w:rPr>
        <w:pPrChange w:id="322" w:author="Groote Haar, Linda" w:date="2026-02-16T15:02:00Z" w16du:dateUtc="2026-02-16T14:02:00Z">
          <w:pPr>
            <w:autoSpaceDE w:val="0"/>
            <w:autoSpaceDN w:val="0"/>
            <w:adjustRightInd w:val="0"/>
          </w:pPr>
        </w:pPrChange>
      </w:pPr>
      <w:ins w:id="323" w:author="Groote Haar, Linda" w:date="2026-01-29T09:54:00Z" w16du:dateUtc="2026-01-29T08:54:00Z">
        <w:r w:rsidRPr="005D6B36">
          <w:rPr>
            <w:rFonts w:ascii="Arial" w:hAnsi="Arial" w:cs="Arial"/>
            <w:color w:val="800080"/>
            <w:sz w:val="20"/>
            <w:highlight w:val="yellow"/>
          </w:rPr>
          <w:t>TEKSTBLOK RECHT</w:t>
        </w:r>
        <w:r w:rsidRPr="005D6B36">
          <w:rPr>
            <w:rFonts w:ascii="Arial" w:hAnsi="Arial" w:cs="Arial"/>
            <w:color w:val="800080"/>
            <w:sz w:val="20"/>
          </w:rPr>
          <w:t xml:space="preserve"> </w:t>
        </w:r>
        <w:r w:rsidRPr="005D6B36">
          <w:rPr>
            <w:rFonts w:ascii="Arial" w:hAnsi="Arial" w:cs="Arial"/>
            <w:color w:val="800080"/>
            <w:sz w:val="20"/>
            <w:highlight w:val="yellow"/>
          </w:rPr>
          <w:t>TEKSTBLOK REGISTERGOED</w:t>
        </w:r>
        <w:r w:rsidRPr="005D6B36">
          <w:rPr>
            <w:rFonts w:ascii="Arial" w:hAnsi="Arial" w:cs="Arial"/>
            <w:color w:val="800080"/>
            <w:sz w:val="20"/>
          </w:rPr>
          <w:t xml:space="preserve">. </w:t>
        </w:r>
      </w:ins>
    </w:p>
    <w:p w14:paraId="2C4AED20" w14:textId="3BF7ABB9" w:rsidR="00E305DF" w:rsidRPr="005D6B36" w:rsidRDefault="00E305DF" w:rsidP="00E305DF">
      <w:pPr>
        <w:autoSpaceDE w:val="0"/>
        <w:autoSpaceDN w:val="0"/>
        <w:adjustRightInd w:val="0"/>
        <w:rPr>
          <w:ins w:id="324" w:author="Groote Haar, Linda" w:date="2026-01-29T09:54:00Z" w16du:dateUtc="2026-01-29T08:54:00Z"/>
          <w:rFonts w:ascii="Arial" w:hAnsi="Arial" w:cs="Arial"/>
          <w:color w:val="800080"/>
          <w:sz w:val="20"/>
        </w:rPr>
      </w:pPr>
      <w:ins w:id="325" w:author="Groote Haar, Linda" w:date="2026-01-29T09:54:00Z" w16du:dateUtc="2026-01-29T08:54:00Z">
        <w:r w:rsidRPr="005D6B36">
          <w:rPr>
            <w:rFonts w:ascii="Arial" w:hAnsi="Arial" w:cs="Arial"/>
            <w:color w:val="800080"/>
            <w:sz w:val="20"/>
            <w:u w:val="single"/>
          </w:rPr>
          <w:t xml:space="preserve">Woonplaats </w:t>
        </w:r>
      </w:ins>
    </w:p>
    <w:p w14:paraId="051079AD" w14:textId="70BA96C3" w:rsidR="006E5DB4" w:rsidRPr="005D6B36" w:rsidRDefault="00E305DF" w:rsidP="00956748">
      <w:pPr>
        <w:tabs>
          <w:tab w:val="left" w:pos="-1440"/>
          <w:tab w:val="left" w:pos="-720"/>
        </w:tabs>
        <w:suppressAutoHyphens/>
        <w:rPr>
          <w:ins w:id="326" w:author="Groote Haar, Linda" w:date="2026-01-29T10:53:00Z" w16du:dateUtc="2026-01-29T09:53:00Z"/>
          <w:rFonts w:ascii="Arial" w:hAnsi="Arial" w:cs="Arial"/>
          <w:color w:val="800080"/>
          <w:sz w:val="20"/>
          <w:rPrChange w:id="327" w:author="Groot, Karina de" w:date="2026-02-19T14:05:00Z" w16du:dateUtc="2026-02-19T13:05:00Z">
            <w:rPr>
              <w:ins w:id="328" w:author="Groote Haar, Linda" w:date="2026-01-29T10:53:00Z" w16du:dateUtc="2026-01-29T09:53:00Z"/>
              <w:rFonts w:ascii="Arial" w:hAnsi="Arial" w:cs="Arial"/>
              <w:color w:val="FF0000"/>
              <w:sz w:val="20"/>
            </w:rPr>
          </w:rPrChange>
        </w:rPr>
      </w:pPr>
      <w:ins w:id="329" w:author="Groote Haar, Linda" w:date="2026-01-29T09:54:00Z" w16du:dateUtc="2026-01-29T08:54:00Z">
        <w:r w:rsidRPr="005D6B36">
          <w:rPr>
            <w:rFonts w:ascii="Arial" w:hAnsi="Arial" w:cs="Arial"/>
            <w:color w:val="800080"/>
            <w:sz w:val="20"/>
          </w:rPr>
          <w:t xml:space="preserve">Partijen </w:t>
        </w:r>
      </w:ins>
      <w:ins w:id="330" w:author="Groote Haar, Linda" w:date="2026-01-29T10:56:00Z" w16du:dateUtc="2026-01-29T09:56:00Z">
        <w:r w:rsidR="00057F5D" w:rsidRPr="005D6B36">
          <w:rPr>
            <w:rFonts w:ascii="Arial" w:hAnsi="Arial" w:cs="Arial"/>
            <w:color w:val="800080"/>
            <w:sz w:val="20"/>
          </w:rPr>
          <w:t>verklaarden voor de tenuitvoerlegging van deze akte</w:t>
        </w:r>
      </w:ins>
      <w:ins w:id="331" w:author="Groote Haar, Linda" w:date="2026-01-29T09:54:00Z" w16du:dateUtc="2026-01-29T08:54:00Z">
        <w:r w:rsidRPr="005D6B36">
          <w:rPr>
            <w:rFonts w:ascii="Arial" w:hAnsi="Arial" w:cs="Arial"/>
            <w:color w:val="800080"/>
            <w:sz w:val="20"/>
          </w:rPr>
          <w:t xml:space="preserve"> woonplaats </w:t>
        </w:r>
      </w:ins>
      <w:ins w:id="332" w:author="Groote Haar, Linda" w:date="2026-01-29T10:56:00Z" w16du:dateUtc="2026-01-29T09:56:00Z">
        <w:r w:rsidR="00057F5D" w:rsidRPr="005D6B36">
          <w:rPr>
            <w:rFonts w:ascii="Arial" w:hAnsi="Arial" w:cs="Arial"/>
            <w:color w:val="800080"/>
            <w:sz w:val="20"/>
          </w:rPr>
          <w:t xml:space="preserve">te kiezen </w:t>
        </w:r>
      </w:ins>
      <w:ins w:id="333" w:author="Groote Haar, Linda" w:date="2026-01-29T09:54:00Z" w16du:dateUtc="2026-01-29T08:54:00Z">
        <w:r w:rsidRPr="005D6B36">
          <w:rPr>
            <w:rFonts w:ascii="Arial" w:hAnsi="Arial" w:cs="Arial"/>
            <w:color w:val="800080"/>
            <w:sz w:val="20"/>
          </w:rPr>
          <w:t>ten kantore van de bewaarder van deze akte.</w:t>
        </w:r>
      </w:ins>
    </w:p>
    <w:p w14:paraId="1CE964CD" w14:textId="298EAD01" w:rsidR="00573AD5" w:rsidRPr="005D6B36" w:rsidDel="00C2071F" w:rsidRDefault="00573AD5" w:rsidP="00FA066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del w:id="334" w:author="Groote Haar, Linda" w:date="2026-01-26T14:59:00Z" w16du:dateUtc="2026-01-26T13:59:00Z"/>
          <w:rFonts w:ascii="Arial" w:hAnsi="Arial"/>
          <w:color w:val="FF0000"/>
          <w:sz w:val="20"/>
        </w:rPr>
      </w:pPr>
      <w:del w:id="335" w:author="Groote Haar, Linda" w:date="2026-01-26T14:59:00Z" w16du:dateUtc="2026-01-26T13:59:00Z">
        <w:r w:rsidRPr="005D6B36" w:rsidDel="00C2071F">
          <w:rPr>
            <w:rFonts w:ascii="Arial" w:hAnsi="Arial"/>
            <w:color w:val="FF0000"/>
            <w:sz w:val="20"/>
          </w:rPr>
          <w:delText>OVEREENKOMST</w:delText>
        </w:r>
      </w:del>
    </w:p>
    <w:p w14:paraId="40CCDA2C" w14:textId="007EC896" w:rsidR="00920AAC" w:rsidRPr="005D6B36" w:rsidDel="00C2071F" w:rsidRDefault="00920AAC" w:rsidP="00920A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del w:id="336" w:author="Groote Haar, Linda" w:date="2026-01-26T14:59:00Z" w16du:dateUtc="2026-01-26T13:59:00Z"/>
          <w:rFonts w:ascii="Arial" w:hAnsi="Arial" w:cs="Arial"/>
          <w:color w:val="FFFFFF"/>
          <w:sz w:val="20"/>
        </w:rPr>
      </w:pPr>
      <w:del w:id="337" w:author="Groote Haar, Linda" w:date="2026-01-26T14:59:00Z" w16du:dateUtc="2026-01-26T13:59:00Z">
        <w:r w:rsidRPr="005D6B36" w:rsidDel="00C2071F">
          <w:rPr>
            <w:rFonts w:ascii="Arial" w:hAnsi="Arial" w:cs="Arial"/>
            <w:color w:val="FFFFFF"/>
            <w:sz w:val="20"/>
            <w:highlight w:val="darkYellow"/>
          </w:rPr>
          <w:delText>KEUZEBLOK OVEREENKOMST</w:delText>
        </w:r>
      </w:del>
    </w:p>
    <w:p w14:paraId="0DDAB1B0" w14:textId="3FBCCBEA" w:rsidR="00905ECE" w:rsidRPr="005D6B36" w:rsidDel="00C2071F" w:rsidRDefault="008A469A" w:rsidP="00AA33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del w:id="338" w:author="Groote Haar, Linda" w:date="2026-01-26T14:59:00Z" w16du:dateUtc="2026-01-26T13:59:00Z"/>
          <w:rFonts w:ascii="Arial" w:hAnsi="Arial"/>
          <w:color w:val="800080"/>
          <w:sz w:val="20"/>
        </w:rPr>
      </w:pPr>
      <w:del w:id="339" w:author="Groote Haar, Linda" w:date="2026-01-26T14:59:00Z" w16du:dateUtc="2026-01-26T13:59:00Z">
        <w:r w:rsidRPr="005D6B36" w:rsidDel="00C2071F">
          <w:rPr>
            <w:rFonts w:ascii="Arial" w:hAnsi="Arial"/>
            <w:color w:val="800080"/>
            <w:sz w:val="20"/>
          </w:rPr>
          <w:delText>WOONPLAATSKEUZE</w:delText>
        </w:r>
      </w:del>
    </w:p>
    <w:p w14:paraId="19DF6F67" w14:textId="0885C7CF" w:rsidR="008A469A" w:rsidRPr="005D6B36" w:rsidDel="00C2071F" w:rsidRDefault="008A469A" w:rsidP="00AA33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del w:id="340" w:author="Groote Haar, Linda" w:date="2026-01-26T14:59:00Z" w16du:dateUtc="2026-01-26T13:59:00Z"/>
          <w:rFonts w:ascii="Arial" w:hAnsi="Arial"/>
          <w:color w:val="800080"/>
          <w:sz w:val="20"/>
        </w:rPr>
      </w:pPr>
      <w:del w:id="341" w:author="Groote Haar, Linda" w:date="2026-01-26T14:59:00Z" w16du:dateUtc="2026-01-26T13:59:00Z">
        <w:r w:rsidRPr="005D6B36" w:rsidDel="00C2071F">
          <w:rPr>
            <w:rFonts w:ascii="Arial" w:hAnsi="Arial"/>
            <w:color w:val="800080"/>
            <w:sz w:val="20"/>
          </w:rPr>
          <w:delText>Vo</w:delText>
        </w:r>
        <w:r w:rsidR="00A21B8E" w:rsidRPr="005D6B36" w:rsidDel="00C2071F">
          <w:rPr>
            <w:rFonts w:ascii="Arial" w:hAnsi="Arial"/>
            <w:color w:val="800080"/>
            <w:sz w:val="20"/>
          </w:rPr>
          <w:delText>o</w:delText>
        </w:r>
        <w:r w:rsidRPr="005D6B36" w:rsidDel="00C2071F">
          <w:rPr>
            <w:rFonts w:ascii="Arial" w:hAnsi="Arial"/>
            <w:color w:val="800080"/>
            <w:sz w:val="20"/>
          </w:rPr>
          <w:delText>r de tenuitvoerlegging van deze akte verklaarden de comparanten woonplaats te kiezen op het kantoor van de bewaarder van deze akte.</w:delText>
        </w:r>
      </w:del>
    </w:p>
    <w:p w14:paraId="2BC17A51" w14:textId="66D0E40F" w:rsidR="008A469A" w:rsidRPr="005D6B36" w:rsidDel="00C2071F" w:rsidRDefault="008A469A" w:rsidP="00AA33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del w:id="342" w:author="Groote Haar, Linda" w:date="2026-01-26T14:59:00Z" w16du:dateUtc="2026-01-26T13:59:00Z"/>
          <w:rFonts w:ascii="Arial" w:hAnsi="Arial"/>
          <w:color w:val="FF0000"/>
          <w:sz w:val="20"/>
        </w:rPr>
      </w:pPr>
      <w:del w:id="343" w:author="Groote Haar, Linda" w:date="2026-01-26T14:59:00Z" w16du:dateUtc="2026-01-26T13:59:00Z">
        <w:r w:rsidRPr="005D6B36" w:rsidDel="00C2071F">
          <w:rPr>
            <w:rFonts w:ascii="Arial" w:hAnsi="Arial"/>
            <w:color w:val="FF0000"/>
            <w:sz w:val="20"/>
          </w:rPr>
          <w:delText>HYPOTHEEKSTELLING</w:delText>
        </w:r>
      </w:del>
    </w:p>
    <w:p w14:paraId="387E3C3C" w14:textId="3E6CC15A" w:rsidR="008A469A" w:rsidRPr="005D6B36" w:rsidDel="00C2071F" w:rsidRDefault="008A469A" w:rsidP="00AA33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del w:id="344" w:author="Groote Haar, Linda" w:date="2026-01-26T14:59:00Z" w16du:dateUtc="2026-01-26T13:59:00Z"/>
          <w:rFonts w:ascii="Arial" w:hAnsi="Arial"/>
          <w:color w:val="FF0000"/>
          <w:sz w:val="20"/>
        </w:rPr>
      </w:pPr>
      <w:del w:id="345" w:author="Groote Haar, Linda" w:date="2026-01-26T14:59:00Z" w16du:dateUtc="2026-01-26T13:59:00Z">
        <w:r w:rsidRPr="005D6B36" w:rsidDel="00C2071F">
          <w:rPr>
            <w:rFonts w:ascii="Arial" w:hAnsi="Arial"/>
            <w:color w:val="FF0000"/>
            <w:sz w:val="20"/>
          </w:rPr>
          <w:delText>Ter uitvoerlegging van hetgeen in de Offerte is overeengekomen verleent de Hypotheekgever tot zekerheid voor de betaling van:</w:delText>
        </w:r>
      </w:del>
    </w:p>
    <w:p w14:paraId="5DD99639" w14:textId="2ABB9068" w:rsidR="0051591C" w:rsidRPr="005D6B36" w:rsidDel="00C2071F" w:rsidRDefault="0051591C" w:rsidP="0051591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rPr>
          <w:del w:id="346" w:author="Groote Haar, Linda" w:date="2026-01-26T14:59:00Z" w16du:dateUtc="2026-01-26T13:59:00Z"/>
          <w:rFonts w:ascii="Arial" w:hAnsi="Arial"/>
          <w:color w:val="339966"/>
          <w:sz w:val="20"/>
          <w:u w:val="single"/>
        </w:rPr>
      </w:pPr>
      <w:del w:id="347" w:author="Groote Haar, Linda" w:date="2026-01-26T14:59:00Z" w16du:dateUtc="2026-01-26T13:59:00Z">
        <w:r w:rsidRPr="005D6B36" w:rsidDel="00C2071F">
          <w:rPr>
            <w:rFonts w:ascii="Arial" w:hAnsi="Arial"/>
            <w:color w:val="FF0000"/>
            <w:sz w:val="20"/>
            <w:u w:val="single"/>
          </w:rPr>
          <w:delText>Hypotheekbedrag</w:delText>
        </w:r>
      </w:del>
    </w:p>
    <w:p w14:paraId="7F64ED08" w14:textId="62C882E4" w:rsidR="00F36B11" w:rsidRPr="005D6B36" w:rsidDel="00C2071F" w:rsidRDefault="00A34A63" w:rsidP="00F36B11">
      <w:pPr>
        <w:widowControl/>
        <w:numPr>
          <w:ilvl w:val="0"/>
          <w:numId w:val="14"/>
        </w:numPr>
        <w:tabs>
          <w:tab w:val="clear" w:pos="360"/>
          <w:tab w:val="left" w:pos="0"/>
          <w:tab w:val="left" w:pos="720"/>
          <w:tab w:val="num" w:pos="74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line="260" w:lineRule="atLeast"/>
        <w:ind w:left="748" w:hanging="748"/>
        <w:rPr>
          <w:del w:id="348" w:author="Groote Haar, Linda" w:date="2026-01-26T14:59:00Z" w16du:dateUtc="2026-01-26T13:59:00Z"/>
          <w:rFonts w:ascii="Arial" w:hAnsi="Arial"/>
          <w:sz w:val="20"/>
        </w:rPr>
      </w:pPr>
      <w:del w:id="349" w:author="Groote Haar, Linda" w:date="2026-01-26T14:59:00Z" w16du:dateUtc="2026-01-26T13:59:00Z">
        <w:r w:rsidRPr="005D6B36" w:rsidDel="00C2071F">
          <w:rPr>
            <w:rFonts w:ascii="Arial" w:hAnsi="Arial"/>
            <w:color w:val="FF0000"/>
            <w:sz w:val="20"/>
          </w:rPr>
          <w:delText>al hetgeen de Schuldenaar nu of in de toekomst verschuldigd is aan de Bank zoals hierna nader omschreven</w:delText>
        </w:r>
        <w:r w:rsidR="00F36B11" w:rsidRPr="005D6B36" w:rsidDel="00C2071F">
          <w:rPr>
            <w:rFonts w:ascii="Arial" w:hAnsi="Arial"/>
            <w:color w:val="FF0000"/>
            <w:sz w:val="20"/>
          </w:rPr>
          <w:delText xml:space="preserve">, een en ander tot maximaal </w:delText>
        </w:r>
        <w:r w:rsidR="00E44813" w:rsidRPr="005D6B36" w:rsidDel="00C2071F">
          <w:rPr>
            <w:rFonts w:ascii="Arial" w:hAnsi="Arial" w:cs="Arial"/>
            <w:sz w:val="20"/>
          </w:rPr>
          <w:fldChar w:fldCharType="begin"/>
        </w:r>
        <w:r w:rsidR="00E44813" w:rsidRPr="005D6B36" w:rsidDel="00C2071F">
          <w:rPr>
            <w:rFonts w:ascii="Arial" w:hAnsi="Arial" w:cs="Arial"/>
            <w:sz w:val="20"/>
          </w:rPr>
          <w:delInstrText>MacroButton Nomacro §</w:delInstrText>
        </w:r>
        <w:r w:rsidR="00E44813" w:rsidRPr="005D6B36" w:rsidDel="00C2071F">
          <w:rPr>
            <w:rFonts w:ascii="Arial" w:hAnsi="Arial" w:cs="Arial"/>
            <w:sz w:val="20"/>
          </w:rPr>
          <w:fldChar w:fldCharType="end"/>
        </w:r>
        <w:r w:rsidR="00F36B11" w:rsidRPr="005D6B36" w:rsidDel="00C2071F">
          <w:rPr>
            <w:rFonts w:ascii="Arial" w:hAnsi="Arial"/>
            <w:sz w:val="20"/>
          </w:rPr>
          <w:delText>hypotheekbedrag voluit in letters (hypotheekbedrag in cijfers)</w:delText>
        </w:r>
        <w:r w:rsidR="00E44813" w:rsidRPr="005D6B36" w:rsidDel="00C2071F">
          <w:rPr>
            <w:rFonts w:ascii="Arial" w:hAnsi="Arial" w:cs="Arial"/>
            <w:sz w:val="20"/>
          </w:rPr>
          <w:fldChar w:fldCharType="begin"/>
        </w:r>
        <w:r w:rsidR="00E44813" w:rsidRPr="005D6B36" w:rsidDel="00C2071F">
          <w:rPr>
            <w:rFonts w:ascii="Arial" w:hAnsi="Arial" w:cs="Arial"/>
            <w:sz w:val="20"/>
          </w:rPr>
          <w:delInstrText>MacroButton Nomacro §</w:delInstrText>
        </w:r>
        <w:r w:rsidR="00E44813" w:rsidRPr="005D6B36" w:rsidDel="00C2071F">
          <w:rPr>
            <w:rFonts w:ascii="Arial" w:hAnsi="Arial" w:cs="Arial"/>
            <w:sz w:val="20"/>
          </w:rPr>
          <w:fldChar w:fldCharType="end"/>
        </w:r>
        <w:r w:rsidR="00F36B11" w:rsidRPr="005D6B36" w:rsidDel="00C2071F">
          <w:rPr>
            <w:rFonts w:ascii="Arial" w:hAnsi="Arial"/>
            <w:color w:val="FF0000"/>
            <w:sz w:val="20"/>
          </w:rPr>
          <w:delText>;</w:delText>
        </w:r>
      </w:del>
    </w:p>
    <w:p w14:paraId="5DE6546D" w14:textId="0E9C30DF" w:rsidR="00BC0442" w:rsidRPr="005D6B36" w:rsidDel="00C2071F" w:rsidRDefault="0051591C" w:rsidP="00AA33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del w:id="350" w:author="Groote Haar, Linda" w:date="2026-01-26T14:59:00Z" w16du:dateUtc="2026-01-26T13:59:00Z"/>
          <w:rFonts w:ascii="Arial" w:hAnsi="Arial" w:cs="Arial"/>
          <w:color w:val="FFFFFF"/>
          <w:sz w:val="20"/>
        </w:rPr>
      </w:pPr>
      <w:del w:id="351" w:author="Groote Haar, Linda" w:date="2026-01-26T14:59:00Z" w16du:dateUtc="2026-01-26T13:59:00Z">
        <w:r w:rsidRPr="005D6B36" w:rsidDel="00C2071F">
          <w:rPr>
            <w:rFonts w:ascii="Arial" w:hAnsi="Arial" w:cs="Arial"/>
            <w:color w:val="FFFFFF"/>
            <w:sz w:val="20"/>
            <w:highlight w:val="darkYellow"/>
          </w:rPr>
          <w:delText>KEUZEBLOK HYPOTHEEKBEDRAG</w:delText>
        </w:r>
      </w:del>
    </w:p>
    <w:p w14:paraId="6841B1A3" w14:textId="0E221CD9" w:rsidR="003E751B" w:rsidRPr="005D6B36" w:rsidDel="00C2071F" w:rsidRDefault="003E751B" w:rsidP="00D466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rPr>
          <w:del w:id="352" w:author="Groote Haar, Linda" w:date="2026-01-26T14:59:00Z" w16du:dateUtc="2026-01-26T13:59:00Z"/>
          <w:rFonts w:ascii="Arial" w:hAnsi="Arial"/>
          <w:color w:val="FF0000"/>
          <w:sz w:val="20"/>
          <w:u w:val="single"/>
        </w:rPr>
      </w:pPr>
      <w:del w:id="353" w:author="Groote Haar, Linda" w:date="2026-01-26T14:59:00Z" w16du:dateUtc="2026-01-26T13:59:00Z">
        <w:r w:rsidRPr="005D6B36" w:rsidDel="00C2071F">
          <w:rPr>
            <w:rFonts w:ascii="Arial" w:hAnsi="Arial"/>
            <w:color w:val="FF0000"/>
            <w:sz w:val="20"/>
            <w:u w:val="single"/>
          </w:rPr>
          <w:delText>Onderpand</w:delText>
        </w:r>
      </w:del>
    </w:p>
    <w:p w14:paraId="3B48A477" w14:textId="5C571045" w:rsidR="0051591C" w:rsidRPr="005D6B36" w:rsidDel="00C2071F" w:rsidRDefault="003E6827" w:rsidP="003E6827">
      <w:pPr>
        <w:widowControl/>
        <w:autoSpaceDE w:val="0"/>
        <w:autoSpaceDN w:val="0"/>
        <w:adjustRightInd w:val="0"/>
        <w:rPr>
          <w:del w:id="354" w:author="Groote Haar, Linda" w:date="2026-01-26T14:59:00Z" w16du:dateUtc="2026-01-26T13:59:00Z"/>
          <w:rFonts w:ascii="Arial" w:hAnsi="Arial" w:cs="Arial"/>
          <w:color w:val="FF0000"/>
          <w:sz w:val="20"/>
        </w:rPr>
      </w:pPr>
      <w:del w:id="355" w:author="Groote Haar, Linda" w:date="2026-01-26T14:59:00Z" w16du:dateUtc="2026-01-26T13:59:00Z">
        <w:r w:rsidRPr="005D6B36" w:rsidDel="00C2071F">
          <w:rPr>
            <w:rFonts w:ascii="Arial" w:hAnsi="Arial" w:cs="Arial"/>
            <w:color w:val="FF0000"/>
            <w:sz w:val="20"/>
            <w:highlight w:val="yellow"/>
          </w:rPr>
          <w:delText>TEKSTBLOK RECHT</w:delText>
        </w:r>
        <w:r w:rsidRPr="005D6B36" w:rsidDel="00C2071F">
          <w:rPr>
            <w:rFonts w:ascii="Arial" w:hAnsi="Arial" w:cs="Arial"/>
            <w:color w:val="FF0000"/>
            <w:sz w:val="20"/>
          </w:rPr>
          <w:delText xml:space="preserve"> </w:delText>
        </w:r>
        <w:r w:rsidRPr="005D6B36" w:rsidDel="00C2071F">
          <w:rPr>
            <w:rFonts w:ascii="Arial" w:hAnsi="Arial" w:cs="Arial"/>
            <w:color w:val="FF0000"/>
            <w:sz w:val="20"/>
            <w:highlight w:val="yellow"/>
          </w:rPr>
          <w:delText>TEKSTBLOK REGISTERGOED</w:delText>
        </w:r>
        <w:r w:rsidR="009E0390" w:rsidRPr="005D6B36" w:rsidDel="00C2071F">
          <w:rPr>
            <w:rFonts w:ascii="Arial" w:hAnsi="Arial" w:cs="Arial"/>
            <w:color w:val="FF0000"/>
            <w:sz w:val="20"/>
          </w:rPr>
          <w:delText>;</w:delText>
        </w:r>
        <w:r w:rsidRPr="005D6B36" w:rsidDel="00C2071F">
          <w:rPr>
            <w:rFonts w:ascii="Arial" w:hAnsi="Arial" w:cs="Arial"/>
            <w:color w:val="FF0000"/>
            <w:sz w:val="20"/>
          </w:rPr>
          <w:delText xml:space="preserve"> </w:delText>
        </w:r>
      </w:del>
    </w:p>
    <w:p w14:paraId="6CDA326F" w14:textId="1DC00505" w:rsidR="003E6827" w:rsidRPr="005D6B36" w:rsidDel="00C2071F" w:rsidRDefault="0051591C" w:rsidP="003E6827">
      <w:pPr>
        <w:widowControl/>
        <w:autoSpaceDE w:val="0"/>
        <w:autoSpaceDN w:val="0"/>
        <w:adjustRightInd w:val="0"/>
        <w:rPr>
          <w:del w:id="356" w:author="Groote Haar, Linda" w:date="2026-01-26T14:59:00Z" w16du:dateUtc="2026-01-26T13:59:00Z"/>
          <w:rFonts w:ascii="Arial" w:hAnsi="Arial"/>
          <w:color w:val="FF0000"/>
          <w:sz w:val="20"/>
        </w:rPr>
      </w:pPr>
      <w:del w:id="357" w:author="Groote Haar, Linda" w:date="2026-01-26T14:59:00Z" w16du:dateUtc="2026-01-26T13:59:00Z">
        <w:r w:rsidRPr="005D6B36" w:rsidDel="00C2071F">
          <w:rPr>
            <w:rFonts w:ascii="Arial" w:hAnsi="Arial"/>
            <w:color w:val="FF0000"/>
            <w:sz w:val="20"/>
          </w:rPr>
          <w:delText>in deze akte tezamen met de in de Algemene Voorwaarden ING Hypotheken omschreven roerende zaken te noemen</w:delText>
        </w:r>
        <w:r w:rsidR="003E6827" w:rsidRPr="005D6B36" w:rsidDel="00C2071F">
          <w:rPr>
            <w:rFonts w:ascii="Arial" w:hAnsi="Arial"/>
            <w:color w:val="FF0000"/>
            <w:sz w:val="20"/>
          </w:rPr>
          <w:delText>: ‘</w:delText>
        </w:r>
        <w:r w:rsidR="003E6827" w:rsidRPr="005D6B36" w:rsidDel="00C2071F">
          <w:rPr>
            <w:rFonts w:ascii="Arial" w:hAnsi="Arial"/>
            <w:color w:val="FF0000"/>
            <w:sz w:val="20"/>
            <w:u w:val="single"/>
          </w:rPr>
          <w:delText xml:space="preserve">het </w:delText>
        </w:r>
        <w:r w:rsidR="00CC0FC8" w:rsidRPr="005D6B36" w:rsidDel="00C2071F">
          <w:rPr>
            <w:rFonts w:ascii="Arial" w:hAnsi="Arial"/>
            <w:color w:val="FF0000"/>
            <w:sz w:val="20"/>
            <w:u w:val="single"/>
          </w:rPr>
          <w:delText>O</w:delText>
        </w:r>
        <w:r w:rsidR="003E6827" w:rsidRPr="005D6B36" w:rsidDel="00C2071F">
          <w:rPr>
            <w:rFonts w:ascii="Arial" w:hAnsi="Arial"/>
            <w:color w:val="FF0000"/>
            <w:sz w:val="20"/>
            <w:u w:val="single"/>
          </w:rPr>
          <w:delText>nderpand</w:delText>
        </w:r>
        <w:r w:rsidR="003E6827" w:rsidRPr="005D6B36" w:rsidDel="00C2071F">
          <w:rPr>
            <w:rFonts w:ascii="Arial" w:hAnsi="Arial"/>
            <w:color w:val="FF0000"/>
            <w:sz w:val="20"/>
          </w:rPr>
          <w:delText>’</w:delText>
        </w:r>
        <w:r w:rsidRPr="005D6B36" w:rsidDel="00C2071F">
          <w:rPr>
            <w:rFonts w:ascii="Arial" w:hAnsi="Arial"/>
            <w:color w:val="FF0000"/>
            <w:sz w:val="20"/>
          </w:rPr>
          <w:delText>.</w:delText>
        </w:r>
      </w:del>
    </w:p>
    <w:p w14:paraId="09CDB7ED" w14:textId="2365F4A7" w:rsidR="00A36A8A" w:rsidRPr="005D6B36" w:rsidDel="00C2071F" w:rsidRDefault="00A36A8A" w:rsidP="00A36A8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del w:id="358" w:author="Groote Haar, Linda" w:date="2026-01-26T14:59:00Z" w16du:dateUtc="2026-01-26T13:59:00Z"/>
          <w:rFonts w:ascii="Arial" w:hAnsi="Arial" w:cs="Arial"/>
          <w:color w:val="800080"/>
          <w:sz w:val="20"/>
          <w:highlight w:val="yellow"/>
        </w:rPr>
      </w:pPr>
      <w:del w:id="359" w:author="Groote Haar, Linda" w:date="2026-01-26T14:59:00Z" w16du:dateUtc="2026-01-26T13:59:00Z">
        <w:r w:rsidRPr="005D6B36" w:rsidDel="00C2071F">
          <w:rPr>
            <w:rFonts w:ascii="Arial" w:hAnsi="Arial" w:cs="Arial"/>
            <w:color w:val="800080"/>
            <w:sz w:val="20"/>
            <w:highlight w:val="yellow"/>
          </w:rPr>
          <w:delText>TEKSTBLOK OVERBRUGGINGSHYPOTHEEK</w:delText>
        </w:r>
        <w:r w:rsidR="00F36053" w:rsidRPr="005D6B36" w:rsidDel="00C2071F">
          <w:rPr>
            <w:rFonts w:ascii="Arial" w:hAnsi="Arial" w:cs="Arial"/>
            <w:color w:val="800080"/>
            <w:sz w:val="20"/>
          </w:rPr>
          <w:delText>.</w:delText>
        </w:r>
      </w:del>
    </w:p>
    <w:p w14:paraId="3415AC48" w14:textId="31A4144C" w:rsidR="0051591C" w:rsidRPr="005D6B36" w:rsidDel="00C2071F" w:rsidRDefault="0051591C" w:rsidP="00D466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rPr>
          <w:del w:id="360" w:author="Groote Haar, Linda" w:date="2026-01-26T14:59:00Z" w16du:dateUtc="2026-01-26T13:59:00Z"/>
          <w:rFonts w:ascii="Arial" w:hAnsi="Arial"/>
          <w:color w:val="FF0000"/>
          <w:sz w:val="20"/>
        </w:rPr>
      </w:pPr>
      <w:del w:id="361" w:author="Groote Haar, Linda" w:date="2026-01-26T14:59:00Z" w16du:dateUtc="2026-01-26T13:59:00Z">
        <w:r w:rsidRPr="005D6B36" w:rsidDel="00C2071F">
          <w:rPr>
            <w:rFonts w:ascii="Arial" w:hAnsi="Arial"/>
            <w:color w:val="FF0000"/>
            <w:sz w:val="20"/>
          </w:rPr>
          <w:delText>AANNEMING</w:delText>
        </w:r>
      </w:del>
    </w:p>
    <w:p w14:paraId="3E7F0DF0" w14:textId="152763BA" w:rsidR="0051591C" w:rsidRPr="005D6B36" w:rsidDel="00C2071F" w:rsidRDefault="0051591C" w:rsidP="0051591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del w:id="362" w:author="Groote Haar, Linda" w:date="2026-01-26T14:59:00Z" w16du:dateUtc="2026-01-26T13:59:00Z"/>
          <w:rFonts w:ascii="Arial" w:hAnsi="Arial" w:cs="Arial"/>
          <w:color w:val="FFFFFF"/>
          <w:sz w:val="20"/>
        </w:rPr>
      </w:pPr>
      <w:del w:id="363" w:author="Groote Haar, Linda" w:date="2026-01-26T14:59:00Z" w16du:dateUtc="2026-01-26T13:59:00Z">
        <w:r w:rsidRPr="005D6B36" w:rsidDel="00C2071F">
          <w:rPr>
            <w:rFonts w:ascii="Arial" w:hAnsi="Arial" w:cs="Arial"/>
            <w:color w:val="FFFFFF"/>
            <w:sz w:val="20"/>
            <w:highlight w:val="darkYellow"/>
          </w:rPr>
          <w:delText>KEUZEBLOK AANNEMING</w:delText>
        </w:r>
      </w:del>
    </w:p>
    <w:p w14:paraId="2B468A7A" w14:textId="77777777" w:rsidR="009D013C" w:rsidRPr="005D6B36" w:rsidRDefault="009D013C" w:rsidP="00FA066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olor w:val="FF0000"/>
          <w:sz w:val="20"/>
        </w:rPr>
      </w:pPr>
      <w:r w:rsidRPr="005D6B36">
        <w:rPr>
          <w:rFonts w:ascii="Arial" w:hAnsi="Arial"/>
          <w:color w:val="FF0000"/>
          <w:sz w:val="20"/>
        </w:rPr>
        <w:t>EINDE KADASTERDEEL</w:t>
      </w:r>
    </w:p>
    <w:p w14:paraId="4C3B3F70" w14:textId="77777777" w:rsidR="00412958" w:rsidRPr="005D6B36" w:rsidRDefault="00412958" w:rsidP="00E3522B">
      <w:pPr>
        <w:rPr>
          <w:ins w:id="364" w:author="Groote Haar, Linda" w:date="2026-02-16T15:02:00Z" w16du:dateUtc="2026-02-16T14:02:00Z"/>
          <w:rFonts w:ascii="Arial" w:hAnsi="Arial" w:cs="Arial"/>
          <w:bCs/>
          <w:iCs/>
          <w:color w:val="000000"/>
          <w:sz w:val="20"/>
        </w:rPr>
      </w:pPr>
    </w:p>
    <w:p w14:paraId="38EED627" w14:textId="77777777" w:rsidR="00801204" w:rsidRPr="005D6B36" w:rsidRDefault="00801204" w:rsidP="00E3522B">
      <w:pPr>
        <w:rPr>
          <w:ins w:id="365" w:author="Groote Haar, Linda" w:date="2026-02-16T13:44:00Z" w16du:dateUtc="2026-02-16T12:44:00Z"/>
          <w:rFonts w:ascii="Arial" w:hAnsi="Arial" w:cs="Arial"/>
          <w:bCs/>
          <w:iCs/>
          <w:color w:val="000000"/>
          <w:sz w:val="20"/>
          <w:rPrChange w:id="366" w:author="Groot, Karina de" w:date="2026-02-19T14:05:00Z" w16du:dateUtc="2026-02-19T13:05:00Z">
            <w:rPr>
              <w:ins w:id="367" w:author="Groote Haar, Linda" w:date="2026-02-16T13:44:00Z" w16du:dateUtc="2026-02-16T12:44:00Z"/>
              <w:rFonts w:ascii="Times New Roman" w:hAnsi="Times New Roman"/>
              <w:b/>
              <w:i/>
              <w:color w:val="000000"/>
              <w:sz w:val="28"/>
              <w:szCs w:val="28"/>
            </w:rPr>
          </w:rPrChange>
        </w:rPr>
      </w:pPr>
    </w:p>
    <w:p w14:paraId="11F1FE39" w14:textId="4BDB2E65" w:rsidR="00F37F9F" w:rsidRPr="005D6B36" w:rsidRDefault="00F37F9F">
      <w:pPr>
        <w:tabs>
          <w:tab w:val="left" w:pos="-1440"/>
          <w:tab w:val="left" w:pos="-720"/>
        </w:tabs>
        <w:suppressAutoHyphens/>
        <w:rPr>
          <w:ins w:id="368" w:author="Groote Haar, Linda" w:date="2026-02-16T13:44:00Z"/>
          <w:rFonts w:ascii="Arial" w:hAnsi="Arial" w:cs="Arial"/>
          <w:b/>
          <w:sz w:val="20"/>
          <w:rPrChange w:id="369" w:author="Groot, Karina de" w:date="2026-02-19T14:05:00Z" w16du:dateUtc="2026-02-19T13:05:00Z">
            <w:rPr>
              <w:ins w:id="370" w:author="Groote Haar, Linda" w:date="2026-02-16T13:44:00Z"/>
              <w:rFonts w:ascii="Times New Roman" w:hAnsi="Times New Roman"/>
              <w:b/>
              <w:i/>
              <w:color w:val="000000"/>
              <w:sz w:val="28"/>
              <w:szCs w:val="28"/>
            </w:rPr>
          </w:rPrChange>
        </w:rPr>
        <w:pPrChange w:id="371" w:author="Groote Haar, Linda" w:date="2026-02-16T13:45:00Z" w16du:dateUtc="2026-02-16T12:45:00Z">
          <w:pPr/>
        </w:pPrChange>
      </w:pPr>
      <w:ins w:id="372" w:author="Groote Haar, Linda" w:date="2026-02-16T13:44:00Z">
        <w:r w:rsidRPr="005D6B36">
          <w:rPr>
            <w:rFonts w:ascii="Arial" w:hAnsi="Arial" w:cs="Arial"/>
            <w:b/>
            <w:iCs/>
            <w:color w:val="000000"/>
            <w:sz w:val="20"/>
            <w:rPrChange w:id="373" w:author="Groot, Karina de" w:date="2026-02-19T14:05:00Z" w16du:dateUtc="2026-02-19T13:05:00Z">
              <w:rPr>
                <w:rFonts w:ascii="Times New Roman" w:hAnsi="Times New Roman"/>
                <w:b/>
                <w:i/>
                <w:color w:val="000000"/>
                <w:sz w:val="28"/>
                <w:szCs w:val="28"/>
              </w:rPr>
            </w:rPrChange>
          </w:rPr>
          <w:t xml:space="preserve">Voorbeeld </w:t>
        </w:r>
        <w:r w:rsidRPr="005D6B36">
          <w:rPr>
            <w:rFonts w:ascii="Arial" w:hAnsi="Arial" w:cs="Arial"/>
            <w:b/>
            <w:iCs/>
            <w:sz w:val="20"/>
            <w:rPrChange w:id="374" w:author="Groot, Karina de" w:date="2026-02-19T14:05:00Z" w16du:dateUtc="2026-02-19T13:05:00Z">
              <w:rPr>
                <w:rFonts w:ascii="Times New Roman" w:hAnsi="Times New Roman"/>
                <w:b/>
                <w:i/>
                <w:color w:val="000000"/>
                <w:sz w:val="28"/>
                <w:szCs w:val="28"/>
              </w:rPr>
            </w:rPrChange>
          </w:rPr>
          <w:t xml:space="preserve">comparitie partij </w:t>
        </w:r>
      </w:ins>
      <w:ins w:id="375" w:author="Groote Haar, Linda" w:date="2026-02-16T13:45:00Z" w16du:dateUtc="2026-02-16T12:45:00Z">
        <w:r w:rsidRPr="005D6B36">
          <w:rPr>
            <w:rFonts w:ascii="Arial" w:hAnsi="Arial" w:cs="Arial"/>
            <w:b/>
            <w:sz w:val="20"/>
            <w:rPrChange w:id="376" w:author="Groot, Karina de" w:date="2026-02-19T14:05:00Z" w16du:dateUtc="2026-02-19T13:05:00Z">
              <w:rPr>
                <w:rFonts w:ascii="Arial" w:hAnsi="Arial" w:cs="Arial"/>
                <w:color w:val="FF0000"/>
                <w:sz w:val="20"/>
              </w:rPr>
            </w:rPrChange>
          </w:rPr>
          <w:t>“de Bank” of “de Hypotheekhouder”.</w:t>
        </w:r>
      </w:ins>
    </w:p>
    <w:p w14:paraId="6F8D1CC5" w14:textId="411A263B" w:rsidR="00F37F9F" w:rsidRPr="005D6B36" w:rsidRDefault="00F37F9F" w:rsidP="00F37F9F">
      <w:pPr>
        <w:rPr>
          <w:ins w:id="377" w:author="Groote Haar, Linda" w:date="2026-02-16T13:46:00Z" w16du:dateUtc="2026-02-16T12:46:00Z"/>
          <w:rFonts w:ascii="Arial" w:hAnsi="Arial" w:cs="Arial"/>
          <w:bCs/>
          <w:iCs/>
          <w:sz w:val="20"/>
        </w:rPr>
      </w:pPr>
      <w:ins w:id="378" w:author="Groote Haar, Linda" w:date="2026-02-16T13:46:00Z">
        <w:r w:rsidRPr="005D6B36">
          <w:rPr>
            <w:rFonts w:ascii="Arial" w:hAnsi="Arial" w:cs="Arial"/>
            <w:bCs/>
            <w:iCs/>
            <w:sz w:val="20"/>
          </w:rPr>
          <w:t>ING Bank N.V., een naamloze vennootschap</w:t>
        </w:r>
      </w:ins>
      <w:ins w:id="379" w:author="Groote Haar, Linda" w:date="2026-02-16T13:46:00Z" w16du:dateUtc="2026-02-16T12:46:00Z">
        <w:r w:rsidRPr="005D6B36">
          <w:rPr>
            <w:rFonts w:ascii="Arial" w:hAnsi="Arial" w:cs="Arial"/>
            <w:bCs/>
            <w:iCs/>
            <w:sz w:val="20"/>
          </w:rPr>
          <w:t xml:space="preserve">, </w:t>
        </w:r>
      </w:ins>
      <w:ins w:id="380" w:author="Groote Haar, Linda" w:date="2026-02-16T13:46:00Z">
        <w:r w:rsidRPr="005D6B36">
          <w:rPr>
            <w:rFonts w:ascii="Arial" w:hAnsi="Arial" w:cs="Arial"/>
            <w:bCs/>
            <w:iCs/>
            <w:sz w:val="20"/>
          </w:rPr>
          <w:t>statutair gevestigd te Amsterdam en kantoorhoudende te Bijlmerdreef 106, 1102 CT, Amsterdam, ingeschreven in het handelsregister onder nummer 330331431, correspondentieadres Postbus 844, 1000 AV Amsterdam, hierna te noemen: "de Bank" of "de Hypotheekhouder"</w:t>
        </w:r>
      </w:ins>
    </w:p>
    <w:p w14:paraId="39888CF8" w14:textId="577800AD" w:rsidR="00F37F9F" w:rsidRPr="005D6B36" w:rsidDel="00F37F9F" w:rsidRDefault="00F37F9F" w:rsidP="00E3522B">
      <w:pPr>
        <w:rPr>
          <w:del w:id="381" w:author="Groote Haar, Linda" w:date="2026-02-16T13:47:00Z" w16du:dateUtc="2026-02-16T12:47:00Z"/>
          <w:rFonts w:ascii="Arial" w:hAnsi="Arial" w:cs="Arial"/>
          <w:bCs/>
          <w:iCs/>
          <w:color w:val="000000"/>
          <w:sz w:val="20"/>
          <w:rPrChange w:id="382" w:author="Groot, Karina de" w:date="2026-02-19T14:05:00Z" w16du:dateUtc="2026-02-19T13:05:00Z">
            <w:rPr>
              <w:del w:id="383" w:author="Groote Haar, Linda" w:date="2026-02-16T13:47:00Z" w16du:dateUtc="2026-02-16T12:47:00Z"/>
              <w:rFonts w:ascii="Times New Roman" w:hAnsi="Times New Roman"/>
              <w:b/>
              <w:i/>
              <w:color w:val="000000"/>
              <w:sz w:val="28"/>
              <w:szCs w:val="28"/>
            </w:rPr>
          </w:rPrChange>
        </w:rPr>
      </w:pPr>
    </w:p>
    <w:p w14:paraId="17FD92B7" w14:textId="77777777" w:rsidR="00F36B11" w:rsidRPr="005D6B36" w:rsidRDefault="00F36B11" w:rsidP="00E3522B">
      <w:pPr>
        <w:rPr>
          <w:rFonts w:ascii="Arial" w:hAnsi="Arial" w:cs="Arial"/>
          <w:bCs/>
          <w:iCs/>
          <w:color w:val="000000"/>
          <w:sz w:val="20"/>
          <w:rPrChange w:id="384" w:author="Groot, Karina de" w:date="2026-02-19T14:05:00Z" w16du:dateUtc="2026-02-19T13:05:00Z">
            <w:rPr>
              <w:rFonts w:ascii="Times New Roman" w:hAnsi="Times New Roman"/>
              <w:b/>
              <w:i/>
              <w:color w:val="000000"/>
              <w:sz w:val="28"/>
              <w:szCs w:val="28"/>
            </w:rPr>
          </w:rPrChange>
        </w:rPr>
      </w:pPr>
    </w:p>
    <w:p w14:paraId="75F246F3" w14:textId="77777777" w:rsidR="00E3522B" w:rsidRPr="005D6B36" w:rsidDel="0080420C" w:rsidRDefault="00E3522B" w:rsidP="00E3522B">
      <w:pPr>
        <w:rPr>
          <w:del w:id="385" w:author="Groote Haar, Linda" w:date="2026-02-16T13:48:00Z" w16du:dateUtc="2026-02-16T12:48:00Z"/>
          <w:rFonts w:ascii="Arial" w:hAnsi="Arial" w:cs="Arial"/>
          <w:b/>
          <w:i/>
          <w:color w:val="000000"/>
          <w:sz w:val="20"/>
          <w:rPrChange w:id="386" w:author="Groot, Karina de" w:date="2026-02-19T14:05:00Z" w16du:dateUtc="2026-02-19T13:05:00Z">
            <w:rPr>
              <w:del w:id="387" w:author="Groote Haar, Linda" w:date="2026-02-16T13:48:00Z" w16du:dateUtc="2026-02-16T12:48:00Z"/>
              <w:rFonts w:ascii="Arial" w:hAnsi="Arial" w:cs="Arial"/>
              <w:b/>
              <w:i/>
              <w:color w:val="000000"/>
              <w:sz w:val="28"/>
              <w:szCs w:val="28"/>
            </w:rPr>
          </w:rPrChange>
        </w:rPr>
      </w:pPr>
      <w:r w:rsidRPr="005D6B36">
        <w:rPr>
          <w:rFonts w:ascii="Arial" w:hAnsi="Arial" w:cs="Arial"/>
          <w:b/>
          <w:i/>
          <w:color w:val="000000"/>
          <w:sz w:val="20"/>
          <w:rPrChange w:id="388" w:author="Groot, Karina de" w:date="2026-02-19T14:05:00Z" w16du:dateUtc="2026-02-19T13:05:00Z">
            <w:rPr>
              <w:rFonts w:ascii="Arial" w:hAnsi="Arial" w:cs="Arial"/>
              <w:b/>
              <w:i/>
              <w:color w:val="000000"/>
              <w:sz w:val="28"/>
              <w:szCs w:val="28"/>
            </w:rPr>
          </w:rPrChange>
        </w:rPr>
        <w:t>Toelichting</w:t>
      </w:r>
    </w:p>
    <w:p w14:paraId="6A98DBA0" w14:textId="77777777" w:rsidR="00D624E1" w:rsidRPr="005D6B36" w:rsidRDefault="00D624E1">
      <w:pPr>
        <w:rPr>
          <w:rFonts w:ascii="Times New Roman" w:hAnsi="Times New Roman"/>
          <w:sz w:val="20"/>
          <w:rPrChange w:id="389" w:author="Groot, Karina de" w:date="2026-02-19T14:05:00Z" w16du:dateUtc="2026-02-19T13:05:00Z">
            <w:rPr>
              <w:rFonts w:ascii="Times New Roman" w:hAnsi="Times New Roman"/>
              <w:szCs w:val="24"/>
            </w:rPr>
          </w:rPrChange>
        </w:rPr>
        <w:pPrChange w:id="390" w:author="Groote Haar, Linda" w:date="2026-02-16T13:48:00Z" w16du:dateUtc="2026-02-16T12:48:00Z">
          <w:pPr>
            <w:tabs>
              <w:tab w:val="left" w:pos="-1440"/>
              <w:tab w:val="left" w:pos="-720"/>
              <w:tab w:val="left" w:pos="425"/>
            </w:tabs>
            <w:suppressAutoHyphens/>
          </w:pPr>
        </w:pPrChange>
      </w:pPr>
    </w:p>
    <w:p w14:paraId="052E7301" w14:textId="77777777" w:rsidR="00D624E1" w:rsidRPr="005D6B36" w:rsidRDefault="00D624E1" w:rsidP="00E3522B">
      <w:pPr>
        <w:tabs>
          <w:tab w:val="left" w:pos="-1440"/>
          <w:tab w:val="left" w:pos="-720"/>
          <w:tab w:val="left" w:pos="425"/>
        </w:tabs>
        <w:suppressAutoHyphens/>
        <w:rPr>
          <w:rFonts w:ascii="Arial" w:hAnsi="Arial" w:cs="Arial"/>
          <w:sz w:val="20"/>
        </w:rPr>
      </w:pPr>
      <w:r w:rsidRPr="005D6B36">
        <w:rPr>
          <w:rFonts w:ascii="Arial" w:hAnsi="Arial" w:cs="Arial"/>
          <w:sz w:val="20"/>
        </w:rPr>
        <w:t xml:space="preserve">Zie voor het kleurgebruik in deze modelakte: </w:t>
      </w:r>
    </w:p>
    <w:p w14:paraId="61FE93BA" w14:textId="77777777" w:rsidR="00252CC0" w:rsidRPr="005D6B36" w:rsidRDefault="00D624E1" w:rsidP="00E3522B">
      <w:pPr>
        <w:tabs>
          <w:tab w:val="left" w:pos="-1440"/>
          <w:tab w:val="left" w:pos="-720"/>
          <w:tab w:val="left" w:pos="425"/>
        </w:tabs>
        <w:suppressAutoHyphens/>
        <w:rPr>
          <w:rFonts w:ascii="Arial" w:hAnsi="Arial" w:cs="Arial"/>
          <w:sz w:val="20"/>
        </w:rPr>
      </w:pPr>
      <w:r w:rsidRPr="005D6B36">
        <w:rPr>
          <w:rFonts w:ascii="Arial" w:hAnsi="Arial" w:cs="Arial"/>
          <w:sz w:val="20"/>
        </w:rPr>
        <w:t xml:space="preserve">Tekstblok – Algemene afspraken modeldocumenten en tekstblokken </w:t>
      </w:r>
    </w:p>
    <w:p w14:paraId="7E762068" w14:textId="77777777" w:rsidR="00252CC0" w:rsidRPr="005D6B36" w:rsidRDefault="00252CC0" w:rsidP="00E3522B">
      <w:pPr>
        <w:tabs>
          <w:tab w:val="left" w:pos="-1440"/>
          <w:tab w:val="left" w:pos="-720"/>
          <w:tab w:val="left" w:pos="425"/>
        </w:tabs>
        <w:suppressAutoHyphens/>
        <w:rPr>
          <w:rFonts w:ascii="Arial" w:hAnsi="Arial" w:cs="Arial"/>
          <w:sz w:val="20"/>
        </w:rPr>
      </w:pPr>
    </w:p>
    <w:p w14:paraId="01856D6B" w14:textId="5E2BCED0" w:rsidR="00CC79BD" w:rsidRPr="005D6B36" w:rsidRDefault="00252CC0" w:rsidP="00CC79BD">
      <w:pPr>
        <w:rPr>
          <w:ins w:id="391" w:author="Groote Haar, Linda" w:date="2026-02-16T13:49:00Z" w16du:dateUtc="2026-02-16T12:49:00Z"/>
          <w:rFonts w:ascii="Arial" w:hAnsi="Arial" w:cs="Arial"/>
          <w:sz w:val="20"/>
        </w:rPr>
      </w:pPr>
      <w:r w:rsidRPr="005D6B36">
        <w:rPr>
          <w:rFonts w:ascii="Arial" w:hAnsi="Arial" w:cs="Arial"/>
          <w:sz w:val="20"/>
        </w:rPr>
        <w:t>De paragrafen en tekstfragmenten</w:t>
      </w:r>
      <w:r w:rsidR="00BE6CE3" w:rsidRPr="005D6B36">
        <w:rPr>
          <w:rFonts w:ascii="Arial" w:hAnsi="Arial" w:cs="Arial"/>
          <w:sz w:val="20"/>
        </w:rPr>
        <w:t xml:space="preserve"> </w:t>
      </w:r>
      <w:r w:rsidRPr="005D6B36">
        <w:rPr>
          <w:rFonts w:ascii="Arial" w:hAnsi="Arial" w:cs="Arial"/>
          <w:sz w:val="20"/>
        </w:rPr>
        <w:t>welke</w:t>
      </w:r>
      <w:r w:rsidR="00BE6CE3" w:rsidRPr="005D6B36">
        <w:rPr>
          <w:rFonts w:ascii="Arial" w:hAnsi="Arial" w:cs="Arial"/>
          <w:sz w:val="20"/>
        </w:rPr>
        <w:t xml:space="preserve"> </w:t>
      </w:r>
      <w:r w:rsidRPr="005D6B36">
        <w:rPr>
          <w:rFonts w:ascii="Arial" w:hAnsi="Arial" w:cs="Arial"/>
          <w:sz w:val="20"/>
        </w:rPr>
        <w:t>in dit modeldocument optioneel zijn, dienen op het moment dat ze worden opgenomen in de akte altijd binnen het Kadasterdeel te staan</w:t>
      </w:r>
      <w:ins w:id="392" w:author="Groote Haar, Linda" w:date="2026-02-16T13:49:00Z" w16du:dateUtc="2026-02-16T12:49:00Z">
        <w:r w:rsidR="00CC79BD" w:rsidRPr="005D6B36">
          <w:rPr>
            <w:rFonts w:ascii="Arial" w:hAnsi="Arial" w:cs="Arial"/>
            <w:sz w:val="20"/>
          </w:rPr>
          <w:t>.</w:t>
        </w:r>
      </w:ins>
    </w:p>
    <w:p w14:paraId="594B1656" w14:textId="77777777" w:rsidR="00CC79BD" w:rsidRPr="005D6B36" w:rsidRDefault="00CC79BD" w:rsidP="00CC79BD">
      <w:pPr>
        <w:rPr>
          <w:ins w:id="393" w:author="Groote Haar, Linda" w:date="2026-02-16T13:49:00Z" w16du:dateUtc="2026-02-16T12:49:00Z"/>
          <w:rFonts w:ascii="Arial" w:hAnsi="Arial" w:cs="Arial"/>
          <w:sz w:val="20"/>
        </w:rPr>
      </w:pPr>
    </w:p>
    <w:p w14:paraId="14C62DD2" w14:textId="2C6CEEDE" w:rsidR="00252CC0" w:rsidRPr="005D6B36" w:rsidDel="00CC79BD" w:rsidRDefault="00252CC0" w:rsidP="00252CC0">
      <w:pPr>
        <w:rPr>
          <w:del w:id="394" w:author="Groote Haar, Linda" w:date="2026-02-16T13:49:00Z" w16du:dateUtc="2026-02-16T12:49:00Z"/>
          <w:rFonts w:ascii="Arial" w:hAnsi="Arial" w:cs="Arial"/>
          <w:sz w:val="20"/>
        </w:rPr>
      </w:pPr>
      <w:del w:id="395" w:author="Groote Haar, Linda" w:date="2026-02-16T13:49:00Z" w16du:dateUtc="2026-02-16T12:49:00Z">
        <w:r w:rsidRPr="005D6B36" w:rsidDel="00CC79BD">
          <w:rPr>
            <w:rFonts w:ascii="Arial" w:hAnsi="Arial" w:cs="Arial"/>
            <w:sz w:val="20"/>
          </w:rPr>
          <w:delText>.</w:delText>
        </w:r>
      </w:del>
    </w:p>
    <w:p w14:paraId="11D88478" w14:textId="25B6A509" w:rsidR="00D624E1" w:rsidRPr="005D6B36" w:rsidDel="00CC79BD" w:rsidRDefault="00D624E1">
      <w:pPr>
        <w:rPr>
          <w:del w:id="396" w:author="Groote Haar, Linda" w:date="2026-02-16T13:48:00Z" w16du:dateUtc="2026-02-16T12:48:00Z"/>
          <w:rFonts w:ascii="Arial" w:hAnsi="Arial" w:cs="Arial"/>
          <w:sz w:val="20"/>
        </w:rPr>
      </w:pPr>
    </w:p>
    <w:p w14:paraId="3A5EA565" w14:textId="158975A5" w:rsidR="00E3522B" w:rsidRPr="005D6B36" w:rsidDel="00F37F9F" w:rsidRDefault="00E3522B">
      <w:pPr>
        <w:rPr>
          <w:del w:id="397" w:author="Groote Haar, Linda" w:date="2026-02-16T13:42:00Z" w16du:dateUtc="2026-02-16T12:42:00Z"/>
          <w:rFonts w:ascii="Arial" w:hAnsi="Arial" w:cs="Arial"/>
          <w:color w:val="008000"/>
          <w:sz w:val="20"/>
          <w:u w:val="single"/>
        </w:rPr>
        <w:pPrChange w:id="398" w:author="Groote Haar, Linda" w:date="2026-02-16T13:49:00Z" w16du:dateUtc="2026-02-16T12:49:00Z">
          <w:pPr>
            <w:tabs>
              <w:tab w:val="left" w:pos="-1440"/>
              <w:tab w:val="left" w:pos="-720"/>
              <w:tab w:val="left" w:pos="425"/>
            </w:tabs>
            <w:suppressAutoHyphens/>
          </w:pPr>
        </w:pPrChange>
      </w:pPr>
    </w:p>
    <w:p w14:paraId="5BFBD733" w14:textId="095F3097" w:rsidR="007B2C9E" w:rsidRPr="005D6B36" w:rsidDel="00F37F9F" w:rsidRDefault="00240E74">
      <w:pPr>
        <w:rPr>
          <w:del w:id="399" w:author="Groote Haar, Linda" w:date="2026-02-16T13:42:00Z" w16du:dateUtc="2026-02-16T12:42:00Z"/>
          <w:rFonts w:ascii="Arial" w:hAnsi="Arial" w:cs="Arial"/>
          <w:sz w:val="20"/>
        </w:rPr>
        <w:pPrChange w:id="400" w:author="Groote Haar, Linda" w:date="2026-02-16T13:49:00Z" w16du:dateUtc="2026-02-16T12:49:00Z">
          <w:pPr>
            <w:tabs>
              <w:tab w:val="left" w:pos="-1440"/>
              <w:tab w:val="left" w:pos="-720"/>
              <w:tab w:val="left" w:pos="425"/>
            </w:tabs>
            <w:suppressAutoHyphens/>
          </w:pPr>
        </w:pPrChange>
      </w:pPr>
      <w:del w:id="401" w:author="Groote Haar, Linda" w:date="2026-02-16T13:42:00Z" w16du:dateUtc="2026-02-16T12:42:00Z">
        <w:r w:rsidRPr="005D6B36" w:rsidDel="00F37F9F">
          <w:rPr>
            <w:rFonts w:ascii="Arial" w:hAnsi="Arial" w:cs="Arial"/>
            <w:sz w:val="20"/>
            <w:highlight w:val="green"/>
          </w:rPr>
          <w:delText>FACULTATIEF TEKSTBLOK</w:delText>
        </w:r>
        <w:r w:rsidRPr="005D6B36" w:rsidDel="00F37F9F">
          <w:rPr>
            <w:rFonts w:ascii="Arial" w:hAnsi="Arial" w:cs="Arial"/>
            <w:sz w:val="20"/>
          </w:rPr>
          <w:delText xml:space="preserve"> (alleen indien er sprake is van ‘Maatwerk’)</w:delText>
        </w:r>
      </w:del>
    </w:p>
    <w:p w14:paraId="677BB29D" w14:textId="2623D31B" w:rsidR="00240E74" w:rsidRPr="005D6B36" w:rsidDel="00F37F9F" w:rsidRDefault="00240E74">
      <w:pPr>
        <w:rPr>
          <w:del w:id="402" w:author="Groote Haar, Linda" w:date="2026-02-16T13:42:00Z" w16du:dateUtc="2026-02-16T12:42:00Z"/>
          <w:rFonts w:ascii="Arial" w:hAnsi="Arial" w:cs="Arial"/>
          <w:sz w:val="20"/>
          <w:u w:val="single"/>
        </w:rPr>
        <w:pPrChange w:id="403" w:author="Groote Haar, Linda" w:date="2026-02-16T13:49:00Z" w16du:dateUtc="2026-02-16T12:49:00Z">
          <w:pPr>
            <w:tabs>
              <w:tab w:val="left" w:pos="-1440"/>
              <w:tab w:val="left" w:pos="-720"/>
              <w:tab w:val="left" w:pos="425"/>
            </w:tabs>
            <w:suppressAutoHyphens/>
          </w:pPr>
        </w:pPrChange>
      </w:pPr>
      <w:del w:id="404" w:author="Groote Haar, Linda" w:date="2026-02-16T13:42:00Z" w16du:dateUtc="2026-02-16T12:42:00Z">
        <w:r w:rsidRPr="005D6B36" w:rsidDel="00F37F9F">
          <w:rPr>
            <w:rFonts w:ascii="Arial" w:hAnsi="Arial" w:cs="Arial"/>
            <w:sz w:val="20"/>
            <w:u w:val="single"/>
          </w:rPr>
          <w:delText>Begin tekstfragment:</w:delText>
        </w:r>
      </w:del>
    </w:p>
    <w:p w14:paraId="0F80313E" w14:textId="46AB72B8" w:rsidR="00240E74" w:rsidRPr="005D6B36" w:rsidDel="00F37F9F" w:rsidRDefault="00240E74">
      <w:pPr>
        <w:rPr>
          <w:del w:id="405" w:author="Groote Haar, Linda" w:date="2026-02-16T13:42:00Z" w16du:dateUtc="2026-02-16T12:42:00Z"/>
          <w:rFonts w:ascii="Arial" w:hAnsi="Arial" w:cs="Arial"/>
          <w:color w:val="008000"/>
          <w:sz w:val="20"/>
        </w:rPr>
        <w:pPrChange w:id="406" w:author="Groote Haar, Linda" w:date="2026-02-16T13:49:00Z" w16du:dateUtc="2026-02-16T12:49:00Z">
          <w:pPr>
            <w:ind w:left="748" w:right="-91" w:hanging="448"/>
          </w:pPr>
        </w:pPrChange>
      </w:pPr>
      <w:del w:id="407" w:author="Groote Haar, Linda" w:date="2026-02-16T13:42:00Z" w16du:dateUtc="2026-02-16T12:42:00Z">
        <w:r w:rsidRPr="005D6B36" w:rsidDel="00F37F9F">
          <w:rPr>
            <w:rFonts w:ascii="Arial" w:hAnsi="Arial" w:cs="Arial"/>
            <w:sz w:val="20"/>
            <w:rPrChange w:id="408" w:author="Groot, Karina de" w:date="2026-02-19T14:05:00Z" w16du:dateUtc="2026-02-19T13:05:00Z">
              <w:rPr>
                <w:rFonts w:ascii="Arial" w:hAnsi="Arial" w:cs="Arial"/>
                <w:sz w:val="20"/>
              </w:rPr>
            </w:rPrChange>
          </w:rPr>
          <w:fldChar w:fldCharType="begin"/>
        </w:r>
        <w:r w:rsidRPr="005D6B36" w:rsidDel="00F37F9F">
          <w:rPr>
            <w:rFonts w:ascii="Arial" w:hAnsi="Arial" w:cs="Arial"/>
            <w:sz w:val="20"/>
          </w:rPr>
          <w:delInstrText>MacroButton Nomacro §</w:delInstrText>
        </w:r>
        <w:r w:rsidRPr="005D6B36" w:rsidDel="00F37F9F">
          <w:rPr>
            <w:rFonts w:ascii="Arial" w:hAnsi="Arial" w:cs="Arial"/>
            <w:sz w:val="20"/>
            <w:rPrChange w:id="409" w:author="Groot, Karina de" w:date="2026-02-19T14:05:00Z" w16du:dateUtc="2026-02-19T13:05:00Z">
              <w:rPr>
                <w:rFonts w:ascii="Arial" w:hAnsi="Arial" w:cs="Arial"/>
                <w:sz w:val="20"/>
              </w:rPr>
            </w:rPrChange>
          </w:rPr>
          <w:fldChar w:fldCharType="end"/>
        </w:r>
        <w:r w:rsidRPr="005D6B36" w:rsidDel="00F37F9F">
          <w:rPr>
            <w:rFonts w:ascii="Arial" w:hAnsi="Arial" w:cs="Arial"/>
            <w:sz w:val="20"/>
          </w:rPr>
          <w:delText xml:space="preserve"> </w:delText>
        </w:r>
        <w:r w:rsidRPr="005D6B36" w:rsidDel="00F37F9F">
          <w:rPr>
            <w:rFonts w:ascii="Arial" w:hAnsi="Arial" w:cs="Arial"/>
            <w:color w:val="800080"/>
            <w:sz w:val="20"/>
          </w:rPr>
          <w:delText>b.</w:delText>
        </w:r>
        <w:r w:rsidRPr="005D6B36" w:rsidDel="00F37F9F">
          <w:rPr>
            <w:rFonts w:ascii="Arial" w:hAnsi="Arial" w:cs="Arial"/>
            <w:sz w:val="20"/>
          </w:rPr>
          <w:delText xml:space="preserve"> </w:delText>
        </w:r>
        <w:r w:rsidRPr="005D6B36" w:rsidDel="00F37F9F">
          <w:rPr>
            <w:rFonts w:ascii="Arial" w:hAnsi="Arial" w:cs="Arial"/>
            <w:sz w:val="20"/>
            <w:rPrChange w:id="410" w:author="Groot, Karina de" w:date="2026-02-19T14:05:00Z" w16du:dateUtc="2026-02-19T13:05:00Z">
              <w:rPr>
                <w:rFonts w:ascii="Arial" w:hAnsi="Arial" w:cs="Arial"/>
                <w:sz w:val="20"/>
              </w:rPr>
            </w:rPrChange>
          </w:rPr>
          <w:fldChar w:fldCharType="begin"/>
        </w:r>
        <w:r w:rsidRPr="005D6B36" w:rsidDel="00F37F9F">
          <w:rPr>
            <w:rFonts w:ascii="Arial" w:hAnsi="Arial" w:cs="Arial"/>
            <w:sz w:val="20"/>
          </w:rPr>
          <w:delInstrText>MacroButton Nomacro §</w:delInstrText>
        </w:r>
        <w:r w:rsidRPr="005D6B36" w:rsidDel="00F37F9F">
          <w:rPr>
            <w:rFonts w:ascii="Arial" w:hAnsi="Arial" w:cs="Arial"/>
            <w:sz w:val="20"/>
            <w:rPrChange w:id="411" w:author="Groot, Karina de" w:date="2026-02-19T14:05:00Z" w16du:dateUtc="2026-02-19T13:05:00Z">
              <w:rPr>
                <w:rFonts w:ascii="Arial" w:hAnsi="Arial" w:cs="Arial"/>
                <w:sz w:val="20"/>
              </w:rPr>
            </w:rPrChange>
          </w:rPr>
          <w:fldChar w:fldCharType="end"/>
        </w:r>
        <w:r w:rsidRPr="005D6B36" w:rsidDel="00F37F9F">
          <w:rPr>
            <w:rFonts w:ascii="Arial" w:hAnsi="Arial" w:cs="Arial"/>
            <w:color w:val="339966"/>
            <w:sz w:val="20"/>
            <w:highlight w:val="yellow"/>
          </w:rPr>
          <w:delText>TEKSTBLOK PARTIJ NATUURLIJK PERSOON/TEKSTBLOK PARTIJ NIET NATUURLIJK PERSOON</w:delText>
        </w:r>
        <w:r w:rsidRPr="005D6B36" w:rsidDel="00F37F9F">
          <w:rPr>
            <w:rFonts w:ascii="Arial" w:hAnsi="Arial" w:cs="Arial"/>
            <w:color w:val="FF0000"/>
            <w:sz w:val="20"/>
          </w:rPr>
          <w:delText>;</w:delText>
        </w:r>
      </w:del>
    </w:p>
    <w:p w14:paraId="43EDC2D5" w14:textId="3BE97FF0" w:rsidR="00240E74" w:rsidRPr="005D6B36" w:rsidDel="00F37F9F" w:rsidRDefault="00240E74">
      <w:pPr>
        <w:rPr>
          <w:del w:id="412" w:author="Groote Haar, Linda" w:date="2026-02-16T13:42:00Z" w16du:dateUtc="2026-02-16T12:42:00Z"/>
          <w:rFonts w:ascii="Arial" w:hAnsi="Arial" w:cs="Arial"/>
          <w:color w:val="FF0000"/>
          <w:sz w:val="20"/>
          <w:u w:val="single"/>
        </w:rPr>
        <w:pPrChange w:id="413" w:author="Groote Haar, Linda" w:date="2026-02-16T13:49:00Z" w16du:dateUtc="2026-02-16T12:49:00Z">
          <w:pPr>
            <w:ind w:left="748" w:hanging="448"/>
          </w:pPr>
        </w:pPrChange>
      </w:pPr>
      <w:del w:id="414" w:author="Groote Haar, Linda" w:date="2026-02-16T13:42:00Z" w16du:dateUtc="2026-02-16T12:42:00Z">
        <w:r w:rsidRPr="005D6B36" w:rsidDel="00F37F9F">
          <w:rPr>
            <w:rFonts w:ascii="Arial" w:hAnsi="Arial" w:cs="Arial"/>
            <w:color w:val="FF0000"/>
            <w:sz w:val="20"/>
          </w:rPr>
          <w:delText xml:space="preserve">    hierna </w:delText>
        </w:r>
        <w:r w:rsidR="00A34A63" w:rsidRPr="005D6B36" w:rsidDel="00F37F9F">
          <w:rPr>
            <w:rFonts w:ascii="Arial" w:hAnsi="Arial" w:cs="Arial"/>
            <w:color w:val="FF0000"/>
            <w:sz w:val="20"/>
          </w:rPr>
          <w:delText>ook</w:delText>
        </w:r>
        <w:r w:rsidR="00332851" w:rsidRPr="005D6B36" w:rsidDel="00F37F9F">
          <w:rPr>
            <w:rFonts w:ascii="Arial" w:hAnsi="Arial" w:cs="Arial"/>
            <w:color w:val="FF0000"/>
            <w:sz w:val="20"/>
          </w:rPr>
          <w:delText xml:space="preserve"> </w:delText>
        </w:r>
        <w:r w:rsidRPr="005D6B36" w:rsidDel="00F37F9F">
          <w:rPr>
            <w:rFonts w:ascii="Arial" w:hAnsi="Arial" w:cs="Arial"/>
            <w:color w:val="FF0000"/>
            <w:sz w:val="20"/>
          </w:rPr>
          <w:delText>te noemen: ‘</w:delText>
        </w:r>
        <w:r w:rsidRPr="005D6B36" w:rsidDel="00F37F9F">
          <w:rPr>
            <w:rFonts w:ascii="Arial" w:hAnsi="Arial" w:cs="Arial"/>
            <w:color w:val="FF0000"/>
            <w:sz w:val="20"/>
            <w:u w:val="single"/>
          </w:rPr>
          <w:delText>de Verzekeraar</w:delText>
        </w:r>
        <w:r w:rsidRPr="005D6B36" w:rsidDel="00F37F9F">
          <w:rPr>
            <w:rFonts w:ascii="Arial" w:hAnsi="Arial" w:cs="Arial"/>
            <w:color w:val="FF0000"/>
            <w:sz w:val="20"/>
          </w:rPr>
          <w:delText>’.</w:delText>
        </w:r>
      </w:del>
    </w:p>
    <w:p w14:paraId="13583EC5" w14:textId="1394ABCC" w:rsidR="00240E74" w:rsidRPr="005D6B36" w:rsidDel="00F37F9F" w:rsidRDefault="00240E74">
      <w:pPr>
        <w:rPr>
          <w:del w:id="415" w:author="Groote Haar, Linda" w:date="2026-02-16T13:42:00Z" w16du:dateUtc="2026-02-16T12:42:00Z"/>
          <w:rFonts w:ascii="Arial" w:hAnsi="Arial" w:cs="Arial"/>
          <w:color w:val="339966"/>
          <w:sz w:val="20"/>
        </w:rPr>
        <w:pPrChange w:id="416" w:author="Groote Haar, Linda" w:date="2026-02-16T13:49:00Z" w16du:dateUtc="2026-02-16T12:49:00Z">
          <w:pPr>
            <w:ind w:left="748" w:hanging="448"/>
          </w:pPr>
        </w:pPrChange>
      </w:pPr>
      <w:del w:id="417" w:author="Groote Haar, Linda" w:date="2026-02-16T13:42:00Z" w16du:dateUtc="2026-02-16T12:42:00Z">
        <w:r w:rsidRPr="005D6B36" w:rsidDel="00F37F9F">
          <w:rPr>
            <w:rFonts w:ascii="Arial" w:hAnsi="Arial" w:cs="Arial"/>
            <w:sz w:val="20"/>
            <w:rPrChange w:id="418" w:author="Groot, Karina de" w:date="2026-02-19T14:05:00Z" w16du:dateUtc="2026-02-19T13:05:00Z">
              <w:rPr>
                <w:rFonts w:ascii="Arial" w:hAnsi="Arial" w:cs="Arial"/>
                <w:sz w:val="20"/>
              </w:rPr>
            </w:rPrChange>
          </w:rPr>
          <w:fldChar w:fldCharType="begin"/>
        </w:r>
        <w:r w:rsidRPr="005D6B36" w:rsidDel="00F37F9F">
          <w:rPr>
            <w:rFonts w:ascii="Arial" w:hAnsi="Arial" w:cs="Arial"/>
            <w:sz w:val="20"/>
          </w:rPr>
          <w:delInstrText>MacroButton Nomacro §</w:delInstrText>
        </w:r>
        <w:r w:rsidRPr="005D6B36" w:rsidDel="00F37F9F">
          <w:rPr>
            <w:rFonts w:ascii="Arial" w:hAnsi="Arial" w:cs="Arial"/>
            <w:sz w:val="20"/>
            <w:rPrChange w:id="419" w:author="Groot, Karina de" w:date="2026-02-19T14:05:00Z" w16du:dateUtc="2026-02-19T13:05:00Z">
              <w:rPr>
                <w:rFonts w:ascii="Arial" w:hAnsi="Arial" w:cs="Arial"/>
                <w:sz w:val="20"/>
              </w:rPr>
            </w:rPrChange>
          </w:rPr>
          <w:fldChar w:fldCharType="end"/>
        </w:r>
        <w:r w:rsidRPr="005D6B36" w:rsidDel="00F37F9F">
          <w:rPr>
            <w:rFonts w:ascii="Arial" w:hAnsi="Arial" w:cs="Arial"/>
            <w:sz w:val="20"/>
          </w:rPr>
          <w:delText xml:space="preserve"> </w:delText>
        </w:r>
        <w:r w:rsidRPr="005D6B36" w:rsidDel="00F37F9F">
          <w:rPr>
            <w:rFonts w:ascii="Arial" w:hAnsi="Arial" w:cs="Arial"/>
            <w:color w:val="800080"/>
            <w:sz w:val="20"/>
          </w:rPr>
          <w:delText>c.</w:delText>
        </w:r>
        <w:r w:rsidRPr="005D6B36" w:rsidDel="00F37F9F">
          <w:rPr>
            <w:rFonts w:ascii="Arial" w:hAnsi="Arial" w:cs="Arial"/>
            <w:sz w:val="20"/>
          </w:rPr>
          <w:delText xml:space="preserve"> </w:delText>
        </w:r>
        <w:r w:rsidRPr="005D6B36" w:rsidDel="00F37F9F">
          <w:rPr>
            <w:rFonts w:ascii="Arial" w:hAnsi="Arial" w:cs="Arial"/>
            <w:sz w:val="20"/>
            <w:rPrChange w:id="420" w:author="Groot, Karina de" w:date="2026-02-19T14:05:00Z" w16du:dateUtc="2026-02-19T13:05:00Z">
              <w:rPr>
                <w:rFonts w:ascii="Arial" w:hAnsi="Arial" w:cs="Arial"/>
                <w:sz w:val="20"/>
              </w:rPr>
            </w:rPrChange>
          </w:rPr>
          <w:fldChar w:fldCharType="begin"/>
        </w:r>
        <w:r w:rsidRPr="005D6B36" w:rsidDel="00F37F9F">
          <w:rPr>
            <w:rFonts w:ascii="Arial" w:hAnsi="Arial" w:cs="Arial"/>
            <w:sz w:val="20"/>
          </w:rPr>
          <w:delInstrText>MacroButton Nomacro §</w:delInstrText>
        </w:r>
        <w:r w:rsidRPr="005D6B36" w:rsidDel="00F37F9F">
          <w:rPr>
            <w:rFonts w:ascii="Arial" w:hAnsi="Arial" w:cs="Arial"/>
            <w:sz w:val="20"/>
            <w:rPrChange w:id="421" w:author="Groot, Karina de" w:date="2026-02-19T14:05:00Z" w16du:dateUtc="2026-02-19T13:05:00Z">
              <w:rPr>
                <w:rFonts w:ascii="Arial" w:hAnsi="Arial" w:cs="Arial"/>
                <w:sz w:val="20"/>
              </w:rPr>
            </w:rPrChange>
          </w:rPr>
          <w:fldChar w:fldCharType="end"/>
        </w:r>
        <w:r w:rsidRPr="005D6B36" w:rsidDel="00F37F9F">
          <w:rPr>
            <w:rFonts w:ascii="Arial" w:hAnsi="Arial" w:cs="Arial"/>
            <w:color w:val="339966"/>
            <w:sz w:val="20"/>
            <w:highlight w:val="yellow"/>
          </w:rPr>
          <w:delText>TEKSTBLOK PARTIJ NATUURLIJK PERSOON/TEKSTBLOK PARTIJ NIET NATUURLIJK PERSOON</w:delText>
        </w:r>
        <w:r w:rsidRPr="005D6B36" w:rsidDel="00F37F9F">
          <w:rPr>
            <w:rFonts w:ascii="Arial" w:hAnsi="Arial" w:cs="Arial"/>
            <w:color w:val="FF0000"/>
            <w:sz w:val="20"/>
          </w:rPr>
          <w:delText>;</w:delText>
        </w:r>
        <w:r w:rsidRPr="005D6B36" w:rsidDel="00F37F9F">
          <w:rPr>
            <w:rFonts w:ascii="Arial" w:hAnsi="Arial" w:cs="Arial"/>
            <w:color w:val="008000"/>
            <w:sz w:val="20"/>
          </w:rPr>
          <w:delText xml:space="preserve"> </w:delText>
        </w:r>
      </w:del>
    </w:p>
    <w:p w14:paraId="3B6CD9CB" w14:textId="3A6CF688" w:rsidR="00240E74" w:rsidRPr="005D6B36" w:rsidDel="00F37F9F" w:rsidRDefault="00A34A63">
      <w:pPr>
        <w:rPr>
          <w:del w:id="422" w:author="Groote Haar, Linda" w:date="2026-02-16T13:42:00Z" w16du:dateUtc="2026-02-16T12:42:00Z"/>
          <w:rFonts w:ascii="Arial" w:hAnsi="Arial" w:cs="Arial"/>
          <w:color w:val="FF0000"/>
          <w:sz w:val="20"/>
        </w:rPr>
        <w:pPrChange w:id="423" w:author="Groote Haar, Linda" w:date="2026-02-16T13:49:00Z" w16du:dateUtc="2026-02-16T12:49:00Z">
          <w:pPr>
            <w:tabs>
              <w:tab w:val="left" w:pos="-1440"/>
              <w:tab w:val="left" w:pos="-720"/>
              <w:tab w:val="left" w:pos="425"/>
            </w:tabs>
            <w:suppressAutoHyphens/>
            <w:ind w:left="561" w:hanging="261"/>
          </w:pPr>
        </w:pPrChange>
      </w:pPr>
      <w:del w:id="424" w:author="Groote Haar, Linda" w:date="2026-02-16T13:42:00Z" w16du:dateUtc="2026-02-16T12:42:00Z">
        <w:r w:rsidRPr="005D6B36" w:rsidDel="00F37F9F">
          <w:rPr>
            <w:rFonts w:ascii="Arial" w:hAnsi="Arial" w:cs="Arial"/>
            <w:color w:val="FF0000"/>
            <w:sz w:val="20"/>
          </w:rPr>
          <w:delText xml:space="preserve">  </w:delText>
        </w:r>
        <w:r w:rsidR="00240E74" w:rsidRPr="005D6B36" w:rsidDel="00F37F9F">
          <w:rPr>
            <w:rFonts w:ascii="Arial" w:hAnsi="Arial" w:cs="Arial"/>
            <w:color w:val="FF0000"/>
            <w:sz w:val="20"/>
          </w:rPr>
          <w:delText xml:space="preserve">  hierna </w:delText>
        </w:r>
        <w:r w:rsidRPr="005D6B36" w:rsidDel="00F37F9F">
          <w:rPr>
            <w:rFonts w:ascii="Arial" w:hAnsi="Arial" w:cs="Arial"/>
            <w:color w:val="FF0000"/>
            <w:sz w:val="20"/>
          </w:rPr>
          <w:delText>ook</w:delText>
        </w:r>
        <w:r w:rsidR="00332851" w:rsidRPr="005D6B36" w:rsidDel="00F37F9F">
          <w:rPr>
            <w:rFonts w:ascii="Arial" w:hAnsi="Arial" w:cs="Arial"/>
            <w:color w:val="FF0000"/>
            <w:sz w:val="20"/>
          </w:rPr>
          <w:delText xml:space="preserve"> </w:delText>
        </w:r>
        <w:r w:rsidR="00240E74" w:rsidRPr="005D6B36" w:rsidDel="00F37F9F">
          <w:rPr>
            <w:rFonts w:ascii="Arial" w:hAnsi="Arial" w:cs="Arial"/>
            <w:color w:val="FF0000"/>
            <w:sz w:val="20"/>
          </w:rPr>
          <w:delText>te noemen: ‘</w:delText>
        </w:r>
        <w:r w:rsidR="00240E74" w:rsidRPr="005D6B36" w:rsidDel="00F37F9F">
          <w:rPr>
            <w:rFonts w:ascii="Arial" w:hAnsi="Arial" w:cs="Arial"/>
            <w:color w:val="FF0000"/>
            <w:sz w:val="20"/>
            <w:u w:val="single"/>
          </w:rPr>
          <w:delText>de Stichting</w:delText>
        </w:r>
        <w:r w:rsidR="00240E74" w:rsidRPr="005D6B36" w:rsidDel="00F37F9F">
          <w:rPr>
            <w:rFonts w:ascii="Arial" w:hAnsi="Arial" w:cs="Arial"/>
            <w:color w:val="FF0000"/>
            <w:sz w:val="20"/>
          </w:rPr>
          <w:delText>’.</w:delText>
        </w:r>
      </w:del>
    </w:p>
    <w:p w14:paraId="59EC0C7F" w14:textId="3C64221B" w:rsidR="00240E74" w:rsidRPr="005D6B36" w:rsidDel="00F37F9F" w:rsidRDefault="00240E74">
      <w:pPr>
        <w:rPr>
          <w:del w:id="425" w:author="Groote Haar, Linda" w:date="2026-02-16T13:42:00Z" w16du:dateUtc="2026-02-16T12:42:00Z"/>
          <w:rFonts w:ascii="Arial" w:hAnsi="Arial" w:cs="Arial"/>
          <w:sz w:val="20"/>
          <w:u w:val="single"/>
        </w:rPr>
        <w:pPrChange w:id="426" w:author="Groote Haar, Linda" w:date="2026-02-16T13:49:00Z" w16du:dateUtc="2026-02-16T12:49:00Z">
          <w:pPr>
            <w:tabs>
              <w:tab w:val="left" w:pos="-1440"/>
              <w:tab w:val="left" w:pos="-720"/>
              <w:tab w:val="left" w:pos="425"/>
            </w:tabs>
            <w:suppressAutoHyphens/>
          </w:pPr>
        </w:pPrChange>
      </w:pPr>
      <w:del w:id="427" w:author="Groote Haar, Linda" w:date="2026-02-16T13:42:00Z" w16du:dateUtc="2026-02-16T12:42:00Z">
        <w:r w:rsidRPr="005D6B36" w:rsidDel="00F37F9F">
          <w:rPr>
            <w:rFonts w:ascii="Arial" w:hAnsi="Arial" w:cs="Arial"/>
            <w:sz w:val="20"/>
            <w:u w:val="single"/>
          </w:rPr>
          <w:delText>Einde tekstfragment</w:delText>
        </w:r>
      </w:del>
    </w:p>
    <w:p w14:paraId="4FA8567A" w14:textId="687D4C4F" w:rsidR="00240E74" w:rsidRPr="005D6B36" w:rsidDel="00F37F9F" w:rsidRDefault="00240E74">
      <w:pPr>
        <w:rPr>
          <w:del w:id="428" w:author="Groote Haar, Linda" w:date="2026-02-16T13:42:00Z" w16du:dateUtc="2026-02-16T12:42:00Z"/>
          <w:rFonts w:ascii="Arial" w:hAnsi="Arial"/>
          <w:sz w:val="20"/>
          <w:u w:val="single"/>
        </w:rPr>
        <w:pPrChange w:id="429"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pPr>
        </w:pPrChange>
      </w:pPr>
    </w:p>
    <w:p w14:paraId="080A6735" w14:textId="6136C7F1" w:rsidR="00E3522B" w:rsidRPr="005D6B36" w:rsidDel="00F37F9F" w:rsidRDefault="00D624E1">
      <w:pPr>
        <w:rPr>
          <w:del w:id="430" w:author="Groote Haar, Linda" w:date="2026-02-16T13:42:00Z" w16du:dateUtc="2026-02-16T12:42:00Z"/>
          <w:rFonts w:ascii="Arial" w:hAnsi="Arial" w:cs="Arial"/>
          <w:color w:val="FFFFFF"/>
          <w:sz w:val="20"/>
          <w:u w:val="single"/>
        </w:rPr>
        <w:pPrChange w:id="431" w:author="Groote Haar, Linda" w:date="2026-02-16T13:49:00Z" w16du:dateUtc="2026-02-16T12:49:00Z">
          <w:pPr>
            <w:tabs>
              <w:tab w:val="left" w:pos="-1440"/>
              <w:tab w:val="left" w:pos="-720"/>
              <w:tab w:val="left" w:pos="425"/>
            </w:tabs>
            <w:suppressAutoHyphens/>
          </w:pPr>
        </w:pPrChange>
      </w:pPr>
      <w:del w:id="432" w:author="Groote Haar, Linda" w:date="2026-02-16T13:42:00Z" w16du:dateUtc="2026-02-16T12:42:00Z">
        <w:r w:rsidRPr="005D6B36" w:rsidDel="00F37F9F">
          <w:rPr>
            <w:rFonts w:ascii="Arial" w:hAnsi="Arial" w:cs="Arial"/>
            <w:color w:val="FFFFFF"/>
            <w:sz w:val="20"/>
            <w:highlight w:val="darkYellow"/>
            <w:u w:val="single"/>
          </w:rPr>
          <w:delText>KEUZEBLOKKEN:</w:delText>
        </w:r>
      </w:del>
    </w:p>
    <w:p w14:paraId="12260A6A" w14:textId="189A9FAA" w:rsidR="00D624E1" w:rsidRPr="005D6B36" w:rsidDel="00F37F9F" w:rsidRDefault="00D624E1">
      <w:pPr>
        <w:rPr>
          <w:del w:id="433" w:author="Groote Haar, Linda" w:date="2026-02-16T13:42:00Z" w16du:dateUtc="2026-02-16T12:42:00Z"/>
          <w:rFonts w:ascii="Arial" w:hAnsi="Arial" w:cs="Arial"/>
          <w:sz w:val="20"/>
        </w:rPr>
        <w:pPrChange w:id="434" w:author="Groote Haar, Linda" w:date="2026-02-16T13:49:00Z" w16du:dateUtc="2026-02-16T12:49:00Z">
          <w:pPr>
            <w:tabs>
              <w:tab w:val="left" w:pos="-1440"/>
              <w:tab w:val="left" w:pos="-720"/>
              <w:tab w:val="left" w:pos="425"/>
            </w:tabs>
            <w:suppressAutoHyphens/>
          </w:pPr>
        </w:pPrChange>
      </w:pPr>
      <w:del w:id="435" w:author="Groote Haar, Linda" w:date="2026-02-16T13:42:00Z" w16du:dateUtc="2026-02-16T12:42:00Z">
        <w:r w:rsidRPr="005D6B36" w:rsidDel="00F37F9F">
          <w:rPr>
            <w:rFonts w:ascii="Arial" w:hAnsi="Arial" w:cs="Arial"/>
            <w:sz w:val="20"/>
          </w:rPr>
          <w:delText xml:space="preserve">Deze keuzeblokken zijn specifiek voor deze hypotheek van de </w:delText>
        </w:r>
        <w:r w:rsidR="00CC0FC8" w:rsidRPr="005D6B36" w:rsidDel="00F37F9F">
          <w:rPr>
            <w:rFonts w:ascii="Arial" w:hAnsi="Arial" w:cs="Arial"/>
            <w:sz w:val="20"/>
          </w:rPr>
          <w:delText>ING</w:delText>
        </w:r>
        <w:r w:rsidRPr="005D6B36" w:rsidDel="00F37F9F">
          <w:rPr>
            <w:rFonts w:ascii="Arial" w:hAnsi="Arial" w:cs="Arial"/>
            <w:sz w:val="20"/>
          </w:rPr>
          <w:delText xml:space="preserve"> en worden daarom niet als algemene, voor meerdere banken toepasbare, tekstblokken beschouwd</w:delText>
        </w:r>
        <w:r w:rsidR="00DF1D6E" w:rsidRPr="005D6B36" w:rsidDel="00F37F9F">
          <w:rPr>
            <w:rFonts w:ascii="Arial" w:hAnsi="Arial" w:cs="Arial"/>
            <w:sz w:val="20"/>
          </w:rPr>
          <w:delText>.</w:delText>
        </w:r>
      </w:del>
    </w:p>
    <w:p w14:paraId="586A33C9" w14:textId="7EEBE8E4" w:rsidR="00E3522B" w:rsidRPr="005D6B36" w:rsidDel="00F37F9F" w:rsidRDefault="00E3522B">
      <w:pPr>
        <w:rPr>
          <w:del w:id="436" w:author="Groote Haar, Linda" w:date="2026-02-16T13:42:00Z" w16du:dateUtc="2026-02-16T12:42:00Z"/>
          <w:rFonts w:ascii="Arial" w:hAnsi="Arial"/>
          <w:sz w:val="20"/>
          <w:u w:val="single"/>
        </w:rPr>
        <w:pPrChange w:id="437"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pPr>
        </w:pPrChange>
      </w:pPr>
    </w:p>
    <w:p w14:paraId="7D519775" w14:textId="43A5AEC6" w:rsidR="00920AAC" w:rsidRPr="005D6B36" w:rsidDel="00F37F9F" w:rsidRDefault="00920AAC">
      <w:pPr>
        <w:rPr>
          <w:del w:id="438" w:author="Groote Haar, Linda" w:date="2026-02-16T13:42:00Z" w16du:dateUtc="2026-02-16T12:42:00Z"/>
          <w:rFonts w:ascii="Arial" w:hAnsi="Arial" w:cs="Arial"/>
          <w:b/>
          <w:sz w:val="20"/>
        </w:rPr>
        <w:pPrChange w:id="439"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pPr>
        </w:pPrChange>
      </w:pPr>
      <w:del w:id="440" w:author="Groote Haar, Linda" w:date="2026-02-16T13:42:00Z" w16du:dateUtc="2026-02-16T12:42:00Z">
        <w:r w:rsidRPr="005D6B36" w:rsidDel="00F37F9F">
          <w:rPr>
            <w:rFonts w:ascii="Arial" w:hAnsi="Arial" w:cs="Arial"/>
            <w:b/>
            <w:sz w:val="20"/>
          </w:rPr>
          <w:delText>Keuzeblok overeenkomst</w:delText>
        </w:r>
      </w:del>
    </w:p>
    <w:p w14:paraId="3E2C63DB" w14:textId="09734B6A" w:rsidR="00920AAC" w:rsidRPr="005D6B36" w:rsidDel="00F37F9F" w:rsidRDefault="00920AAC">
      <w:pPr>
        <w:rPr>
          <w:del w:id="441" w:author="Groote Haar, Linda" w:date="2026-02-16T13:42:00Z" w16du:dateUtc="2026-02-16T12:42:00Z"/>
          <w:rFonts w:ascii="Arial" w:hAnsi="Arial"/>
          <w:sz w:val="20"/>
          <w:u w:val="single"/>
        </w:rPr>
        <w:pPrChange w:id="442"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pPr>
        </w:pPrChange>
      </w:pPr>
      <w:del w:id="443" w:author="Groote Haar, Linda" w:date="2026-02-16T13:42:00Z" w16du:dateUtc="2026-02-16T12:42:00Z">
        <w:r w:rsidRPr="005D6B36" w:rsidDel="00F37F9F">
          <w:rPr>
            <w:rFonts w:ascii="Arial" w:hAnsi="Arial"/>
            <w:sz w:val="20"/>
            <w:u w:val="single"/>
          </w:rPr>
          <w:delText>Altijd, behalve bij maatwerk</w:delText>
        </w:r>
      </w:del>
    </w:p>
    <w:p w14:paraId="47FFA83E" w14:textId="7D70021F" w:rsidR="00920AAC" w:rsidRPr="005D6B36" w:rsidDel="00F37F9F" w:rsidRDefault="00920AAC">
      <w:pPr>
        <w:rPr>
          <w:del w:id="444" w:author="Groote Haar, Linda" w:date="2026-02-16T13:42:00Z" w16du:dateUtc="2026-02-16T12:42:00Z"/>
          <w:rFonts w:ascii="Arial" w:hAnsi="Arial"/>
          <w:color w:val="FF0000"/>
          <w:sz w:val="20"/>
        </w:rPr>
        <w:pPrChange w:id="445"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pPr>
        </w:pPrChange>
      </w:pPr>
      <w:del w:id="446" w:author="Groote Haar, Linda" w:date="2026-02-16T13:42:00Z" w16du:dateUtc="2026-02-16T12:42:00Z">
        <w:r w:rsidRPr="005D6B36" w:rsidDel="00F37F9F">
          <w:rPr>
            <w:rFonts w:ascii="Arial" w:hAnsi="Arial"/>
            <w:color w:val="FF0000"/>
            <w:sz w:val="20"/>
          </w:rPr>
          <w:delText>De comparanten, handelend als voormeld, verklaarden da</w:delText>
        </w:r>
        <w:r w:rsidR="00CC0FC8" w:rsidRPr="005D6B36" w:rsidDel="00F37F9F">
          <w:rPr>
            <w:rFonts w:ascii="Arial" w:hAnsi="Arial"/>
            <w:color w:val="FF0000"/>
            <w:sz w:val="20"/>
          </w:rPr>
          <w:delText>t</w:delText>
        </w:r>
        <w:r w:rsidRPr="005D6B36" w:rsidDel="00F37F9F">
          <w:rPr>
            <w:rFonts w:ascii="Arial" w:hAnsi="Arial"/>
            <w:color w:val="FF0000"/>
            <w:sz w:val="20"/>
          </w:rPr>
          <w:delText xml:space="preserve"> de Hypotheekgever en de Bank in de Offerte zijn overeengekomen dat door de Hypotheekgever ten behoeve van de Bank het recht van hypotheek en pandrechten worden gevestigd op de in deze akte en de Algemene Voorwaarden ING Hypotheken omschreven goederen, tot zekerheid als in deze akte omschreven.</w:delText>
        </w:r>
      </w:del>
    </w:p>
    <w:p w14:paraId="35E62AA4" w14:textId="3CC45AB8" w:rsidR="00920AAC" w:rsidRPr="005D6B36" w:rsidDel="00F37F9F" w:rsidRDefault="00920AAC">
      <w:pPr>
        <w:rPr>
          <w:del w:id="447" w:author="Groote Haar, Linda" w:date="2026-02-16T13:42:00Z" w16du:dateUtc="2026-02-16T12:42:00Z"/>
          <w:rFonts w:ascii="Arial" w:hAnsi="Arial"/>
          <w:sz w:val="20"/>
          <w:u w:val="single"/>
        </w:rPr>
        <w:pPrChange w:id="448"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pPr>
        </w:pPrChange>
      </w:pPr>
      <w:del w:id="449" w:author="Groote Haar, Linda" w:date="2026-02-16T13:42:00Z" w16du:dateUtc="2026-02-16T12:42:00Z">
        <w:r w:rsidRPr="005D6B36" w:rsidDel="00F37F9F">
          <w:rPr>
            <w:rFonts w:ascii="Arial" w:hAnsi="Arial"/>
            <w:sz w:val="20"/>
            <w:u w:val="single"/>
          </w:rPr>
          <w:delText>Einde Altijd, behalve bij maatwerk</w:delText>
        </w:r>
      </w:del>
    </w:p>
    <w:p w14:paraId="59FEA06E" w14:textId="53D90B47" w:rsidR="0030417A" w:rsidRPr="005D6B36" w:rsidDel="00F37F9F" w:rsidRDefault="0030417A">
      <w:pPr>
        <w:rPr>
          <w:del w:id="450" w:author="Groote Haar, Linda" w:date="2026-02-16T13:42:00Z" w16du:dateUtc="2026-02-16T12:42:00Z"/>
          <w:rFonts w:ascii="Arial" w:hAnsi="Arial"/>
          <w:sz w:val="20"/>
          <w:u w:val="single"/>
        </w:rPr>
        <w:pPrChange w:id="451"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pPr>
        </w:pPrChange>
      </w:pPr>
    </w:p>
    <w:p w14:paraId="185D8769" w14:textId="3548B598" w:rsidR="00920AAC" w:rsidRPr="005D6B36" w:rsidDel="00F37F9F" w:rsidRDefault="00920AAC">
      <w:pPr>
        <w:rPr>
          <w:del w:id="452" w:author="Groote Haar, Linda" w:date="2026-02-16T13:42:00Z" w16du:dateUtc="2026-02-16T12:42:00Z"/>
          <w:rFonts w:ascii="Arial" w:hAnsi="Arial"/>
          <w:sz w:val="20"/>
          <w:u w:val="single"/>
        </w:rPr>
        <w:pPrChange w:id="453"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pPr>
        </w:pPrChange>
      </w:pPr>
      <w:del w:id="454" w:author="Groote Haar, Linda" w:date="2026-02-16T13:42:00Z" w16du:dateUtc="2026-02-16T12:42:00Z">
        <w:r w:rsidRPr="005D6B36" w:rsidDel="00F37F9F">
          <w:rPr>
            <w:rFonts w:ascii="Arial" w:hAnsi="Arial"/>
            <w:sz w:val="20"/>
            <w:u w:val="single"/>
          </w:rPr>
          <w:delText>Maatwerk</w:delText>
        </w:r>
      </w:del>
    </w:p>
    <w:p w14:paraId="57208CC0" w14:textId="115AFA97" w:rsidR="00920AAC" w:rsidRPr="005D6B36" w:rsidDel="00F37F9F" w:rsidRDefault="00920AAC">
      <w:pPr>
        <w:rPr>
          <w:del w:id="455" w:author="Groote Haar, Linda" w:date="2026-02-16T13:42:00Z" w16du:dateUtc="2026-02-16T12:42:00Z"/>
          <w:rFonts w:ascii="Arial" w:hAnsi="Arial"/>
          <w:color w:val="FF0000"/>
          <w:sz w:val="20"/>
        </w:rPr>
        <w:pPrChange w:id="456"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pPr>
        </w:pPrChange>
      </w:pPr>
      <w:del w:id="457" w:author="Groote Haar, Linda" w:date="2026-02-16T13:42:00Z" w16du:dateUtc="2026-02-16T12:42:00Z">
        <w:r w:rsidRPr="005D6B36" w:rsidDel="00F37F9F">
          <w:rPr>
            <w:rFonts w:ascii="Arial" w:hAnsi="Arial"/>
            <w:color w:val="FF0000"/>
            <w:sz w:val="20"/>
          </w:rPr>
          <w:delText>De comparanten, handelend als voormeld, verklaarden da</w:delText>
        </w:r>
        <w:r w:rsidR="00CC0FC8" w:rsidRPr="005D6B36" w:rsidDel="00F37F9F">
          <w:rPr>
            <w:rFonts w:ascii="Arial" w:hAnsi="Arial"/>
            <w:color w:val="FF0000"/>
            <w:sz w:val="20"/>
          </w:rPr>
          <w:delText>t</w:delText>
        </w:r>
        <w:r w:rsidRPr="005D6B36" w:rsidDel="00F37F9F">
          <w:rPr>
            <w:rFonts w:ascii="Arial" w:hAnsi="Arial"/>
            <w:color w:val="FF0000"/>
            <w:sz w:val="20"/>
          </w:rPr>
          <w:delText xml:space="preserve"> de Hypotheekgever en de Bank in de Offerte zijn overeengekomen en dat d</w:delText>
        </w:r>
        <w:r w:rsidR="00CC0FC8" w:rsidRPr="005D6B36" w:rsidDel="00F37F9F">
          <w:rPr>
            <w:rFonts w:ascii="Arial" w:hAnsi="Arial"/>
            <w:color w:val="FF0000"/>
            <w:sz w:val="20"/>
          </w:rPr>
          <w:delText>o</w:delText>
        </w:r>
        <w:r w:rsidRPr="005D6B36" w:rsidDel="00F37F9F">
          <w:rPr>
            <w:rFonts w:ascii="Arial" w:hAnsi="Arial"/>
            <w:color w:val="FF0000"/>
            <w:sz w:val="20"/>
          </w:rPr>
          <w:delText>or de Hypotheekgever en de Stichting bij deze is overeengekomen dat door de Hypotheekgever ten behoeve van de Bank en de Stichting het recht van hypotheek en pandrechten worden gevestigd op de in deze akte en de Algemene Voorwaarden ING Hypotheken omschreven goederen, tot zekerheid als in deze akte omschreven.</w:delText>
        </w:r>
      </w:del>
    </w:p>
    <w:p w14:paraId="16C49824" w14:textId="075E916F" w:rsidR="00920AAC" w:rsidRPr="005D6B36" w:rsidDel="00F37F9F" w:rsidRDefault="00920AAC">
      <w:pPr>
        <w:rPr>
          <w:del w:id="458" w:author="Groote Haar, Linda" w:date="2026-02-16T13:42:00Z" w16du:dateUtc="2026-02-16T12:42:00Z"/>
          <w:rFonts w:ascii="Arial" w:hAnsi="Arial"/>
          <w:sz w:val="20"/>
          <w:u w:val="single"/>
        </w:rPr>
        <w:pPrChange w:id="459"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pPr>
        </w:pPrChange>
      </w:pPr>
      <w:del w:id="460" w:author="Groote Haar, Linda" w:date="2026-02-16T13:42:00Z" w16du:dateUtc="2026-02-16T12:42:00Z">
        <w:r w:rsidRPr="005D6B36" w:rsidDel="00F37F9F">
          <w:rPr>
            <w:rFonts w:ascii="Arial" w:hAnsi="Arial"/>
            <w:sz w:val="20"/>
            <w:u w:val="single"/>
          </w:rPr>
          <w:delText>Einde Maatwerk</w:delText>
        </w:r>
      </w:del>
    </w:p>
    <w:p w14:paraId="0F0D5042" w14:textId="51FDF935" w:rsidR="00920AAC" w:rsidRPr="005D6B36" w:rsidDel="00F37F9F" w:rsidRDefault="00920AAC">
      <w:pPr>
        <w:rPr>
          <w:del w:id="461" w:author="Groote Haar, Linda" w:date="2026-02-16T13:42:00Z" w16du:dateUtc="2026-02-16T12:42:00Z"/>
          <w:rFonts w:ascii="Arial" w:hAnsi="Arial" w:cs="Arial"/>
          <w:b/>
          <w:sz w:val="20"/>
        </w:rPr>
        <w:pPrChange w:id="462"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pPr>
        </w:pPrChange>
      </w:pPr>
    </w:p>
    <w:p w14:paraId="0CCCA9C7" w14:textId="196061EB" w:rsidR="0051591C" w:rsidRPr="005D6B36" w:rsidDel="00F37F9F" w:rsidRDefault="0051591C">
      <w:pPr>
        <w:rPr>
          <w:del w:id="463" w:author="Groote Haar, Linda" w:date="2026-02-16T13:42:00Z" w16du:dateUtc="2026-02-16T12:42:00Z"/>
          <w:rFonts w:ascii="Arial" w:hAnsi="Arial" w:cs="Arial"/>
          <w:b/>
          <w:sz w:val="20"/>
        </w:rPr>
        <w:pPrChange w:id="464"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pPr>
        </w:pPrChange>
      </w:pPr>
      <w:del w:id="465" w:author="Groote Haar, Linda" w:date="2026-02-16T13:42:00Z" w16du:dateUtc="2026-02-16T12:42:00Z">
        <w:r w:rsidRPr="005D6B36" w:rsidDel="00F37F9F">
          <w:rPr>
            <w:rFonts w:ascii="Arial" w:hAnsi="Arial" w:cs="Arial"/>
            <w:b/>
            <w:sz w:val="20"/>
          </w:rPr>
          <w:delText>Keuzeblok hypotheekbedrag</w:delText>
        </w:r>
      </w:del>
    </w:p>
    <w:p w14:paraId="2299FACE" w14:textId="0EBC7D6D" w:rsidR="0051591C" w:rsidRPr="005D6B36" w:rsidDel="00F37F9F" w:rsidRDefault="0051591C">
      <w:pPr>
        <w:rPr>
          <w:del w:id="466" w:author="Groote Haar, Linda" w:date="2026-02-16T13:42:00Z" w16du:dateUtc="2026-02-16T12:42:00Z"/>
          <w:rFonts w:ascii="Arial" w:hAnsi="Arial" w:cs="Arial"/>
          <w:sz w:val="20"/>
          <w:u w:val="single"/>
        </w:rPr>
        <w:pPrChange w:id="467"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pPr>
        </w:pPrChange>
      </w:pPr>
      <w:del w:id="468" w:author="Groote Haar, Linda" w:date="2026-02-16T13:42:00Z" w16du:dateUtc="2026-02-16T12:42:00Z">
        <w:r w:rsidRPr="005D6B36" w:rsidDel="00F37F9F">
          <w:rPr>
            <w:rFonts w:ascii="Arial" w:hAnsi="Arial" w:cs="Arial"/>
            <w:sz w:val="20"/>
            <w:u w:val="single"/>
          </w:rPr>
          <w:delText>Niet-maatwerk</w:delText>
        </w:r>
      </w:del>
    </w:p>
    <w:p w14:paraId="08377D91" w14:textId="52FBEFFE" w:rsidR="0051591C" w:rsidRPr="005D6B36" w:rsidDel="00F37F9F" w:rsidRDefault="00A34A63">
      <w:pPr>
        <w:rPr>
          <w:del w:id="469" w:author="Groote Haar, Linda" w:date="2026-02-16T13:42:00Z" w16du:dateUtc="2026-02-16T12:42:00Z"/>
          <w:rFonts w:ascii="Arial" w:hAnsi="Arial"/>
          <w:color w:val="FF0000"/>
          <w:sz w:val="20"/>
        </w:rPr>
        <w:pPrChange w:id="470" w:author="Groote Haar, Linda" w:date="2026-02-16T13:49:00Z" w16du:dateUtc="2026-02-16T12:49:00Z">
          <w:pPr>
            <w:widowControl/>
            <w:numPr>
              <w:numId w:val="14"/>
            </w:numPr>
            <w:tabs>
              <w:tab w:val="left" w:pos="0"/>
              <w:tab w:val="num" w:pos="360"/>
              <w:tab w:val="left" w:pos="720"/>
              <w:tab w:val="num" w:pos="74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48" w:hanging="748"/>
          </w:pPr>
        </w:pPrChange>
      </w:pPr>
      <w:del w:id="471" w:author="Groote Haar, Linda" w:date="2026-02-16T13:42:00Z" w16du:dateUtc="2026-02-16T12:42:00Z">
        <w:r w:rsidRPr="005D6B36" w:rsidDel="00F37F9F">
          <w:rPr>
            <w:rFonts w:ascii="Arial" w:hAnsi="Arial"/>
            <w:color w:val="FF0000"/>
            <w:sz w:val="20"/>
          </w:rPr>
          <w:delText>a</w:delText>
        </w:r>
        <w:r w:rsidR="0051591C" w:rsidRPr="005D6B36" w:rsidDel="00F37F9F">
          <w:rPr>
            <w:rFonts w:ascii="Arial" w:hAnsi="Arial"/>
            <w:color w:val="FF0000"/>
            <w:sz w:val="20"/>
          </w:rPr>
          <w:delText xml:space="preserve">l wat de Bank uit welken hoofde ook in verband met het vorenstaande aan renten, boeten, kosten en premies of anderszins te vorderen heeft, tot een maximum van vijfendertig procent (35%) van al hetgeen ingevolge sub a verschuldigd is, zijnde </w:delText>
        </w:r>
        <w:r w:rsidR="00E44813" w:rsidRPr="005D6B36" w:rsidDel="00F37F9F">
          <w:rPr>
            <w:rFonts w:ascii="Arial" w:hAnsi="Arial" w:cs="Arial"/>
            <w:sz w:val="20"/>
            <w:rPrChange w:id="472" w:author="Groot, Karina de" w:date="2026-02-19T14:05:00Z" w16du:dateUtc="2026-02-19T13:05:00Z">
              <w:rPr>
                <w:rFonts w:ascii="Arial" w:hAnsi="Arial" w:cs="Arial"/>
                <w:sz w:val="20"/>
              </w:rPr>
            </w:rPrChange>
          </w:rPr>
          <w:fldChar w:fldCharType="begin"/>
        </w:r>
        <w:r w:rsidR="00E44813" w:rsidRPr="005D6B36" w:rsidDel="00F37F9F">
          <w:rPr>
            <w:rFonts w:ascii="Arial" w:hAnsi="Arial" w:cs="Arial"/>
            <w:sz w:val="20"/>
          </w:rPr>
          <w:delInstrText>MacroButton Nomacro §</w:delInstrText>
        </w:r>
        <w:r w:rsidR="00E44813" w:rsidRPr="005D6B36" w:rsidDel="00F37F9F">
          <w:rPr>
            <w:rFonts w:ascii="Arial" w:hAnsi="Arial" w:cs="Arial"/>
            <w:sz w:val="20"/>
            <w:rPrChange w:id="473" w:author="Groot, Karina de" w:date="2026-02-19T14:05:00Z" w16du:dateUtc="2026-02-19T13:05:00Z">
              <w:rPr>
                <w:rFonts w:ascii="Arial" w:hAnsi="Arial" w:cs="Arial"/>
                <w:sz w:val="20"/>
              </w:rPr>
            </w:rPrChange>
          </w:rPr>
          <w:fldChar w:fldCharType="end"/>
        </w:r>
        <w:r w:rsidR="0051591C" w:rsidRPr="005D6B36" w:rsidDel="00F37F9F">
          <w:rPr>
            <w:rFonts w:ascii="Arial" w:hAnsi="Arial"/>
            <w:sz w:val="20"/>
          </w:rPr>
          <w:delText>bedrag ter grootte van 35% van het inschrijvingsbedrag, voluit in letters en tussen haakjes in cijfers</w:delText>
        </w:r>
        <w:r w:rsidR="00E44813" w:rsidRPr="005D6B36" w:rsidDel="00F37F9F">
          <w:rPr>
            <w:rFonts w:ascii="Arial" w:hAnsi="Arial" w:cs="Arial"/>
            <w:sz w:val="20"/>
            <w:rPrChange w:id="474" w:author="Groot, Karina de" w:date="2026-02-19T14:05:00Z" w16du:dateUtc="2026-02-19T13:05:00Z">
              <w:rPr>
                <w:rFonts w:ascii="Arial" w:hAnsi="Arial" w:cs="Arial"/>
                <w:sz w:val="20"/>
              </w:rPr>
            </w:rPrChange>
          </w:rPr>
          <w:fldChar w:fldCharType="begin"/>
        </w:r>
        <w:r w:rsidR="00E44813" w:rsidRPr="005D6B36" w:rsidDel="00F37F9F">
          <w:rPr>
            <w:rFonts w:ascii="Arial" w:hAnsi="Arial" w:cs="Arial"/>
            <w:sz w:val="20"/>
          </w:rPr>
          <w:delInstrText>MacroButton Nomacro §</w:delInstrText>
        </w:r>
        <w:r w:rsidR="00E44813" w:rsidRPr="005D6B36" w:rsidDel="00F37F9F">
          <w:rPr>
            <w:rFonts w:ascii="Arial" w:hAnsi="Arial" w:cs="Arial"/>
            <w:sz w:val="20"/>
            <w:rPrChange w:id="475" w:author="Groot, Karina de" w:date="2026-02-19T14:05:00Z" w16du:dateUtc="2026-02-19T13:05:00Z">
              <w:rPr>
                <w:rFonts w:ascii="Arial" w:hAnsi="Arial" w:cs="Arial"/>
                <w:sz w:val="20"/>
              </w:rPr>
            </w:rPrChange>
          </w:rPr>
          <w:fldChar w:fldCharType="end"/>
        </w:r>
        <w:r w:rsidR="0051591C" w:rsidRPr="005D6B36" w:rsidDel="00F37F9F">
          <w:rPr>
            <w:rFonts w:ascii="Times New Roman" w:hAnsi="Times New Roman"/>
            <w:color w:val="FF0000"/>
          </w:rPr>
          <w:delText xml:space="preserve"> </w:delText>
        </w:r>
        <w:r w:rsidR="0051591C" w:rsidRPr="005D6B36" w:rsidDel="00F37F9F">
          <w:rPr>
            <w:rFonts w:ascii="Arial" w:hAnsi="Arial"/>
            <w:color w:val="FF0000"/>
            <w:sz w:val="20"/>
          </w:rPr>
          <w:delText xml:space="preserve">in totaal </w:delText>
        </w:r>
        <w:r w:rsidR="00E44813" w:rsidRPr="005D6B36" w:rsidDel="00F37F9F">
          <w:rPr>
            <w:rFonts w:ascii="Arial" w:hAnsi="Arial" w:cs="Arial"/>
            <w:sz w:val="20"/>
            <w:rPrChange w:id="476" w:author="Groot, Karina de" w:date="2026-02-19T14:05:00Z" w16du:dateUtc="2026-02-19T13:05:00Z">
              <w:rPr>
                <w:rFonts w:ascii="Arial" w:hAnsi="Arial" w:cs="Arial"/>
                <w:sz w:val="20"/>
              </w:rPr>
            </w:rPrChange>
          </w:rPr>
          <w:fldChar w:fldCharType="begin"/>
        </w:r>
        <w:r w:rsidR="00E44813" w:rsidRPr="005D6B36" w:rsidDel="00F37F9F">
          <w:rPr>
            <w:rFonts w:ascii="Arial" w:hAnsi="Arial" w:cs="Arial"/>
            <w:sz w:val="20"/>
          </w:rPr>
          <w:delInstrText>MacroButton Nomacro §</w:delInstrText>
        </w:r>
        <w:r w:rsidR="00E44813" w:rsidRPr="005D6B36" w:rsidDel="00F37F9F">
          <w:rPr>
            <w:rFonts w:ascii="Arial" w:hAnsi="Arial" w:cs="Arial"/>
            <w:sz w:val="20"/>
            <w:rPrChange w:id="477" w:author="Groot, Karina de" w:date="2026-02-19T14:05:00Z" w16du:dateUtc="2026-02-19T13:05:00Z">
              <w:rPr>
                <w:rFonts w:ascii="Arial" w:hAnsi="Arial" w:cs="Arial"/>
                <w:sz w:val="20"/>
              </w:rPr>
            </w:rPrChange>
          </w:rPr>
          <w:fldChar w:fldCharType="end"/>
        </w:r>
        <w:r w:rsidR="0051591C" w:rsidRPr="005D6B36" w:rsidDel="00F37F9F">
          <w:rPr>
            <w:rFonts w:ascii="Arial" w:hAnsi="Arial"/>
            <w:sz w:val="20"/>
          </w:rPr>
          <w:delText>bedrag ter grootte van 135% van het inschrijvingsbedrag, voluit in letters en tussen haakjes in cijfers</w:delText>
        </w:r>
        <w:r w:rsidR="00E44813" w:rsidRPr="005D6B36" w:rsidDel="00F37F9F">
          <w:rPr>
            <w:rFonts w:ascii="Arial" w:hAnsi="Arial" w:cs="Arial"/>
            <w:sz w:val="20"/>
            <w:rPrChange w:id="478" w:author="Groot, Karina de" w:date="2026-02-19T14:05:00Z" w16du:dateUtc="2026-02-19T13:05:00Z">
              <w:rPr>
                <w:rFonts w:ascii="Arial" w:hAnsi="Arial" w:cs="Arial"/>
                <w:sz w:val="20"/>
              </w:rPr>
            </w:rPrChange>
          </w:rPr>
          <w:fldChar w:fldCharType="begin"/>
        </w:r>
        <w:r w:rsidR="00E44813" w:rsidRPr="005D6B36" w:rsidDel="00F37F9F">
          <w:rPr>
            <w:rFonts w:ascii="Arial" w:hAnsi="Arial" w:cs="Arial"/>
            <w:sz w:val="20"/>
          </w:rPr>
          <w:delInstrText>MacroButton Nomacro §</w:delInstrText>
        </w:r>
        <w:r w:rsidR="00E44813" w:rsidRPr="005D6B36" w:rsidDel="00F37F9F">
          <w:rPr>
            <w:rFonts w:ascii="Arial" w:hAnsi="Arial" w:cs="Arial"/>
            <w:sz w:val="20"/>
            <w:rPrChange w:id="479" w:author="Groot, Karina de" w:date="2026-02-19T14:05:00Z" w16du:dateUtc="2026-02-19T13:05:00Z">
              <w:rPr>
                <w:rFonts w:ascii="Arial" w:hAnsi="Arial" w:cs="Arial"/>
                <w:sz w:val="20"/>
              </w:rPr>
            </w:rPrChange>
          </w:rPr>
          <w:fldChar w:fldCharType="end"/>
        </w:r>
        <w:r w:rsidR="0051591C" w:rsidRPr="005D6B36" w:rsidDel="00F37F9F">
          <w:rPr>
            <w:rFonts w:ascii="Arial" w:hAnsi="Arial"/>
            <w:color w:val="FF0000"/>
            <w:sz w:val="20"/>
          </w:rPr>
          <w:delText xml:space="preserve"> bij deze aan de Bank recht van hypotheek op het Onderpand met de daaraan te eniger tijd aangebrachte veranderingen en toevoegingen:</w:delText>
        </w:r>
      </w:del>
    </w:p>
    <w:p w14:paraId="53D8D727" w14:textId="4130201F" w:rsidR="0051591C" w:rsidRPr="005D6B36" w:rsidDel="00F37F9F" w:rsidRDefault="0051591C">
      <w:pPr>
        <w:rPr>
          <w:del w:id="480" w:author="Groote Haar, Linda" w:date="2026-02-16T13:42:00Z" w16du:dateUtc="2026-02-16T12:42:00Z"/>
          <w:rFonts w:ascii="Arial" w:hAnsi="Arial" w:cs="Arial"/>
          <w:sz w:val="20"/>
          <w:u w:val="single"/>
        </w:rPr>
        <w:pPrChange w:id="481"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pPr>
        </w:pPrChange>
      </w:pPr>
      <w:del w:id="482" w:author="Groote Haar, Linda" w:date="2026-02-16T13:42:00Z" w16du:dateUtc="2026-02-16T12:42:00Z">
        <w:r w:rsidRPr="005D6B36" w:rsidDel="00F37F9F">
          <w:rPr>
            <w:rFonts w:ascii="Arial" w:hAnsi="Arial" w:cs="Arial"/>
            <w:sz w:val="20"/>
            <w:u w:val="single"/>
          </w:rPr>
          <w:delText>Einde niet-maatwerk</w:delText>
        </w:r>
      </w:del>
    </w:p>
    <w:p w14:paraId="40C2C4D7" w14:textId="6E4D2BE9" w:rsidR="0051591C" w:rsidRPr="005D6B36" w:rsidDel="00F37F9F" w:rsidRDefault="0051591C">
      <w:pPr>
        <w:rPr>
          <w:del w:id="483" w:author="Groote Haar, Linda" w:date="2026-02-16T13:42:00Z" w16du:dateUtc="2026-02-16T12:42:00Z"/>
          <w:rFonts w:ascii="Arial" w:hAnsi="Arial" w:cs="Arial"/>
          <w:sz w:val="20"/>
          <w:u w:val="single"/>
        </w:rPr>
        <w:pPrChange w:id="484"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pPr>
        </w:pPrChange>
      </w:pPr>
    </w:p>
    <w:p w14:paraId="0B064580" w14:textId="4C6599A7" w:rsidR="0051591C" w:rsidRPr="005D6B36" w:rsidDel="00F37F9F" w:rsidRDefault="0051591C">
      <w:pPr>
        <w:rPr>
          <w:del w:id="485" w:author="Groote Haar, Linda" w:date="2026-02-16T13:42:00Z" w16du:dateUtc="2026-02-16T12:42:00Z"/>
          <w:rFonts w:ascii="Arial" w:hAnsi="Arial" w:cs="Arial"/>
          <w:sz w:val="20"/>
          <w:u w:val="single"/>
        </w:rPr>
        <w:pPrChange w:id="486"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pPr>
        </w:pPrChange>
      </w:pPr>
      <w:del w:id="487" w:author="Groote Haar, Linda" w:date="2026-02-16T13:42:00Z" w16du:dateUtc="2026-02-16T12:42:00Z">
        <w:r w:rsidRPr="005D6B36" w:rsidDel="00F37F9F">
          <w:rPr>
            <w:rFonts w:ascii="Arial" w:hAnsi="Arial" w:cs="Arial"/>
            <w:sz w:val="20"/>
            <w:u w:val="single"/>
          </w:rPr>
          <w:delText>Maatwerk</w:delText>
        </w:r>
      </w:del>
    </w:p>
    <w:p w14:paraId="0AA4E75E" w14:textId="72825723" w:rsidR="0051591C" w:rsidRPr="005D6B36" w:rsidDel="00F37F9F" w:rsidRDefault="0051591C">
      <w:pPr>
        <w:rPr>
          <w:del w:id="488" w:author="Groote Haar, Linda" w:date="2026-02-16T13:42:00Z" w16du:dateUtc="2026-02-16T12:42:00Z"/>
          <w:rFonts w:ascii="Arial" w:hAnsi="Arial"/>
          <w:color w:val="FF0000"/>
          <w:sz w:val="20"/>
        </w:rPr>
        <w:pPrChange w:id="489" w:author="Groote Haar, Linda" w:date="2026-02-16T13:49:00Z" w16du:dateUtc="2026-02-16T12:49:00Z">
          <w:pPr>
            <w:widowControl/>
            <w:numPr>
              <w:numId w:val="33"/>
            </w:numPr>
            <w:tabs>
              <w:tab w:val="left" w:pos="0"/>
              <w:tab w:val="num"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360" w:hanging="360"/>
          </w:pPr>
        </w:pPrChange>
      </w:pPr>
      <w:del w:id="490" w:author="Groote Haar, Linda" w:date="2026-02-16T13:42:00Z" w16du:dateUtc="2026-02-16T12:42:00Z">
        <w:r w:rsidRPr="005D6B36" w:rsidDel="00F37F9F">
          <w:rPr>
            <w:rFonts w:ascii="Arial" w:hAnsi="Arial"/>
            <w:color w:val="339966"/>
            <w:sz w:val="20"/>
          </w:rPr>
          <w:delText xml:space="preserve">      </w:delText>
        </w:r>
        <w:r w:rsidR="00A34A63" w:rsidRPr="005D6B36" w:rsidDel="00F37F9F">
          <w:rPr>
            <w:rFonts w:ascii="Arial" w:hAnsi="Arial"/>
            <w:color w:val="FF0000"/>
            <w:sz w:val="20"/>
          </w:rPr>
          <w:delText>a</w:delText>
        </w:r>
        <w:r w:rsidRPr="005D6B36" w:rsidDel="00F37F9F">
          <w:rPr>
            <w:rFonts w:ascii="Arial" w:hAnsi="Arial"/>
            <w:color w:val="FF0000"/>
            <w:sz w:val="20"/>
          </w:rPr>
          <w:delText xml:space="preserve">l wat de Bank en de Stichting uit welken hoofde ook in verband met het vorenstaande aan </w:delText>
        </w:r>
      </w:del>
    </w:p>
    <w:p w14:paraId="734CA689" w14:textId="22A6DB22" w:rsidR="0051591C" w:rsidRPr="005D6B36" w:rsidDel="00F37F9F" w:rsidRDefault="0051591C">
      <w:pPr>
        <w:rPr>
          <w:del w:id="491" w:author="Groote Haar, Linda" w:date="2026-02-16T13:42:00Z" w16du:dateUtc="2026-02-16T12:42:00Z"/>
          <w:rFonts w:ascii="Arial" w:hAnsi="Arial"/>
          <w:color w:val="FF0000"/>
          <w:sz w:val="20"/>
        </w:rPr>
        <w:pPrChange w:id="492" w:author="Groote Haar, Linda" w:date="2026-02-16T13:49:00Z" w16du:dateUtc="2026-02-16T12:49:00Z">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08"/>
          </w:pPr>
        </w:pPrChange>
      </w:pPr>
      <w:del w:id="493" w:author="Groote Haar, Linda" w:date="2026-02-16T13:42:00Z" w16du:dateUtc="2026-02-16T12:42:00Z">
        <w:r w:rsidRPr="005D6B36" w:rsidDel="00F37F9F">
          <w:rPr>
            <w:rFonts w:ascii="Arial" w:hAnsi="Arial"/>
            <w:color w:val="FF0000"/>
            <w:sz w:val="20"/>
          </w:rPr>
          <w:tab/>
          <w:delText xml:space="preserve">renten, boeten, kosten en premies of anderszins te vorderen hebben, tot een maximum van vijfendertig procent (35%) van al hetgeen ingevolge sub a verschuldigd is, zijnde </w:delText>
        </w:r>
        <w:r w:rsidR="00E44813" w:rsidRPr="005D6B36" w:rsidDel="00F37F9F">
          <w:rPr>
            <w:rFonts w:ascii="Arial" w:hAnsi="Arial" w:cs="Arial"/>
            <w:sz w:val="20"/>
            <w:rPrChange w:id="494" w:author="Groot, Karina de" w:date="2026-02-19T14:05:00Z" w16du:dateUtc="2026-02-19T13:05:00Z">
              <w:rPr>
                <w:rFonts w:ascii="Arial" w:hAnsi="Arial" w:cs="Arial"/>
                <w:sz w:val="20"/>
              </w:rPr>
            </w:rPrChange>
          </w:rPr>
          <w:fldChar w:fldCharType="begin"/>
        </w:r>
        <w:r w:rsidR="00E44813" w:rsidRPr="005D6B36" w:rsidDel="00F37F9F">
          <w:rPr>
            <w:rFonts w:ascii="Arial" w:hAnsi="Arial" w:cs="Arial"/>
            <w:sz w:val="20"/>
          </w:rPr>
          <w:delInstrText>MacroButton Nomacro §</w:delInstrText>
        </w:r>
        <w:r w:rsidR="00E44813" w:rsidRPr="005D6B36" w:rsidDel="00F37F9F">
          <w:rPr>
            <w:rFonts w:ascii="Arial" w:hAnsi="Arial" w:cs="Arial"/>
            <w:sz w:val="20"/>
            <w:rPrChange w:id="495" w:author="Groot, Karina de" w:date="2026-02-19T14:05:00Z" w16du:dateUtc="2026-02-19T13:05:00Z">
              <w:rPr>
                <w:rFonts w:ascii="Arial" w:hAnsi="Arial" w:cs="Arial"/>
                <w:sz w:val="20"/>
              </w:rPr>
            </w:rPrChange>
          </w:rPr>
          <w:fldChar w:fldCharType="end"/>
        </w:r>
        <w:r w:rsidRPr="005D6B36" w:rsidDel="00F37F9F">
          <w:rPr>
            <w:rFonts w:ascii="Arial" w:hAnsi="Arial"/>
            <w:color w:val="000000"/>
            <w:sz w:val="20"/>
          </w:rPr>
          <w:delText>bedrag ter grootte van 35% van het inschrijvingsbedrag, voluit in letters en tussen haakjes in cijfers</w:delText>
        </w:r>
        <w:r w:rsidR="00E44813" w:rsidRPr="005D6B36" w:rsidDel="00F37F9F">
          <w:rPr>
            <w:rFonts w:ascii="Arial" w:hAnsi="Arial" w:cs="Arial"/>
            <w:sz w:val="20"/>
            <w:rPrChange w:id="496" w:author="Groot, Karina de" w:date="2026-02-19T14:05:00Z" w16du:dateUtc="2026-02-19T13:05:00Z">
              <w:rPr>
                <w:rFonts w:ascii="Arial" w:hAnsi="Arial" w:cs="Arial"/>
                <w:sz w:val="20"/>
              </w:rPr>
            </w:rPrChange>
          </w:rPr>
          <w:fldChar w:fldCharType="begin"/>
        </w:r>
        <w:r w:rsidR="00E44813" w:rsidRPr="005D6B36" w:rsidDel="00F37F9F">
          <w:rPr>
            <w:rFonts w:ascii="Arial" w:hAnsi="Arial" w:cs="Arial"/>
            <w:sz w:val="20"/>
          </w:rPr>
          <w:delInstrText>MacroButton Nomacro §</w:delInstrText>
        </w:r>
        <w:r w:rsidR="00E44813" w:rsidRPr="005D6B36" w:rsidDel="00F37F9F">
          <w:rPr>
            <w:rFonts w:ascii="Arial" w:hAnsi="Arial" w:cs="Arial"/>
            <w:sz w:val="20"/>
            <w:rPrChange w:id="497" w:author="Groot, Karina de" w:date="2026-02-19T14:05:00Z" w16du:dateUtc="2026-02-19T13:05:00Z">
              <w:rPr>
                <w:rFonts w:ascii="Arial" w:hAnsi="Arial" w:cs="Arial"/>
                <w:sz w:val="20"/>
              </w:rPr>
            </w:rPrChange>
          </w:rPr>
          <w:fldChar w:fldCharType="end"/>
        </w:r>
        <w:r w:rsidRPr="005D6B36" w:rsidDel="00F37F9F">
          <w:rPr>
            <w:rFonts w:ascii="Times New Roman" w:hAnsi="Times New Roman"/>
          </w:rPr>
          <w:delText xml:space="preserve"> </w:delText>
        </w:r>
        <w:r w:rsidRPr="005D6B36" w:rsidDel="00F37F9F">
          <w:rPr>
            <w:rFonts w:ascii="Arial" w:hAnsi="Arial"/>
            <w:color w:val="FF0000"/>
            <w:sz w:val="20"/>
          </w:rPr>
          <w:delText xml:space="preserve">in totaal </w:delText>
        </w:r>
        <w:r w:rsidR="00E44813" w:rsidRPr="005D6B36" w:rsidDel="00F37F9F">
          <w:rPr>
            <w:rFonts w:ascii="Arial" w:hAnsi="Arial" w:cs="Arial"/>
            <w:sz w:val="20"/>
            <w:rPrChange w:id="498" w:author="Groot, Karina de" w:date="2026-02-19T14:05:00Z" w16du:dateUtc="2026-02-19T13:05:00Z">
              <w:rPr>
                <w:rFonts w:ascii="Arial" w:hAnsi="Arial" w:cs="Arial"/>
                <w:sz w:val="20"/>
              </w:rPr>
            </w:rPrChange>
          </w:rPr>
          <w:fldChar w:fldCharType="begin"/>
        </w:r>
        <w:r w:rsidR="00E44813" w:rsidRPr="005D6B36" w:rsidDel="00F37F9F">
          <w:rPr>
            <w:rFonts w:ascii="Arial" w:hAnsi="Arial" w:cs="Arial"/>
            <w:sz w:val="20"/>
          </w:rPr>
          <w:delInstrText>MacroButton Nomacro §</w:delInstrText>
        </w:r>
        <w:r w:rsidR="00E44813" w:rsidRPr="005D6B36" w:rsidDel="00F37F9F">
          <w:rPr>
            <w:rFonts w:ascii="Arial" w:hAnsi="Arial" w:cs="Arial"/>
            <w:sz w:val="20"/>
            <w:rPrChange w:id="499" w:author="Groot, Karina de" w:date="2026-02-19T14:05:00Z" w16du:dateUtc="2026-02-19T13:05:00Z">
              <w:rPr>
                <w:rFonts w:ascii="Arial" w:hAnsi="Arial" w:cs="Arial"/>
                <w:sz w:val="20"/>
              </w:rPr>
            </w:rPrChange>
          </w:rPr>
          <w:fldChar w:fldCharType="end"/>
        </w:r>
        <w:r w:rsidRPr="005D6B36" w:rsidDel="00F37F9F">
          <w:rPr>
            <w:rFonts w:ascii="Arial" w:hAnsi="Arial"/>
            <w:color w:val="000000"/>
            <w:sz w:val="20"/>
          </w:rPr>
          <w:delText>bedrag ter grootte van 135% van het inschrijvingsbedrag, voluit in letters en tussen haakjes in cijfers</w:delText>
        </w:r>
        <w:r w:rsidR="00E44813" w:rsidRPr="005D6B36" w:rsidDel="00F37F9F">
          <w:rPr>
            <w:rFonts w:ascii="Arial" w:hAnsi="Arial" w:cs="Arial"/>
            <w:sz w:val="20"/>
            <w:rPrChange w:id="500" w:author="Groot, Karina de" w:date="2026-02-19T14:05:00Z" w16du:dateUtc="2026-02-19T13:05:00Z">
              <w:rPr>
                <w:rFonts w:ascii="Arial" w:hAnsi="Arial" w:cs="Arial"/>
                <w:sz w:val="20"/>
              </w:rPr>
            </w:rPrChange>
          </w:rPr>
          <w:fldChar w:fldCharType="begin"/>
        </w:r>
        <w:r w:rsidR="00E44813" w:rsidRPr="005D6B36" w:rsidDel="00F37F9F">
          <w:rPr>
            <w:rFonts w:ascii="Arial" w:hAnsi="Arial" w:cs="Arial"/>
            <w:sz w:val="20"/>
          </w:rPr>
          <w:delInstrText>MacroButton Nomacro §</w:delInstrText>
        </w:r>
        <w:r w:rsidR="00E44813" w:rsidRPr="005D6B36" w:rsidDel="00F37F9F">
          <w:rPr>
            <w:rFonts w:ascii="Arial" w:hAnsi="Arial" w:cs="Arial"/>
            <w:sz w:val="20"/>
            <w:rPrChange w:id="501" w:author="Groot, Karina de" w:date="2026-02-19T14:05:00Z" w16du:dateUtc="2026-02-19T13:05:00Z">
              <w:rPr>
                <w:rFonts w:ascii="Arial" w:hAnsi="Arial" w:cs="Arial"/>
                <w:sz w:val="20"/>
              </w:rPr>
            </w:rPrChange>
          </w:rPr>
          <w:fldChar w:fldCharType="end"/>
        </w:r>
        <w:r w:rsidRPr="005D6B36" w:rsidDel="00F37F9F">
          <w:rPr>
            <w:rFonts w:ascii="Arial" w:hAnsi="Arial"/>
            <w:color w:val="FF0000"/>
            <w:sz w:val="20"/>
          </w:rPr>
          <w:delText xml:space="preserve"> bij deze aan de Bank en de Stichting recht van hypotheek op het Onderpand met de daaraan te eniger tijd aangebrachte veranderingen en toevoegingen:</w:delText>
        </w:r>
      </w:del>
    </w:p>
    <w:p w14:paraId="5E9DC81C" w14:textId="6CE3936B" w:rsidR="0051591C" w:rsidRPr="005D6B36" w:rsidDel="00F37F9F" w:rsidRDefault="0051591C">
      <w:pPr>
        <w:rPr>
          <w:del w:id="502" w:author="Groote Haar, Linda" w:date="2026-02-16T13:42:00Z" w16du:dateUtc="2026-02-16T12:42:00Z"/>
          <w:rFonts w:ascii="Arial" w:hAnsi="Arial" w:cs="Arial"/>
          <w:b/>
          <w:sz w:val="20"/>
        </w:rPr>
        <w:pPrChange w:id="503"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pPr>
        </w:pPrChange>
      </w:pPr>
      <w:del w:id="504" w:author="Groote Haar, Linda" w:date="2026-02-16T13:42:00Z" w16du:dateUtc="2026-02-16T12:42:00Z">
        <w:r w:rsidRPr="005D6B36" w:rsidDel="00F37F9F">
          <w:rPr>
            <w:rFonts w:ascii="Arial" w:hAnsi="Arial" w:cs="Arial"/>
            <w:sz w:val="20"/>
            <w:u w:val="single"/>
          </w:rPr>
          <w:delText>Einde maatwerk</w:delText>
        </w:r>
      </w:del>
    </w:p>
    <w:p w14:paraId="6612BB34" w14:textId="719B6069" w:rsidR="00CC0FC8" w:rsidRPr="005D6B36" w:rsidDel="00F37F9F" w:rsidRDefault="00CC0FC8">
      <w:pPr>
        <w:rPr>
          <w:del w:id="505" w:author="Groote Haar, Linda" w:date="2026-02-16T13:42:00Z" w16du:dateUtc="2026-02-16T12:42:00Z"/>
          <w:rFonts w:ascii="Arial" w:hAnsi="Arial" w:cs="Arial"/>
          <w:b/>
          <w:sz w:val="20"/>
        </w:rPr>
        <w:pPrChange w:id="506"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pPr>
        </w:pPrChange>
      </w:pPr>
    </w:p>
    <w:p w14:paraId="77A49C58" w14:textId="6CB07D51" w:rsidR="003A682D" w:rsidRPr="005D6B36" w:rsidDel="00F37F9F" w:rsidRDefault="00DF1D6E">
      <w:pPr>
        <w:rPr>
          <w:del w:id="507" w:author="Groote Haar, Linda" w:date="2026-02-16T13:42:00Z" w16du:dateUtc="2026-02-16T12:42:00Z"/>
          <w:rFonts w:ascii="Arial" w:hAnsi="Arial" w:cs="Arial"/>
          <w:b/>
          <w:sz w:val="20"/>
        </w:rPr>
        <w:pPrChange w:id="508"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pPr>
        </w:pPrChange>
      </w:pPr>
      <w:del w:id="509" w:author="Groote Haar, Linda" w:date="2026-02-16T13:42:00Z" w16du:dateUtc="2026-02-16T12:42:00Z">
        <w:r w:rsidRPr="005D6B36" w:rsidDel="00F37F9F">
          <w:rPr>
            <w:rFonts w:ascii="Arial" w:hAnsi="Arial" w:cs="Arial"/>
            <w:b/>
            <w:sz w:val="20"/>
          </w:rPr>
          <w:delText xml:space="preserve">Keuzeblok </w:delText>
        </w:r>
        <w:r w:rsidR="0030417A" w:rsidRPr="005D6B36" w:rsidDel="00F37F9F">
          <w:rPr>
            <w:rFonts w:ascii="Arial" w:hAnsi="Arial" w:cs="Arial"/>
            <w:b/>
            <w:sz w:val="20"/>
          </w:rPr>
          <w:delText>aanneming</w:delText>
        </w:r>
      </w:del>
    </w:p>
    <w:p w14:paraId="010ECFBD" w14:textId="13D27422" w:rsidR="0030417A" w:rsidRPr="005D6B36" w:rsidDel="00F37F9F" w:rsidRDefault="0030417A">
      <w:pPr>
        <w:rPr>
          <w:del w:id="510" w:author="Groote Haar, Linda" w:date="2026-02-16T13:42:00Z" w16du:dateUtc="2026-02-16T12:42:00Z"/>
          <w:rFonts w:ascii="Arial" w:hAnsi="Arial"/>
          <w:sz w:val="20"/>
          <w:u w:val="single"/>
        </w:rPr>
        <w:pPrChange w:id="511"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pPr>
        </w:pPrChange>
      </w:pPr>
      <w:del w:id="512" w:author="Groote Haar, Linda" w:date="2026-02-16T13:42:00Z" w16du:dateUtc="2026-02-16T12:42:00Z">
        <w:r w:rsidRPr="005D6B36" w:rsidDel="00F37F9F">
          <w:rPr>
            <w:rFonts w:ascii="Arial" w:hAnsi="Arial"/>
            <w:sz w:val="20"/>
            <w:u w:val="single"/>
          </w:rPr>
          <w:delText>Niet-Maatwerk</w:delText>
        </w:r>
      </w:del>
    </w:p>
    <w:p w14:paraId="30442B33" w14:textId="11B77D68" w:rsidR="0030417A" w:rsidRPr="005D6B36" w:rsidDel="00F37F9F" w:rsidRDefault="0030417A">
      <w:pPr>
        <w:rPr>
          <w:del w:id="513" w:author="Groote Haar, Linda" w:date="2026-02-16T13:42:00Z" w16du:dateUtc="2026-02-16T12:42:00Z"/>
          <w:rFonts w:ascii="Arial" w:hAnsi="Arial"/>
          <w:color w:val="FF0000"/>
          <w:sz w:val="20"/>
        </w:rPr>
        <w:pPrChange w:id="514"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pPr>
        </w:pPrChange>
      </w:pPr>
      <w:del w:id="515" w:author="Groote Haar, Linda" w:date="2026-02-16T13:42:00Z" w16du:dateUtc="2026-02-16T12:42:00Z">
        <w:r w:rsidRPr="005D6B36" w:rsidDel="00F37F9F">
          <w:rPr>
            <w:rFonts w:ascii="Arial" w:hAnsi="Arial"/>
            <w:color w:val="FF0000"/>
            <w:sz w:val="20"/>
          </w:rPr>
          <w:delText>De Bank verklaart bij deze de vorenstaande hypotheekverlening aan te nemen onder de voorwaarden als hierna bepaald.</w:delText>
        </w:r>
      </w:del>
    </w:p>
    <w:p w14:paraId="423A1D71" w14:textId="494E4E01" w:rsidR="0030417A" w:rsidRPr="005D6B36" w:rsidDel="00F37F9F" w:rsidRDefault="0030417A">
      <w:pPr>
        <w:rPr>
          <w:del w:id="516" w:author="Groote Haar, Linda" w:date="2026-02-16T13:42:00Z" w16du:dateUtc="2026-02-16T12:42:00Z"/>
          <w:rFonts w:ascii="Arial" w:hAnsi="Arial"/>
          <w:sz w:val="20"/>
          <w:u w:val="single"/>
        </w:rPr>
        <w:pPrChange w:id="517"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pPr>
        </w:pPrChange>
      </w:pPr>
      <w:del w:id="518" w:author="Groote Haar, Linda" w:date="2026-02-16T13:42:00Z" w16du:dateUtc="2026-02-16T12:42:00Z">
        <w:r w:rsidRPr="005D6B36" w:rsidDel="00F37F9F">
          <w:rPr>
            <w:rFonts w:ascii="Arial" w:hAnsi="Arial"/>
            <w:sz w:val="20"/>
            <w:u w:val="single"/>
          </w:rPr>
          <w:delText>Einde Niet-Maatwerk</w:delText>
        </w:r>
      </w:del>
    </w:p>
    <w:p w14:paraId="4A885C31" w14:textId="5C1352D4" w:rsidR="0030417A" w:rsidRPr="005D6B36" w:rsidDel="00F37F9F" w:rsidRDefault="0030417A">
      <w:pPr>
        <w:rPr>
          <w:del w:id="519" w:author="Groote Haar, Linda" w:date="2026-02-16T13:42:00Z" w16du:dateUtc="2026-02-16T12:42:00Z"/>
          <w:rFonts w:ascii="Arial" w:hAnsi="Arial"/>
          <w:sz w:val="20"/>
        </w:rPr>
        <w:pPrChange w:id="520"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pPr>
        </w:pPrChange>
      </w:pPr>
    </w:p>
    <w:p w14:paraId="6C45A7C1" w14:textId="5A13029F" w:rsidR="0030417A" w:rsidRPr="005D6B36" w:rsidDel="00F37F9F" w:rsidRDefault="0030417A">
      <w:pPr>
        <w:rPr>
          <w:del w:id="521" w:author="Groote Haar, Linda" w:date="2026-02-16T13:42:00Z" w16du:dateUtc="2026-02-16T12:42:00Z"/>
          <w:rFonts w:ascii="Arial" w:hAnsi="Arial"/>
          <w:sz w:val="20"/>
          <w:u w:val="single"/>
        </w:rPr>
        <w:pPrChange w:id="522"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pPr>
        </w:pPrChange>
      </w:pPr>
      <w:del w:id="523" w:author="Groote Haar, Linda" w:date="2026-02-16T13:42:00Z" w16du:dateUtc="2026-02-16T12:42:00Z">
        <w:r w:rsidRPr="005D6B36" w:rsidDel="00F37F9F">
          <w:rPr>
            <w:rFonts w:ascii="Arial" w:hAnsi="Arial"/>
            <w:sz w:val="20"/>
            <w:u w:val="single"/>
          </w:rPr>
          <w:delText>Maatwerk</w:delText>
        </w:r>
      </w:del>
    </w:p>
    <w:p w14:paraId="47417CCA" w14:textId="2A06BF8C" w:rsidR="0030417A" w:rsidRPr="005D6B36" w:rsidDel="00F37F9F" w:rsidRDefault="0030417A">
      <w:pPr>
        <w:rPr>
          <w:del w:id="524" w:author="Groote Haar, Linda" w:date="2026-02-16T13:42:00Z" w16du:dateUtc="2026-02-16T12:42:00Z"/>
          <w:rFonts w:ascii="Arial" w:hAnsi="Arial"/>
          <w:color w:val="FF0000"/>
          <w:sz w:val="20"/>
        </w:rPr>
        <w:pPrChange w:id="525"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pPr>
        </w:pPrChange>
      </w:pPr>
      <w:del w:id="526" w:author="Groote Haar, Linda" w:date="2026-02-16T13:42:00Z" w16du:dateUtc="2026-02-16T12:42:00Z">
        <w:r w:rsidRPr="005D6B36" w:rsidDel="00F37F9F">
          <w:rPr>
            <w:rFonts w:ascii="Arial" w:hAnsi="Arial"/>
            <w:color w:val="FF0000"/>
            <w:sz w:val="20"/>
          </w:rPr>
          <w:delText>De Bank en de Stichting verklaren bij deze de vorenstaande hypotheekverlening aan te nemen onder de voorwaarden als hierna bepaald.</w:delText>
        </w:r>
      </w:del>
    </w:p>
    <w:p w14:paraId="365D3DF4" w14:textId="761EEC5F" w:rsidR="0030417A" w:rsidRPr="005D6B36" w:rsidDel="00F37F9F" w:rsidRDefault="0030417A">
      <w:pPr>
        <w:rPr>
          <w:del w:id="527" w:author="Groote Haar, Linda" w:date="2026-02-16T13:42:00Z" w16du:dateUtc="2026-02-16T12:42:00Z"/>
          <w:rFonts w:ascii="Arial" w:hAnsi="Arial"/>
          <w:sz w:val="20"/>
          <w:u w:val="single"/>
        </w:rPr>
        <w:pPrChange w:id="528"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pPr>
        </w:pPrChange>
      </w:pPr>
      <w:del w:id="529" w:author="Groote Haar, Linda" w:date="2026-02-16T13:42:00Z" w16du:dateUtc="2026-02-16T12:42:00Z">
        <w:r w:rsidRPr="005D6B36" w:rsidDel="00F37F9F">
          <w:rPr>
            <w:rFonts w:ascii="Arial" w:hAnsi="Arial"/>
            <w:sz w:val="20"/>
            <w:u w:val="single"/>
          </w:rPr>
          <w:delText>Einde Maatwerk</w:delText>
        </w:r>
      </w:del>
    </w:p>
    <w:p w14:paraId="321E9B0C" w14:textId="7B04BE36" w:rsidR="0030417A" w:rsidRPr="005D6B36" w:rsidDel="00F37F9F" w:rsidRDefault="0030417A">
      <w:pPr>
        <w:rPr>
          <w:del w:id="530" w:author="Groote Haar, Linda" w:date="2026-02-16T13:42:00Z" w16du:dateUtc="2026-02-16T12:42:00Z"/>
          <w:rFonts w:ascii="Arial" w:hAnsi="Arial" w:cs="Arial"/>
          <w:b/>
          <w:sz w:val="20"/>
        </w:rPr>
        <w:pPrChange w:id="531" w:author="Groote Haar, Linda" w:date="2026-02-16T13:49:00Z" w16du:dateUtc="2026-02-16T12:49:00Z">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pPr>
        </w:pPrChange>
      </w:pPr>
    </w:p>
    <w:tbl>
      <w:tblPr>
        <w:tblW w:w="5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173"/>
      </w:tblGrid>
      <w:tr w:rsidR="00FD0A95" w:rsidRPr="005D6B36" w14:paraId="3444EE68" w14:textId="77777777" w:rsidTr="00CA1649">
        <w:trPr>
          <w:trHeight w:val="332"/>
        </w:trPr>
        <w:tc>
          <w:tcPr>
            <w:tcW w:w="5173" w:type="dxa"/>
            <w:vAlign w:val="bottom"/>
          </w:tcPr>
          <w:p w14:paraId="5B2EFA4B" w14:textId="78D13E25" w:rsidR="00FD0A95" w:rsidRPr="005D6B36" w:rsidRDefault="00FD0A95">
            <w:pPr>
              <w:rPr>
                <w:rFonts w:cs="Arial"/>
                <w:b/>
                <w:bCs/>
                <w:szCs w:val="18"/>
                <w:rPrChange w:id="532" w:author="Groot, Karina de" w:date="2026-02-19T14:05:00Z" w16du:dateUtc="2026-02-19T13:05:00Z">
                  <w:rPr>
                    <w:b w:val="0"/>
                    <w:bCs/>
                  </w:rPr>
                </w:rPrChange>
              </w:rPr>
              <w:pPrChange w:id="533" w:author="Groote Haar, Linda" w:date="2026-02-16T13:49:00Z" w16du:dateUtc="2026-02-16T12:49:00Z">
                <w:pPr>
                  <w:pStyle w:val="kopje"/>
                  <w:pageBreakBefore/>
                  <w:spacing w:line="281" w:lineRule="auto"/>
                </w:pPr>
              </w:pPrChange>
            </w:pPr>
            <w:del w:id="534" w:author="Groote Haar, Linda" w:date="2026-02-16T13:48:00Z" w16du:dateUtc="2026-02-16T12:48:00Z">
              <w:r w:rsidRPr="005D6B36" w:rsidDel="00CC79BD">
                <w:rPr>
                  <w:rFonts w:ascii="Arial" w:hAnsi="Arial" w:cs="Arial"/>
                  <w:b/>
                  <w:bCs/>
                  <w:sz w:val="18"/>
                  <w:szCs w:val="18"/>
                  <w:rPrChange w:id="535" w:author="Groot, Karina de" w:date="2026-02-19T14:05:00Z" w16du:dateUtc="2026-02-19T13:05:00Z">
                    <w:rPr/>
                  </w:rPrChange>
                </w:rPr>
                <w:delText>V</w:delText>
              </w:r>
            </w:del>
            <w:ins w:id="536" w:author="Groote Haar, Linda" w:date="2026-02-16T13:48:00Z" w16du:dateUtc="2026-02-16T12:48:00Z">
              <w:r w:rsidR="00CC79BD" w:rsidRPr="005D6B36">
                <w:rPr>
                  <w:rFonts w:ascii="Arial" w:hAnsi="Arial" w:cs="Arial"/>
                  <w:b/>
                  <w:bCs/>
                  <w:sz w:val="18"/>
                  <w:szCs w:val="18"/>
                  <w:rPrChange w:id="537" w:author="Groot, Karina de" w:date="2026-02-19T14:05:00Z" w16du:dateUtc="2026-02-19T13:05:00Z">
                    <w:rPr/>
                  </w:rPrChange>
                </w:rPr>
                <w:t>V</w:t>
              </w:r>
            </w:ins>
            <w:r w:rsidRPr="005D6B36">
              <w:rPr>
                <w:rFonts w:ascii="Arial" w:hAnsi="Arial" w:cs="Arial"/>
                <w:b/>
                <w:bCs/>
                <w:sz w:val="18"/>
                <w:szCs w:val="18"/>
                <w:rPrChange w:id="538" w:author="Groot, Karina de" w:date="2026-02-19T14:05:00Z" w16du:dateUtc="2026-02-19T13:05:00Z">
                  <w:rPr/>
                </w:rPrChange>
              </w:rPr>
              <w:t>ersiehistorie</w:t>
            </w:r>
          </w:p>
        </w:tc>
      </w:tr>
    </w:tbl>
    <w:p w14:paraId="537AD97B" w14:textId="77777777" w:rsidR="00FD0A95" w:rsidRPr="005D6B36" w:rsidRDefault="00FD0A95" w:rsidP="00FD0A95">
      <w:pPr>
        <w:spacing w:line="14" w:lineRule="exact"/>
        <w:rPr>
          <w:rFonts w:ascii="Arial" w:hAnsi="Arial" w:cs="Arial"/>
          <w:kern w:val="28"/>
          <w:sz w:val="18"/>
          <w:szCs w:val="18"/>
          <w:lang w:eastAsia="en-US"/>
        </w:rPr>
      </w:pPr>
    </w:p>
    <w:tbl>
      <w:tblPr>
        <w:tblW w:w="8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79"/>
        <w:gridCol w:w="1701"/>
        <w:gridCol w:w="1985"/>
        <w:gridCol w:w="4394"/>
      </w:tblGrid>
      <w:tr w:rsidR="00FD0A95" w:rsidRPr="005D6B36" w14:paraId="071EF65D" w14:textId="77777777" w:rsidTr="00CA1649">
        <w:trPr>
          <w:trHeight w:hRule="exact" w:val="281"/>
          <w:tblHeader/>
        </w:trPr>
        <w:tc>
          <w:tcPr>
            <w:tcW w:w="779" w:type="dxa"/>
            <w:vAlign w:val="bottom"/>
          </w:tcPr>
          <w:p w14:paraId="2AF62B63" w14:textId="77777777" w:rsidR="00FD0A95" w:rsidRPr="005D6B36" w:rsidRDefault="00FD0A95" w:rsidP="00CF7B0D">
            <w:pPr>
              <w:pStyle w:val="tussenkopje"/>
              <w:spacing w:before="0"/>
              <w:rPr>
                <w:rFonts w:cs="Arial"/>
                <w:sz w:val="18"/>
                <w:szCs w:val="18"/>
                <w:lang w:val="nl-NL"/>
                <w:rPrChange w:id="539" w:author="Groot, Karina de" w:date="2026-02-19T14:05:00Z" w16du:dateUtc="2026-02-19T13:05:00Z">
                  <w:rPr>
                    <w:rFonts w:cs="Arial"/>
                    <w:lang w:val="nl-NL"/>
                  </w:rPr>
                </w:rPrChange>
              </w:rPr>
            </w:pPr>
            <w:r w:rsidRPr="005D6B36">
              <w:rPr>
                <w:rFonts w:cs="Arial"/>
                <w:sz w:val="18"/>
                <w:szCs w:val="18"/>
                <w:lang w:val="nl-NL"/>
                <w:rPrChange w:id="540" w:author="Groot, Karina de" w:date="2026-02-19T14:05:00Z" w16du:dateUtc="2026-02-19T13:05:00Z">
                  <w:rPr>
                    <w:rFonts w:cs="Arial"/>
                    <w:lang w:val="nl-NL"/>
                  </w:rPr>
                </w:rPrChange>
              </w:rPr>
              <w:t>Versie</w:t>
            </w:r>
          </w:p>
        </w:tc>
        <w:tc>
          <w:tcPr>
            <w:tcW w:w="1701" w:type="dxa"/>
            <w:vAlign w:val="bottom"/>
          </w:tcPr>
          <w:p w14:paraId="40EB376D" w14:textId="77777777" w:rsidR="00FD0A95" w:rsidRPr="005D6B36" w:rsidRDefault="00FD0A95" w:rsidP="00CF7B0D">
            <w:pPr>
              <w:pStyle w:val="tussenkopje"/>
              <w:spacing w:before="0"/>
              <w:rPr>
                <w:rFonts w:cs="Arial"/>
                <w:sz w:val="18"/>
                <w:szCs w:val="18"/>
                <w:lang w:val="nl-NL"/>
                <w:rPrChange w:id="541" w:author="Groot, Karina de" w:date="2026-02-19T14:05:00Z" w16du:dateUtc="2026-02-19T13:05:00Z">
                  <w:rPr>
                    <w:rFonts w:cs="Arial"/>
                    <w:lang w:val="nl-NL"/>
                  </w:rPr>
                </w:rPrChange>
              </w:rPr>
            </w:pPr>
            <w:r w:rsidRPr="005D6B36">
              <w:rPr>
                <w:rFonts w:cs="Arial"/>
                <w:sz w:val="18"/>
                <w:szCs w:val="18"/>
                <w:lang w:val="nl-NL"/>
                <w:rPrChange w:id="542" w:author="Groot, Karina de" w:date="2026-02-19T14:05:00Z" w16du:dateUtc="2026-02-19T13:05:00Z">
                  <w:rPr>
                    <w:rFonts w:cs="Arial"/>
                    <w:lang w:val="nl-NL"/>
                  </w:rPr>
                </w:rPrChange>
              </w:rPr>
              <w:t>Datum</w:t>
            </w:r>
          </w:p>
        </w:tc>
        <w:tc>
          <w:tcPr>
            <w:tcW w:w="1985" w:type="dxa"/>
            <w:vAlign w:val="bottom"/>
          </w:tcPr>
          <w:p w14:paraId="1ABA2EDC" w14:textId="77777777" w:rsidR="00FD0A95" w:rsidRPr="005D6B36" w:rsidRDefault="00FD0A95" w:rsidP="00CF7B0D">
            <w:pPr>
              <w:pStyle w:val="tussenkopje"/>
              <w:spacing w:before="0"/>
              <w:rPr>
                <w:rFonts w:cs="Arial"/>
                <w:sz w:val="18"/>
                <w:szCs w:val="18"/>
                <w:lang w:val="nl-NL"/>
                <w:rPrChange w:id="543" w:author="Groot, Karina de" w:date="2026-02-19T14:05:00Z" w16du:dateUtc="2026-02-19T13:05:00Z">
                  <w:rPr>
                    <w:rFonts w:cs="Arial"/>
                    <w:lang w:val="nl-NL"/>
                  </w:rPr>
                </w:rPrChange>
              </w:rPr>
            </w:pPr>
            <w:r w:rsidRPr="005D6B36">
              <w:rPr>
                <w:rFonts w:cs="Arial"/>
                <w:sz w:val="18"/>
                <w:szCs w:val="18"/>
                <w:lang w:val="nl-NL"/>
                <w:rPrChange w:id="544" w:author="Groot, Karina de" w:date="2026-02-19T14:05:00Z" w16du:dateUtc="2026-02-19T13:05:00Z">
                  <w:rPr>
                    <w:rFonts w:cs="Arial"/>
                    <w:lang w:val="nl-NL"/>
                  </w:rPr>
                </w:rPrChange>
              </w:rPr>
              <w:t>Auteur</w:t>
            </w:r>
          </w:p>
        </w:tc>
        <w:tc>
          <w:tcPr>
            <w:tcW w:w="4394" w:type="dxa"/>
            <w:vAlign w:val="bottom"/>
          </w:tcPr>
          <w:p w14:paraId="73A474BA" w14:textId="77777777" w:rsidR="00FD0A95" w:rsidRPr="005D6B36" w:rsidRDefault="00FD0A95" w:rsidP="00CF7B0D">
            <w:pPr>
              <w:pStyle w:val="tussenkopje"/>
              <w:spacing w:before="0"/>
              <w:rPr>
                <w:rFonts w:cs="Arial"/>
                <w:sz w:val="18"/>
                <w:szCs w:val="18"/>
                <w:lang w:val="nl-NL"/>
                <w:rPrChange w:id="545" w:author="Groot, Karina de" w:date="2026-02-19T14:05:00Z" w16du:dateUtc="2026-02-19T13:05:00Z">
                  <w:rPr>
                    <w:rFonts w:cs="Arial"/>
                    <w:lang w:val="nl-NL"/>
                  </w:rPr>
                </w:rPrChange>
              </w:rPr>
            </w:pPr>
            <w:r w:rsidRPr="005D6B36">
              <w:rPr>
                <w:rFonts w:cs="Arial"/>
                <w:sz w:val="18"/>
                <w:szCs w:val="18"/>
                <w:lang w:val="nl-NL"/>
                <w:rPrChange w:id="546" w:author="Groot, Karina de" w:date="2026-02-19T14:05:00Z" w16du:dateUtc="2026-02-19T13:05:00Z">
                  <w:rPr>
                    <w:rFonts w:cs="Arial"/>
                    <w:lang w:val="nl-NL"/>
                  </w:rPr>
                </w:rPrChange>
              </w:rPr>
              <w:t>Opmerking</w:t>
            </w:r>
          </w:p>
        </w:tc>
      </w:tr>
      <w:tr w:rsidR="00A34A63" w:rsidRPr="005D6B36" w14:paraId="72EB130E" w14:textId="77777777" w:rsidTr="0020638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79" w:type="dxa"/>
            <w:tcBorders>
              <w:top w:val="single" w:sz="4" w:space="0" w:color="auto"/>
              <w:left w:val="single" w:sz="4" w:space="0" w:color="auto"/>
              <w:bottom w:val="single" w:sz="4" w:space="0" w:color="auto"/>
              <w:right w:val="single" w:sz="4" w:space="0" w:color="auto"/>
            </w:tcBorders>
          </w:tcPr>
          <w:p w14:paraId="49DE0BC0" w14:textId="77777777" w:rsidR="00A34A63" w:rsidRPr="005D6B36" w:rsidRDefault="00A34A63">
            <w:pPr>
              <w:pStyle w:val="Koptekst"/>
              <w:tabs>
                <w:tab w:val="left" w:pos="708"/>
              </w:tabs>
              <w:spacing w:line="280" w:lineRule="exact"/>
              <w:rPr>
                <w:rStyle w:val="Versie"/>
                <w:rFonts w:ascii="Arial" w:hAnsi="Arial" w:cs="Arial"/>
                <w:kern w:val="28"/>
                <w:szCs w:val="18"/>
                <w:lang w:eastAsia="en-US"/>
                <w:rPrChange w:id="547" w:author="Groot, Karina de" w:date="2026-02-19T14:05:00Z" w16du:dateUtc="2026-02-19T13:05:00Z">
                  <w:rPr>
                    <w:rStyle w:val="Versie"/>
                    <w:snapToGrid/>
                    <w:kern w:val="28"/>
                    <w:lang w:eastAsia="en-US"/>
                  </w:rPr>
                </w:rPrChange>
              </w:rPr>
            </w:pPr>
            <w:bookmarkStart w:id="548" w:name="bmVersie"/>
            <w:bookmarkEnd w:id="548"/>
            <w:r w:rsidRPr="005D6B36">
              <w:rPr>
                <w:rStyle w:val="Versie"/>
                <w:rFonts w:ascii="Arial" w:hAnsi="Arial" w:cs="Arial"/>
                <w:kern w:val="28"/>
                <w:szCs w:val="18"/>
                <w:lang w:eastAsia="en-US"/>
                <w:rPrChange w:id="549" w:author="Groot, Karina de" w:date="2026-02-19T14:05:00Z" w16du:dateUtc="2026-02-19T13:05:00Z">
                  <w:rPr>
                    <w:rStyle w:val="Versie"/>
                    <w:kern w:val="28"/>
                    <w:lang w:eastAsia="en-US"/>
                  </w:rPr>
                </w:rPrChange>
              </w:rPr>
              <w:t>3.0.0</w:t>
            </w:r>
          </w:p>
        </w:tc>
        <w:tc>
          <w:tcPr>
            <w:tcW w:w="1701" w:type="dxa"/>
            <w:tcBorders>
              <w:top w:val="single" w:sz="4" w:space="0" w:color="auto"/>
              <w:left w:val="single" w:sz="4" w:space="0" w:color="auto"/>
              <w:bottom w:val="single" w:sz="4" w:space="0" w:color="auto"/>
              <w:right w:val="single" w:sz="4" w:space="0" w:color="auto"/>
            </w:tcBorders>
          </w:tcPr>
          <w:p w14:paraId="6675A6E7" w14:textId="77777777" w:rsidR="00A34A63" w:rsidRPr="005D6B36" w:rsidRDefault="00A34A63" w:rsidP="007957D9">
            <w:pPr>
              <w:snapToGrid w:val="0"/>
              <w:spacing w:line="280" w:lineRule="atLeast"/>
              <w:rPr>
                <w:rStyle w:val="Datumopmaakprofiel"/>
                <w:rFonts w:ascii="Arial" w:hAnsi="Arial" w:cs="Arial"/>
                <w:kern w:val="28"/>
                <w:szCs w:val="18"/>
                <w:lang w:eastAsia="en-US"/>
                <w:rPrChange w:id="550" w:author="Groot, Karina de" w:date="2026-02-19T14:05:00Z" w16du:dateUtc="2026-02-19T13:05:00Z">
                  <w:rPr>
                    <w:rStyle w:val="Datumopmaakprofiel"/>
                    <w:kern w:val="28"/>
                    <w:lang w:eastAsia="en-US"/>
                  </w:rPr>
                </w:rPrChange>
              </w:rPr>
            </w:pPr>
            <w:r w:rsidRPr="005D6B36">
              <w:rPr>
                <w:rStyle w:val="Datumopmaakprofiel"/>
                <w:rFonts w:ascii="Arial" w:hAnsi="Arial" w:cs="Arial"/>
                <w:kern w:val="28"/>
                <w:szCs w:val="18"/>
                <w:lang w:eastAsia="en-US"/>
                <w:rPrChange w:id="551" w:author="Groot, Karina de" w:date="2026-02-19T14:05:00Z" w16du:dateUtc="2026-02-19T13:05:00Z">
                  <w:rPr>
                    <w:rStyle w:val="Datumopmaakprofiel"/>
                    <w:kern w:val="28"/>
                    <w:lang w:eastAsia="en-US"/>
                  </w:rPr>
                </w:rPrChange>
              </w:rPr>
              <w:t>0</w:t>
            </w:r>
            <w:r w:rsidR="007957D9" w:rsidRPr="005D6B36">
              <w:rPr>
                <w:rStyle w:val="Datumopmaakprofiel"/>
                <w:rFonts w:ascii="Arial" w:hAnsi="Arial" w:cs="Arial"/>
                <w:kern w:val="28"/>
                <w:szCs w:val="18"/>
                <w:lang w:eastAsia="en-US"/>
                <w:rPrChange w:id="552" w:author="Groot, Karina de" w:date="2026-02-19T14:05:00Z" w16du:dateUtc="2026-02-19T13:05:00Z">
                  <w:rPr>
                    <w:rStyle w:val="Datumopmaakprofiel"/>
                    <w:kern w:val="28"/>
                    <w:lang w:eastAsia="en-US"/>
                  </w:rPr>
                </w:rPrChange>
              </w:rPr>
              <w:t>9</w:t>
            </w:r>
            <w:r w:rsidRPr="005D6B36">
              <w:rPr>
                <w:rStyle w:val="Datumopmaakprofiel"/>
                <w:rFonts w:ascii="Arial" w:hAnsi="Arial" w:cs="Arial"/>
                <w:kern w:val="28"/>
                <w:szCs w:val="18"/>
                <w:lang w:eastAsia="en-US"/>
                <w:rPrChange w:id="553" w:author="Groot, Karina de" w:date="2026-02-19T14:05:00Z" w16du:dateUtc="2026-02-19T13:05:00Z">
                  <w:rPr>
                    <w:rStyle w:val="Datumopmaakprofiel"/>
                    <w:kern w:val="28"/>
                    <w:lang w:eastAsia="en-US"/>
                  </w:rPr>
                </w:rPrChange>
              </w:rPr>
              <w:t xml:space="preserve"> december 201</w:t>
            </w:r>
            <w:r w:rsidR="00332851" w:rsidRPr="005D6B36">
              <w:rPr>
                <w:rStyle w:val="Datumopmaakprofiel"/>
                <w:rFonts w:ascii="Arial" w:hAnsi="Arial" w:cs="Arial"/>
                <w:kern w:val="28"/>
                <w:szCs w:val="18"/>
                <w:lang w:eastAsia="en-US"/>
                <w:rPrChange w:id="554" w:author="Groot, Karina de" w:date="2026-02-19T14:05:00Z" w16du:dateUtc="2026-02-19T13:05:00Z">
                  <w:rPr>
                    <w:rStyle w:val="Datumopmaakprofiel"/>
                    <w:kern w:val="28"/>
                    <w:lang w:eastAsia="en-US"/>
                  </w:rPr>
                </w:rPrChange>
              </w:rPr>
              <w:t>5</w:t>
            </w:r>
          </w:p>
        </w:tc>
        <w:tc>
          <w:tcPr>
            <w:tcW w:w="1985" w:type="dxa"/>
            <w:tcBorders>
              <w:top w:val="single" w:sz="4" w:space="0" w:color="auto"/>
              <w:left w:val="single" w:sz="4" w:space="0" w:color="auto"/>
              <w:bottom w:val="single" w:sz="4" w:space="0" w:color="auto"/>
              <w:right w:val="single" w:sz="4" w:space="0" w:color="auto"/>
            </w:tcBorders>
          </w:tcPr>
          <w:p w14:paraId="4A90EA2C" w14:textId="77777777" w:rsidR="00A34A63" w:rsidRPr="005D6B36" w:rsidRDefault="00A34A63">
            <w:pPr>
              <w:snapToGrid w:val="0"/>
              <w:spacing w:line="280" w:lineRule="atLeast"/>
              <w:rPr>
                <w:rFonts w:ascii="Arial" w:hAnsi="Arial" w:cs="Arial"/>
                <w:kern w:val="28"/>
                <w:sz w:val="18"/>
                <w:szCs w:val="18"/>
                <w:lang w:eastAsia="en-US"/>
              </w:rPr>
            </w:pPr>
            <w:r w:rsidRPr="005D6B36">
              <w:rPr>
                <w:rFonts w:ascii="Arial" w:hAnsi="Arial" w:cs="Arial"/>
                <w:kern w:val="28"/>
                <w:sz w:val="18"/>
                <w:szCs w:val="18"/>
                <w:lang w:eastAsia="en-US"/>
              </w:rPr>
              <w:t>LG/PPB</w:t>
            </w:r>
          </w:p>
        </w:tc>
        <w:tc>
          <w:tcPr>
            <w:tcW w:w="4394" w:type="dxa"/>
            <w:tcBorders>
              <w:top w:val="single" w:sz="4" w:space="0" w:color="auto"/>
              <w:left w:val="single" w:sz="4" w:space="0" w:color="auto"/>
              <w:bottom w:val="single" w:sz="4" w:space="0" w:color="auto"/>
              <w:right w:val="single" w:sz="4" w:space="0" w:color="auto"/>
            </w:tcBorders>
          </w:tcPr>
          <w:p w14:paraId="3474764C" w14:textId="77777777" w:rsidR="00A34A63" w:rsidRPr="005D6B36" w:rsidRDefault="00A34A63">
            <w:pPr>
              <w:snapToGrid w:val="0"/>
              <w:spacing w:line="280" w:lineRule="atLeast"/>
              <w:rPr>
                <w:rFonts w:ascii="Arial" w:hAnsi="Arial" w:cs="Arial"/>
                <w:kern w:val="28"/>
                <w:sz w:val="18"/>
                <w:szCs w:val="18"/>
                <w:lang w:eastAsia="en-US"/>
              </w:rPr>
            </w:pPr>
            <w:r w:rsidRPr="005D6B36">
              <w:rPr>
                <w:rFonts w:ascii="Arial" w:hAnsi="Arial" w:cs="Arial"/>
                <w:kern w:val="28"/>
                <w:sz w:val="18"/>
                <w:szCs w:val="18"/>
                <w:lang w:eastAsia="en-US"/>
              </w:rPr>
              <w:t>Aangepast naar</w:t>
            </w:r>
            <w:r w:rsidR="00BE6CE3" w:rsidRPr="005D6B36">
              <w:rPr>
                <w:rFonts w:ascii="Arial" w:hAnsi="Arial" w:cs="Arial"/>
                <w:kern w:val="28"/>
                <w:sz w:val="18"/>
                <w:szCs w:val="18"/>
                <w:lang w:eastAsia="en-US"/>
              </w:rPr>
              <w:t xml:space="preserve"> </w:t>
            </w:r>
            <w:r w:rsidRPr="005D6B36">
              <w:rPr>
                <w:rFonts w:ascii="Arial" w:hAnsi="Arial" w:cs="Arial"/>
                <w:kern w:val="28"/>
                <w:sz w:val="18"/>
                <w:szCs w:val="18"/>
                <w:lang w:eastAsia="en-US"/>
              </w:rPr>
              <w:t>Modelakte HYING01 versie januari 2016</w:t>
            </w:r>
          </w:p>
        </w:tc>
      </w:tr>
      <w:tr w:rsidR="00E44813" w:rsidRPr="005D6B36" w14:paraId="1E322D5B" w14:textId="77777777" w:rsidTr="0020638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79" w:type="dxa"/>
            <w:tcBorders>
              <w:top w:val="single" w:sz="4" w:space="0" w:color="auto"/>
              <w:left w:val="single" w:sz="4" w:space="0" w:color="auto"/>
              <w:bottom w:val="single" w:sz="4" w:space="0" w:color="auto"/>
              <w:right w:val="single" w:sz="4" w:space="0" w:color="auto"/>
            </w:tcBorders>
          </w:tcPr>
          <w:p w14:paraId="3F46EAEF" w14:textId="77777777" w:rsidR="00E44813" w:rsidRPr="005D6B36" w:rsidRDefault="00E44813">
            <w:pPr>
              <w:pStyle w:val="Koptekst"/>
              <w:tabs>
                <w:tab w:val="left" w:pos="708"/>
              </w:tabs>
              <w:spacing w:line="280" w:lineRule="exact"/>
              <w:rPr>
                <w:rStyle w:val="Versie"/>
                <w:rFonts w:ascii="Arial" w:hAnsi="Arial" w:cs="Arial"/>
                <w:kern w:val="28"/>
                <w:szCs w:val="18"/>
                <w:lang w:eastAsia="en-US"/>
                <w:rPrChange w:id="555" w:author="Groot, Karina de" w:date="2026-02-19T14:05:00Z" w16du:dateUtc="2026-02-19T13:05:00Z">
                  <w:rPr>
                    <w:rStyle w:val="Versie"/>
                    <w:kern w:val="28"/>
                    <w:lang w:eastAsia="en-US"/>
                  </w:rPr>
                </w:rPrChange>
              </w:rPr>
            </w:pPr>
            <w:r w:rsidRPr="005D6B36">
              <w:rPr>
                <w:rStyle w:val="Versie"/>
                <w:rFonts w:ascii="Arial" w:hAnsi="Arial" w:cs="Arial"/>
                <w:kern w:val="28"/>
                <w:szCs w:val="18"/>
                <w:lang w:eastAsia="en-US"/>
                <w:rPrChange w:id="556" w:author="Groot, Karina de" w:date="2026-02-19T14:05:00Z" w16du:dateUtc="2026-02-19T13:05:00Z">
                  <w:rPr>
                    <w:rStyle w:val="Versie"/>
                    <w:kern w:val="28"/>
                    <w:lang w:eastAsia="en-US"/>
                  </w:rPr>
                </w:rPrChange>
              </w:rPr>
              <w:t>3.1.0</w:t>
            </w:r>
          </w:p>
        </w:tc>
        <w:tc>
          <w:tcPr>
            <w:tcW w:w="1701" w:type="dxa"/>
            <w:tcBorders>
              <w:top w:val="single" w:sz="4" w:space="0" w:color="auto"/>
              <w:left w:val="single" w:sz="4" w:space="0" w:color="auto"/>
              <w:bottom w:val="single" w:sz="4" w:space="0" w:color="auto"/>
              <w:right w:val="single" w:sz="4" w:space="0" w:color="auto"/>
            </w:tcBorders>
          </w:tcPr>
          <w:p w14:paraId="1EAFAD91" w14:textId="77777777" w:rsidR="00E44813" w:rsidRPr="005D6B36" w:rsidRDefault="00E44813" w:rsidP="007957D9">
            <w:pPr>
              <w:snapToGrid w:val="0"/>
              <w:spacing w:line="280" w:lineRule="atLeast"/>
              <w:rPr>
                <w:rStyle w:val="Datumopmaakprofiel"/>
                <w:rFonts w:ascii="Arial" w:hAnsi="Arial" w:cs="Arial"/>
                <w:kern w:val="28"/>
                <w:szCs w:val="18"/>
                <w:lang w:eastAsia="en-US"/>
                <w:rPrChange w:id="557" w:author="Groot, Karina de" w:date="2026-02-19T14:05:00Z" w16du:dateUtc="2026-02-19T13:05:00Z">
                  <w:rPr>
                    <w:rStyle w:val="Datumopmaakprofiel"/>
                    <w:kern w:val="28"/>
                    <w:lang w:eastAsia="en-US"/>
                  </w:rPr>
                </w:rPrChange>
              </w:rPr>
            </w:pPr>
            <w:r w:rsidRPr="005D6B36">
              <w:rPr>
                <w:rStyle w:val="Datumopmaakprofiel"/>
                <w:rFonts w:ascii="Arial" w:hAnsi="Arial" w:cs="Arial"/>
                <w:kern w:val="28"/>
                <w:szCs w:val="18"/>
                <w:lang w:eastAsia="en-US"/>
                <w:rPrChange w:id="558" w:author="Groot, Karina de" w:date="2026-02-19T14:05:00Z" w16du:dateUtc="2026-02-19T13:05:00Z">
                  <w:rPr>
                    <w:rStyle w:val="Datumopmaakprofiel"/>
                    <w:kern w:val="28"/>
                    <w:lang w:eastAsia="en-US"/>
                  </w:rPr>
                </w:rPrChange>
              </w:rPr>
              <w:t>6 januari 2016</w:t>
            </w:r>
          </w:p>
        </w:tc>
        <w:tc>
          <w:tcPr>
            <w:tcW w:w="1985" w:type="dxa"/>
            <w:tcBorders>
              <w:top w:val="single" w:sz="4" w:space="0" w:color="auto"/>
              <w:left w:val="single" w:sz="4" w:space="0" w:color="auto"/>
              <w:bottom w:val="single" w:sz="4" w:space="0" w:color="auto"/>
              <w:right w:val="single" w:sz="4" w:space="0" w:color="auto"/>
            </w:tcBorders>
          </w:tcPr>
          <w:p w14:paraId="54A245E0" w14:textId="77777777" w:rsidR="00E44813" w:rsidRPr="005D6B36" w:rsidRDefault="00E44813">
            <w:pPr>
              <w:snapToGrid w:val="0"/>
              <w:spacing w:line="280" w:lineRule="atLeast"/>
              <w:rPr>
                <w:rFonts w:ascii="Arial" w:hAnsi="Arial" w:cs="Arial"/>
                <w:kern w:val="28"/>
                <w:sz w:val="18"/>
                <w:szCs w:val="18"/>
                <w:lang w:eastAsia="en-US"/>
              </w:rPr>
            </w:pPr>
            <w:r w:rsidRPr="005D6B36">
              <w:rPr>
                <w:rFonts w:ascii="Arial" w:hAnsi="Arial" w:cs="Arial"/>
                <w:kern w:val="28"/>
                <w:sz w:val="18"/>
                <w:szCs w:val="18"/>
                <w:lang w:eastAsia="en-US"/>
              </w:rPr>
              <w:t>LG/PPB</w:t>
            </w:r>
          </w:p>
        </w:tc>
        <w:tc>
          <w:tcPr>
            <w:tcW w:w="4394" w:type="dxa"/>
            <w:tcBorders>
              <w:top w:val="single" w:sz="4" w:space="0" w:color="auto"/>
              <w:left w:val="single" w:sz="4" w:space="0" w:color="auto"/>
              <w:bottom w:val="single" w:sz="4" w:space="0" w:color="auto"/>
              <w:right w:val="single" w:sz="4" w:space="0" w:color="auto"/>
            </w:tcBorders>
          </w:tcPr>
          <w:p w14:paraId="705F9709" w14:textId="77777777" w:rsidR="00E44813" w:rsidRPr="005D6B36" w:rsidRDefault="00E44813">
            <w:pPr>
              <w:snapToGrid w:val="0"/>
              <w:spacing w:line="280" w:lineRule="atLeast"/>
              <w:rPr>
                <w:rFonts w:ascii="Arial" w:hAnsi="Arial" w:cs="Arial"/>
                <w:kern w:val="28"/>
                <w:sz w:val="18"/>
                <w:szCs w:val="18"/>
                <w:lang w:eastAsia="en-US"/>
              </w:rPr>
            </w:pPr>
            <w:r w:rsidRPr="005D6B36">
              <w:rPr>
                <w:rFonts w:ascii="Arial" w:hAnsi="Arial" w:cs="Arial"/>
                <w:kern w:val="28"/>
                <w:sz w:val="18"/>
                <w:szCs w:val="18"/>
                <w:lang w:eastAsia="en-US"/>
              </w:rPr>
              <w:t>AA-2397 Aangepast naar nieuwste versie tekstblok Partij niet natuurlijk persoon.</w:t>
            </w:r>
          </w:p>
        </w:tc>
      </w:tr>
      <w:tr w:rsidR="002B0325" w:rsidRPr="005D6B36" w14:paraId="35AA90EA" w14:textId="77777777" w:rsidTr="0020638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79" w:type="dxa"/>
            <w:tcBorders>
              <w:top w:val="single" w:sz="4" w:space="0" w:color="auto"/>
              <w:left w:val="single" w:sz="4" w:space="0" w:color="auto"/>
              <w:bottom w:val="single" w:sz="4" w:space="0" w:color="auto"/>
              <w:right w:val="single" w:sz="4" w:space="0" w:color="auto"/>
            </w:tcBorders>
          </w:tcPr>
          <w:p w14:paraId="0602C3EB" w14:textId="77777777" w:rsidR="002B0325" w:rsidRPr="005D6B36" w:rsidRDefault="002B0325" w:rsidP="002B0325">
            <w:pPr>
              <w:pStyle w:val="Koptekst"/>
              <w:tabs>
                <w:tab w:val="left" w:pos="708"/>
              </w:tabs>
              <w:spacing w:line="280" w:lineRule="exact"/>
              <w:rPr>
                <w:rStyle w:val="Versie"/>
                <w:rFonts w:ascii="Arial" w:hAnsi="Arial" w:cs="Arial"/>
                <w:kern w:val="28"/>
                <w:szCs w:val="18"/>
                <w:lang w:eastAsia="en-US"/>
                <w:rPrChange w:id="559" w:author="Groot, Karina de" w:date="2026-02-19T14:05:00Z" w16du:dateUtc="2026-02-19T13:05:00Z">
                  <w:rPr>
                    <w:rStyle w:val="Versie"/>
                    <w:kern w:val="28"/>
                    <w:lang w:eastAsia="en-US"/>
                  </w:rPr>
                </w:rPrChange>
              </w:rPr>
            </w:pPr>
            <w:r w:rsidRPr="005D6B36">
              <w:rPr>
                <w:rStyle w:val="Versie"/>
                <w:rFonts w:ascii="Arial" w:hAnsi="Arial" w:cs="Arial"/>
                <w:kern w:val="28"/>
                <w:szCs w:val="18"/>
                <w:lang w:eastAsia="en-US"/>
                <w:rPrChange w:id="560" w:author="Groot, Karina de" w:date="2026-02-19T14:05:00Z" w16du:dateUtc="2026-02-19T13:05:00Z">
                  <w:rPr>
                    <w:rStyle w:val="Versie"/>
                    <w:kern w:val="28"/>
                    <w:lang w:eastAsia="en-US"/>
                  </w:rPr>
                </w:rPrChange>
              </w:rPr>
              <w:t>3.2.0</w:t>
            </w:r>
          </w:p>
        </w:tc>
        <w:tc>
          <w:tcPr>
            <w:tcW w:w="1701" w:type="dxa"/>
            <w:tcBorders>
              <w:top w:val="single" w:sz="4" w:space="0" w:color="auto"/>
              <w:left w:val="single" w:sz="4" w:space="0" w:color="auto"/>
              <w:bottom w:val="single" w:sz="4" w:space="0" w:color="auto"/>
              <w:right w:val="single" w:sz="4" w:space="0" w:color="auto"/>
            </w:tcBorders>
          </w:tcPr>
          <w:p w14:paraId="3322C944" w14:textId="77777777" w:rsidR="002B0325" w:rsidRPr="005D6B36" w:rsidRDefault="005F06EE" w:rsidP="005F06EE">
            <w:pPr>
              <w:snapToGrid w:val="0"/>
              <w:spacing w:line="280" w:lineRule="atLeast"/>
              <w:rPr>
                <w:rStyle w:val="Datumopmaakprofiel"/>
                <w:rFonts w:ascii="Arial" w:hAnsi="Arial" w:cs="Arial"/>
                <w:kern w:val="28"/>
                <w:szCs w:val="18"/>
                <w:lang w:eastAsia="en-US"/>
                <w:rPrChange w:id="561" w:author="Groot, Karina de" w:date="2026-02-19T14:05:00Z" w16du:dateUtc="2026-02-19T13:05:00Z">
                  <w:rPr>
                    <w:rStyle w:val="Datumopmaakprofiel"/>
                    <w:kern w:val="28"/>
                    <w:lang w:eastAsia="en-US"/>
                  </w:rPr>
                </w:rPrChange>
              </w:rPr>
            </w:pPr>
            <w:r w:rsidRPr="005D6B36">
              <w:rPr>
                <w:rStyle w:val="Datumopmaakprofiel"/>
                <w:rFonts w:ascii="Arial" w:hAnsi="Arial" w:cs="Arial"/>
                <w:kern w:val="28"/>
                <w:szCs w:val="18"/>
                <w:lang w:eastAsia="en-US"/>
                <w:rPrChange w:id="562" w:author="Groot, Karina de" w:date="2026-02-19T14:05:00Z" w16du:dateUtc="2026-02-19T13:05:00Z">
                  <w:rPr>
                    <w:rStyle w:val="Datumopmaakprofiel"/>
                    <w:kern w:val="28"/>
                    <w:lang w:eastAsia="en-US"/>
                  </w:rPr>
                </w:rPrChange>
              </w:rPr>
              <w:t>8</w:t>
            </w:r>
            <w:r w:rsidR="002B0325" w:rsidRPr="005D6B36">
              <w:rPr>
                <w:rStyle w:val="Datumopmaakprofiel"/>
                <w:rFonts w:ascii="Arial" w:hAnsi="Arial" w:cs="Arial"/>
                <w:kern w:val="28"/>
                <w:szCs w:val="18"/>
                <w:lang w:eastAsia="en-US"/>
                <w:rPrChange w:id="563" w:author="Groot, Karina de" w:date="2026-02-19T14:05:00Z" w16du:dateUtc="2026-02-19T13:05:00Z">
                  <w:rPr>
                    <w:rStyle w:val="Datumopmaakprofiel"/>
                    <w:kern w:val="28"/>
                    <w:lang w:eastAsia="en-US"/>
                  </w:rPr>
                </w:rPrChange>
              </w:rPr>
              <w:t xml:space="preserve"> maart 2016</w:t>
            </w:r>
          </w:p>
        </w:tc>
        <w:tc>
          <w:tcPr>
            <w:tcW w:w="1985" w:type="dxa"/>
            <w:tcBorders>
              <w:top w:val="single" w:sz="4" w:space="0" w:color="auto"/>
              <w:left w:val="single" w:sz="4" w:space="0" w:color="auto"/>
              <w:bottom w:val="single" w:sz="4" w:space="0" w:color="auto"/>
              <w:right w:val="single" w:sz="4" w:space="0" w:color="auto"/>
            </w:tcBorders>
          </w:tcPr>
          <w:p w14:paraId="589006B3" w14:textId="77777777" w:rsidR="002B0325" w:rsidRPr="005D6B36" w:rsidRDefault="002B0325" w:rsidP="002B0325">
            <w:pPr>
              <w:snapToGrid w:val="0"/>
              <w:spacing w:line="280" w:lineRule="atLeast"/>
              <w:rPr>
                <w:rFonts w:ascii="Arial" w:hAnsi="Arial" w:cs="Arial"/>
                <w:kern w:val="28"/>
                <w:sz w:val="18"/>
                <w:szCs w:val="18"/>
                <w:lang w:eastAsia="en-US"/>
              </w:rPr>
            </w:pPr>
            <w:r w:rsidRPr="005D6B36">
              <w:rPr>
                <w:rFonts w:ascii="Arial" w:hAnsi="Arial" w:cs="Arial"/>
                <w:kern w:val="28"/>
                <w:sz w:val="18"/>
                <w:szCs w:val="18"/>
                <w:lang w:eastAsia="en-US"/>
              </w:rPr>
              <w:t>LG/PPB</w:t>
            </w:r>
          </w:p>
        </w:tc>
        <w:tc>
          <w:tcPr>
            <w:tcW w:w="4394" w:type="dxa"/>
            <w:tcBorders>
              <w:top w:val="single" w:sz="4" w:space="0" w:color="auto"/>
              <w:left w:val="single" w:sz="4" w:space="0" w:color="auto"/>
              <w:bottom w:val="single" w:sz="4" w:space="0" w:color="auto"/>
              <w:right w:val="single" w:sz="4" w:space="0" w:color="auto"/>
            </w:tcBorders>
          </w:tcPr>
          <w:p w14:paraId="285DE86E" w14:textId="77777777" w:rsidR="005F06EE" w:rsidRPr="005D6B36" w:rsidRDefault="00572507" w:rsidP="005F06EE">
            <w:pPr>
              <w:snapToGrid w:val="0"/>
              <w:spacing w:line="280" w:lineRule="atLeast"/>
              <w:rPr>
                <w:rFonts w:ascii="Arial" w:hAnsi="Arial" w:cs="Arial"/>
                <w:kern w:val="28"/>
                <w:sz w:val="18"/>
                <w:szCs w:val="18"/>
                <w:lang w:eastAsia="en-US"/>
              </w:rPr>
            </w:pPr>
            <w:r w:rsidRPr="005D6B36">
              <w:rPr>
                <w:rFonts w:ascii="Arial" w:hAnsi="Arial" w:cs="Arial"/>
                <w:kern w:val="28"/>
                <w:sz w:val="18"/>
                <w:szCs w:val="18"/>
                <w:lang w:eastAsia="en-US"/>
              </w:rPr>
              <w:t>Versienummers tekstblokken verwijderd voor betere onderhoudbaarheid, opgenomen in releasenotes</w:t>
            </w:r>
            <w:r w:rsidRPr="005D6B36" w:rsidDel="00572507">
              <w:rPr>
                <w:rFonts w:ascii="Arial" w:hAnsi="Arial" w:cs="Arial"/>
                <w:kern w:val="28"/>
                <w:sz w:val="18"/>
                <w:szCs w:val="18"/>
                <w:lang w:eastAsia="en-US"/>
              </w:rPr>
              <w:t xml:space="preserve"> </w:t>
            </w:r>
          </w:p>
        </w:tc>
      </w:tr>
      <w:tr w:rsidR="00871EAA" w:rsidRPr="005D6B36" w14:paraId="3A041ADF" w14:textId="77777777" w:rsidTr="0020638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ins w:id="564" w:author="Groote Haar, Linda" w:date="2026-01-26T13:58:00Z"/>
        </w:trPr>
        <w:tc>
          <w:tcPr>
            <w:tcW w:w="779" w:type="dxa"/>
            <w:tcBorders>
              <w:top w:val="single" w:sz="4" w:space="0" w:color="auto"/>
              <w:left w:val="single" w:sz="4" w:space="0" w:color="auto"/>
              <w:bottom w:val="single" w:sz="4" w:space="0" w:color="auto"/>
              <w:right w:val="single" w:sz="4" w:space="0" w:color="auto"/>
            </w:tcBorders>
          </w:tcPr>
          <w:p w14:paraId="3AE46A92" w14:textId="3F82A001" w:rsidR="00871EAA" w:rsidRPr="005D6B36" w:rsidRDefault="00871EAA" w:rsidP="002B0325">
            <w:pPr>
              <w:pStyle w:val="Koptekst"/>
              <w:tabs>
                <w:tab w:val="left" w:pos="708"/>
              </w:tabs>
              <w:spacing w:line="280" w:lineRule="exact"/>
              <w:rPr>
                <w:ins w:id="565" w:author="Groote Haar, Linda" w:date="2026-01-26T13:58:00Z" w16du:dateUtc="2026-01-26T12:58:00Z"/>
                <w:rStyle w:val="Versie"/>
                <w:rFonts w:ascii="Arial" w:hAnsi="Arial" w:cs="Arial"/>
                <w:kern w:val="28"/>
                <w:szCs w:val="18"/>
                <w:lang w:eastAsia="en-US"/>
                <w:rPrChange w:id="566" w:author="Groot, Karina de" w:date="2026-02-19T14:05:00Z" w16du:dateUtc="2026-02-19T13:05:00Z">
                  <w:rPr>
                    <w:ins w:id="567" w:author="Groote Haar, Linda" w:date="2026-01-26T13:58:00Z" w16du:dateUtc="2026-01-26T12:58:00Z"/>
                    <w:rStyle w:val="Versie"/>
                    <w:kern w:val="28"/>
                    <w:lang w:eastAsia="en-US"/>
                  </w:rPr>
                </w:rPrChange>
              </w:rPr>
            </w:pPr>
            <w:ins w:id="568" w:author="Groote Haar, Linda" w:date="2026-01-26T13:58:00Z" w16du:dateUtc="2026-01-26T12:58:00Z">
              <w:r w:rsidRPr="005D6B36">
                <w:rPr>
                  <w:rStyle w:val="Versie"/>
                  <w:rFonts w:ascii="Arial" w:hAnsi="Arial" w:cs="Arial"/>
                  <w:kern w:val="28"/>
                  <w:szCs w:val="18"/>
                  <w:lang w:eastAsia="en-US"/>
                  <w:rPrChange w:id="569" w:author="Groot, Karina de" w:date="2026-02-19T14:05:00Z" w16du:dateUtc="2026-02-19T13:05:00Z">
                    <w:rPr>
                      <w:rStyle w:val="Versie"/>
                      <w:kern w:val="28"/>
                      <w:lang w:eastAsia="en-US"/>
                    </w:rPr>
                  </w:rPrChange>
                </w:rPr>
                <w:t>4.0</w:t>
              </w:r>
            </w:ins>
          </w:p>
        </w:tc>
        <w:tc>
          <w:tcPr>
            <w:tcW w:w="1701" w:type="dxa"/>
            <w:tcBorders>
              <w:top w:val="single" w:sz="4" w:space="0" w:color="auto"/>
              <w:left w:val="single" w:sz="4" w:space="0" w:color="auto"/>
              <w:bottom w:val="single" w:sz="4" w:space="0" w:color="auto"/>
              <w:right w:val="single" w:sz="4" w:space="0" w:color="auto"/>
            </w:tcBorders>
          </w:tcPr>
          <w:p w14:paraId="67D93981" w14:textId="127C7D74" w:rsidR="00871EAA" w:rsidRPr="005D6B36" w:rsidRDefault="00EA3871" w:rsidP="005F06EE">
            <w:pPr>
              <w:snapToGrid w:val="0"/>
              <w:spacing w:line="280" w:lineRule="atLeast"/>
              <w:rPr>
                <w:ins w:id="570" w:author="Groote Haar, Linda" w:date="2026-01-26T13:58:00Z" w16du:dateUtc="2026-01-26T12:58:00Z"/>
                <w:rStyle w:val="Datumopmaakprofiel"/>
                <w:rFonts w:ascii="Arial" w:hAnsi="Arial" w:cs="Arial"/>
                <w:kern w:val="28"/>
                <w:szCs w:val="18"/>
                <w:lang w:eastAsia="en-US"/>
                <w:rPrChange w:id="571" w:author="Groot, Karina de" w:date="2026-02-19T14:05:00Z" w16du:dateUtc="2026-02-19T13:05:00Z">
                  <w:rPr>
                    <w:ins w:id="572" w:author="Groote Haar, Linda" w:date="2026-01-26T13:58:00Z" w16du:dateUtc="2026-01-26T12:58:00Z"/>
                    <w:rStyle w:val="Datumopmaakprofiel"/>
                    <w:kern w:val="28"/>
                    <w:lang w:eastAsia="en-US"/>
                  </w:rPr>
                </w:rPrChange>
              </w:rPr>
            </w:pPr>
            <w:ins w:id="573" w:author="Groote Haar, Linda" w:date="2026-02-16T11:00:00Z" w16du:dateUtc="2026-02-16T10:00:00Z">
              <w:r w:rsidRPr="005D6B36">
                <w:rPr>
                  <w:rStyle w:val="Datumopmaakprofiel"/>
                  <w:rFonts w:ascii="Arial" w:hAnsi="Arial" w:cs="Arial"/>
                  <w:kern w:val="28"/>
                  <w:szCs w:val="18"/>
                  <w:lang w:eastAsia="en-US"/>
                  <w:rPrChange w:id="574" w:author="Groot, Karina de" w:date="2026-02-19T14:05:00Z" w16du:dateUtc="2026-02-19T13:05:00Z">
                    <w:rPr>
                      <w:rStyle w:val="Datumopmaakprofiel"/>
                      <w:kern w:val="28"/>
                      <w:lang w:eastAsia="en-US"/>
                    </w:rPr>
                  </w:rPrChange>
                </w:rPr>
                <w:t>16</w:t>
              </w:r>
            </w:ins>
            <w:ins w:id="575" w:author="Groote Haar, Linda" w:date="2026-01-26T13:58:00Z" w16du:dateUtc="2026-01-26T12:58:00Z">
              <w:r w:rsidR="00871EAA" w:rsidRPr="005D6B36">
                <w:rPr>
                  <w:rStyle w:val="Datumopmaakprofiel"/>
                  <w:rFonts w:ascii="Arial" w:hAnsi="Arial" w:cs="Arial"/>
                  <w:kern w:val="28"/>
                  <w:szCs w:val="18"/>
                  <w:lang w:eastAsia="en-US"/>
                  <w:rPrChange w:id="576" w:author="Groot, Karina de" w:date="2026-02-19T14:05:00Z" w16du:dateUtc="2026-02-19T13:05:00Z">
                    <w:rPr>
                      <w:rStyle w:val="Datumopmaakprofiel"/>
                      <w:kern w:val="28"/>
                      <w:lang w:eastAsia="en-US"/>
                    </w:rPr>
                  </w:rPrChange>
                </w:rPr>
                <w:t xml:space="preserve"> </w:t>
              </w:r>
            </w:ins>
            <w:ins w:id="577" w:author="Groote Haar, Linda" w:date="2026-02-16T11:00:00Z" w16du:dateUtc="2026-02-16T10:00:00Z">
              <w:r w:rsidRPr="005D6B36">
                <w:rPr>
                  <w:rStyle w:val="Datumopmaakprofiel"/>
                  <w:rFonts w:ascii="Arial" w:hAnsi="Arial" w:cs="Arial"/>
                  <w:kern w:val="28"/>
                  <w:szCs w:val="18"/>
                  <w:lang w:eastAsia="en-US"/>
                  <w:rPrChange w:id="578" w:author="Groot, Karina de" w:date="2026-02-19T14:05:00Z" w16du:dateUtc="2026-02-19T13:05:00Z">
                    <w:rPr>
                      <w:rStyle w:val="Datumopmaakprofiel"/>
                      <w:kern w:val="28"/>
                      <w:lang w:eastAsia="en-US"/>
                    </w:rPr>
                  </w:rPrChange>
                </w:rPr>
                <w:t>febru</w:t>
              </w:r>
            </w:ins>
            <w:ins w:id="579" w:author="Groote Haar, Linda" w:date="2026-01-26T13:58:00Z" w16du:dateUtc="2026-01-26T12:58:00Z">
              <w:r w:rsidR="00871EAA" w:rsidRPr="005D6B36">
                <w:rPr>
                  <w:rStyle w:val="Datumopmaakprofiel"/>
                  <w:rFonts w:ascii="Arial" w:hAnsi="Arial" w:cs="Arial"/>
                  <w:kern w:val="28"/>
                  <w:szCs w:val="18"/>
                  <w:lang w:eastAsia="en-US"/>
                  <w:rPrChange w:id="580" w:author="Groot, Karina de" w:date="2026-02-19T14:05:00Z" w16du:dateUtc="2026-02-19T13:05:00Z">
                    <w:rPr>
                      <w:rStyle w:val="Datumopmaakprofiel"/>
                      <w:kern w:val="28"/>
                      <w:lang w:eastAsia="en-US"/>
                    </w:rPr>
                  </w:rPrChange>
                </w:rPr>
                <w:t>ari 2026</w:t>
              </w:r>
            </w:ins>
          </w:p>
        </w:tc>
        <w:tc>
          <w:tcPr>
            <w:tcW w:w="1985" w:type="dxa"/>
            <w:tcBorders>
              <w:top w:val="single" w:sz="4" w:space="0" w:color="auto"/>
              <w:left w:val="single" w:sz="4" w:space="0" w:color="auto"/>
              <w:bottom w:val="single" w:sz="4" w:space="0" w:color="auto"/>
              <w:right w:val="single" w:sz="4" w:space="0" w:color="auto"/>
            </w:tcBorders>
          </w:tcPr>
          <w:p w14:paraId="137FFB3C" w14:textId="645D51F6" w:rsidR="00871EAA" w:rsidRPr="005D6B36" w:rsidRDefault="00871EAA" w:rsidP="002B0325">
            <w:pPr>
              <w:snapToGrid w:val="0"/>
              <w:spacing w:line="280" w:lineRule="atLeast"/>
              <w:rPr>
                <w:ins w:id="581" w:author="Groote Haar, Linda" w:date="2026-01-26T13:58:00Z" w16du:dateUtc="2026-01-26T12:58:00Z"/>
                <w:rFonts w:ascii="Arial" w:hAnsi="Arial" w:cs="Arial"/>
                <w:kern w:val="28"/>
                <w:sz w:val="18"/>
                <w:szCs w:val="18"/>
                <w:lang w:eastAsia="en-US"/>
              </w:rPr>
            </w:pPr>
            <w:ins w:id="582" w:author="Groote Haar, Linda" w:date="2026-01-26T13:59:00Z" w16du:dateUtc="2026-01-26T12:59:00Z">
              <w:r w:rsidRPr="005D6B36">
                <w:rPr>
                  <w:rFonts w:ascii="Arial" w:hAnsi="Arial" w:cs="Arial"/>
                  <w:kern w:val="28"/>
                  <w:sz w:val="18"/>
                  <w:szCs w:val="18"/>
                  <w:lang w:eastAsia="en-US"/>
                </w:rPr>
                <w:t>ODR/DPI</w:t>
              </w:r>
            </w:ins>
          </w:p>
        </w:tc>
        <w:tc>
          <w:tcPr>
            <w:tcW w:w="4394" w:type="dxa"/>
            <w:tcBorders>
              <w:top w:val="single" w:sz="4" w:space="0" w:color="auto"/>
              <w:left w:val="single" w:sz="4" w:space="0" w:color="auto"/>
              <w:bottom w:val="single" w:sz="4" w:space="0" w:color="auto"/>
              <w:right w:val="single" w:sz="4" w:space="0" w:color="auto"/>
            </w:tcBorders>
          </w:tcPr>
          <w:p w14:paraId="2FD5D975" w14:textId="1FAC7123" w:rsidR="00871EAA" w:rsidRPr="005D6B36" w:rsidRDefault="00EA3871" w:rsidP="005F06EE">
            <w:pPr>
              <w:snapToGrid w:val="0"/>
              <w:spacing w:line="280" w:lineRule="atLeast"/>
              <w:rPr>
                <w:ins w:id="583" w:author="Groote Haar, Linda" w:date="2026-01-26T13:58:00Z" w16du:dateUtc="2026-01-26T12:58:00Z"/>
                <w:rFonts w:ascii="Arial" w:hAnsi="Arial" w:cs="Arial"/>
                <w:kern w:val="28"/>
                <w:sz w:val="18"/>
                <w:szCs w:val="18"/>
                <w:lang w:eastAsia="en-US"/>
              </w:rPr>
            </w:pPr>
            <w:ins w:id="584" w:author="Groote Haar, Linda" w:date="2026-02-16T10:57:00Z" w16du:dateUtc="2026-02-16T09:57:00Z">
              <w:r w:rsidRPr="005D6B36">
                <w:rPr>
                  <w:rFonts w:ascii="Arial" w:hAnsi="Arial" w:cs="Arial"/>
                  <w:kern w:val="28"/>
                  <w:sz w:val="18"/>
                  <w:szCs w:val="18"/>
                  <w:lang w:eastAsia="en-US"/>
                </w:rPr>
                <w:t>Overgang naar Stater, akte</w:t>
              </w:r>
            </w:ins>
            <w:ins w:id="585" w:author="Groote Haar, Linda" w:date="2026-02-16T10:58:00Z" w16du:dateUtc="2026-02-16T09:58:00Z">
              <w:r w:rsidRPr="005D6B36">
                <w:rPr>
                  <w:rFonts w:ascii="Arial" w:hAnsi="Arial" w:cs="Arial"/>
                  <w:kern w:val="28"/>
                  <w:sz w:val="18"/>
                  <w:szCs w:val="18"/>
                  <w:lang w:eastAsia="en-US"/>
                </w:rPr>
                <w:t xml:space="preserve"> geheel</w:t>
              </w:r>
            </w:ins>
            <w:ins w:id="586" w:author="Groote Haar, Linda" w:date="2026-02-16T10:57:00Z" w16du:dateUtc="2026-02-16T09:57:00Z">
              <w:r w:rsidRPr="005D6B36">
                <w:rPr>
                  <w:rFonts w:ascii="Arial" w:hAnsi="Arial" w:cs="Arial"/>
                  <w:kern w:val="28"/>
                  <w:sz w:val="18"/>
                  <w:szCs w:val="18"/>
                  <w:lang w:eastAsia="en-US"/>
                </w:rPr>
                <w:t xml:space="preserve"> op</w:t>
              </w:r>
            </w:ins>
            <w:ins w:id="587" w:author="Groote Haar, Linda" w:date="2026-02-16T10:58:00Z" w16du:dateUtc="2026-02-16T09:58:00Z">
              <w:r w:rsidRPr="005D6B36">
                <w:rPr>
                  <w:rFonts w:ascii="Arial" w:hAnsi="Arial" w:cs="Arial"/>
                  <w:kern w:val="28"/>
                  <w:sz w:val="18"/>
                  <w:szCs w:val="18"/>
                  <w:lang w:eastAsia="en-US"/>
                </w:rPr>
                <w:t>nieuw opgesteld.</w:t>
              </w:r>
            </w:ins>
          </w:p>
        </w:tc>
      </w:tr>
    </w:tbl>
    <w:p w14:paraId="400F4A8E" w14:textId="74C956F7" w:rsidR="00816C02" w:rsidRPr="003A682D" w:rsidRDefault="00816C02" w:rsidP="00A34A6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s="Arial"/>
          <w:b/>
          <w:sz w:val="20"/>
        </w:rPr>
      </w:pPr>
    </w:p>
    <w:sectPr w:rsidR="00816C02" w:rsidRPr="003A682D" w:rsidSect="00CB520D">
      <w:footerReference w:type="even" r:id="rId8"/>
      <w:footerReference w:type="default" r:id="rId9"/>
      <w:pgSz w:w="11906" w:h="16838"/>
      <w:pgMar w:top="1417" w:right="1417" w:bottom="1417" w:left="1417" w:header="708" w:footer="708" w:gutter="0"/>
      <w:paperSrc w:first="7" w:other="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08CE0" w14:textId="77777777" w:rsidR="00D06003" w:rsidRPr="005D6B36" w:rsidRDefault="00D06003">
      <w:r w:rsidRPr="005D6B36">
        <w:separator/>
      </w:r>
    </w:p>
  </w:endnote>
  <w:endnote w:type="continuationSeparator" w:id="0">
    <w:p w14:paraId="4A4A8D22" w14:textId="77777777" w:rsidR="00D06003" w:rsidRPr="005D6B36" w:rsidRDefault="00D06003">
      <w:r w:rsidRPr="005D6B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yriad-BoldItalic">
    <w:altName w:val="Times New Roman"/>
    <w:charset w:val="00"/>
    <w:family w:val="auto"/>
    <w:pitch w:val="variable"/>
    <w:sig w:usb0="A000002F" w:usb1="1000004A" w:usb2="00000000" w:usb3="00000000" w:csb0="00000111" w:csb1="00000000"/>
  </w:font>
  <w:font w:name="Myriad-ExtraBoldItalic">
    <w:altName w:val="Times New Roman"/>
    <w:charset w:val="00"/>
    <w:family w:val="auto"/>
    <w:pitch w:val="variable"/>
    <w:sig w:usb0="A000002F" w:usb1="1000004A" w:usb2="00000000" w:usb3="00000000" w:csb0="00000111" w:csb1="00000000"/>
  </w:font>
  <w:font w:name="Myriad-Italic">
    <w:altName w:val="Times New Roman"/>
    <w:charset w:val="00"/>
    <w:family w:val="auto"/>
    <w:pitch w:val="variable"/>
    <w:sig w:usb0="A000002F" w:usb1="1000004A" w:usb2="00000000" w:usb3="00000000" w:csb0="00000111" w:csb1="00000000"/>
  </w:font>
  <w:font w:name="Rabobankfont">
    <w:altName w:val="Century Gothic"/>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20002A87" w:usb1="00000000" w:usb2="00000000"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6C845" w14:textId="77777777" w:rsidR="00211BB5" w:rsidRPr="005D6B36" w:rsidRDefault="00211BB5" w:rsidP="000D7B52">
    <w:pPr>
      <w:pStyle w:val="Voettekst"/>
      <w:framePr w:wrap="around" w:vAnchor="text" w:hAnchor="margin" w:xAlign="right" w:y="1"/>
      <w:rPr>
        <w:rStyle w:val="Paginanummer"/>
      </w:rPr>
    </w:pPr>
    <w:r w:rsidRPr="005D6B36">
      <w:rPr>
        <w:rStyle w:val="Paginanummer"/>
      </w:rPr>
      <w:fldChar w:fldCharType="begin"/>
    </w:r>
    <w:r w:rsidRPr="005D6B36">
      <w:rPr>
        <w:rStyle w:val="Paginanummer"/>
      </w:rPr>
      <w:instrText xml:space="preserve">PAGE  </w:instrText>
    </w:r>
    <w:r w:rsidRPr="005D6B36">
      <w:rPr>
        <w:rStyle w:val="Paginanummer"/>
      </w:rPr>
      <w:fldChar w:fldCharType="separate"/>
    </w:r>
    <w:r w:rsidRPr="005D6B36">
      <w:rPr>
        <w:rStyle w:val="Paginanummer"/>
        <w:rPrChange w:id="588" w:author="Groot, Karina de" w:date="2026-02-19T14:05:00Z" w16du:dateUtc="2026-02-19T13:05:00Z">
          <w:rPr>
            <w:rStyle w:val="Paginanummer"/>
            <w:noProof/>
          </w:rPr>
        </w:rPrChange>
      </w:rPr>
      <w:t>13</w:t>
    </w:r>
    <w:r w:rsidRPr="005D6B36">
      <w:rPr>
        <w:rStyle w:val="Paginanummer"/>
      </w:rPr>
      <w:fldChar w:fldCharType="end"/>
    </w:r>
  </w:p>
  <w:p w14:paraId="159DC73A" w14:textId="77777777" w:rsidR="00211BB5" w:rsidRPr="005D6B36" w:rsidRDefault="00211BB5" w:rsidP="000D7B52">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584D6" w14:textId="77777777" w:rsidR="00211BB5" w:rsidRPr="005D6B36" w:rsidRDefault="00211BB5" w:rsidP="000D7B52">
    <w:pPr>
      <w:pStyle w:val="Voettekst"/>
      <w:framePr w:wrap="around" w:vAnchor="text" w:hAnchor="margin" w:xAlign="right" w:y="1"/>
      <w:rPr>
        <w:rStyle w:val="Paginanummer"/>
      </w:rPr>
    </w:pPr>
    <w:r w:rsidRPr="005D6B36">
      <w:rPr>
        <w:rStyle w:val="Paginanummer"/>
      </w:rPr>
      <w:fldChar w:fldCharType="begin"/>
    </w:r>
    <w:r w:rsidRPr="005D6B36">
      <w:rPr>
        <w:rStyle w:val="Paginanummer"/>
      </w:rPr>
      <w:instrText xml:space="preserve">PAGE  </w:instrText>
    </w:r>
    <w:r w:rsidRPr="005D6B36">
      <w:rPr>
        <w:rStyle w:val="Paginanummer"/>
      </w:rPr>
      <w:fldChar w:fldCharType="separate"/>
    </w:r>
    <w:r w:rsidR="008B5BA6" w:rsidRPr="005D6B36">
      <w:rPr>
        <w:rStyle w:val="Paginanummer"/>
        <w:rPrChange w:id="589" w:author="Groot, Karina de" w:date="2026-02-19T14:05:00Z" w16du:dateUtc="2026-02-19T13:05:00Z">
          <w:rPr>
            <w:rStyle w:val="Paginanummer"/>
            <w:noProof/>
          </w:rPr>
        </w:rPrChange>
      </w:rPr>
      <w:t>2</w:t>
    </w:r>
    <w:r w:rsidRPr="005D6B36">
      <w:rPr>
        <w:rStyle w:val="Paginanummer"/>
      </w:rPr>
      <w:fldChar w:fldCharType="end"/>
    </w:r>
  </w:p>
  <w:p w14:paraId="3095C848" w14:textId="77777777" w:rsidR="00211BB5" w:rsidRPr="005D6B36" w:rsidRDefault="00211BB5" w:rsidP="005D6B36">
    <w:pPr>
      <w:pStyle w:val="Voetteks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837F0" w14:textId="77777777" w:rsidR="00D06003" w:rsidRPr="005D6B36" w:rsidRDefault="00D06003">
      <w:r w:rsidRPr="005D6B36">
        <w:separator/>
      </w:r>
    </w:p>
  </w:footnote>
  <w:footnote w:type="continuationSeparator" w:id="0">
    <w:p w14:paraId="79F2A63D" w14:textId="77777777" w:rsidR="00D06003" w:rsidRPr="005D6B36" w:rsidRDefault="00D06003">
      <w:r w:rsidRPr="005D6B3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A622E8C"/>
    <w:lvl w:ilvl="0">
      <w:start w:val="1"/>
      <w:numFmt w:val="decimal"/>
      <w:pStyle w:val="Lijstnummering5"/>
      <w:lvlText w:val="%1."/>
      <w:lvlJc w:val="left"/>
      <w:pPr>
        <w:tabs>
          <w:tab w:val="num" w:pos="1492"/>
        </w:tabs>
        <w:ind w:left="1492" w:hanging="360"/>
      </w:pPr>
    </w:lvl>
  </w:abstractNum>
  <w:abstractNum w:abstractNumId="1" w15:restartNumberingAfterBreak="0">
    <w:nsid w:val="FFFFFF7D"/>
    <w:multiLevelType w:val="singleLevel"/>
    <w:tmpl w:val="85605D2E"/>
    <w:lvl w:ilvl="0">
      <w:start w:val="1"/>
      <w:numFmt w:val="decimal"/>
      <w:pStyle w:val="Lijstnummering4"/>
      <w:lvlText w:val="%1."/>
      <w:lvlJc w:val="left"/>
      <w:pPr>
        <w:tabs>
          <w:tab w:val="num" w:pos="1209"/>
        </w:tabs>
        <w:ind w:left="1209" w:hanging="360"/>
      </w:pPr>
    </w:lvl>
  </w:abstractNum>
  <w:abstractNum w:abstractNumId="2" w15:restartNumberingAfterBreak="0">
    <w:nsid w:val="FFFFFF7E"/>
    <w:multiLevelType w:val="singleLevel"/>
    <w:tmpl w:val="81701630"/>
    <w:lvl w:ilvl="0">
      <w:start w:val="1"/>
      <w:numFmt w:val="decimal"/>
      <w:pStyle w:val="Lijstnummering3"/>
      <w:lvlText w:val="%1."/>
      <w:lvlJc w:val="left"/>
      <w:pPr>
        <w:tabs>
          <w:tab w:val="num" w:pos="926"/>
        </w:tabs>
        <w:ind w:left="926" w:hanging="360"/>
      </w:pPr>
    </w:lvl>
  </w:abstractNum>
  <w:abstractNum w:abstractNumId="3" w15:restartNumberingAfterBreak="0">
    <w:nsid w:val="FFFFFF7F"/>
    <w:multiLevelType w:val="singleLevel"/>
    <w:tmpl w:val="B65EA8EC"/>
    <w:lvl w:ilvl="0">
      <w:start w:val="1"/>
      <w:numFmt w:val="decimal"/>
      <w:pStyle w:val="Lijstnummering2"/>
      <w:lvlText w:val="%1."/>
      <w:lvlJc w:val="left"/>
      <w:pPr>
        <w:tabs>
          <w:tab w:val="num" w:pos="643"/>
        </w:tabs>
        <w:ind w:left="643" w:hanging="360"/>
      </w:pPr>
    </w:lvl>
  </w:abstractNum>
  <w:abstractNum w:abstractNumId="4" w15:restartNumberingAfterBreak="0">
    <w:nsid w:val="FFFFFF80"/>
    <w:multiLevelType w:val="singleLevel"/>
    <w:tmpl w:val="CE54E5B6"/>
    <w:lvl w:ilvl="0">
      <w:start w:val="1"/>
      <w:numFmt w:val="bullet"/>
      <w:pStyle w:val="Lijstopsomtek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D98E534"/>
    <w:lvl w:ilvl="0">
      <w:start w:val="1"/>
      <w:numFmt w:val="bullet"/>
      <w:pStyle w:val="Lijstopsomtek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1BED088"/>
    <w:lvl w:ilvl="0">
      <w:start w:val="1"/>
      <w:numFmt w:val="bullet"/>
      <w:pStyle w:val="Lijstopsomtek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2980BAA"/>
    <w:lvl w:ilvl="0">
      <w:start w:val="1"/>
      <w:numFmt w:val="bullet"/>
      <w:pStyle w:val="Lijstopsomtek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B162F2E"/>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B55296B4"/>
    <w:lvl w:ilvl="0">
      <w:start w:val="1"/>
      <w:numFmt w:val="bullet"/>
      <w:pStyle w:val="Lijstopsomteken"/>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DD06E42C"/>
    <w:lvl w:ilvl="0">
      <w:numFmt w:val="bullet"/>
      <w:lvlText w:val="*"/>
      <w:lvlJc w:val="left"/>
    </w:lvl>
  </w:abstractNum>
  <w:abstractNum w:abstractNumId="11" w15:restartNumberingAfterBreak="0">
    <w:nsid w:val="03423BBD"/>
    <w:multiLevelType w:val="hybridMultilevel"/>
    <w:tmpl w:val="286C08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050707F5"/>
    <w:multiLevelType w:val="multilevel"/>
    <w:tmpl w:val="9B3E3E1A"/>
    <w:lvl w:ilvl="0">
      <w:start w:val="4"/>
      <w:numFmt w:val="upperLetter"/>
      <w:lvlText w:val="%1.    1."/>
      <w:lvlJc w:val="left"/>
      <w:pPr>
        <w:tabs>
          <w:tab w:val="num" w:pos="0"/>
        </w:tabs>
        <w:ind w:left="708" w:hanging="708"/>
      </w:pPr>
      <w:rPr>
        <w:rFonts w:hint="default"/>
      </w:rPr>
    </w:lvl>
    <w:lvl w:ilvl="1">
      <w:start w:val="2"/>
      <w:numFmt w:val="decimal"/>
      <w:lvlText w:val="%2."/>
      <w:lvlJc w:val="left"/>
      <w:pPr>
        <w:tabs>
          <w:tab w:val="num" w:pos="0"/>
        </w:tabs>
        <w:ind w:left="1416" w:hanging="112"/>
      </w:pPr>
      <w:rPr>
        <w:rFonts w:ascii="Arial" w:hAnsi="Arial" w:hint="default"/>
      </w:rPr>
    </w:lvl>
    <w:lvl w:ilvl="2">
      <w:start w:val="1"/>
      <w:numFmt w:val="decimal"/>
      <w:lvlText w:val="%3."/>
      <w:lvlJc w:val="left"/>
      <w:pPr>
        <w:tabs>
          <w:tab w:val="num" w:pos="0"/>
        </w:tabs>
        <w:ind w:left="2124" w:hanging="708"/>
      </w:pPr>
      <w:rPr>
        <w:rFonts w:hint="default"/>
      </w:rPr>
    </w:lvl>
    <w:lvl w:ilvl="3">
      <w:start w:val="1"/>
      <w:numFmt w:val="lowerLetter"/>
      <w:lvlText w:val="%4)"/>
      <w:lvlJc w:val="left"/>
      <w:pPr>
        <w:tabs>
          <w:tab w:val="num" w:pos="0"/>
        </w:tabs>
        <w:ind w:left="2832" w:hanging="708"/>
      </w:pPr>
      <w:rPr>
        <w:rFonts w:hint="default"/>
      </w:rPr>
    </w:lvl>
    <w:lvl w:ilvl="4">
      <w:start w:val="1"/>
      <w:numFmt w:val="decimal"/>
      <w:lvlText w:val="(%5)"/>
      <w:lvlJc w:val="left"/>
      <w:pPr>
        <w:tabs>
          <w:tab w:val="num" w:pos="0"/>
        </w:tabs>
        <w:ind w:left="3540" w:hanging="708"/>
      </w:pPr>
      <w:rPr>
        <w:rFonts w:hint="default"/>
      </w:rPr>
    </w:lvl>
    <w:lvl w:ilvl="5">
      <w:start w:val="1"/>
      <w:numFmt w:val="lowerLetter"/>
      <w:lvlText w:val="(%6)"/>
      <w:lvlJc w:val="left"/>
      <w:pPr>
        <w:tabs>
          <w:tab w:val="num" w:pos="0"/>
        </w:tabs>
        <w:ind w:left="4248" w:hanging="708"/>
      </w:pPr>
      <w:rPr>
        <w:rFonts w:hint="default"/>
      </w:rPr>
    </w:lvl>
    <w:lvl w:ilvl="6">
      <w:start w:val="1"/>
      <w:numFmt w:val="lowerRoman"/>
      <w:lvlText w:val="(%7)"/>
      <w:lvlJc w:val="left"/>
      <w:pPr>
        <w:tabs>
          <w:tab w:val="num" w:pos="0"/>
        </w:tabs>
        <w:ind w:left="4956" w:hanging="708"/>
      </w:pPr>
      <w:rPr>
        <w:rFonts w:hint="default"/>
      </w:rPr>
    </w:lvl>
    <w:lvl w:ilvl="7">
      <w:start w:val="1"/>
      <w:numFmt w:val="lowerLetter"/>
      <w:lvlText w:val="(%8)"/>
      <w:lvlJc w:val="left"/>
      <w:pPr>
        <w:tabs>
          <w:tab w:val="num" w:pos="0"/>
        </w:tabs>
        <w:ind w:left="5664" w:hanging="708"/>
      </w:pPr>
      <w:rPr>
        <w:rFonts w:hint="default"/>
      </w:rPr>
    </w:lvl>
    <w:lvl w:ilvl="8">
      <w:start w:val="1"/>
      <w:numFmt w:val="lowerRoman"/>
      <w:lvlText w:val="(%9)"/>
      <w:lvlJc w:val="left"/>
      <w:pPr>
        <w:tabs>
          <w:tab w:val="num" w:pos="0"/>
        </w:tabs>
        <w:ind w:left="6372" w:hanging="708"/>
      </w:pPr>
      <w:rPr>
        <w:rFonts w:hint="default"/>
      </w:rPr>
    </w:lvl>
  </w:abstractNum>
  <w:abstractNum w:abstractNumId="13" w15:restartNumberingAfterBreak="0">
    <w:nsid w:val="07AA3326"/>
    <w:multiLevelType w:val="hybridMultilevel"/>
    <w:tmpl w:val="D6F039BC"/>
    <w:lvl w:ilvl="0" w:tplc="75E65D80">
      <w:start w:val="1"/>
      <w:numFmt w:val="bullet"/>
      <w:lvlText w:val=""/>
      <w:lvlJc w:val="left"/>
      <w:pPr>
        <w:tabs>
          <w:tab w:val="num" w:pos="567"/>
        </w:tabs>
        <w:ind w:left="436" w:hanging="436"/>
      </w:pPr>
      <w:rPr>
        <w:rFonts w:ascii="Symbol" w:hAnsi="Symbol" w:hint="default"/>
      </w:rPr>
    </w:lvl>
    <w:lvl w:ilvl="1" w:tplc="75E65D80">
      <w:start w:val="1"/>
      <w:numFmt w:val="bullet"/>
      <w:lvlText w:val=""/>
      <w:lvlJc w:val="left"/>
      <w:pPr>
        <w:tabs>
          <w:tab w:val="num" w:pos="1647"/>
        </w:tabs>
        <w:ind w:left="1516" w:hanging="436"/>
      </w:pPr>
      <w:rPr>
        <w:rFonts w:ascii="Symbol" w:hAnsi="Symbol"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875345B"/>
    <w:multiLevelType w:val="hybridMultilevel"/>
    <w:tmpl w:val="F7C6E86C"/>
    <w:lvl w:ilvl="0" w:tplc="6D6C46F0">
      <w:start w:val="1"/>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0EEC289F"/>
    <w:multiLevelType w:val="hybridMultilevel"/>
    <w:tmpl w:val="EAB6D442"/>
    <w:lvl w:ilvl="0" w:tplc="75E65D80">
      <w:start w:val="1"/>
      <w:numFmt w:val="bullet"/>
      <w:lvlText w:val=""/>
      <w:lvlJc w:val="left"/>
      <w:pPr>
        <w:tabs>
          <w:tab w:val="num" w:pos="567"/>
        </w:tabs>
        <w:ind w:left="436" w:hanging="436"/>
      </w:pPr>
      <w:rPr>
        <w:rFonts w:ascii="Symbol" w:hAnsi="Symbol" w:hint="default"/>
      </w:rPr>
    </w:lvl>
    <w:lvl w:ilvl="1" w:tplc="75E65D80">
      <w:start w:val="1"/>
      <w:numFmt w:val="bullet"/>
      <w:lvlText w:val=""/>
      <w:lvlJc w:val="left"/>
      <w:pPr>
        <w:tabs>
          <w:tab w:val="num" w:pos="1647"/>
        </w:tabs>
        <w:ind w:left="1516" w:hanging="436"/>
      </w:pPr>
      <w:rPr>
        <w:rFonts w:ascii="Symbol" w:hAnsi="Symbol" w:hint="default"/>
      </w:rPr>
    </w:lvl>
    <w:lvl w:ilvl="2" w:tplc="8800F204">
      <w:start w:val="1"/>
      <w:numFmt w:val="decimal"/>
      <w:lvlText w:val="%3)"/>
      <w:lvlJc w:val="left"/>
      <w:pPr>
        <w:tabs>
          <w:tab w:val="num" w:pos="2160"/>
        </w:tabs>
        <w:ind w:left="2160" w:hanging="360"/>
      </w:pPr>
      <w:rPr>
        <w:rFonts w:ascii="Arial" w:hAnsi="Arial" w:hint="default"/>
        <w:b w:val="0"/>
        <w:i w:val="0"/>
        <w:caps w:val="0"/>
        <w:strike w:val="0"/>
        <w:dstrike w:val="0"/>
        <w:vanish w:val="0"/>
        <w:color w:val="FF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tplc="657A524A">
      <w:start w:val="1"/>
      <w:numFmt w:val="decimal"/>
      <w:lvlText w:val="%4."/>
      <w:lvlJc w:val="left"/>
      <w:pPr>
        <w:tabs>
          <w:tab w:val="num" w:pos="2880"/>
        </w:tabs>
        <w:ind w:left="2880" w:hanging="360"/>
      </w:pPr>
      <w:rPr>
        <w:rFonts w:hint="default"/>
        <w:b/>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14D59FD"/>
    <w:multiLevelType w:val="multilevel"/>
    <w:tmpl w:val="056C7244"/>
    <w:lvl w:ilvl="0">
      <w:start w:val="1"/>
      <w:numFmt w:val="upperLetter"/>
      <w:lvlText w:val="%1."/>
      <w:lvlJc w:val="left"/>
      <w:pPr>
        <w:tabs>
          <w:tab w:val="num" w:pos="0"/>
        </w:tabs>
        <w:ind w:left="708" w:hanging="708"/>
      </w:pPr>
      <w:rPr>
        <w:rFonts w:hint="default"/>
      </w:rPr>
    </w:lvl>
    <w:lvl w:ilvl="1">
      <w:start w:val="1"/>
      <w:numFmt w:val="decimal"/>
      <w:lvlText w:val="%2."/>
      <w:lvlJc w:val="left"/>
      <w:pPr>
        <w:tabs>
          <w:tab w:val="num" w:pos="0"/>
        </w:tabs>
        <w:ind w:left="1416" w:hanging="708"/>
      </w:pPr>
      <w:rPr>
        <w:rFonts w:ascii="Arial" w:hAnsi="Arial" w:hint="default"/>
        <w:sz w:val="20"/>
      </w:rPr>
    </w:lvl>
    <w:lvl w:ilvl="2">
      <w:start w:val="1"/>
      <w:numFmt w:val="decimal"/>
      <w:lvlText w:val="%3."/>
      <w:lvlJc w:val="left"/>
      <w:pPr>
        <w:tabs>
          <w:tab w:val="num" w:pos="0"/>
        </w:tabs>
        <w:ind w:left="2124" w:hanging="708"/>
      </w:pPr>
      <w:rPr>
        <w:rFonts w:hint="default"/>
      </w:rPr>
    </w:lvl>
    <w:lvl w:ilvl="3">
      <w:start w:val="1"/>
      <w:numFmt w:val="lowerLetter"/>
      <w:lvlText w:val="%4)"/>
      <w:lvlJc w:val="left"/>
      <w:pPr>
        <w:tabs>
          <w:tab w:val="num" w:pos="0"/>
        </w:tabs>
        <w:ind w:left="2832" w:hanging="708"/>
      </w:pPr>
      <w:rPr>
        <w:rFonts w:hint="default"/>
      </w:rPr>
    </w:lvl>
    <w:lvl w:ilvl="4">
      <w:start w:val="1"/>
      <w:numFmt w:val="decimal"/>
      <w:lvlText w:val="(%5)"/>
      <w:lvlJc w:val="left"/>
      <w:pPr>
        <w:tabs>
          <w:tab w:val="num" w:pos="0"/>
        </w:tabs>
        <w:ind w:left="3540" w:hanging="708"/>
      </w:pPr>
      <w:rPr>
        <w:rFonts w:hint="default"/>
      </w:rPr>
    </w:lvl>
    <w:lvl w:ilvl="5">
      <w:start w:val="1"/>
      <w:numFmt w:val="lowerLetter"/>
      <w:lvlText w:val="(%6)"/>
      <w:lvlJc w:val="left"/>
      <w:pPr>
        <w:tabs>
          <w:tab w:val="num" w:pos="0"/>
        </w:tabs>
        <w:ind w:left="4248" w:hanging="708"/>
      </w:pPr>
      <w:rPr>
        <w:rFonts w:hint="default"/>
      </w:rPr>
    </w:lvl>
    <w:lvl w:ilvl="6">
      <w:start w:val="1"/>
      <w:numFmt w:val="lowerRoman"/>
      <w:lvlText w:val="(%7)"/>
      <w:lvlJc w:val="left"/>
      <w:pPr>
        <w:tabs>
          <w:tab w:val="num" w:pos="0"/>
        </w:tabs>
        <w:ind w:left="4956" w:hanging="708"/>
      </w:pPr>
      <w:rPr>
        <w:rFonts w:hint="default"/>
      </w:rPr>
    </w:lvl>
    <w:lvl w:ilvl="7">
      <w:start w:val="1"/>
      <w:numFmt w:val="lowerLetter"/>
      <w:lvlText w:val="(%8)"/>
      <w:lvlJc w:val="left"/>
      <w:pPr>
        <w:tabs>
          <w:tab w:val="num" w:pos="0"/>
        </w:tabs>
        <w:ind w:left="5664" w:hanging="708"/>
      </w:pPr>
      <w:rPr>
        <w:rFonts w:hint="default"/>
      </w:rPr>
    </w:lvl>
    <w:lvl w:ilvl="8">
      <w:start w:val="1"/>
      <w:numFmt w:val="lowerRoman"/>
      <w:lvlText w:val="(%9)"/>
      <w:lvlJc w:val="left"/>
      <w:pPr>
        <w:tabs>
          <w:tab w:val="num" w:pos="0"/>
        </w:tabs>
        <w:ind w:left="6372" w:hanging="708"/>
      </w:pPr>
      <w:rPr>
        <w:rFonts w:hint="default"/>
      </w:rPr>
    </w:lvl>
  </w:abstractNum>
  <w:abstractNum w:abstractNumId="17" w15:restartNumberingAfterBreak="0">
    <w:nsid w:val="13EB6077"/>
    <w:multiLevelType w:val="multilevel"/>
    <w:tmpl w:val="3538048A"/>
    <w:lvl w:ilvl="0">
      <w:start w:val="1"/>
      <w:numFmt w:val="bullet"/>
      <w:lvlText w:val=""/>
      <w:lvlJc w:val="left"/>
      <w:pPr>
        <w:tabs>
          <w:tab w:val="num" w:pos="567"/>
        </w:tabs>
        <w:ind w:left="436" w:hanging="436"/>
      </w:pPr>
      <w:rPr>
        <w:rFonts w:ascii="Symbol" w:hAnsi="Symbol" w:hint="default"/>
      </w:rPr>
    </w:lvl>
    <w:lvl w:ilvl="1">
      <w:start w:val="1"/>
      <w:numFmt w:val="bullet"/>
      <w:lvlText w:val=""/>
      <w:lvlJc w:val="left"/>
      <w:pPr>
        <w:tabs>
          <w:tab w:val="num" w:pos="1647"/>
        </w:tabs>
        <w:ind w:left="1516" w:hanging="436"/>
      </w:pPr>
      <w:rPr>
        <w:rFonts w:ascii="Symbol" w:hAnsi="Symbol" w:hint="default"/>
      </w:rPr>
    </w:lvl>
    <w:lvl w:ilvl="2">
      <w:start w:val="1"/>
      <w:numFmt w:val="decimal"/>
      <w:lvlText w:val="%3)"/>
      <w:lvlJc w:val="left"/>
      <w:pPr>
        <w:tabs>
          <w:tab w:val="num" w:pos="2160"/>
        </w:tabs>
        <w:ind w:left="216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2880"/>
        </w:tabs>
        <w:ind w:left="2880" w:hanging="360"/>
      </w:pPr>
      <w:rPr>
        <w:rFonts w:hint="default"/>
        <w:b/>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50643EC"/>
    <w:multiLevelType w:val="hybridMultilevel"/>
    <w:tmpl w:val="EAAC5BB2"/>
    <w:lvl w:ilvl="0" w:tplc="4A2CF15E">
      <w:start w:val="1"/>
      <w:numFmt w:val="lowerLetter"/>
      <w:lvlText w:val="%1."/>
      <w:lvlJc w:val="left"/>
      <w:pPr>
        <w:tabs>
          <w:tab w:val="num" w:pos="567"/>
        </w:tabs>
        <w:ind w:left="567" w:hanging="567"/>
      </w:pPr>
      <w:rPr>
        <w:rFonts w:hint="default"/>
      </w:rPr>
    </w:lvl>
    <w:lvl w:ilvl="1" w:tplc="04130019" w:tentative="1">
      <w:start w:val="1"/>
      <w:numFmt w:val="lowerLetter"/>
      <w:lvlText w:val="%2."/>
      <w:lvlJc w:val="left"/>
      <w:pPr>
        <w:tabs>
          <w:tab w:val="num" w:pos="1440"/>
        </w:tabs>
        <w:ind w:left="1440" w:hanging="360"/>
      </w:pPr>
    </w:lvl>
    <w:lvl w:ilvl="2" w:tplc="0413001B">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9" w15:restartNumberingAfterBreak="0">
    <w:nsid w:val="1ABC512E"/>
    <w:multiLevelType w:val="multilevel"/>
    <w:tmpl w:val="BD865272"/>
    <w:lvl w:ilvl="0">
      <w:start w:val="1"/>
      <w:numFmt w:val="lowerLetter"/>
      <w:lvlText w:val="%1)"/>
      <w:lvlJc w:val="left"/>
      <w:pPr>
        <w:tabs>
          <w:tab w:val="num" w:pos="360"/>
        </w:tabs>
        <w:ind w:left="360" w:hanging="360"/>
      </w:pPr>
      <w:rPr>
        <w:rFonts w:ascii="Arial" w:hAnsi="Arial" w:hint="default"/>
        <w:b w:val="0"/>
        <w:i w:val="0"/>
        <w:color w:val="FF0000"/>
        <w:sz w:val="22"/>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15:restartNumberingAfterBreak="0">
    <w:nsid w:val="2EF11B08"/>
    <w:multiLevelType w:val="hybridMultilevel"/>
    <w:tmpl w:val="3B4C51C8"/>
    <w:lvl w:ilvl="0" w:tplc="C106AAB4">
      <w:start w:val="2"/>
      <w:numFmt w:val="lowerLetter"/>
      <w:lvlText w:val="%1)"/>
      <w:lvlJc w:val="left"/>
      <w:pPr>
        <w:tabs>
          <w:tab w:val="num" w:pos="720"/>
        </w:tabs>
        <w:ind w:left="720" w:hanging="360"/>
      </w:pPr>
      <w:rPr>
        <w:rFonts w:hint="default"/>
        <w:color w:val="339966"/>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1" w15:restartNumberingAfterBreak="0">
    <w:nsid w:val="3118160A"/>
    <w:multiLevelType w:val="hybridMultilevel"/>
    <w:tmpl w:val="CE2CFE88"/>
    <w:lvl w:ilvl="0" w:tplc="2EFCF728">
      <w:start w:val="1"/>
      <w:numFmt w:val="lowerLetter"/>
      <w:lvlText w:val="%1."/>
      <w:lvlJc w:val="left"/>
      <w:pPr>
        <w:ind w:left="1068" w:hanging="360"/>
      </w:pPr>
      <w:rPr>
        <w:rFonts w:ascii="Arial" w:eastAsia="Times New Roman" w:hAnsi="Arial" w:cs="Times New Roman"/>
      </w:rPr>
    </w:lvl>
    <w:lvl w:ilvl="1" w:tplc="04130019">
      <w:start w:val="1"/>
      <w:numFmt w:val="lowerLetter"/>
      <w:lvlText w:val="%2."/>
      <w:lvlJc w:val="left"/>
      <w:pPr>
        <w:ind w:left="1788" w:hanging="360"/>
      </w:pPr>
    </w:lvl>
    <w:lvl w:ilvl="2" w:tplc="0413001B">
      <w:start w:val="1"/>
      <w:numFmt w:val="lowerRoman"/>
      <w:lvlText w:val="%3."/>
      <w:lvlJc w:val="right"/>
      <w:pPr>
        <w:ind w:left="2508" w:hanging="180"/>
      </w:pPr>
    </w:lvl>
    <w:lvl w:ilvl="3" w:tplc="0413000F">
      <w:start w:val="1"/>
      <w:numFmt w:val="decimal"/>
      <w:lvlText w:val="%4."/>
      <w:lvlJc w:val="left"/>
      <w:pPr>
        <w:ind w:left="3228" w:hanging="360"/>
      </w:pPr>
    </w:lvl>
    <w:lvl w:ilvl="4" w:tplc="04130019">
      <w:start w:val="1"/>
      <w:numFmt w:val="lowerLetter"/>
      <w:lvlText w:val="%5."/>
      <w:lvlJc w:val="left"/>
      <w:pPr>
        <w:ind w:left="3948" w:hanging="360"/>
      </w:pPr>
    </w:lvl>
    <w:lvl w:ilvl="5" w:tplc="0413001B">
      <w:start w:val="1"/>
      <w:numFmt w:val="lowerRoman"/>
      <w:lvlText w:val="%6."/>
      <w:lvlJc w:val="right"/>
      <w:pPr>
        <w:ind w:left="4668" w:hanging="180"/>
      </w:pPr>
    </w:lvl>
    <w:lvl w:ilvl="6" w:tplc="0413000F">
      <w:start w:val="1"/>
      <w:numFmt w:val="decimal"/>
      <w:lvlText w:val="%7."/>
      <w:lvlJc w:val="left"/>
      <w:pPr>
        <w:ind w:left="5388" w:hanging="360"/>
      </w:pPr>
    </w:lvl>
    <w:lvl w:ilvl="7" w:tplc="04130019">
      <w:start w:val="1"/>
      <w:numFmt w:val="lowerLetter"/>
      <w:lvlText w:val="%8."/>
      <w:lvlJc w:val="left"/>
      <w:pPr>
        <w:ind w:left="6108" w:hanging="360"/>
      </w:pPr>
    </w:lvl>
    <w:lvl w:ilvl="8" w:tplc="0413001B">
      <w:start w:val="1"/>
      <w:numFmt w:val="lowerRoman"/>
      <w:lvlText w:val="%9."/>
      <w:lvlJc w:val="right"/>
      <w:pPr>
        <w:ind w:left="6828" w:hanging="180"/>
      </w:pPr>
    </w:lvl>
  </w:abstractNum>
  <w:abstractNum w:abstractNumId="22" w15:restartNumberingAfterBreak="0">
    <w:nsid w:val="370D1FAE"/>
    <w:multiLevelType w:val="hybridMultilevel"/>
    <w:tmpl w:val="9164207C"/>
    <w:lvl w:ilvl="0" w:tplc="75E65D80">
      <w:start w:val="1"/>
      <w:numFmt w:val="bullet"/>
      <w:lvlText w:val=""/>
      <w:lvlJc w:val="left"/>
      <w:pPr>
        <w:tabs>
          <w:tab w:val="num" w:pos="567"/>
        </w:tabs>
        <w:ind w:left="436" w:hanging="436"/>
      </w:pPr>
      <w:rPr>
        <w:rFonts w:ascii="Symbol" w:hAnsi="Symbol" w:hint="default"/>
      </w:rPr>
    </w:lvl>
    <w:lvl w:ilvl="1" w:tplc="75E65D80">
      <w:start w:val="1"/>
      <w:numFmt w:val="bullet"/>
      <w:lvlText w:val=""/>
      <w:lvlJc w:val="left"/>
      <w:pPr>
        <w:tabs>
          <w:tab w:val="num" w:pos="1647"/>
        </w:tabs>
        <w:ind w:left="1516" w:hanging="436"/>
      </w:pPr>
      <w:rPr>
        <w:rFonts w:ascii="Symbol" w:hAnsi="Symbol" w:hint="default"/>
      </w:rPr>
    </w:lvl>
    <w:lvl w:ilvl="2" w:tplc="7E82E5BC">
      <w:numFmt w:val="bullet"/>
      <w:lvlText w:val="-"/>
      <w:lvlJc w:val="left"/>
      <w:pPr>
        <w:tabs>
          <w:tab w:val="num" w:pos="2160"/>
        </w:tabs>
        <w:ind w:left="2160" w:hanging="360"/>
      </w:pPr>
      <w:rPr>
        <w:rFonts w:ascii="Courier New" w:eastAsia="Times New Roman" w:hAnsi="Courier New" w:cs="Courier New"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AEF1EA1"/>
    <w:multiLevelType w:val="singleLevel"/>
    <w:tmpl w:val="6E3C6746"/>
    <w:lvl w:ilvl="0">
      <w:start w:val="1"/>
      <w:numFmt w:val="bullet"/>
      <w:lvlText w:val="-"/>
      <w:lvlJc w:val="left"/>
      <w:pPr>
        <w:tabs>
          <w:tab w:val="num" w:pos="357"/>
        </w:tabs>
        <w:ind w:left="357" w:hanging="357"/>
      </w:pPr>
      <w:rPr>
        <w:rFonts w:ascii="Courier New" w:hAnsi="Courier New" w:cs="Courier New" w:hint="default"/>
        <w:b w:val="0"/>
        <w:i w:val="0"/>
        <w:sz w:val="24"/>
      </w:rPr>
    </w:lvl>
  </w:abstractNum>
  <w:abstractNum w:abstractNumId="24" w15:restartNumberingAfterBreak="0">
    <w:nsid w:val="3BDD55BE"/>
    <w:multiLevelType w:val="singleLevel"/>
    <w:tmpl w:val="11BCD02A"/>
    <w:lvl w:ilvl="0">
      <w:start w:val="1"/>
      <w:numFmt w:val="lowerLetter"/>
      <w:lvlText w:val="%1."/>
      <w:legacy w:legacy="1" w:legacySpace="0" w:legacyIndent="283"/>
      <w:lvlJc w:val="left"/>
      <w:pPr>
        <w:ind w:left="283" w:hanging="283"/>
      </w:pPr>
    </w:lvl>
  </w:abstractNum>
  <w:abstractNum w:abstractNumId="25" w15:restartNumberingAfterBreak="0">
    <w:nsid w:val="3D941614"/>
    <w:multiLevelType w:val="hybridMultilevel"/>
    <w:tmpl w:val="F1DE83A0"/>
    <w:lvl w:ilvl="0" w:tplc="297A9F4E">
      <w:start w:val="1"/>
      <w:numFmt w:val="lowerLetter"/>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6" w15:restartNumberingAfterBreak="0">
    <w:nsid w:val="3E4E7D13"/>
    <w:multiLevelType w:val="singleLevel"/>
    <w:tmpl w:val="7CC6416A"/>
    <w:lvl w:ilvl="0">
      <w:start w:val="1"/>
      <w:numFmt w:val="lowerLetter"/>
      <w:lvlText w:val="%1."/>
      <w:lvlJc w:val="left"/>
      <w:pPr>
        <w:tabs>
          <w:tab w:val="num" w:pos="567"/>
        </w:tabs>
        <w:ind w:left="567" w:hanging="567"/>
      </w:pPr>
    </w:lvl>
  </w:abstractNum>
  <w:abstractNum w:abstractNumId="27" w15:restartNumberingAfterBreak="0">
    <w:nsid w:val="3E6C634F"/>
    <w:multiLevelType w:val="hybridMultilevel"/>
    <w:tmpl w:val="4B94D7B4"/>
    <w:lvl w:ilvl="0" w:tplc="EB7EC08C">
      <w:numFmt w:val="bullet"/>
      <w:lvlText w:val="-"/>
      <w:lvlJc w:val="left"/>
      <w:pPr>
        <w:ind w:left="360" w:hanging="360"/>
      </w:pPr>
      <w:rPr>
        <w:rFonts w:ascii="Arial" w:eastAsia="Times New Roman" w:hAnsi="Arial" w:cs="Aria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8" w15:restartNumberingAfterBreak="0">
    <w:nsid w:val="4C534540"/>
    <w:multiLevelType w:val="hybridMultilevel"/>
    <w:tmpl w:val="42FACA5E"/>
    <w:lvl w:ilvl="0" w:tplc="4FF614B2">
      <w:start w:val="26"/>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4E357DFA"/>
    <w:multiLevelType w:val="multilevel"/>
    <w:tmpl w:val="3538048A"/>
    <w:lvl w:ilvl="0">
      <w:start w:val="1"/>
      <w:numFmt w:val="bullet"/>
      <w:lvlText w:val=""/>
      <w:lvlJc w:val="left"/>
      <w:pPr>
        <w:tabs>
          <w:tab w:val="num" w:pos="567"/>
        </w:tabs>
        <w:ind w:left="436" w:hanging="436"/>
      </w:pPr>
      <w:rPr>
        <w:rFonts w:ascii="Symbol" w:hAnsi="Symbol" w:hint="default"/>
      </w:rPr>
    </w:lvl>
    <w:lvl w:ilvl="1">
      <w:start w:val="1"/>
      <w:numFmt w:val="bullet"/>
      <w:lvlText w:val=""/>
      <w:lvlJc w:val="left"/>
      <w:pPr>
        <w:tabs>
          <w:tab w:val="num" w:pos="1647"/>
        </w:tabs>
        <w:ind w:left="1516" w:hanging="436"/>
      </w:pPr>
      <w:rPr>
        <w:rFonts w:ascii="Symbol" w:hAnsi="Symbol" w:hint="default"/>
      </w:rPr>
    </w:lvl>
    <w:lvl w:ilvl="2">
      <w:start w:val="1"/>
      <w:numFmt w:val="decimal"/>
      <w:lvlText w:val="%3)"/>
      <w:lvlJc w:val="left"/>
      <w:pPr>
        <w:tabs>
          <w:tab w:val="num" w:pos="2160"/>
        </w:tabs>
        <w:ind w:left="216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2880"/>
        </w:tabs>
        <w:ind w:left="2880" w:hanging="360"/>
      </w:pPr>
      <w:rPr>
        <w:rFonts w:hint="default"/>
        <w:b/>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F7A5344"/>
    <w:multiLevelType w:val="hybridMultilevel"/>
    <w:tmpl w:val="26029C90"/>
    <w:lvl w:ilvl="0" w:tplc="AC745EA4">
      <w:start w:val="1"/>
      <w:numFmt w:val="lowerLetter"/>
      <w:lvlText w:val="%1."/>
      <w:lvlJc w:val="left"/>
      <w:pPr>
        <w:tabs>
          <w:tab w:val="num" w:pos="1410"/>
        </w:tabs>
        <w:ind w:left="1410" w:hanging="690"/>
      </w:pPr>
      <w:rPr>
        <w:rFonts w:hint="default"/>
      </w:rPr>
    </w:lvl>
    <w:lvl w:ilvl="1" w:tplc="04130019" w:tentative="1">
      <w:start w:val="1"/>
      <w:numFmt w:val="lowerLetter"/>
      <w:lvlText w:val="%2."/>
      <w:lvlJc w:val="left"/>
      <w:pPr>
        <w:tabs>
          <w:tab w:val="num" w:pos="1800"/>
        </w:tabs>
        <w:ind w:left="1800" w:hanging="360"/>
      </w:pPr>
    </w:lvl>
    <w:lvl w:ilvl="2" w:tplc="0413001B" w:tentative="1">
      <w:start w:val="1"/>
      <w:numFmt w:val="lowerRoman"/>
      <w:lvlText w:val="%3."/>
      <w:lvlJc w:val="right"/>
      <w:pPr>
        <w:tabs>
          <w:tab w:val="num" w:pos="2520"/>
        </w:tabs>
        <w:ind w:left="2520" w:hanging="180"/>
      </w:pPr>
    </w:lvl>
    <w:lvl w:ilvl="3" w:tplc="0413000F" w:tentative="1">
      <w:start w:val="1"/>
      <w:numFmt w:val="decimal"/>
      <w:lvlText w:val="%4."/>
      <w:lvlJc w:val="left"/>
      <w:pPr>
        <w:tabs>
          <w:tab w:val="num" w:pos="3240"/>
        </w:tabs>
        <w:ind w:left="3240" w:hanging="360"/>
      </w:pPr>
    </w:lvl>
    <w:lvl w:ilvl="4" w:tplc="04130019" w:tentative="1">
      <w:start w:val="1"/>
      <w:numFmt w:val="lowerLetter"/>
      <w:lvlText w:val="%5."/>
      <w:lvlJc w:val="left"/>
      <w:pPr>
        <w:tabs>
          <w:tab w:val="num" w:pos="3960"/>
        </w:tabs>
        <w:ind w:left="3960" w:hanging="360"/>
      </w:pPr>
    </w:lvl>
    <w:lvl w:ilvl="5" w:tplc="0413001B" w:tentative="1">
      <w:start w:val="1"/>
      <w:numFmt w:val="lowerRoman"/>
      <w:lvlText w:val="%6."/>
      <w:lvlJc w:val="right"/>
      <w:pPr>
        <w:tabs>
          <w:tab w:val="num" w:pos="4680"/>
        </w:tabs>
        <w:ind w:left="4680" w:hanging="180"/>
      </w:pPr>
    </w:lvl>
    <w:lvl w:ilvl="6" w:tplc="0413000F" w:tentative="1">
      <w:start w:val="1"/>
      <w:numFmt w:val="decimal"/>
      <w:lvlText w:val="%7."/>
      <w:lvlJc w:val="left"/>
      <w:pPr>
        <w:tabs>
          <w:tab w:val="num" w:pos="5400"/>
        </w:tabs>
        <w:ind w:left="5400" w:hanging="360"/>
      </w:pPr>
    </w:lvl>
    <w:lvl w:ilvl="7" w:tplc="04130019" w:tentative="1">
      <w:start w:val="1"/>
      <w:numFmt w:val="lowerLetter"/>
      <w:lvlText w:val="%8."/>
      <w:lvlJc w:val="left"/>
      <w:pPr>
        <w:tabs>
          <w:tab w:val="num" w:pos="6120"/>
        </w:tabs>
        <w:ind w:left="6120" w:hanging="360"/>
      </w:pPr>
    </w:lvl>
    <w:lvl w:ilvl="8" w:tplc="0413001B" w:tentative="1">
      <w:start w:val="1"/>
      <w:numFmt w:val="lowerRoman"/>
      <w:lvlText w:val="%9."/>
      <w:lvlJc w:val="right"/>
      <w:pPr>
        <w:tabs>
          <w:tab w:val="num" w:pos="6840"/>
        </w:tabs>
        <w:ind w:left="6840" w:hanging="180"/>
      </w:pPr>
    </w:lvl>
  </w:abstractNum>
  <w:abstractNum w:abstractNumId="31" w15:restartNumberingAfterBreak="0">
    <w:nsid w:val="4FB63272"/>
    <w:multiLevelType w:val="hybridMultilevel"/>
    <w:tmpl w:val="1918FA70"/>
    <w:lvl w:ilvl="0" w:tplc="75E65D80">
      <w:start w:val="1"/>
      <w:numFmt w:val="bullet"/>
      <w:lvlText w:val=""/>
      <w:lvlJc w:val="left"/>
      <w:pPr>
        <w:tabs>
          <w:tab w:val="num" w:pos="567"/>
        </w:tabs>
        <w:ind w:left="436" w:hanging="436"/>
      </w:pPr>
      <w:rPr>
        <w:rFonts w:ascii="Symbol" w:hAnsi="Symbol" w:hint="default"/>
      </w:rPr>
    </w:lvl>
    <w:lvl w:ilvl="1" w:tplc="75E65D80">
      <w:start w:val="1"/>
      <w:numFmt w:val="bullet"/>
      <w:lvlText w:val=""/>
      <w:lvlJc w:val="left"/>
      <w:pPr>
        <w:tabs>
          <w:tab w:val="num" w:pos="1647"/>
        </w:tabs>
        <w:ind w:left="1516" w:hanging="436"/>
      </w:pPr>
      <w:rPr>
        <w:rFonts w:ascii="Symbol" w:hAnsi="Symbol" w:hint="default"/>
      </w:rPr>
    </w:lvl>
    <w:lvl w:ilvl="2" w:tplc="04130005">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00508AB"/>
    <w:multiLevelType w:val="hybridMultilevel"/>
    <w:tmpl w:val="466E4AD2"/>
    <w:lvl w:ilvl="0" w:tplc="FFFFFFFF">
      <w:start w:val="1"/>
      <w:numFmt w:val="lowerLetter"/>
      <w:lvlText w:val="%1."/>
      <w:lvlJc w:val="left"/>
      <w:pPr>
        <w:ind w:left="1068" w:hanging="360"/>
      </w:pPr>
      <w:rPr>
        <w:rFonts w:ascii="Arial" w:eastAsia="Times New Roman" w:hAnsi="Arial" w:cs="Times New Roman"/>
      </w:r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33" w15:restartNumberingAfterBreak="0">
    <w:nsid w:val="5C627548"/>
    <w:multiLevelType w:val="multilevel"/>
    <w:tmpl w:val="87D22656"/>
    <w:lvl w:ilvl="0">
      <w:start w:val="1"/>
      <w:numFmt w:val="decimal"/>
      <w:pStyle w:val="Kop1"/>
      <w:lvlText w:val="%1."/>
      <w:lvlJc w:val="right"/>
      <w:pPr>
        <w:tabs>
          <w:tab w:val="num" w:pos="502"/>
        </w:tabs>
        <w:ind w:left="0" w:firstLine="142"/>
      </w:pPr>
    </w:lvl>
    <w:lvl w:ilvl="1">
      <w:start w:val="1"/>
      <w:numFmt w:val="decimal"/>
      <w:pStyle w:val="Kop2"/>
      <w:lvlText w:val="%1.%2."/>
      <w:lvlJc w:val="right"/>
      <w:pPr>
        <w:tabs>
          <w:tab w:val="num" w:pos="502"/>
        </w:tabs>
        <w:ind w:left="0" w:firstLine="142"/>
      </w:pPr>
    </w:lvl>
    <w:lvl w:ilvl="2">
      <w:start w:val="1"/>
      <w:numFmt w:val="decimal"/>
      <w:pStyle w:val="Kop3"/>
      <w:lvlText w:val="%1.%2.%3."/>
      <w:lvlJc w:val="right"/>
      <w:pPr>
        <w:tabs>
          <w:tab w:val="num" w:pos="502"/>
        </w:tabs>
        <w:ind w:left="0" w:firstLine="142"/>
      </w:pPr>
    </w:lvl>
    <w:lvl w:ilvl="3">
      <w:start w:val="1"/>
      <w:numFmt w:val="decimal"/>
      <w:lvlRestart w:val="0"/>
      <w:suff w:val="nothing"/>
      <w:lvlText w:val="%1"/>
      <w:lvlJc w:val="left"/>
      <w:pPr>
        <w:ind w:left="1728" w:hanging="1728"/>
      </w:pPr>
    </w:lvl>
    <w:lvl w:ilvl="4">
      <w:start w:val="1"/>
      <w:numFmt w:val="decimal"/>
      <w:lvlText w:val="%1%5"/>
      <w:lvlJc w:val="left"/>
      <w:pPr>
        <w:tabs>
          <w:tab w:val="num" w:pos="2232"/>
        </w:tabs>
        <w:ind w:left="2232" w:hanging="223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34" w15:restartNumberingAfterBreak="0">
    <w:nsid w:val="625A6BA6"/>
    <w:multiLevelType w:val="hybridMultilevel"/>
    <w:tmpl w:val="263C55DA"/>
    <w:lvl w:ilvl="0" w:tplc="975AEC20">
      <w:start w:val="1"/>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6D563CEC"/>
    <w:multiLevelType w:val="hybridMultilevel"/>
    <w:tmpl w:val="1C042458"/>
    <w:lvl w:ilvl="0" w:tplc="A330FD68">
      <w:start w:val="7"/>
      <w:numFmt w:val="bullet"/>
      <w:lvlText w:val="-"/>
      <w:lvlJc w:val="left"/>
      <w:pPr>
        <w:tabs>
          <w:tab w:val="num" w:pos="720"/>
        </w:tabs>
        <w:ind w:left="720" w:hanging="360"/>
      </w:pPr>
      <w:rPr>
        <w:rFonts w:ascii="Times New Roman" w:eastAsia="Times New Roman"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6073D69"/>
    <w:multiLevelType w:val="hybridMultilevel"/>
    <w:tmpl w:val="9910AA4E"/>
    <w:lvl w:ilvl="0" w:tplc="04130019">
      <w:start w:val="2"/>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76B96350"/>
    <w:multiLevelType w:val="singleLevel"/>
    <w:tmpl w:val="A6FA40D0"/>
    <w:lvl w:ilvl="0">
      <w:start w:val="1"/>
      <w:numFmt w:val="bullet"/>
      <w:lvlText w:val="-"/>
      <w:lvlJc w:val="left"/>
      <w:pPr>
        <w:tabs>
          <w:tab w:val="num" w:pos="357"/>
        </w:tabs>
        <w:ind w:left="357" w:hanging="357"/>
      </w:pPr>
      <w:rPr>
        <w:rFonts w:ascii="Courier New" w:hAnsi="Courier New" w:cs="Courier New" w:hint="default"/>
        <w:b w:val="0"/>
        <w:i w:val="0"/>
        <w:sz w:val="24"/>
      </w:rPr>
    </w:lvl>
  </w:abstractNum>
  <w:abstractNum w:abstractNumId="38" w15:restartNumberingAfterBreak="0">
    <w:nsid w:val="7DBE2419"/>
    <w:multiLevelType w:val="hybridMultilevel"/>
    <w:tmpl w:val="F84289B2"/>
    <w:lvl w:ilvl="0" w:tplc="F81CFF70">
      <w:start w:val="1"/>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7E1D6637"/>
    <w:multiLevelType w:val="singleLevel"/>
    <w:tmpl w:val="11BCD02A"/>
    <w:lvl w:ilvl="0">
      <w:start w:val="1"/>
      <w:numFmt w:val="lowerLetter"/>
      <w:lvlText w:val="%1."/>
      <w:legacy w:legacy="1" w:legacySpace="0" w:legacyIndent="283"/>
      <w:lvlJc w:val="left"/>
      <w:pPr>
        <w:ind w:left="283" w:hanging="283"/>
      </w:pPr>
    </w:lvl>
  </w:abstractNum>
  <w:num w:numId="1" w16cid:durableId="1564028090">
    <w:abstractNumId w:val="9"/>
  </w:num>
  <w:num w:numId="2" w16cid:durableId="590049050">
    <w:abstractNumId w:val="7"/>
  </w:num>
  <w:num w:numId="3" w16cid:durableId="1970016024">
    <w:abstractNumId w:val="6"/>
  </w:num>
  <w:num w:numId="4" w16cid:durableId="262733886">
    <w:abstractNumId w:val="5"/>
  </w:num>
  <w:num w:numId="5" w16cid:durableId="1543783105">
    <w:abstractNumId w:val="4"/>
  </w:num>
  <w:num w:numId="6" w16cid:durableId="1193224162">
    <w:abstractNumId w:val="8"/>
  </w:num>
  <w:num w:numId="7" w16cid:durableId="284164430">
    <w:abstractNumId w:val="3"/>
  </w:num>
  <w:num w:numId="8" w16cid:durableId="548037693">
    <w:abstractNumId w:val="2"/>
  </w:num>
  <w:num w:numId="9" w16cid:durableId="1125463616">
    <w:abstractNumId w:val="1"/>
  </w:num>
  <w:num w:numId="10" w16cid:durableId="450174117">
    <w:abstractNumId w:val="0"/>
  </w:num>
  <w:num w:numId="11" w16cid:durableId="845705817">
    <w:abstractNumId w:val="33"/>
  </w:num>
  <w:num w:numId="12" w16cid:durableId="622922636">
    <w:abstractNumId w:val="33"/>
  </w:num>
  <w:num w:numId="13" w16cid:durableId="1477410753">
    <w:abstractNumId w:val="33"/>
  </w:num>
  <w:num w:numId="14" w16cid:durableId="452943113">
    <w:abstractNumId w:val="19"/>
  </w:num>
  <w:num w:numId="15" w16cid:durableId="779452405">
    <w:abstractNumId w:val="22"/>
  </w:num>
  <w:num w:numId="16" w16cid:durableId="1300959751">
    <w:abstractNumId w:val="13"/>
  </w:num>
  <w:num w:numId="17" w16cid:durableId="220405013">
    <w:abstractNumId w:val="10"/>
    <w:lvlOverride w:ilvl="0">
      <w:lvl w:ilvl="0">
        <w:start w:val="1"/>
        <w:numFmt w:val="bullet"/>
        <w:lvlText w:val=""/>
        <w:legacy w:legacy="1" w:legacySpace="0" w:legacyIndent="283"/>
        <w:lvlJc w:val="left"/>
        <w:pPr>
          <w:ind w:left="283" w:hanging="283"/>
        </w:pPr>
        <w:rPr>
          <w:rFonts w:ascii="Symbol" w:hAnsi="Symbol" w:hint="default"/>
        </w:rPr>
      </w:lvl>
    </w:lvlOverride>
  </w:num>
  <w:num w:numId="18" w16cid:durableId="727192577">
    <w:abstractNumId w:val="15"/>
  </w:num>
  <w:num w:numId="19" w16cid:durableId="1227304880">
    <w:abstractNumId w:val="31"/>
  </w:num>
  <w:num w:numId="20" w16cid:durableId="304162304">
    <w:abstractNumId w:val="39"/>
  </w:num>
  <w:num w:numId="21" w16cid:durableId="1593321770">
    <w:abstractNumId w:val="24"/>
  </w:num>
  <w:num w:numId="22" w16cid:durableId="1375158166">
    <w:abstractNumId w:val="16"/>
  </w:num>
  <w:num w:numId="23" w16cid:durableId="221644802">
    <w:abstractNumId w:val="26"/>
  </w:num>
  <w:num w:numId="24" w16cid:durableId="1762481897">
    <w:abstractNumId w:val="37"/>
  </w:num>
  <w:num w:numId="25" w16cid:durableId="2081054662">
    <w:abstractNumId w:val="12"/>
  </w:num>
  <w:num w:numId="26" w16cid:durableId="1743258119">
    <w:abstractNumId w:val="23"/>
  </w:num>
  <w:num w:numId="27" w16cid:durableId="1022365416">
    <w:abstractNumId w:val="18"/>
  </w:num>
  <w:num w:numId="28" w16cid:durableId="656494912">
    <w:abstractNumId w:val="29"/>
  </w:num>
  <w:num w:numId="29" w16cid:durableId="713194320">
    <w:abstractNumId w:val="17"/>
  </w:num>
  <w:num w:numId="30" w16cid:durableId="1823544107">
    <w:abstractNumId w:val="35"/>
  </w:num>
  <w:num w:numId="31" w16cid:durableId="512763313">
    <w:abstractNumId w:val="30"/>
  </w:num>
  <w:num w:numId="32" w16cid:durableId="1670520916">
    <w:abstractNumId w:val="20"/>
  </w:num>
  <w:num w:numId="33" w16cid:durableId="1949892797">
    <w:abstractNumId w:val="19"/>
    <w:lvlOverride w:ilvl="0">
      <w:startOverride w:val="2"/>
    </w:lvlOverride>
  </w:num>
  <w:num w:numId="34" w16cid:durableId="159465239">
    <w:abstractNumId w:val="28"/>
  </w:num>
  <w:num w:numId="35" w16cid:durableId="1928952936">
    <w:abstractNumId w:val="11"/>
  </w:num>
  <w:num w:numId="36" w16cid:durableId="1740130151">
    <w:abstractNumId w:val="27"/>
  </w:num>
  <w:num w:numId="37" w16cid:durableId="134867650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62643878">
    <w:abstractNumId w:val="38"/>
  </w:num>
  <w:num w:numId="39" w16cid:durableId="90588656">
    <w:abstractNumId w:val="34"/>
  </w:num>
  <w:num w:numId="40" w16cid:durableId="1097140635">
    <w:abstractNumId w:val="14"/>
  </w:num>
  <w:num w:numId="41" w16cid:durableId="959412237">
    <w:abstractNumId w:val="32"/>
  </w:num>
  <w:num w:numId="42" w16cid:durableId="1336611725">
    <w:abstractNumId w:val="36"/>
  </w:num>
  <w:num w:numId="43" w16cid:durableId="571503880">
    <w:abstractNumId w:val="25"/>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oot, Karina de">
    <w15:presenceInfo w15:providerId="None" w15:userId="Groot, Karina de"/>
  </w15:person>
  <w15:person w15:author="Groote Haar, Linda">
    <w15:presenceInfo w15:providerId="AD" w15:userId="S::Linda.GrooteHaar@kadaster.nl::6f5173d2-8871-4bb2-bb4f-be6bcfe355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drawingGridHorizontalSpacing w:val="187"/>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ys_OnzeReferentie" w:val="_x001f_model 2009-09-18_x001f_/normal"/>
  </w:docVars>
  <w:rsids>
    <w:rsidRoot w:val="000D7B52"/>
    <w:rsid w:val="0000697B"/>
    <w:rsid w:val="00010C5A"/>
    <w:rsid w:val="00013E10"/>
    <w:rsid w:val="00015776"/>
    <w:rsid w:val="00020587"/>
    <w:rsid w:val="0002775D"/>
    <w:rsid w:val="000330AB"/>
    <w:rsid w:val="0003674D"/>
    <w:rsid w:val="000401D1"/>
    <w:rsid w:val="00040F94"/>
    <w:rsid w:val="00050368"/>
    <w:rsid w:val="0005328A"/>
    <w:rsid w:val="00053DCA"/>
    <w:rsid w:val="000578E4"/>
    <w:rsid w:val="00057C2D"/>
    <w:rsid w:val="00057F5D"/>
    <w:rsid w:val="000621E7"/>
    <w:rsid w:val="000640BF"/>
    <w:rsid w:val="00065E1A"/>
    <w:rsid w:val="000660CB"/>
    <w:rsid w:val="00066BF8"/>
    <w:rsid w:val="00071727"/>
    <w:rsid w:val="0007302A"/>
    <w:rsid w:val="00073EFF"/>
    <w:rsid w:val="00074DBC"/>
    <w:rsid w:val="000773C7"/>
    <w:rsid w:val="000879A1"/>
    <w:rsid w:val="0009695A"/>
    <w:rsid w:val="000A0062"/>
    <w:rsid w:val="000A1CEE"/>
    <w:rsid w:val="000A717F"/>
    <w:rsid w:val="000B0619"/>
    <w:rsid w:val="000B0632"/>
    <w:rsid w:val="000B4DE4"/>
    <w:rsid w:val="000B52CE"/>
    <w:rsid w:val="000B5306"/>
    <w:rsid w:val="000B5595"/>
    <w:rsid w:val="000B6559"/>
    <w:rsid w:val="000C0297"/>
    <w:rsid w:val="000C125D"/>
    <w:rsid w:val="000D10D7"/>
    <w:rsid w:val="000D3294"/>
    <w:rsid w:val="000D442E"/>
    <w:rsid w:val="000D4C70"/>
    <w:rsid w:val="000D762B"/>
    <w:rsid w:val="000D7B52"/>
    <w:rsid w:val="000E1ADE"/>
    <w:rsid w:val="000E1BFA"/>
    <w:rsid w:val="000E2D4D"/>
    <w:rsid w:val="000E469F"/>
    <w:rsid w:val="000E6A75"/>
    <w:rsid w:val="000F47C0"/>
    <w:rsid w:val="000F61FF"/>
    <w:rsid w:val="000F6860"/>
    <w:rsid w:val="000F7A96"/>
    <w:rsid w:val="001054A7"/>
    <w:rsid w:val="00106644"/>
    <w:rsid w:val="00107056"/>
    <w:rsid w:val="0011039C"/>
    <w:rsid w:val="00111FA2"/>
    <w:rsid w:val="0011270D"/>
    <w:rsid w:val="00114CF4"/>
    <w:rsid w:val="001151DC"/>
    <w:rsid w:val="001203EB"/>
    <w:rsid w:val="00120E7F"/>
    <w:rsid w:val="00126F22"/>
    <w:rsid w:val="00127CC3"/>
    <w:rsid w:val="0013334E"/>
    <w:rsid w:val="00133D87"/>
    <w:rsid w:val="001373A7"/>
    <w:rsid w:val="0015305C"/>
    <w:rsid w:val="00156BE5"/>
    <w:rsid w:val="00171A8C"/>
    <w:rsid w:val="00171BD8"/>
    <w:rsid w:val="001762DB"/>
    <w:rsid w:val="001948BA"/>
    <w:rsid w:val="00195C0A"/>
    <w:rsid w:val="00195C3B"/>
    <w:rsid w:val="00195C56"/>
    <w:rsid w:val="001B2CBB"/>
    <w:rsid w:val="001C6A4D"/>
    <w:rsid w:val="001D087D"/>
    <w:rsid w:val="001D1A7E"/>
    <w:rsid w:val="001D7F03"/>
    <w:rsid w:val="001F28A6"/>
    <w:rsid w:val="001F2A82"/>
    <w:rsid w:val="001F381A"/>
    <w:rsid w:val="00200182"/>
    <w:rsid w:val="00203EEE"/>
    <w:rsid w:val="00204257"/>
    <w:rsid w:val="00206386"/>
    <w:rsid w:val="00211BB5"/>
    <w:rsid w:val="0021508C"/>
    <w:rsid w:val="00217ABC"/>
    <w:rsid w:val="00220FCB"/>
    <w:rsid w:val="00227B16"/>
    <w:rsid w:val="002334DB"/>
    <w:rsid w:val="00237787"/>
    <w:rsid w:val="002407CD"/>
    <w:rsid w:val="00240E74"/>
    <w:rsid w:val="002478ED"/>
    <w:rsid w:val="00252CC0"/>
    <w:rsid w:val="00255137"/>
    <w:rsid w:val="002657BF"/>
    <w:rsid w:val="00266B06"/>
    <w:rsid w:val="00266BD7"/>
    <w:rsid w:val="00275682"/>
    <w:rsid w:val="0028037E"/>
    <w:rsid w:val="00280A90"/>
    <w:rsid w:val="002815F4"/>
    <w:rsid w:val="0028344C"/>
    <w:rsid w:val="0028698A"/>
    <w:rsid w:val="00293038"/>
    <w:rsid w:val="00293A4D"/>
    <w:rsid w:val="002953AC"/>
    <w:rsid w:val="00297920"/>
    <w:rsid w:val="002A0785"/>
    <w:rsid w:val="002A48A4"/>
    <w:rsid w:val="002B0325"/>
    <w:rsid w:val="002B4713"/>
    <w:rsid w:val="002C40E4"/>
    <w:rsid w:val="002D735B"/>
    <w:rsid w:val="002E45E3"/>
    <w:rsid w:val="002E5D6C"/>
    <w:rsid w:val="002E64FC"/>
    <w:rsid w:val="002F213E"/>
    <w:rsid w:val="002F3A30"/>
    <w:rsid w:val="002F49A4"/>
    <w:rsid w:val="002F76A0"/>
    <w:rsid w:val="0030417A"/>
    <w:rsid w:val="003253D3"/>
    <w:rsid w:val="00326DCA"/>
    <w:rsid w:val="00327464"/>
    <w:rsid w:val="00332851"/>
    <w:rsid w:val="00336332"/>
    <w:rsid w:val="00357A92"/>
    <w:rsid w:val="00364453"/>
    <w:rsid w:val="003704E2"/>
    <w:rsid w:val="00371BD8"/>
    <w:rsid w:val="00383BE9"/>
    <w:rsid w:val="00394F88"/>
    <w:rsid w:val="00395E1B"/>
    <w:rsid w:val="003973E9"/>
    <w:rsid w:val="00397FC2"/>
    <w:rsid w:val="003A061E"/>
    <w:rsid w:val="003A47C6"/>
    <w:rsid w:val="003A4B9D"/>
    <w:rsid w:val="003A682D"/>
    <w:rsid w:val="003B0E56"/>
    <w:rsid w:val="003C0368"/>
    <w:rsid w:val="003C2FC2"/>
    <w:rsid w:val="003D20FC"/>
    <w:rsid w:val="003D5CA3"/>
    <w:rsid w:val="003D67A5"/>
    <w:rsid w:val="003E0072"/>
    <w:rsid w:val="003E1F1A"/>
    <w:rsid w:val="003E3729"/>
    <w:rsid w:val="003E5BA1"/>
    <w:rsid w:val="003E6827"/>
    <w:rsid w:val="003E751B"/>
    <w:rsid w:val="003F0AE1"/>
    <w:rsid w:val="003F1892"/>
    <w:rsid w:val="003F3A25"/>
    <w:rsid w:val="003F3F56"/>
    <w:rsid w:val="00401D73"/>
    <w:rsid w:val="00412958"/>
    <w:rsid w:val="00431A9F"/>
    <w:rsid w:val="004404EC"/>
    <w:rsid w:val="00442896"/>
    <w:rsid w:val="004429DA"/>
    <w:rsid w:val="00445E5A"/>
    <w:rsid w:val="00446DD5"/>
    <w:rsid w:val="00463930"/>
    <w:rsid w:val="0046685A"/>
    <w:rsid w:val="00470648"/>
    <w:rsid w:val="00475B78"/>
    <w:rsid w:val="0048464A"/>
    <w:rsid w:val="00496E4A"/>
    <w:rsid w:val="004A0340"/>
    <w:rsid w:val="004A17CC"/>
    <w:rsid w:val="004A4BC7"/>
    <w:rsid w:val="004A4F2C"/>
    <w:rsid w:val="004A6F33"/>
    <w:rsid w:val="004B0721"/>
    <w:rsid w:val="004B68EF"/>
    <w:rsid w:val="004B7B2E"/>
    <w:rsid w:val="004C07C2"/>
    <w:rsid w:val="004C3909"/>
    <w:rsid w:val="004C5558"/>
    <w:rsid w:val="004D72A8"/>
    <w:rsid w:val="004E0861"/>
    <w:rsid w:val="004F3DC4"/>
    <w:rsid w:val="00502A9B"/>
    <w:rsid w:val="0051018B"/>
    <w:rsid w:val="00514043"/>
    <w:rsid w:val="0051591C"/>
    <w:rsid w:val="0052488E"/>
    <w:rsid w:val="0052709F"/>
    <w:rsid w:val="00527233"/>
    <w:rsid w:val="00530C02"/>
    <w:rsid w:val="0053121E"/>
    <w:rsid w:val="0053247C"/>
    <w:rsid w:val="00542384"/>
    <w:rsid w:val="00550377"/>
    <w:rsid w:val="00560C33"/>
    <w:rsid w:val="0056505D"/>
    <w:rsid w:val="00565637"/>
    <w:rsid w:val="00566746"/>
    <w:rsid w:val="00570D5A"/>
    <w:rsid w:val="00572507"/>
    <w:rsid w:val="00573AD5"/>
    <w:rsid w:val="00573E6C"/>
    <w:rsid w:val="00576A94"/>
    <w:rsid w:val="005771E2"/>
    <w:rsid w:val="00580342"/>
    <w:rsid w:val="0058696F"/>
    <w:rsid w:val="005933DB"/>
    <w:rsid w:val="005940B3"/>
    <w:rsid w:val="005C2F4A"/>
    <w:rsid w:val="005C44EB"/>
    <w:rsid w:val="005D0E34"/>
    <w:rsid w:val="005D24BF"/>
    <w:rsid w:val="005D6B36"/>
    <w:rsid w:val="005E0374"/>
    <w:rsid w:val="005F06EE"/>
    <w:rsid w:val="005F4195"/>
    <w:rsid w:val="005F43F9"/>
    <w:rsid w:val="005F4890"/>
    <w:rsid w:val="005F4C59"/>
    <w:rsid w:val="005F4D80"/>
    <w:rsid w:val="005F5CEE"/>
    <w:rsid w:val="005F685B"/>
    <w:rsid w:val="006100F9"/>
    <w:rsid w:val="00612A1D"/>
    <w:rsid w:val="00614049"/>
    <w:rsid w:val="00620DB0"/>
    <w:rsid w:val="00626209"/>
    <w:rsid w:val="006347DE"/>
    <w:rsid w:val="00635221"/>
    <w:rsid w:val="006439BD"/>
    <w:rsid w:val="00643AD1"/>
    <w:rsid w:val="00645E30"/>
    <w:rsid w:val="006527B8"/>
    <w:rsid w:val="00656572"/>
    <w:rsid w:val="00666DD4"/>
    <w:rsid w:val="0067246E"/>
    <w:rsid w:val="0067580A"/>
    <w:rsid w:val="0068267B"/>
    <w:rsid w:val="00683451"/>
    <w:rsid w:val="0069164C"/>
    <w:rsid w:val="0069280F"/>
    <w:rsid w:val="00693B02"/>
    <w:rsid w:val="00693EA3"/>
    <w:rsid w:val="00695D98"/>
    <w:rsid w:val="006A6BF0"/>
    <w:rsid w:val="006B302F"/>
    <w:rsid w:val="006B54D0"/>
    <w:rsid w:val="006C0883"/>
    <w:rsid w:val="006C1D5F"/>
    <w:rsid w:val="006C6EA4"/>
    <w:rsid w:val="006E2DCA"/>
    <w:rsid w:val="006E2F4F"/>
    <w:rsid w:val="006E5DB4"/>
    <w:rsid w:val="006F31E8"/>
    <w:rsid w:val="006F630C"/>
    <w:rsid w:val="00702FD5"/>
    <w:rsid w:val="00702FFB"/>
    <w:rsid w:val="00704B6D"/>
    <w:rsid w:val="0070611A"/>
    <w:rsid w:val="00706C28"/>
    <w:rsid w:val="00707013"/>
    <w:rsid w:val="007135FA"/>
    <w:rsid w:val="00714F68"/>
    <w:rsid w:val="00722335"/>
    <w:rsid w:val="00722B02"/>
    <w:rsid w:val="00725322"/>
    <w:rsid w:val="0072606B"/>
    <w:rsid w:val="00727733"/>
    <w:rsid w:val="00733D80"/>
    <w:rsid w:val="00734C9A"/>
    <w:rsid w:val="007366E8"/>
    <w:rsid w:val="00736840"/>
    <w:rsid w:val="00742A54"/>
    <w:rsid w:val="00743655"/>
    <w:rsid w:val="0074441A"/>
    <w:rsid w:val="00761BB1"/>
    <w:rsid w:val="007676D9"/>
    <w:rsid w:val="00771B15"/>
    <w:rsid w:val="007739D6"/>
    <w:rsid w:val="00791E39"/>
    <w:rsid w:val="007957D9"/>
    <w:rsid w:val="007A2090"/>
    <w:rsid w:val="007A7995"/>
    <w:rsid w:val="007B2C9E"/>
    <w:rsid w:val="007C4A26"/>
    <w:rsid w:val="007C528B"/>
    <w:rsid w:val="007D1DA1"/>
    <w:rsid w:val="007E0D52"/>
    <w:rsid w:val="007E4353"/>
    <w:rsid w:val="007F2845"/>
    <w:rsid w:val="00801204"/>
    <w:rsid w:val="0080420C"/>
    <w:rsid w:val="008077D4"/>
    <w:rsid w:val="0081602F"/>
    <w:rsid w:val="00816C02"/>
    <w:rsid w:val="00821D35"/>
    <w:rsid w:val="00823467"/>
    <w:rsid w:val="00830527"/>
    <w:rsid w:val="00837222"/>
    <w:rsid w:val="00842EB3"/>
    <w:rsid w:val="0085115B"/>
    <w:rsid w:val="008602CA"/>
    <w:rsid w:val="008621C6"/>
    <w:rsid w:val="00862F1C"/>
    <w:rsid w:val="00865202"/>
    <w:rsid w:val="0087166A"/>
    <w:rsid w:val="008718CF"/>
    <w:rsid w:val="00871D25"/>
    <w:rsid w:val="00871EAA"/>
    <w:rsid w:val="00871FCA"/>
    <w:rsid w:val="008747B0"/>
    <w:rsid w:val="00875043"/>
    <w:rsid w:val="008803E3"/>
    <w:rsid w:val="00881734"/>
    <w:rsid w:val="00882DDE"/>
    <w:rsid w:val="008835E9"/>
    <w:rsid w:val="0089270B"/>
    <w:rsid w:val="008A469A"/>
    <w:rsid w:val="008A7353"/>
    <w:rsid w:val="008B3FE7"/>
    <w:rsid w:val="008B5BA6"/>
    <w:rsid w:val="008B61A7"/>
    <w:rsid w:val="008B7D15"/>
    <w:rsid w:val="008C2400"/>
    <w:rsid w:val="008C39BC"/>
    <w:rsid w:val="008C5A6E"/>
    <w:rsid w:val="008C6E36"/>
    <w:rsid w:val="008C7B04"/>
    <w:rsid w:val="008D0A37"/>
    <w:rsid w:val="008D184F"/>
    <w:rsid w:val="008D20C1"/>
    <w:rsid w:val="008D333C"/>
    <w:rsid w:val="008E568D"/>
    <w:rsid w:val="008F03F9"/>
    <w:rsid w:val="008F08B0"/>
    <w:rsid w:val="008F55DB"/>
    <w:rsid w:val="008F5ECA"/>
    <w:rsid w:val="008F6AB6"/>
    <w:rsid w:val="0090226A"/>
    <w:rsid w:val="00902529"/>
    <w:rsid w:val="00905ECE"/>
    <w:rsid w:val="00915456"/>
    <w:rsid w:val="00916D74"/>
    <w:rsid w:val="00917633"/>
    <w:rsid w:val="00920AAC"/>
    <w:rsid w:val="0093169D"/>
    <w:rsid w:val="009348CE"/>
    <w:rsid w:val="00935BFD"/>
    <w:rsid w:val="009407CD"/>
    <w:rsid w:val="00941BA6"/>
    <w:rsid w:val="00942864"/>
    <w:rsid w:val="00942A57"/>
    <w:rsid w:val="0095037F"/>
    <w:rsid w:val="00956748"/>
    <w:rsid w:val="00964FA4"/>
    <w:rsid w:val="00966E43"/>
    <w:rsid w:val="009728EB"/>
    <w:rsid w:val="009737B4"/>
    <w:rsid w:val="009769C4"/>
    <w:rsid w:val="00976E6E"/>
    <w:rsid w:val="009B5785"/>
    <w:rsid w:val="009C75B9"/>
    <w:rsid w:val="009D013C"/>
    <w:rsid w:val="009D0546"/>
    <w:rsid w:val="009D21F0"/>
    <w:rsid w:val="009D2319"/>
    <w:rsid w:val="009D4DB0"/>
    <w:rsid w:val="009E0390"/>
    <w:rsid w:val="009E1806"/>
    <w:rsid w:val="009E1B7A"/>
    <w:rsid w:val="009E3B48"/>
    <w:rsid w:val="009F3C42"/>
    <w:rsid w:val="009F5B0A"/>
    <w:rsid w:val="00A06452"/>
    <w:rsid w:val="00A06CD4"/>
    <w:rsid w:val="00A105B6"/>
    <w:rsid w:val="00A13DA1"/>
    <w:rsid w:val="00A16A4F"/>
    <w:rsid w:val="00A21B8E"/>
    <w:rsid w:val="00A309C5"/>
    <w:rsid w:val="00A33EDD"/>
    <w:rsid w:val="00A34A63"/>
    <w:rsid w:val="00A352A0"/>
    <w:rsid w:val="00A36A8A"/>
    <w:rsid w:val="00A44A6C"/>
    <w:rsid w:val="00A4731F"/>
    <w:rsid w:val="00A52C1F"/>
    <w:rsid w:val="00A60D97"/>
    <w:rsid w:val="00A62F7D"/>
    <w:rsid w:val="00A641A4"/>
    <w:rsid w:val="00A723B6"/>
    <w:rsid w:val="00A77EB4"/>
    <w:rsid w:val="00A824F4"/>
    <w:rsid w:val="00A8674B"/>
    <w:rsid w:val="00A917CC"/>
    <w:rsid w:val="00A95067"/>
    <w:rsid w:val="00A95451"/>
    <w:rsid w:val="00AA0E4F"/>
    <w:rsid w:val="00AA22B0"/>
    <w:rsid w:val="00AA33D6"/>
    <w:rsid w:val="00AA3D59"/>
    <w:rsid w:val="00AA48C4"/>
    <w:rsid w:val="00AC5408"/>
    <w:rsid w:val="00AC7B6F"/>
    <w:rsid w:val="00AD1F5B"/>
    <w:rsid w:val="00AD37D9"/>
    <w:rsid w:val="00AE2EB9"/>
    <w:rsid w:val="00AE65CE"/>
    <w:rsid w:val="00B00A40"/>
    <w:rsid w:val="00B011DE"/>
    <w:rsid w:val="00B0360B"/>
    <w:rsid w:val="00B06BE0"/>
    <w:rsid w:val="00B110CF"/>
    <w:rsid w:val="00B11742"/>
    <w:rsid w:val="00B12AFC"/>
    <w:rsid w:val="00B12EFB"/>
    <w:rsid w:val="00B14FD1"/>
    <w:rsid w:val="00B1747E"/>
    <w:rsid w:val="00B22AF4"/>
    <w:rsid w:val="00B278E7"/>
    <w:rsid w:val="00B31E9C"/>
    <w:rsid w:val="00B32741"/>
    <w:rsid w:val="00B34B68"/>
    <w:rsid w:val="00B46697"/>
    <w:rsid w:val="00B47504"/>
    <w:rsid w:val="00B67E22"/>
    <w:rsid w:val="00B67EE9"/>
    <w:rsid w:val="00B7257B"/>
    <w:rsid w:val="00B731F0"/>
    <w:rsid w:val="00B87430"/>
    <w:rsid w:val="00B87B48"/>
    <w:rsid w:val="00B905BF"/>
    <w:rsid w:val="00B930CA"/>
    <w:rsid w:val="00BA4926"/>
    <w:rsid w:val="00BB2A74"/>
    <w:rsid w:val="00BC0442"/>
    <w:rsid w:val="00BC27BB"/>
    <w:rsid w:val="00BC5215"/>
    <w:rsid w:val="00BC61BC"/>
    <w:rsid w:val="00BD22CF"/>
    <w:rsid w:val="00BD389C"/>
    <w:rsid w:val="00BD4129"/>
    <w:rsid w:val="00BD5EC2"/>
    <w:rsid w:val="00BE1743"/>
    <w:rsid w:val="00BE6CE3"/>
    <w:rsid w:val="00BF7C3E"/>
    <w:rsid w:val="00C05012"/>
    <w:rsid w:val="00C2071F"/>
    <w:rsid w:val="00C224F1"/>
    <w:rsid w:val="00C2251D"/>
    <w:rsid w:val="00C259D6"/>
    <w:rsid w:val="00C3007B"/>
    <w:rsid w:val="00C327A8"/>
    <w:rsid w:val="00C34358"/>
    <w:rsid w:val="00C362C3"/>
    <w:rsid w:val="00C4767D"/>
    <w:rsid w:val="00C574C7"/>
    <w:rsid w:val="00C6060D"/>
    <w:rsid w:val="00C61E60"/>
    <w:rsid w:val="00C64878"/>
    <w:rsid w:val="00C713F3"/>
    <w:rsid w:val="00C90418"/>
    <w:rsid w:val="00C93889"/>
    <w:rsid w:val="00C95854"/>
    <w:rsid w:val="00CA1649"/>
    <w:rsid w:val="00CA66E2"/>
    <w:rsid w:val="00CA6750"/>
    <w:rsid w:val="00CA7FE2"/>
    <w:rsid w:val="00CB1A8B"/>
    <w:rsid w:val="00CB520D"/>
    <w:rsid w:val="00CB60A0"/>
    <w:rsid w:val="00CB7831"/>
    <w:rsid w:val="00CC0B14"/>
    <w:rsid w:val="00CC0FC8"/>
    <w:rsid w:val="00CC79BD"/>
    <w:rsid w:val="00CD2A08"/>
    <w:rsid w:val="00CD2FC9"/>
    <w:rsid w:val="00CE66C5"/>
    <w:rsid w:val="00CE7084"/>
    <w:rsid w:val="00CE7748"/>
    <w:rsid w:val="00CF16E6"/>
    <w:rsid w:val="00CF5C75"/>
    <w:rsid w:val="00CF7B0D"/>
    <w:rsid w:val="00D00898"/>
    <w:rsid w:val="00D06003"/>
    <w:rsid w:val="00D11946"/>
    <w:rsid w:val="00D13F90"/>
    <w:rsid w:val="00D2082E"/>
    <w:rsid w:val="00D2263F"/>
    <w:rsid w:val="00D23858"/>
    <w:rsid w:val="00D268E2"/>
    <w:rsid w:val="00D31EB9"/>
    <w:rsid w:val="00D33633"/>
    <w:rsid w:val="00D374B9"/>
    <w:rsid w:val="00D37B75"/>
    <w:rsid w:val="00D412B5"/>
    <w:rsid w:val="00D46620"/>
    <w:rsid w:val="00D504FF"/>
    <w:rsid w:val="00D52BAF"/>
    <w:rsid w:val="00D52D43"/>
    <w:rsid w:val="00D624E1"/>
    <w:rsid w:val="00D66447"/>
    <w:rsid w:val="00D70058"/>
    <w:rsid w:val="00D747BB"/>
    <w:rsid w:val="00D831F4"/>
    <w:rsid w:val="00D85D15"/>
    <w:rsid w:val="00D90F9A"/>
    <w:rsid w:val="00D92A92"/>
    <w:rsid w:val="00D945F1"/>
    <w:rsid w:val="00D956D5"/>
    <w:rsid w:val="00D979D7"/>
    <w:rsid w:val="00DA2E7E"/>
    <w:rsid w:val="00DA3AD9"/>
    <w:rsid w:val="00DA56AE"/>
    <w:rsid w:val="00DA5A91"/>
    <w:rsid w:val="00DA5E17"/>
    <w:rsid w:val="00DB1883"/>
    <w:rsid w:val="00DB4542"/>
    <w:rsid w:val="00DB49AF"/>
    <w:rsid w:val="00DC2E09"/>
    <w:rsid w:val="00DC3036"/>
    <w:rsid w:val="00DC5D8D"/>
    <w:rsid w:val="00DD2D62"/>
    <w:rsid w:val="00DD35C0"/>
    <w:rsid w:val="00DE02A6"/>
    <w:rsid w:val="00DE117A"/>
    <w:rsid w:val="00DE3EA4"/>
    <w:rsid w:val="00DF0875"/>
    <w:rsid w:val="00DF1D6E"/>
    <w:rsid w:val="00DF3219"/>
    <w:rsid w:val="00E054E1"/>
    <w:rsid w:val="00E0713A"/>
    <w:rsid w:val="00E07DDF"/>
    <w:rsid w:val="00E07F6D"/>
    <w:rsid w:val="00E11DE0"/>
    <w:rsid w:val="00E1382D"/>
    <w:rsid w:val="00E146AE"/>
    <w:rsid w:val="00E15D62"/>
    <w:rsid w:val="00E1600B"/>
    <w:rsid w:val="00E16DB8"/>
    <w:rsid w:val="00E20A35"/>
    <w:rsid w:val="00E22CE9"/>
    <w:rsid w:val="00E23D4D"/>
    <w:rsid w:val="00E25692"/>
    <w:rsid w:val="00E30318"/>
    <w:rsid w:val="00E305DF"/>
    <w:rsid w:val="00E33566"/>
    <w:rsid w:val="00E336D9"/>
    <w:rsid w:val="00E3522B"/>
    <w:rsid w:val="00E439E6"/>
    <w:rsid w:val="00E4439D"/>
    <w:rsid w:val="00E44813"/>
    <w:rsid w:val="00E457FD"/>
    <w:rsid w:val="00E57CC9"/>
    <w:rsid w:val="00E60820"/>
    <w:rsid w:val="00E65039"/>
    <w:rsid w:val="00E657CD"/>
    <w:rsid w:val="00E65A8F"/>
    <w:rsid w:val="00E7559C"/>
    <w:rsid w:val="00E84FC0"/>
    <w:rsid w:val="00E90151"/>
    <w:rsid w:val="00EA1099"/>
    <w:rsid w:val="00EA2E59"/>
    <w:rsid w:val="00EA3871"/>
    <w:rsid w:val="00EA5719"/>
    <w:rsid w:val="00EB0E81"/>
    <w:rsid w:val="00EC02C6"/>
    <w:rsid w:val="00EC6C6D"/>
    <w:rsid w:val="00ED009A"/>
    <w:rsid w:val="00ED42BE"/>
    <w:rsid w:val="00EE059E"/>
    <w:rsid w:val="00EE403F"/>
    <w:rsid w:val="00EE58BD"/>
    <w:rsid w:val="00EF227D"/>
    <w:rsid w:val="00EF22A0"/>
    <w:rsid w:val="00F02D06"/>
    <w:rsid w:val="00F150B0"/>
    <w:rsid w:val="00F156B7"/>
    <w:rsid w:val="00F1686E"/>
    <w:rsid w:val="00F203A6"/>
    <w:rsid w:val="00F22389"/>
    <w:rsid w:val="00F2544F"/>
    <w:rsid w:val="00F3061C"/>
    <w:rsid w:val="00F33124"/>
    <w:rsid w:val="00F33924"/>
    <w:rsid w:val="00F354FB"/>
    <w:rsid w:val="00F36053"/>
    <w:rsid w:val="00F36421"/>
    <w:rsid w:val="00F36B11"/>
    <w:rsid w:val="00F37F9F"/>
    <w:rsid w:val="00F4095B"/>
    <w:rsid w:val="00F462F7"/>
    <w:rsid w:val="00F5213F"/>
    <w:rsid w:val="00F54A20"/>
    <w:rsid w:val="00F60703"/>
    <w:rsid w:val="00F65D81"/>
    <w:rsid w:val="00F71D89"/>
    <w:rsid w:val="00F7350B"/>
    <w:rsid w:val="00F81AE1"/>
    <w:rsid w:val="00F84A45"/>
    <w:rsid w:val="00F91471"/>
    <w:rsid w:val="00FA0660"/>
    <w:rsid w:val="00FA5096"/>
    <w:rsid w:val="00FA6128"/>
    <w:rsid w:val="00FA704C"/>
    <w:rsid w:val="00FB13A7"/>
    <w:rsid w:val="00FB1C98"/>
    <w:rsid w:val="00FB5AB6"/>
    <w:rsid w:val="00FC5FFA"/>
    <w:rsid w:val="00FD0A95"/>
    <w:rsid w:val="00FD366C"/>
    <w:rsid w:val="00FD6C65"/>
    <w:rsid w:val="00FE4382"/>
    <w:rsid w:val="00FF0365"/>
    <w:rsid w:val="00FF112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B073D2"/>
  <w15:chartTrackingRefBased/>
  <w15:docId w15:val="{951EBBF8-6033-4ADE-BC82-62340B6AA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05328A"/>
    <w:pPr>
      <w:widowControl w:val="0"/>
    </w:pPr>
    <w:rPr>
      <w:rFonts w:ascii="Courier New" w:hAnsi="Courier New"/>
      <w:snapToGrid w:val="0"/>
      <w:sz w:val="24"/>
    </w:rPr>
  </w:style>
  <w:style w:type="paragraph" w:styleId="Kop1">
    <w:name w:val="heading 1"/>
    <w:basedOn w:val="Standaard"/>
    <w:next w:val="Standaard"/>
    <w:qFormat/>
    <w:pPr>
      <w:keepNext/>
      <w:keepLines/>
      <w:numPr>
        <w:numId w:val="11"/>
      </w:numPr>
      <w:tabs>
        <w:tab w:val="clear" w:pos="502"/>
      </w:tabs>
      <w:spacing w:before="260"/>
      <w:ind w:hanging="113"/>
      <w:outlineLvl w:val="0"/>
    </w:pPr>
    <w:rPr>
      <w:rFonts w:ascii="Myriad-BoldItalic" w:hAnsi="Myriad-BoldItalic"/>
      <w:lang w:val="nl"/>
    </w:rPr>
  </w:style>
  <w:style w:type="paragraph" w:styleId="Kop2">
    <w:name w:val="heading 2"/>
    <w:basedOn w:val="Kop1"/>
    <w:next w:val="Standaard"/>
    <w:qFormat/>
    <w:pPr>
      <w:numPr>
        <w:ilvl w:val="1"/>
        <w:numId w:val="12"/>
      </w:numPr>
      <w:tabs>
        <w:tab w:val="clear" w:pos="502"/>
      </w:tabs>
      <w:ind w:hanging="113"/>
      <w:outlineLvl w:val="1"/>
    </w:pPr>
    <w:rPr>
      <w:sz w:val="20"/>
    </w:rPr>
  </w:style>
  <w:style w:type="paragraph" w:styleId="Kop3">
    <w:name w:val="heading 3"/>
    <w:basedOn w:val="Kop2"/>
    <w:next w:val="Standaard"/>
    <w:qFormat/>
    <w:pPr>
      <w:numPr>
        <w:ilvl w:val="2"/>
        <w:numId w:val="13"/>
      </w:numPr>
      <w:tabs>
        <w:tab w:val="clear" w:pos="502"/>
      </w:tabs>
      <w:ind w:hanging="113"/>
      <w:outlineLvl w:val="2"/>
    </w:pPr>
    <w:rPr>
      <w:sz w:val="17"/>
    </w:rPr>
  </w:style>
  <w:style w:type="paragraph" w:styleId="Kop4">
    <w:name w:val="heading 4"/>
    <w:basedOn w:val="Standaard"/>
    <w:next w:val="Standaard"/>
    <w:qFormat/>
    <w:pPr>
      <w:keepNext/>
      <w:tabs>
        <w:tab w:val="left" w:pos="340"/>
      </w:tabs>
      <w:spacing w:before="240" w:after="60"/>
      <w:outlineLvl w:val="3"/>
    </w:pPr>
    <w:rPr>
      <w:rFonts w:ascii="Arial" w:hAnsi="Arial"/>
      <w:b/>
      <w:lang w:val="nl"/>
    </w:rPr>
  </w:style>
  <w:style w:type="paragraph" w:styleId="Kop5">
    <w:name w:val="heading 5"/>
    <w:basedOn w:val="Standaard"/>
    <w:next w:val="Standaard"/>
    <w:qFormat/>
    <w:pPr>
      <w:tabs>
        <w:tab w:val="left" w:pos="340"/>
      </w:tabs>
      <w:spacing w:before="240" w:after="60"/>
      <w:outlineLvl w:val="4"/>
    </w:pPr>
    <w:rPr>
      <w:rFonts w:ascii="Arial" w:hAnsi="Arial"/>
      <w:lang w:val="nl"/>
    </w:rPr>
  </w:style>
  <w:style w:type="paragraph" w:styleId="Kop6">
    <w:name w:val="heading 6"/>
    <w:basedOn w:val="Standaard"/>
    <w:next w:val="Standaard"/>
    <w:qFormat/>
    <w:pPr>
      <w:tabs>
        <w:tab w:val="left" w:pos="340"/>
      </w:tabs>
      <w:spacing w:before="240" w:after="60"/>
      <w:outlineLvl w:val="5"/>
    </w:pPr>
    <w:rPr>
      <w:i/>
      <w:lang w:val="nl"/>
    </w:rPr>
  </w:style>
  <w:style w:type="paragraph" w:styleId="Kop7">
    <w:name w:val="heading 7"/>
    <w:basedOn w:val="Standaard"/>
    <w:next w:val="Standaard"/>
    <w:qFormat/>
    <w:pPr>
      <w:tabs>
        <w:tab w:val="left" w:pos="340"/>
      </w:tabs>
      <w:spacing w:before="240" w:after="60"/>
      <w:outlineLvl w:val="6"/>
    </w:pPr>
    <w:rPr>
      <w:rFonts w:ascii="Arial" w:hAnsi="Arial"/>
      <w:sz w:val="20"/>
      <w:lang w:val="nl"/>
    </w:rPr>
  </w:style>
  <w:style w:type="paragraph" w:styleId="Kop8">
    <w:name w:val="heading 8"/>
    <w:basedOn w:val="Standaard"/>
    <w:next w:val="Standaard"/>
    <w:qFormat/>
    <w:pPr>
      <w:tabs>
        <w:tab w:val="left" w:pos="340"/>
      </w:tabs>
      <w:spacing w:before="240" w:after="60"/>
      <w:outlineLvl w:val="7"/>
    </w:pPr>
    <w:rPr>
      <w:rFonts w:ascii="Arial" w:hAnsi="Arial"/>
      <w:i/>
      <w:sz w:val="20"/>
      <w:lang w:val="nl"/>
    </w:rPr>
  </w:style>
  <w:style w:type="paragraph" w:styleId="Kop9">
    <w:name w:val="heading 9"/>
    <w:basedOn w:val="Standaard"/>
    <w:next w:val="Standaard"/>
    <w:qFormat/>
    <w:pPr>
      <w:tabs>
        <w:tab w:val="left" w:pos="340"/>
      </w:tabs>
      <w:spacing w:before="240" w:after="60"/>
      <w:outlineLvl w:val="8"/>
    </w:pPr>
    <w:rPr>
      <w:rFonts w:ascii="Arial" w:hAnsi="Arial"/>
      <w:b/>
      <w:i/>
      <w:sz w:val="18"/>
      <w:lang w:val="nl"/>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Afsluiting">
    <w:name w:val="Closing"/>
    <w:basedOn w:val="Standaard"/>
    <w:pPr>
      <w:keepLines/>
      <w:spacing w:before="520"/>
    </w:pPr>
    <w:rPr>
      <w:spacing w:val="5"/>
      <w:sz w:val="22"/>
    </w:rPr>
  </w:style>
  <w:style w:type="paragraph" w:customStyle="1" w:styleId="Banknaam">
    <w:name w:val="Banknaam"/>
    <w:basedOn w:val="Standaard"/>
    <w:next w:val="Standaard"/>
    <w:pPr>
      <w:spacing w:line="260" w:lineRule="exact"/>
    </w:pPr>
    <w:rPr>
      <w:rFonts w:ascii="Myriad-ExtraBoldItalic" w:hAnsi="Myriad-ExtraBoldItalic"/>
      <w:spacing w:val="5"/>
      <w:sz w:val="18"/>
    </w:rPr>
  </w:style>
  <w:style w:type="paragraph" w:styleId="Koptekst">
    <w:name w:val="header"/>
    <w:basedOn w:val="Standaard"/>
    <w:pPr>
      <w:tabs>
        <w:tab w:val="left" w:pos="340"/>
      </w:tabs>
      <w:spacing w:line="260" w:lineRule="exact"/>
    </w:pPr>
    <w:rPr>
      <w:rFonts w:ascii="Myriad-Italic" w:hAnsi="Myriad-Italic"/>
      <w:sz w:val="16"/>
      <w:lang w:val="nl"/>
    </w:rPr>
  </w:style>
  <w:style w:type="paragraph" w:customStyle="1" w:styleId="Beeldmerk">
    <w:name w:val="Beeldmerk"/>
    <w:basedOn w:val="Koptekst"/>
    <w:pPr>
      <w:spacing w:line="240" w:lineRule="auto"/>
    </w:pPr>
    <w:rPr>
      <w:rFonts w:ascii="Rabobankfont" w:hAnsi="Rabobankfont"/>
      <w:sz w:val="168"/>
    </w:rPr>
  </w:style>
  <w:style w:type="paragraph" w:styleId="Bijschrift">
    <w:name w:val="caption"/>
    <w:basedOn w:val="Standaard"/>
    <w:next w:val="Standaard"/>
    <w:qFormat/>
    <w:pPr>
      <w:spacing w:before="130" w:after="260" w:line="260" w:lineRule="atLeast"/>
    </w:pPr>
    <w:rPr>
      <w:rFonts w:ascii="Myriad-BoldItalic" w:hAnsi="Myriad-BoldItalic"/>
      <w:spacing w:val="5"/>
      <w:sz w:val="18"/>
    </w:rPr>
  </w:style>
  <w:style w:type="paragraph" w:customStyle="1" w:styleId="Dummy">
    <w:name w:val="Dummy"/>
    <w:basedOn w:val="Koptekst"/>
    <w:pPr>
      <w:spacing w:line="20" w:lineRule="exact"/>
    </w:pPr>
    <w:rPr>
      <w:sz w:val="2"/>
    </w:rPr>
  </w:style>
  <w:style w:type="paragraph" w:customStyle="1" w:styleId="Entiteit">
    <w:name w:val="Entiteit"/>
    <w:basedOn w:val="Standaard"/>
    <w:next w:val="Standaard"/>
    <w:pPr>
      <w:tabs>
        <w:tab w:val="left" w:pos="340"/>
      </w:tabs>
      <w:spacing w:before="120"/>
    </w:pPr>
    <w:rPr>
      <w:rFonts w:ascii="Myriad-BoldItalic" w:hAnsi="Myriad-BoldItalic"/>
    </w:rPr>
  </w:style>
  <w:style w:type="paragraph" w:customStyle="1" w:styleId="NaamSjabloon">
    <w:name w:val="NaamSjabloon"/>
    <w:basedOn w:val="Standaard"/>
    <w:next w:val="Standaard"/>
    <w:pPr>
      <w:tabs>
        <w:tab w:val="left" w:pos="340"/>
      </w:tabs>
    </w:pPr>
    <w:rPr>
      <w:rFonts w:ascii="Myriad-BoldItalic" w:hAnsi="Myriad-BoldItalic"/>
      <w:sz w:val="32"/>
    </w:rPr>
  </w:style>
  <w:style w:type="paragraph" w:customStyle="1" w:styleId="RefGegevens">
    <w:name w:val="Ref Gegevens"/>
    <w:basedOn w:val="Standaard"/>
    <w:pPr>
      <w:spacing w:line="260" w:lineRule="exact"/>
    </w:pPr>
  </w:style>
  <w:style w:type="character" w:customStyle="1" w:styleId="macroblokje">
    <w:name w:val="macroblokje"/>
    <w:rPr>
      <w:color w:val="FF0000"/>
    </w:rPr>
  </w:style>
  <w:style w:type="paragraph" w:customStyle="1" w:styleId="Paginacijfer">
    <w:name w:val="Paginacijfer"/>
    <w:basedOn w:val="Koptekst"/>
    <w:rPr>
      <w:rFonts w:ascii="Myriad-ExtraBoldItalic" w:hAnsi="Myriad-ExtraBoldItalic"/>
    </w:rPr>
  </w:style>
  <w:style w:type="paragraph" w:customStyle="1" w:styleId="Papiernaam">
    <w:name w:val="Papiernaam"/>
    <w:basedOn w:val="Koptekst"/>
    <w:pPr>
      <w:spacing w:before="1040" w:line="260" w:lineRule="atLeast"/>
    </w:pPr>
    <w:rPr>
      <w:rFonts w:ascii="Myriad-BoldItalic" w:hAnsi="Myriad-BoldItalic"/>
      <w:sz w:val="32"/>
    </w:rPr>
  </w:style>
  <w:style w:type="paragraph" w:customStyle="1" w:styleId="Puntenvv">
    <w:name w:val="Punten vv"/>
    <w:basedOn w:val="Standaard"/>
    <w:next w:val="Standaard"/>
    <w:pPr>
      <w:spacing w:before="260"/>
    </w:pPr>
  </w:style>
  <w:style w:type="paragraph" w:customStyle="1" w:styleId="Standaard01">
    <w:name w:val="Standaard 0 1"/>
    <w:basedOn w:val="Standaard"/>
    <w:pPr>
      <w:spacing w:after="260"/>
    </w:pPr>
  </w:style>
  <w:style w:type="paragraph" w:customStyle="1" w:styleId="sysStandaardExact">
    <w:name w:val="sys Standaard Exact"/>
    <w:basedOn w:val="Standaard"/>
    <w:pPr>
      <w:spacing w:line="260" w:lineRule="exact"/>
    </w:pPr>
  </w:style>
  <w:style w:type="paragraph" w:customStyle="1" w:styleId="SysStandaardExact01">
    <w:name w:val="Sys Standaard Exact 0 1"/>
    <w:basedOn w:val="sysStandaardExact"/>
    <w:pPr>
      <w:spacing w:after="260"/>
    </w:pPr>
  </w:style>
  <w:style w:type="paragraph" w:customStyle="1" w:styleId="SysStandaardExacth">
    <w:name w:val="Sys Standaard Exact h"/>
    <w:basedOn w:val="sysStandaardExact"/>
    <w:rPr>
      <w:vanish/>
    </w:rPr>
  </w:style>
  <w:style w:type="paragraph" w:customStyle="1" w:styleId="Tabel">
    <w:name w:val="Tabel"/>
    <w:basedOn w:val="Standaard"/>
    <w:rPr>
      <w:rFonts w:ascii="Myriad-Italic" w:hAnsi="Myriad-Italic"/>
      <w:sz w:val="16"/>
    </w:rPr>
  </w:style>
  <w:style w:type="paragraph" w:styleId="Tekstopmerking">
    <w:name w:val="annotation text"/>
    <w:basedOn w:val="Standaard"/>
    <w:semiHidden/>
    <w:rPr>
      <w:sz w:val="20"/>
    </w:rPr>
  </w:style>
  <w:style w:type="paragraph" w:customStyle="1" w:styleId="Vastetekst">
    <w:name w:val="Vaste tekst"/>
    <w:basedOn w:val="sysStandaardExact"/>
    <w:rPr>
      <w:rFonts w:ascii="Myriad-Italic" w:hAnsi="Myriad-Italic"/>
      <w:sz w:val="16"/>
    </w:rPr>
  </w:style>
  <w:style w:type="paragraph" w:customStyle="1" w:styleId="Vastetekstrechts">
    <w:name w:val="Vaste tekst rechts"/>
    <w:basedOn w:val="Vastetekst"/>
    <w:pPr>
      <w:ind w:right="142"/>
      <w:jc w:val="right"/>
    </w:pPr>
  </w:style>
  <w:style w:type="paragraph" w:customStyle="1" w:styleId="Vastetekstrechts30">
    <w:name w:val="Vaste tekst rechts 3 0"/>
    <w:basedOn w:val="Vastetekstrechts"/>
    <w:pPr>
      <w:spacing w:before="780"/>
    </w:pPr>
  </w:style>
  <w:style w:type="character" w:customStyle="1" w:styleId="Verborgentekst">
    <w:name w:val="Verborgen tekst"/>
    <w:rPr>
      <w:vanish/>
    </w:rPr>
  </w:style>
  <w:style w:type="character" w:styleId="Verwijzingopmerking">
    <w:name w:val="annotation reference"/>
    <w:semiHidden/>
    <w:rPr>
      <w:sz w:val="16"/>
    </w:rPr>
  </w:style>
  <w:style w:type="paragraph" w:styleId="Voettekst">
    <w:name w:val="footer"/>
    <w:basedOn w:val="Standaard"/>
    <w:rPr>
      <w:sz w:val="14"/>
    </w:rPr>
  </w:style>
  <w:style w:type="paragraph" w:customStyle="1" w:styleId="Woordmerk">
    <w:name w:val="Woordmerk"/>
    <w:basedOn w:val="Standaard"/>
    <w:pPr>
      <w:spacing w:before="48"/>
    </w:pPr>
    <w:rPr>
      <w:rFonts w:ascii="Rabobankfont" w:hAnsi="Rabobankfont"/>
      <w:sz w:val="48"/>
    </w:rPr>
  </w:style>
  <w:style w:type="paragraph" w:styleId="Aanhef">
    <w:name w:val="Salutation"/>
    <w:basedOn w:val="Standaard"/>
    <w:next w:val="Standaard"/>
  </w:style>
  <w:style w:type="paragraph" w:customStyle="1" w:styleId="Standaard10">
    <w:name w:val="Standaard 1 0"/>
    <w:basedOn w:val="Standaard"/>
    <w:pPr>
      <w:spacing w:before="260"/>
    </w:pPr>
  </w:style>
  <w:style w:type="paragraph" w:styleId="Adresenvelop">
    <w:name w:val="envelope address"/>
    <w:basedOn w:val="Standaard"/>
    <w:pPr>
      <w:framePr w:w="7920" w:h="1980" w:hRule="exact" w:hSpace="141" w:wrap="auto" w:hAnchor="page" w:xAlign="center" w:yAlign="bottom"/>
      <w:ind w:left="2880"/>
    </w:pPr>
    <w:rPr>
      <w:rFonts w:ascii="Arial" w:hAnsi="Arial"/>
    </w:rPr>
  </w:style>
  <w:style w:type="paragraph" w:styleId="Afzender">
    <w:name w:val="envelope return"/>
    <w:basedOn w:val="Standaard"/>
    <w:rPr>
      <w:rFonts w:ascii="Arial" w:hAnsi="Arial"/>
      <w:sz w:val="20"/>
    </w:rPr>
  </w:style>
  <w:style w:type="paragraph" w:styleId="Berichtkop">
    <w:name w:val="Message Header"/>
    <w:basedOn w:val="Standaar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Bloktekst">
    <w:name w:val="Block Text"/>
    <w:basedOn w:val="Standaard"/>
    <w:pPr>
      <w:spacing w:after="120"/>
      <w:ind w:left="1440" w:right="1440"/>
    </w:pPr>
  </w:style>
  <w:style w:type="paragraph" w:styleId="Bronvermelding">
    <w:name w:val="table of authorities"/>
    <w:basedOn w:val="Standaard"/>
    <w:next w:val="Standaard"/>
    <w:semiHidden/>
    <w:pPr>
      <w:ind w:left="220" w:hanging="220"/>
    </w:pPr>
  </w:style>
  <w:style w:type="paragraph" w:styleId="Datum">
    <w:name w:val="Date"/>
    <w:basedOn w:val="Standaard"/>
    <w:next w:val="Standaard"/>
  </w:style>
  <w:style w:type="paragraph" w:styleId="Documentstructuur">
    <w:name w:val="Document Map"/>
    <w:basedOn w:val="Standaard"/>
    <w:semiHidden/>
    <w:pPr>
      <w:shd w:val="clear" w:color="auto" w:fill="000080"/>
    </w:pPr>
    <w:rPr>
      <w:rFonts w:ascii="Tahoma" w:hAnsi="Tahoma"/>
    </w:rPr>
  </w:style>
  <w:style w:type="paragraph" w:styleId="Eindnoottekst">
    <w:name w:val="endnote text"/>
    <w:basedOn w:val="Standaard"/>
    <w:semiHidden/>
    <w:rPr>
      <w:sz w:val="20"/>
    </w:rPr>
  </w:style>
  <w:style w:type="paragraph" w:styleId="Handtekening">
    <w:name w:val="Signature"/>
    <w:basedOn w:val="Standaard"/>
    <w:pPr>
      <w:ind w:left="4252"/>
    </w:pPr>
  </w:style>
  <w:style w:type="paragraph" w:styleId="Index1">
    <w:name w:val="index 1"/>
    <w:basedOn w:val="Standaard"/>
    <w:next w:val="Standaard"/>
    <w:semiHidden/>
    <w:pPr>
      <w:ind w:left="220" w:hanging="220"/>
    </w:pPr>
  </w:style>
  <w:style w:type="paragraph" w:styleId="Index2">
    <w:name w:val="index 2"/>
    <w:basedOn w:val="Standaard"/>
    <w:next w:val="Standaard"/>
    <w:semiHidden/>
    <w:pPr>
      <w:ind w:left="440" w:hanging="220"/>
    </w:pPr>
  </w:style>
  <w:style w:type="paragraph" w:styleId="Index3">
    <w:name w:val="index 3"/>
    <w:basedOn w:val="Standaard"/>
    <w:next w:val="Standaard"/>
    <w:semiHidden/>
    <w:pPr>
      <w:ind w:left="660" w:hanging="220"/>
    </w:pPr>
  </w:style>
  <w:style w:type="paragraph" w:styleId="Index4">
    <w:name w:val="index 4"/>
    <w:basedOn w:val="Standaard"/>
    <w:next w:val="Standaard"/>
    <w:semiHidden/>
    <w:pPr>
      <w:ind w:left="880" w:hanging="220"/>
    </w:pPr>
  </w:style>
  <w:style w:type="paragraph" w:styleId="Index5">
    <w:name w:val="index 5"/>
    <w:basedOn w:val="Standaard"/>
    <w:next w:val="Standaard"/>
    <w:semiHidden/>
    <w:pPr>
      <w:ind w:left="1100" w:hanging="220"/>
    </w:pPr>
  </w:style>
  <w:style w:type="paragraph" w:styleId="Index6">
    <w:name w:val="index 6"/>
    <w:basedOn w:val="Standaard"/>
    <w:next w:val="Standaard"/>
    <w:semiHidden/>
    <w:pPr>
      <w:ind w:left="1320" w:hanging="220"/>
    </w:pPr>
  </w:style>
  <w:style w:type="paragraph" w:styleId="Index7">
    <w:name w:val="index 7"/>
    <w:basedOn w:val="Standaard"/>
    <w:next w:val="Standaard"/>
    <w:semiHidden/>
    <w:pPr>
      <w:ind w:left="1540" w:hanging="220"/>
    </w:pPr>
  </w:style>
  <w:style w:type="paragraph" w:styleId="Index8">
    <w:name w:val="index 8"/>
    <w:basedOn w:val="Standaard"/>
    <w:next w:val="Standaard"/>
    <w:semiHidden/>
    <w:pPr>
      <w:ind w:left="1760" w:hanging="220"/>
    </w:pPr>
  </w:style>
  <w:style w:type="paragraph" w:styleId="Index9">
    <w:name w:val="index 9"/>
    <w:basedOn w:val="Standaard"/>
    <w:next w:val="Standaard"/>
    <w:semiHidden/>
    <w:pPr>
      <w:ind w:left="1980" w:hanging="220"/>
    </w:pPr>
  </w:style>
  <w:style w:type="paragraph" w:styleId="Indexkop">
    <w:name w:val="index heading"/>
    <w:basedOn w:val="Standaard"/>
    <w:next w:val="Index1"/>
    <w:semiHidden/>
    <w:rPr>
      <w:rFonts w:ascii="Arial" w:hAnsi="Arial"/>
      <w:b/>
    </w:rPr>
  </w:style>
  <w:style w:type="paragraph" w:styleId="Inhopg1">
    <w:name w:val="toc 1"/>
    <w:basedOn w:val="Standaard"/>
    <w:next w:val="Standaard"/>
    <w:semiHidden/>
    <w:pPr>
      <w:tabs>
        <w:tab w:val="left" w:pos="340"/>
      </w:tabs>
    </w:pPr>
  </w:style>
  <w:style w:type="paragraph" w:styleId="Inhopg2">
    <w:name w:val="toc 2"/>
    <w:basedOn w:val="Standaard"/>
    <w:next w:val="Standaard"/>
    <w:semiHidden/>
    <w:pPr>
      <w:tabs>
        <w:tab w:val="left" w:pos="340"/>
      </w:tabs>
      <w:ind w:left="220"/>
    </w:pPr>
  </w:style>
  <w:style w:type="paragraph" w:styleId="Inhopg3">
    <w:name w:val="toc 3"/>
    <w:basedOn w:val="Standaard"/>
    <w:next w:val="Standaard"/>
    <w:semiHidden/>
    <w:pPr>
      <w:tabs>
        <w:tab w:val="left" w:pos="340"/>
      </w:tabs>
      <w:ind w:left="440"/>
    </w:pPr>
  </w:style>
  <w:style w:type="paragraph" w:styleId="Inhopg4">
    <w:name w:val="toc 4"/>
    <w:basedOn w:val="Standaard"/>
    <w:next w:val="Standaard"/>
    <w:semiHidden/>
    <w:pPr>
      <w:tabs>
        <w:tab w:val="left" w:pos="340"/>
      </w:tabs>
      <w:ind w:left="660"/>
    </w:pPr>
  </w:style>
  <w:style w:type="paragraph" w:styleId="Inhopg5">
    <w:name w:val="toc 5"/>
    <w:basedOn w:val="Standaard"/>
    <w:next w:val="Standaard"/>
    <w:semiHidden/>
    <w:pPr>
      <w:tabs>
        <w:tab w:val="left" w:pos="340"/>
      </w:tabs>
      <w:ind w:left="880"/>
    </w:pPr>
  </w:style>
  <w:style w:type="paragraph" w:styleId="Inhopg6">
    <w:name w:val="toc 6"/>
    <w:basedOn w:val="Standaard"/>
    <w:next w:val="Standaard"/>
    <w:semiHidden/>
    <w:pPr>
      <w:tabs>
        <w:tab w:val="left" w:pos="340"/>
      </w:tabs>
      <w:ind w:left="1100"/>
    </w:pPr>
  </w:style>
  <w:style w:type="paragraph" w:styleId="Inhopg7">
    <w:name w:val="toc 7"/>
    <w:basedOn w:val="Standaard"/>
    <w:next w:val="Standaard"/>
    <w:semiHidden/>
    <w:pPr>
      <w:tabs>
        <w:tab w:val="left" w:pos="340"/>
      </w:tabs>
      <w:ind w:left="1320"/>
    </w:pPr>
  </w:style>
  <w:style w:type="paragraph" w:styleId="Inhopg8">
    <w:name w:val="toc 8"/>
    <w:basedOn w:val="Standaard"/>
    <w:next w:val="Standaard"/>
    <w:semiHidden/>
    <w:pPr>
      <w:tabs>
        <w:tab w:val="left" w:pos="340"/>
      </w:tabs>
      <w:ind w:left="1540"/>
    </w:pPr>
  </w:style>
  <w:style w:type="paragraph" w:styleId="Inhopg9">
    <w:name w:val="toc 9"/>
    <w:basedOn w:val="Standaard"/>
    <w:next w:val="Standaard"/>
    <w:semiHidden/>
    <w:pPr>
      <w:tabs>
        <w:tab w:val="left" w:pos="340"/>
      </w:tabs>
      <w:ind w:left="1760"/>
    </w:pPr>
  </w:style>
  <w:style w:type="paragraph" w:styleId="Kopbronvermelding">
    <w:name w:val="toa heading"/>
    <w:basedOn w:val="Standaard"/>
    <w:next w:val="Standaard"/>
    <w:semiHidden/>
    <w:pPr>
      <w:spacing w:before="120"/>
    </w:pPr>
    <w:rPr>
      <w:rFonts w:ascii="Arial" w:hAnsi="Arial"/>
      <w:b/>
    </w:rPr>
  </w:style>
  <w:style w:type="paragraph" w:styleId="Lijst">
    <w:name w:val="List"/>
    <w:basedOn w:val="Standaard"/>
    <w:pPr>
      <w:ind w:left="283" w:hanging="283"/>
    </w:pPr>
  </w:style>
  <w:style w:type="paragraph" w:styleId="Lijst2">
    <w:name w:val="List 2"/>
    <w:basedOn w:val="Standaard"/>
    <w:pPr>
      <w:ind w:left="566" w:hanging="283"/>
    </w:pPr>
  </w:style>
  <w:style w:type="paragraph" w:styleId="Lijst3">
    <w:name w:val="List 3"/>
    <w:basedOn w:val="Standaard"/>
    <w:pPr>
      <w:ind w:left="849" w:hanging="283"/>
    </w:pPr>
  </w:style>
  <w:style w:type="paragraph" w:styleId="Lijst4">
    <w:name w:val="List 4"/>
    <w:basedOn w:val="Standaard"/>
    <w:pPr>
      <w:ind w:left="1132" w:hanging="283"/>
    </w:pPr>
  </w:style>
  <w:style w:type="paragraph" w:styleId="Lijst5">
    <w:name w:val="List 5"/>
    <w:basedOn w:val="Standaard"/>
    <w:pPr>
      <w:ind w:left="1415" w:hanging="283"/>
    </w:pPr>
  </w:style>
  <w:style w:type="paragraph" w:styleId="Lijstmetafbeeldingen">
    <w:name w:val="table of figures"/>
    <w:basedOn w:val="Standaard"/>
    <w:next w:val="Standaard"/>
    <w:semiHidden/>
    <w:pPr>
      <w:ind w:left="440" w:hanging="440"/>
    </w:pPr>
  </w:style>
  <w:style w:type="paragraph" w:styleId="Lijstopsomteken">
    <w:name w:val="List Bullet"/>
    <w:basedOn w:val="Standaard"/>
    <w:pPr>
      <w:numPr>
        <w:numId w:val="1"/>
      </w:numPr>
    </w:pPr>
  </w:style>
  <w:style w:type="paragraph" w:styleId="Lijstopsomteken2">
    <w:name w:val="List Bullet 2"/>
    <w:basedOn w:val="Standaard"/>
    <w:pPr>
      <w:numPr>
        <w:numId w:val="2"/>
      </w:numPr>
    </w:pPr>
  </w:style>
  <w:style w:type="paragraph" w:styleId="Lijstopsomteken3">
    <w:name w:val="List Bullet 3"/>
    <w:basedOn w:val="Standaard"/>
    <w:pPr>
      <w:numPr>
        <w:numId w:val="3"/>
      </w:numPr>
    </w:pPr>
  </w:style>
  <w:style w:type="paragraph" w:styleId="Lijstopsomteken4">
    <w:name w:val="List Bullet 4"/>
    <w:basedOn w:val="Standaard"/>
    <w:pPr>
      <w:numPr>
        <w:numId w:val="4"/>
      </w:numPr>
    </w:pPr>
  </w:style>
  <w:style w:type="paragraph" w:styleId="Lijstopsomteken5">
    <w:name w:val="List Bullet 5"/>
    <w:basedOn w:val="Standaard"/>
    <w:pPr>
      <w:numPr>
        <w:numId w:val="5"/>
      </w:numPr>
    </w:pPr>
  </w:style>
  <w:style w:type="paragraph" w:styleId="Lijstnummering">
    <w:name w:val="List Number"/>
    <w:basedOn w:val="Standaard"/>
    <w:pPr>
      <w:numPr>
        <w:numId w:val="6"/>
      </w:numPr>
    </w:pPr>
  </w:style>
  <w:style w:type="paragraph" w:styleId="Lijstnummering2">
    <w:name w:val="List Number 2"/>
    <w:basedOn w:val="Standaard"/>
    <w:pPr>
      <w:numPr>
        <w:numId w:val="7"/>
      </w:numPr>
    </w:pPr>
  </w:style>
  <w:style w:type="paragraph" w:styleId="Lijstnummering3">
    <w:name w:val="List Number 3"/>
    <w:basedOn w:val="Standaard"/>
    <w:pPr>
      <w:numPr>
        <w:numId w:val="8"/>
      </w:numPr>
    </w:pPr>
  </w:style>
  <w:style w:type="paragraph" w:styleId="Lijstnummering4">
    <w:name w:val="List Number 4"/>
    <w:basedOn w:val="Standaard"/>
    <w:pPr>
      <w:numPr>
        <w:numId w:val="9"/>
      </w:numPr>
    </w:pPr>
  </w:style>
  <w:style w:type="paragraph" w:styleId="Lijstnummering5">
    <w:name w:val="List Number 5"/>
    <w:basedOn w:val="Standaard"/>
    <w:pPr>
      <w:numPr>
        <w:numId w:val="10"/>
      </w:numPr>
    </w:pPr>
  </w:style>
  <w:style w:type="paragraph" w:styleId="Lijstvoortzetting">
    <w:name w:val="List Continue"/>
    <w:basedOn w:val="Standaard"/>
    <w:pPr>
      <w:spacing w:after="120"/>
      <w:ind w:left="283"/>
    </w:pPr>
  </w:style>
  <w:style w:type="paragraph" w:styleId="Lijstvoortzetting2">
    <w:name w:val="List Continue 2"/>
    <w:basedOn w:val="Standaard"/>
    <w:pPr>
      <w:spacing w:after="120"/>
      <w:ind w:left="566"/>
    </w:pPr>
  </w:style>
  <w:style w:type="paragraph" w:styleId="Lijstvoortzetting3">
    <w:name w:val="List Continue 3"/>
    <w:basedOn w:val="Standaard"/>
    <w:pPr>
      <w:spacing w:after="120"/>
      <w:ind w:left="849"/>
    </w:pPr>
  </w:style>
  <w:style w:type="paragraph" w:styleId="Lijstvoortzetting4">
    <w:name w:val="List Continue 4"/>
    <w:basedOn w:val="Standaard"/>
    <w:pPr>
      <w:spacing w:after="120"/>
      <w:ind w:left="1132"/>
    </w:pPr>
  </w:style>
  <w:style w:type="paragraph" w:styleId="Lijstvoortzetting5">
    <w:name w:val="List Continue 5"/>
    <w:basedOn w:val="Standaard"/>
    <w:pPr>
      <w:spacing w:after="120"/>
      <w:ind w:left="1415"/>
    </w:pPr>
  </w:style>
  <w:style w:type="paragraph" w:styleId="Macrotekst">
    <w:name w:val="macro"/>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spacing w:val="5"/>
    </w:rPr>
  </w:style>
  <w:style w:type="paragraph" w:styleId="Notitiekop">
    <w:name w:val="Note Heading"/>
    <w:basedOn w:val="Standaard"/>
    <w:next w:val="Standaard"/>
  </w:style>
  <w:style w:type="paragraph" w:styleId="Tekstzonderopmaak">
    <w:name w:val="Plain Text"/>
    <w:basedOn w:val="Standaard"/>
    <w:rPr>
      <w:sz w:val="20"/>
    </w:rPr>
  </w:style>
  <w:style w:type="paragraph" w:styleId="Plattetekst">
    <w:name w:val="Body Text"/>
    <w:basedOn w:val="Standaard"/>
    <w:pPr>
      <w:spacing w:after="120"/>
    </w:pPr>
  </w:style>
  <w:style w:type="paragraph" w:styleId="Plattetekst2">
    <w:name w:val="Body Text 2"/>
    <w:basedOn w:val="Standaard"/>
    <w:pPr>
      <w:spacing w:after="120" w:line="480" w:lineRule="auto"/>
    </w:pPr>
  </w:style>
  <w:style w:type="paragraph" w:styleId="Plattetekst3">
    <w:name w:val="Body Text 3"/>
    <w:basedOn w:val="Standaard"/>
    <w:pPr>
      <w:spacing w:after="120"/>
    </w:pPr>
    <w:rPr>
      <w:sz w:val="16"/>
    </w:rPr>
  </w:style>
  <w:style w:type="paragraph" w:styleId="Platteteksteersteinspringing">
    <w:name w:val="Body Text First Indent"/>
    <w:basedOn w:val="Plattetekst"/>
    <w:pPr>
      <w:ind w:firstLine="210"/>
    </w:pPr>
  </w:style>
  <w:style w:type="paragraph" w:styleId="Plattetekstinspringen">
    <w:name w:val="Body Text Indent"/>
    <w:basedOn w:val="Standaard"/>
    <w:pPr>
      <w:spacing w:after="120"/>
      <w:ind w:left="283"/>
    </w:pPr>
  </w:style>
  <w:style w:type="paragraph" w:styleId="Platteteksteersteinspringing2">
    <w:name w:val="Body Text First Indent 2"/>
    <w:basedOn w:val="Plattetekstinspringen"/>
    <w:pPr>
      <w:ind w:firstLine="210"/>
    </w:pPr>
  </w:style>
  <w:style w:type="paragraph" w:styleId="Plattetekstinspringen2">
    <w:name w:val="Body Text Indent 2"/>
    <w:basedOn w:val="Standaard"/>
    <w:pPr>
      <w:spacing w:after="120" w:line="480" w:lineRule="auto"/>
      <w:ind w:left="283"/>
    </w:pPr>
  </w:style>
  <w:style w:type="paragraph" w:styleId="Plattetekstinspringen3">
    <w:name w:val="Body Text Indent 3"/>
    <w:basedOn w:val="Standaard"/>
    <w:pPr>
      <w:spacing w:after="120"/>
      <w:ind w:left="283"/>
    </w:pPr>
    <w:rPr>
      <w:sz w:val="16"/>
    </w:rPr>
  </w:style>
  <w:style w:type="paragraph" w:styleId="Standaardinspringing">
    <w:name w:val="Normal Indent"/>
    <w:basedOn w:val="Standaard"/>
    <w:pPr>
      <w:ind w:left="708"/>
    </w:pPr>
  </w:style>
  <w:style w:type="paragraph" w:styleId="Ondertitel">
    <w:name w:val="Subtitle"/>
    <w:aliases w:val="Subtitel"/>
    <w:basedOn w:val="Standaard"/>
    <w:qFormat/>
    <w:pPr>
      <w:spacing w:after="60"/>
      <w:jc w:val="center"/>
      <w:outlineLvl w:val="1"/>
    </w:pPr>
    <w:rPr>
      <w:rFonts w:ascii="Arial" w:hAnsi="Arial"/>
    </w:rPr>
  </w:style>
  <w:style w:type="paragraph" w:styleId="Titel">
    <w:name w:val="Title"/>
    <w:basedOn w:val="Standaard"/>
    <w:qFormat/>
    <w:pPr>
      <w:spacing w:before="240" w:after="60"/>
      <w:jc w:val="center"/>
      <w:outlineLvl w:val="0"/>
    </w:pPr>
    <w:rPr>
      <w:rFonts w:ascii="Arial" w:hAnsi="Arial"/>
      <w:b/>
      <w:kern w:val="28"/>
      <w:sz w:val="32"/>
    </w:rPr>
  </w:style>
  <w:style w:type="paragraph" w:styleId="Voetnoottekst">
    <w:name w:val="footnote text"/>
    <w:basedOn w:val="Standaard"/>
    <w:semiHidden/>
    <w:rPr>
      <w:sz w:val="20"/>
    </w:rPr>
  </w:style>
  <w:style w:type="paragraph" w:customStyle="1" w:styleId="RefKop">
    <w:name w:val="Ref Kop"/>
    <w:basedOn w:val="Standaard"/>
    <w:pPr>
      <w:spacing w:line="260" w:lineRule="exact"/>
    </w:pPr>
    <w:rPr>
      <w:rFonts w:ascii="Myriad-Italic" w:hAnsi="Myriad-Italic"/>
      <w:sz w:val="17"/>
    </w:rPr>
  </w:style>
  <w:style w:type="paragraph" w:customStyle="1" w:styleId="RefKopRechts">
    <w:name w:val="Ref Kop Rechts"/>
    <w:basedOn w:val="Standaard"/>
    <w:pPr>
      <w:spacing w:line="260" w:lineRule="exact"/>
      <w:ind w:right="71"/>
      <w:jc w:val="right"/>
    </w:pPr>
    <w:rPr>
      <w:rFonts w:ascii="Myriad-Italic" w:hAnsi="Myriad-Italic"/>
      <w:sz w:val="17"/>
    </w:rPr>
  </w:style>
  <w:style w:type="paragraph" w:styleId="Ballontekst">
    <w:name w:val="Balloon Text"/>
    <w:basedOn w:val="Standaard"/>
    <w:semiHidden/>
    <w:rsid w:val="000D7B52"/>
    <w:rPr>
      <w:rFonts w:ascii="Tahoma" w:hAnsi="Tahoma" w:cs="Tahoma"/>
      <w:sz w:val="16"/>
      <w:szCs w:val="16"/>
    </w:rPr>
  </w:style>
  <w:style w:type="character" w:styleId="Voetnootmarkering">
    <w:name w:val="footnote reference"/>
    <w:semiHidden/>
    <w:rsid w:val="000D7B52"/>
    <w:rPr>
      <w:vertAlign w:val="superscript"/>
    </w:rPr>
  </w:style>
  <w:style w:type="character" w:styleId="Paginanummer">
    <w:name w:val="page number"/>
    <w:basedOn w:val="Standaardalinea-lettertype"/>
    <w:rsid w:val="000D7B52"/>
  </w:style>
  <w:style w:type="paragraph" w:styleId="Onderwerpvanopmerking">
    <w:name w:val="annotation subject"/>
    <w:basedOn w:val="Tekstopmerking"/>
    <w:next w:val="Tekstopmerking"/>
    <w:semiHidden/>
    <w:rsid w:val="007D1DA1"/>
    <w:rPr>
      <w:b/>
      <w:bCs/>
    </w:rPr>
  </w:style>
  <w:style w:type="character" w:styleId="Hyperlink">
    <w:name w:val="Hyperlink"/>
    <w:rsid w:val="0081602F"/>
    <w:rPr>
      <w:color w:val="FF6600"/>
      <w:u w:val="single"/>
    </w:rPr>
  </w:style>
  <w:style w:type="paragraph" w:customStyle="1" w:styleId="kopje">
    <w:name w:val="kopje"/>
    <w:basedOn w:val="Standaard"/>
    <w:next w:val="Standaard"/>
    <w:rsid w:val="00FD0A95"/>
    <w:pPr>
      <w:widowControl/>
      <w:snapToGrid w:val="0"/>
      <w:spacing w:before="120" w:line="280" w:lineRule="auto"/>
    </w:pPr>
    <w:rPr>
      <w:rFonts w:ascii="Arial" w:hAnsi="Arial"/>
      <w:b/>
      <w:snapToGrid/>
      <w:kern w:val="28"/>
      <w:sz w:val="18"/>
      <w:lang w:eastAsia="en-US"/>
    </w:rPr>
  </w:style>
  <w:style w:type="paragraph" w:customStyle="1" w:styleId="tussenkopje">
    <w:name w:val="tussenkopje"/>
    <w:basedOn w:val="Standaard"/>
    <w:rsid w:val="00FD0A95"/>
    <w:pPr>
      <w:widowControl/>
      <w:snapToGrid w:val="0"/>
      <w:spacing w:before="90" w:line="240" w:lineRule="atLeast"/>
    </w:pPr>
    <w:rPr>
      <w:rFonts w:ascii="Arial" w:hAnsi="Arial"/>
      <w:snapToGrid/>
      <w:kern w:val="28"/>
      <w:sz w:val="14"/>
      <w:lang w:val="nl" w:eastAsia="en-US"/>
    </w:rPr>
  </w:style>
  <w:style w:type="character" w:customStyle="1" w:styleId="Versie">
    <w:name w:val="Versie"/>
    <w:rsid w:val="00FD0A95"/>
    <w:rPr>
      <w:rFonts w:ascii="Helvetica" w:hAnsi="Helvetica" w:cs="Helvetica" w:hint="default"/>
      <w:sz w:val="18"/>
      <w:lang w:val="nl-NL"/>
    </w:rPr>
  </w:style>
  <w:style w:type="character" w:customStyle="1" w:styleId="Datumopmaakprofiel">
    <w:name w:val="Datumopmaakprofiel"/>
    <w:basedOn w:val="Versie"/>
    <w:rsid w:val="00FD0A95"/>
    <w:rPr>
      <w:rFonts w:ascii="Helvetica" w:hAnsi="Helvetica" w:cs="Helvetica" w:hint="default"/>
      <w:sz w:val="18"/>
      <w:lang w:val="nl-NL"/>
    </w:rPr>
  </w:style>
  <w:style w:type="paragraph" w:styleId="Revisie">
    <w:name w:val="Revision"/>
    <w:hidden/>
    <w:uiPriority w:val="99"/>
    <w:semiHidden/>
    <w:rsid w:val="0074441A"/>
    <w:rPr>
      <w:rFonts w:ascii="Courier New" w:hAnsi="Courier New"/>
      <w:snapToGrid w:val="0"/>
      <w:sz w:val="24"/>
    </w:rPr>
  </w:style>
  <w:style w:type="paragraph" w:styleId="Lijstalinea">
    <w:name w:val="List Paragraph"/>
    <w:basedOn w:val="Standaard"/>
    <w:uiPriority w:val="34"/>
    <w:qFormat/>
    <w:rsid w:val="001530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83042">
      <w:bodyDiv w:val="1"/>
      <w:marLeft w:val="0"/>
      <w:marRight w:val="0"/>
      <w:marTop w:val="0"/>
      <w:marBottom w:val="0"/>
      <w:divBdr>
        <w:top w:val="none" w:sz="0" w:space="0" w:color="auto"/>
        <w:left w:val="none" w:sz="0" w:space="0" w:color="auto"/>
        <w:bottom w:val="none" w:sz="0" w:space="0" w:color="auto"/>
        <w:right w:val="none" w:sz="0" w:space="0" w:color="auto"/>
      </w:divBdr>
    </w:div>
    <w:div w:id="1114447019">
      <w:bodyDiv w:val="1"/>
      <w:marLeft w:val="0"/>
      <w:marRight w:val="0"/>
      <w:marTop w:val="0"/>
      <w:marBottom w:val="0"/>
      <w:divBdr>
        <w:top w:val="none" w:sz="0" w:space="0" w:color="auto"/>
        <w:left w:val="none" w:sz="0" w:space="0" w:color="auto"/>
        <w:bottom w:val="none" w:sz="0" w:space="0" w:color="auto"/>
        <w:right w:val="none" w:sz="0" w:space="0" w:color="auto"/>
      </w:divBdr>
      <w:divsChild>
        <w:div w:id="1438133473">
          <w:marLeft w:val="0"/>
          <w:marRight w:val="0"/>
          <w:marTop w:val="0"/>
          <w:marBottom w:val="0"/>
          <w:divBdr>
            <w:top w:val="none" w:sz="0" w:space="0" w:color="auto"/>
            <w:left w:val="none" w:sz="0" w:space="0" w:color="auto"/>
            <w:bottom w:val="none" w:sz="0" w:space="0" w:color="auto"/>
            <w:right w:val="none" w:sz="0" w:space="0" w:color="auto"/>
          </w:divBdr>
        </w:div>
      </w:divsChild>
    </w:div>
    <w:div w:id="1806854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AADDEC-CD36-4B06-AB50-8DD0B6A70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804</TotalTime>
  <Pages>3</Pages>
  <Words>2320</Words>
  <Characters>12763</Characters>
  <Application>Microsoft Office Word</Application>
  <DocSecurity>0</DocSecurity>
  <Lines>106</Lines>
  <Paragraphs>30</Paragraphs>
  <ScaleCrop>false</ScaleCrop>
  <HeadingPairs>
    <vt:vector size="2" baseType="variant">
      <vt:variant>
        <vt:lpstr>Titel</vt:lpstr>
      </vt:variant>
      <vt:variant>
        <vt:i4>1</vt:i4>
      </vt:variant>
    </vt:vector>
  </HeadingPairs>
  <TitlesOfParts>
    <vt:vector size="1" baseType="lpstr">
      <vt:lpstr>Ontwerp hypotheekakte</vt:lpstr>
    </vt:vector>
  </TitlesOfParts>
  <Company>ING-bank</Company>
  <LinksUpToDate>false</LinksUpToDate>
  <CharactersWithSpaces>15053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Ontwerp hypotheekakte</dc:title>
  <dc:subject/>
  <dc:creator>RZ/PPB</dc:creator>
  <cp:keywords/>
  <dc:description/>
  <cp:lastModifiedBy>Groot, Karina de</cp:lastModifiedBy>
  <cp:revision>38</cp:revision>
  <cp:lastPrinted>2015-12-09T09:23:00Z</cp:lastPrinted>
  <dcterms:created xsi:type="dcterms:W3CDTF">2026-01-26T11:54:00Z</dcterms:created>
  <dcterms:modified xsi:type="dcterms:W3CDTF">2026-02-27T10:35:00Z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1960709015</vt:i4>
  </property>
  <property fmtid="{D5CDD505-2E9C-101B-9397-08002B2CF9AE}" pid="3" name="_NewReviewCycle">
    <vt:lpwstr/>
  </property>
  <property fmtid="{D5CDD505-2E9C-101B-9397-08002B2CF9AE}" pid="4" name="_EmailSubject">
    <vt:lpwstr>aangepaste modellen nav focusgroep bevindingen</vt:lpwstr>
  </property>
  <property fmtid="{D5CDD505-2E9C-101B-9397-08002B2CF9AE}" pid="5" name="_AuthorEmail">
    <vt:lpwstr>Marco.Arfman@kadaster.nl</vt:lpwstr>
  </property>
  <property fmtid="{D5CDD505-2E9C-101B-9397-08002B2CF9AE}" pid="6" name="_AuthorEmailDisplayName">
    <vt:lpwstr>Arfman, Marco</vt:lpwstr>
  </property>
  <property fmtid="{D5CDD505-2E9C-101B-9397-08002B2CF9AE}" pid="7" name="_PreviousAdHocReviewCycleID">
    <vt:i4>556947592</vt:i4>
  </property>
  <property fmtid="{D5CDD505-2E9C-101B-9397-08002B2CF9AE}" pid="8" name="_ReviewingToolsShownOnce">
    <vt:lpwstr/>
  </property>
</Properties>
</file>