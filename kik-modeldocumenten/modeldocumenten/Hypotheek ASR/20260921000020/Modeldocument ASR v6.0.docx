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3AA0C" w14:textId="08299166" w:rsidR="00737CBB" w:rsidRDefault="00737CBB" w:rsidP="00E558D5">
      <w:pPr>
        <w:spacing w:line="240" w:lineRule="atLeast"/>
        <w:ind w:right="96"/>
        <w:rPr>
          <w:rFonts w:ascii="Arial" w:hAnsi="Arial" w:cs="Arial"/>
          <w:color w:val="000000"/>
          <w:sz w:val="22"/>
          <w:szCs w:val="22"/>
        </w:rPr>
      </w:pPr>
      <w:r>
        <w:rPr>
          <w:rFonts w:ascii="Arial" w:hAnsi="Arial" w:cs="Arial"/>
          <w:b/>
          <w:color w:val="000000"/>
          <w:szCs w:val="24"/>
        </w:rPr>
        <w:t>H</w:t>
      </w:r>
      <w:r w:rsidRPr="000D7B52">
        <w:rPr>
          <w:rFonts w:ascii="Arial" w:hAnsi="Arial" w:cs="Arial"/>
          <w:b/>
          <w:color w:val="000000"/>
          <w:szCs w:val="24"/>
        </w:rPr>
        <w:t>ypotheekakte</w:t>
      </w:r>
      <w:r>
        <w:rPr>
          <w:rFonts w:ascii="Arial" w:hAnsi="Arial" w:cs="Arial"/>
          <w:b/>
          <w:color w:val="000000"/>
          <w:szCs w:val="24"/>
        </w:rPr>
        <w:t xml:space="preserve"> ASR</w:t>
      </w:r>
      <w:r>
        <w:rPr>
          <w:rFonts w:ascii="Arial" w:hAnsi="Arial" w:cs="Arial"/>
          <w:b/>
          <w:bCs/>
          <w:sz w:val="20"/>
        </w:rPr>
        <w:t xml:space="preserve"> </w:t>
      </w:r>
      <w:r>
        <w:rPr>
          <w:rFonts w:ascii="Arial" w:hAnsi="Arial" w:cs="Arial"/>
          <w:b/>
          <w:color w:val="000000"/>
          <w:szCs w:val="24"/>
        </w:rPr>
        <w:t xml:space="preserve">    </w:t>
      </w:r>
      <w:r>
        <w:rPr>
          <w:rFonts w:ascii="Arial" w:hAnsi="Arial" w:cs="Arial"/>
          <w:color w:val="000000"/>
          <w:sz w:val="22"/>
          <w:szCs w:val="22"/>
        </w:rPr>
        <w:t xml:space="preserve">(o.b.v. model ASR </w:t>
      </w:r>
      <w:del w:id="0" w:author="Groote Haar, Linda" w:date="2026-04-08T09:12:00Z" w16du:dateUtc="2026-04-08T07:12:00Z">
        <w:r w:rsidR="00A05363" w:rsidDel="009F3D96">
          <w:rPr>
            <w:rFonts w:ascii="Arial" w:hAnsi="Arial" w:cs="Arial"/>
            <w:color w:val="000000"/>
            <w:sz w:val="22"/>
            <w:szCs w:val="22"/>
          </w:rPr>
          <w:delText>21.</w:delText>
        </w:r>
        <w:r w:rsidDel="009F3D96">
          <w:rPr>
            <w:rFonts w:ascii="Arial" w:hAnsi="Arial" w:cs="Arial"/>
            <w:color w:val="000000"/>
            <w:sz w:val="22"/>
            <w:szCs w:val="22"/>
          </w:rPr>
          <w:delText>0</w:delText>
        </w:r>
        <w:r w:rsidR="0002322A" w:rsidDel="009F3D96">
          <w:rPr>
            <w:rFonts w:ascii="Arial" w:hAnsi="Arial" w:cs="Arial"/>
            <w:color w:val="000000"/>
            <w:sz w:val="22"/>
            <w:szCs w:val="22"/>
          </w:rPr>
          <w:delText>2</w:delText>
        </w:r>
      </w:del>
      <w:ins w:id="1" w:author="Groote Haar, Linda" w:date="2026-04-08T09:12:00Z" w16du:dateUtc="2026-04-08T07:12:00Z">
        <w:r w:rsidR="009F3D96">
          <w:rPr>
            <w:rFonts w:ascii="Arial" w:hAnsi="Arial" w:cs="Arial"/>
            <w:color w:val="000000"/>
            <w:sz w:val="22"/>
            <w:szCs w:val="22"/>
          </w:rPr>
          <w:t>26.01</w:t>
        </w:r>
      </w:ins>
      <w:r w:rsidRPr="000D7B52">
        <w:rPr>
          <w:rFonts w:ascii="Arial" w:hAnsi="Arial" w:cs="Arial"/>
          <w:color w:val="000000"/>
          <w:sz w:val="22"/>
          <w:szCs w:val="22"/>
        </w:rPr>
        <w:t>)</w:t>
      </w:r>
    </w:p>
    <w:p w14:paraId="706F6580" w14:textId="77777777" w:rsidR="00737CBB" w:rsidRDefault="00737CBB" w:rsidP="00E558D5">
      <w:pPr>
        <w:spacing w:line="240" w:lineRule="atLeast"/>
        <w:ind w:right="96"/>
        <w:rPr>
          <w:rFonts w:ascii="Arial" w:hAnsi="Arial" w:cs="Arial"/>
          <w:color w:val="000000"/>
          <w:sz w:val="22"/>
          <w:szCs w:val="22"/>
        </w:rPr>
      </w:pPr>
    </w:p>
    <w:p w14:paraId="7C95C2DA" w14:textId="0A27A967" w:rsidR="00737CBB" w:rsidRDefault="00737CBB" w:rsidP="00E558D5">
      <w:pPr>
        <w:spacing w:line="240" w:lineRule="atLeast"/>
        <w:ind w:right="96"/>
        <w:rPr>
          <w:rFonts w:ascii="Arial" w:hAnsi="Arial" w:cs="Arial"/>
          <w:b/>
          <w:color w:val="000000"/>
          <w:sz w:val="20"/>
          <w:u w:val="single"/>
        </w:rPr>
      </w:pPr>
      <w:r w:rsidRPr="000D0BA0">
        <w:rPr>
          <w:rFonts w:ascii="Arial" w:hAnsi="Arial" w:cs="Arial"/>
          <w:b/>
          <w:color w:val="000000"/>
          <w:sz w:val="20"/>
          <w:u w:val="single"/>
        </w:rPr>
        <w:t xml:space="preserve">Versie </w:t>
      </w:r>
      <w:del w:id="2" w:author="Groote Haar, Linda" w:date="2026-04-08T09:12:00Z" w16du:dateUtc="2026-04-08T07:12:00Z">
        <w:r w:rsidR="004E0A32" w:rsidDel="009F3D96">
          <w:rPr>
            <w:rFonts w:ascii="Arial" w:hAnsi="Arial" w:cs="Arial"/>
            <w:b/>
            <w:color w:val="000000"/>
            <w:sz w:val="20"/>
            <w:u w:val="single"/>
          </w:rPr>
          <w:delText>3</w:delText>
        </w:r>
      </w:del>
      <w:ins w:id="3" w:author="Groot, Karina de" w:date="2025-02-18T11:45:00Z" w16du:dateUtc="2025-02-18T10:45:00Z">
        <w:del w:id="4" w:author="Groote Haar, Linda" w:date="2026-04-08T09:12:00Z" w16du:dateUtc="2026-04-08T07:12:00Z">
          <w:r w:rsidR="00393EBB" w:rsidDel="009F3D96">
            <w:rPr>
              <w:rFonts w:ascii="Arial" w:hAnsi="Arial" w:cs="Arial"/>
              <w:b/>
              <w:color w:val="000000"/>
              <w:sz w:val="20"/>
              <w:u w:val="single"/>
            </w:rPr>
            <w:delText>4</w:delText>
          </w:r>
        </w:del>
      </w:ins>
      <w:del w:id="5" w:author="Groote Haar, Linda" w:date="2026-04-08T09:12:00Z" w16du:dateUtc="2026-04-08T07:12:00Z">
        <w:r w:rsidR="004E0A32" w:rsidDel="009F3D96">
          <w:rPr>
            <w:rFonts w:ascii="Arial" w:hAnsi="Arial" w:cs="Arial"/>
            <w:b/>
            <w:color w:val="000000"/>
            <w:sz w:val="20"/>
            <w:u w:val="single"/>
          </w:rPr>
          <w:delText>.0</w:delText>
        </w:r>
      </w:del>
      <w:ins w:id="6" w:author="Groote Haar, Linda" w:date="2026-08-18T14:00:00Z" w16du:dateUtc="2026-08-18T12:00:00Z">
        <w:r w:rsidR="00297234">
          <w:rPr>
            <w:rFonts w:ascii="Arial" w:hAnsi="Arial" w:cs="Arial"/>
            <w:b/>
            <w:color w:val="000000"/>
            <w:sz w:val="20"/>
            <w:u w:val="single"/>
          </w:rPr>
          <w:t>6.0</w:t>
        </w:r>
      </w:ins>
      <w:r w:rsidRPr="000D0BA0">
        <w:rPr>
          <w:rFonts w:ascii="Arial" w:hAnsi="Arial" w:cs="Arial"/>
          <w:b/>
          <w:color w:val="000000"/>
          <w:sz w:val="20"/>
          <w:u w:val="single"/>
        </w:rPr>
        <w:tab/>
      </w:r>
      <w:r w:rsidRPr="000D0BA0">
        <w:rPr>
          <w:rFonts w:ascii="Arial" w:hAnsi="Arial" w:cs="Arial"/>
          <w:b/>
          <w:color w:val="000000"/>
          <w:sz w:val="20"/>
          <w:u w:val="single"/>
        </w:rPr>
        <w:tab/>
        <w:t xml:space="preserve">d.d. </w:t>
      </w:r>
      <w:del w:id="7" w:author="Groote Haar, Linda" w:date="2026-04-08T09:12:00Z" w16du:dateUtc="2026-04-08T07:12:00Z">
        <w:r w:rsidR="009E77CC" w:rsidDel="002E5CE2">
          <w:rPr>
            <w:rFonts w:ascii="Arial" w:hAnsi="Arial" w:cs="Arial"/>
            <w:b/>
            <w:color w:val="000000"/>
            <w:sz w:val="20"/>
            <w:u w:val="single"/>
          </w:rPr>
          <w:delText>1</w:delText>
        </w:r>
      </w:del>
      <w:ins w:id="8" w:author="Groot, Karina de" w:date="2025-02-18T11:45:00Z" w16du:dateUtc="2025-02-18T10:45:00Z">
        <w:del w:id="9" w:author="Groote Haar, Linda" w:date="2026-04-08T09:12:00Z" w16du:dateUtc="2026-04-08T07:12:00Z">
          <w:r w:rsidR="00393EBB" w:rsidDel="002E5CE2">
            <w:rPr>
              <w:rFonts w:ascii="Arial" w:hAnsi="Arial" w:cs="Arial"/>
              <w:b/>
              <w:color w:val="000000"/>
              <w:sz w:val="20"/>
              <w:u w:val="single"/>
            </w:rPr>
            <w:delText>1</w:delText>
          </w:r>
        </w:del>
      </w:ins>
      <w:del w:id="10" w:author="Groote Haar, Linda" w:date="2026-04-08T09:12:00Z" w16du:dateUtc="2026-04-08T07:12:00Z">
        <w:r w:rsidR="0002322A" w:rsidDel="002E5CE2">
          <w:rPr>
            <w:rFonts w:ascii="Arial" w:hAnsi="Arial" w:cs="Arial"/>
            <w:b/>
            <w:color w:val="000000"/>
            <w:sz w:val="20"/>
            <w:u w:val="single"/>
          </w:rPr>
          <w:delText>2</w:delText>
        </w:r>
        <w:r w:rsidR="004A391F" w:rsidDel="002E5CE2">
          <w:rPr>
            <w:rFonts w:ascii="Arial" w:hAnsi="Arial" w:cs="Arial"/>
            <w:b/>
            <w:color w:val="000000"/>
            <w:sz w:val="20"/>
            <w:u w:val="single"/>
          </w:rPr>
          <w:delText>-</w:delText>
        </w:r>
      </w:del>
      <w:ins w:id="11" w:author="Groot, Karina de" w:date="2025-02-18T11:45:00Z" w16du:dateUtc="2025-02-18T10:45:00Z">
        <w:del w:id="12" w:author="Groote Haar, Linda" w:date="2026-04-08T09:12:00Z" w16du:dateUtc="2026-04-08T07:12:00Z">
          <w:r w:rsidR="00393EBB" w:rsidDel="002E5CE2">
            <w:rPr>
              <w:rFonts w:ascii="Arial" w:hAnsi="Arial" w:cs="Arial"/>
              <w:b/>
              <w:color w:val="000000"/>
              <w:sz w:val="20"/>
              <w:u w:val="single"/>
            </w:rPr>
            <w:delText>02</w:delText>
          </w:r>
        </w:del>
      </w:ins>
      <w:del w:id="13" w:author="Groote Haar, Linda" w:date="2026-04-08T09:12:00Z" w16du:dateUtc="2026-04-08T07:12:00Z">
        <w:r w:rsidR="0002322A" w:rsidDel="002E5CE2">
          <w:rPr>
            <w:rFonts w:ascii="Arial" w:hAnsi="Arial" w:cs="Arial"/>
            <w:b/>
            <w:color w:val="000000"/>
            <w:sz w:val="20"/>
            <w:u w:val="single"/>
          </w:rPr>
          <w:delText>10</w:delText>
        </w:r>
        <w:r w:rsidR="004A391F" w:rsidDel="002E5CE2">
          <w:rPr>
            <w:rFonts w:ascii="Arial" w:hAnsi="Arial" w:cs="Arial"/>
            <w:b/>
            <w:color w:val="000000"/>
            <w:sz w:val="20"/>
            <w:u w:val="single"/>
          </w:rPr>
          <w:delText>-20</w:delText>
        </w:r>
        <w:r w:rsidR="00A05363" w:rsidDel="002E5CE2">
          <w:rPr>
            <w:rFonts w:ascii="Arial" w:hAnsi="Arial" w:cs="Arial"/>
            <w:b/>
            <w:color w:val="000000"/>
            <w:sz w:val="20"/>
            <w:u w:val="single"/>
          </w:rPr>
          <w:delText>2</w:delText>
        </w:r>
      </w:del>
      <w:ins w:id="14" w:author="Groot, Karina de" w:date="2025-02-18T11:45:00Z" w16du:dateUtc="2025-02-18T10:45:00Z">
        <w:del w:id="15" w:author="Groote Haar, Linda" w:date="2026-04-08T09:12:00Z" w16du:dateUtc="2026-04-08T07:12:00Z">
          <w:r w:rsidR="00393EBB" w:rsidDel="002E5CE2">
            <w:rPr>
              <w:rFonts w:ascii="Arial" w:hAnsi="Arial" w:cs="Arial"/>
              <w:b/>
              <w:color w:val="000000"/>
              <w:sz w:val="20"/>
              <w:u w:val="single"/>
            </w:rPr>
            <w:delText>5</w:delText>
          </w:r>
        </w:del>
      </w:ins>
      <w:del w:id="16" w:author="Groote Haar, Linda" w:date="2026-04-08T09:12:00Z" w16du:dateUtc="2026-04-08T07:12:00Z">
        <w:r w:rsidR="00A05363" w:rsidDel="002E5CE2">
          <w:rPr>
            <w:rFonts w:ascii="Arial" w:hAnsi="Arial" w:cs="Arial"/>
            <w:b/>
            <w:color w:val="000000"/>
            <w:sz w:val="20"/>
            <w:u w:val="single"/>
          </w:rPr>
          <w:delText>1</w:delText>
        </w:r>
      </w:del>
      <w:ins w:id="17" w:author="Groote Haar, Linda" w:date="2026-08-18T14:00:00Z" w16du:dateUtc="2026-08-18T12:00:00Z">
        <w:r w:rsidR="00297234">
          <w:rPr>
            <w:rFonts w:ascii="Arial" w:hAnsi="Arial" w:cs="Arial"/>
            <w:b/>
            <w:color w:val="000000"/>
            <w:sz w:val="20"/>
            <w:u w:val="single"/>
          </w:rPr>
          <w:t>18-08-2026</w:t>
        </w:r>
      </w:ins>
    </w:p>
    <w:p w14:paraId="18612001" w14:textId="77777777" w:rsidR="00737CBB" w:rsidRDefault="00737CBB" w:rsidP="00E558D5">
      <w:pPr>
        <w:spacing w:line="240" w:lineRule="atLeast"/>
        <w:ind w:right="96"/>
        <w:rPr>
          <w:rFonts w:ascii="Arial" w:hAnsi="Arial" w:cs="Arial"/>
          <w:b/>
          <w:color w:val="000000"/>
          <w:sz w:val="20"/>
          <w:u w:val="single"/>
        </w:rPr>
      </w:pPr>
    </w:p>
    <w:p w14:paraId="6115951C" w14:textId="77777777" w:rsidR="00737CBB" w:rsidRPr="002E7F50" w:rsidRDefault="00737CBB" w:rsidP="00E558D5">
      <w:pPr>
        <w:tabs>
          <w:tab w:val="left" w:pos="-1440"/>
          <w:tab w:val="left" w:pos="-720"/>
        </w:tabs>
        <w:suppressAutoHyphens/>
        <w:spacing w:line="240" w:lineRule="atLeast"/>
        <w:rPr>
          <w:rFonts w:ascii="Arial" w:hAnsi="Arial" w:cs="Arial"/>
          <w:color w:val="FF0000"/>
          <w:sz w:val="20"/>
        </w:rPr>
      </w:pPr>
      <w:r w:rsidRPr="002E7F50">
        <w:rPr>
          <w:rFonts w:ascii="Arial" w:hAnsi="Arial" w:cs="Arial"/>
          <w:color w:val="FF0000"/>
          <w:sz w:val="20"/>
          <w:highlight w:val="yellow"/>
        </w:rPr>
        <w:t>TEKSTBLOK EQUIVALENTIEVERKLARING</w:t>
      </w:r>
      <w:r w:rsidRPr="002E7F50">
        <w:rPr>
          <w:rFonts w:ascii="Arial" w:hAnsi="Arial" w:cs="Arial"/>
          <w:color w:val="FF0000"/>
          <w:sz w:val="20"/>
        </w:rPr>
        <w:t>.</w:t>
      </w:r>
    </w:p>
    <w:p w14:paraId="14064FB5" w14:textId="77777777" w:rsidR="00737CBB" w:rsidRDefault="00737CBB" w:rsidP="00E558D5">
      <w:pPr>
        <w:spacing w:line="240" w:lineRule="atLeast"/>
        <w:ind w:right="96"/>
        <w:rPr>
          <w:rFonts w:ascii="Arial" w:hAnsi="Arial" w:cs="Arial"/>
          <w:color w:val="000000"/>
          <w:sz w:val="22"/>
          <w:szCs w:val="22"/>
        </w:rPr>
      </w:pPr>
    </w:p>
    <w:p w14:paraId="512C81E2" w14:textId="77777777" w:rsidR="00737CBB" w:rsidRDefault="00737CBB" w:rsidP="00E558D5">
      <w:pPr>
        <w:spacing w:line="240" w:lineRule="atLeast"/>
        <w:ind w:right="96"/>
        <w:rPr>
          <w:rFonts w:ascii="Arial" w:hAnsi="Arial" w:cs="Arial"/>
          <w:color w:val="000000"/>
          <w:sz w:val="22"/>
          <w:szCs w:val="22"/>
        </w:rPr>
      </w:pPr>
    </w:p>
    <w:p w14:paraId="337F9E9C" w14:textId="77777777" w:rsidR="00737CBB" w:rsidRDefault="00737CBB" w:rsidP="00E558D5">
      <w:pPr>
        <w:tabs>
          <w:tab w:val="left" w:pos="-1440"/>
          <w:tab w:val="left" w:pos="-720"/>
        </w:tabs>
        <w:suppressAutoHyphens/>
        <w:spacing w:line="240" w:lineRule="atLeast"/>
        <w:jc w:val="center"/>
        <w:rPr>
          <w:rFonts w:ascii="Arial" w:hAnsi="Arial" w:cs="Arial"/>
          <w:color w:val="800080"/>
          <w:sz w:val="20"/>
        </w:rPr>
      </w:pPr>
      <w:r w:rsidRPr="00006777">
        <w:rPr>
          <w:rFonts w:ascii="Arial" w:hAnsi="Arial" w:cs="Arial"/>
          <w:color w:val="800080"/>
          <w:sz w:val="20"/>
          <w:highlight w:val="yellow"/>
        </w:rPr>
        <w:t>TEKSTBLOK TITEL HYPOTHEEKAKTEN</w:t>
      </w:r>
    </w:p>
    <w:p w14:paraId="41F4828A" w14:textId="77777777" w:rsidR="00737CBB" w:rsidRDefault="00737CBB" w:rsidP="00E558D5">
      <w:pPr>
        <w:spacing w:line="240" w:lineRule="atLeast"/>
        <w:ind w:right="96"/>
        <w:rPr>
          <w:rFonts w:ascii="Arial" w:hAnsi="Arial" w:cs="Arial"/>
          <w:color w:val="000000"/>
          <w:sz w:val="22"/>
          <w:szCs w:val="22"/>
        </w:rPr>
      </w:pPr>
    </w:p>
    <w:p w14:paraId="5C40C6FE" w14:textId="77777777" w:rsidR="00737CBB" w:rsidRPr="002E7F50" w:rsidRDefault="00737CBB" w:rsidP="00E558D5">
      <w:pPr>
        <w:tabs>
          <w:tab w:val="left" w:pos="-1440"/>
          <w:tab w:val="left" w:pos="-720"/>
        </w:tabs>
        <w:suppressAutoHyphens/>
        <w:spacing w:line="240" w:lineRule="atLeast"/>
        <w:rPr>
          <w:rFonts w:ascii="Arial" w:hAnsi="Arial" w:cs="Arial"/>
          <w:color w:val="FF0000"/>
          <w:sz w:val="20"/>
          <w:highlight w:val="yellow"/>
        </w:rPr>
      </w:pPr>
      <w:r w:rsidRPr="002E7F50">
        <w:rPr>
          <w:rFonts w:ascii="Arial" w:hAnsi="Arial" w:cs="Arial"/>
          <w:color w:val="FF0000"/>
          <w:sz w:val="20"/>
          <w:highlight w:val="yellow"/>
        </w:rPr>
        <w:t>TEKSTBLOK AANHEF</w:t>
      </w:r>
      <w:r w:rsidRPr="002E7F50">
        <w:rPr>
          <w:rFonts w:ascii="Arial" w:hAnsi="Arial" w:cs="Arial"/>
          <w:color w:val="FF0000"/>
          <w:sz w:val="20"/>
        </w:rPr>
        <w:t>:</w:t>
      </w:r>
      <w:r w:rsidRPr="002E7F50">
        <w:rPr>
          <w:rFonts w:ascii="Arial" w:hAnsi="Arial" w:cs="Arial"/>
          <w:color w:val="FF0000"/>
          <w:sz w:val="20"/>
          <w:highlight w:val="yellow"/>
        </w:rPr>
        <w:t xml:space="preserve"> </w:t>
      </w:r>
    </w:p>
    <w:p w14:paraId="3C1ED677" w14:textId="77777777" w:rsidR="00DE5315" w:rsidRDefault="00DE5315" w:rsidP="00E558D5">
      <w:pPr>
        <w:tabs>
          <w:tab w:val="left" w:pos="-1440"/>
          <w:tab w:val="left" w:pos="-720"/>
        </w:tabs>
        <w:suppressAutoHyphens/>
        <w:spacing w:line="240" w:lineRule="atLeast"/>
        <w:ind w:left="284" w:hanging="284"/>
        <w:rPr>
          <w:rFonts w:ascii="Arial" w:hAnsi="Arial" w:cs="Arial"/>
          <w:bCs/>
          <w:color w:val="FF0000"/>
          <w:sz w:val="20"/>
        </w:rPr>
      </w:pPr>
      <w:r w:rsidRPr="00AA57FA">
        <w:rPr>
          <w:rFonts w:ascii="Arial" w:hAnsi="Arial" w:cs="Arial"/>
          <w:color w:val="FF0000"/>
          <w:sz w:val="20"/>
        </w:rPr>
        <w:t>1.</w:t>
      </w:r>
      <w:r w:rsidRPr="0056395F">
        <w:rPr>
          <w:rFonts w:ascii="Arial" w:hAnsi="Arial" w:cs="Arial"/>
          <w:sz w:val="20"/>
        </w:rPr>
        <w:t xml:space="preserve"> </w:t>
      </w:r>
      <w:r w:rsidRPr="00006B74">
        <w:rPr>
          <w:rFonts w:ascii="Arial" w:hAnsi="Arial" w:cs="Arial"/>
          <w:bCs/>
          <w:color w:val="FF0000"/>
          <w:sz w:val="20"/>
          <w:highlight w:val="yellow"/>
        </w:rPr>
        <w:t>TEKSTBLOK GEVOLMACHTIGDE</w:t>
      </w:r>
      <w:r>
        <w:rPr>
          <w:rFonts w:ascii="Arial" w:hAnsi="Arial" w:cs="Arial"/>
          <w:bCs/>
          <w:color w:val="FF0000"/>
          <w:sz w:val="20"/>
        </w:rPr>
        <w:t xml:space="preserve">: </w:t>
      </w:r>
    </w:p>
    <w:p w14:paraId="0616650E" w14:textId="6E28C330" w:rsidR="00DE5315" w:rsidRDefault="00DE5315" w:rsidP="004A391F">
      <w:pPr>
        <w:tabs>
          <w:tab w:val="left" w:pos="-1440"/>
          <w:tab w:val="left" w:pos="-720"/>
        </w:tabs>
        <w:suppressAutoHyphens/>
        <w:spacing w:line="240" w:lineRule="atLeast"/>
        <w:ind w:left="284"/>
        <w:rPr>
          <w:rFonts w:ascii="Arial" w:hAnsi="Arial" w:cs="Arial"/>
          <w:color w:val="FF0000"/>
          <w:sz w:val="20"/>
        </w:rPr>
      </w:pPr>
      <w:r w:rsidRPr="001B4F7F">
        <w:rPr>
          <w:rFonts w:ascii="Arial" w:hAnsi="Arial" w:cs="Arial"/>
          <w:color w:val="FF0000"/>
          <w:sz w:val="20"/>
          <w:highlight w:val="yellow"/>
        </w:rPr>
        <w:t>TEKSTBLOK RECHTSPERSOON</w:t>
      </w:r>
      <w:r w:rsidR="00A42077">
        <w:rPr>
          <w:rFonts w:ascii="Arial" w:hAnsi="Arial" w:cs="Arial"/>
          <w:color w:val="FF0000"/>
          <w:sz w:val="20"/>
        </w:rPr>
        <w:t xml:space="preserve"> </w:t>
      </w:r>
      <w:r w:rsidRPr="001B4F7F">
        <w:rPr>
          <w:rFonts w:ascii="Arial" w:hAnsi="Arial" w:cs="Arial"/>
          <w:color w:val="800080"/>
          <w:sz w:val="20"/>
        </w:rPr>
        <w:t>(correspondentieadres</w:t>
      </w:r>
      <w:r w:rsidR="004A391F">
        <w:rPr>
          <w:rFonts w:ascii="Arial" w:hAnsi="Arial" w:cs="Arial"/>
          <w:color w:val="800080"/>
          <w:sz w:val="20"/>
        </w:rPr>
        <w:t>:</w:t>
      </w:r>
      <w:r>
        <w:rPr>
          <w:rFonts w:ascii="Arial" w:hAnsi="Arial" w:cs="Arial"/>
          <w:color w:val="800080"/>
          <w:sz w:val="20"/>
        </w:rPr>
        <w:t xml:space="preserve"> </w:t>
      </w:r>
      <w:r w:rsidRPr="00AA5A06">
        <w:rPr>
          <w:rFonts w:ascii="Arial" w:hAnsi="Arial" w:cs="Arial"/>
          <w:color w:val="800080"/>
          <w:sz w:val="20"/>
        </w:rPr>
        <w:t>postbus</w:t>
      </w:r>
      <w:r w:rsidRPr="001B4F7F">
        <w:rPr>
          <w:rFonts w:ascii="Arial" w:hAnsi="Arial" w:cs="Arial"/>
          <w:color w:val="800080"/>
          <w:sz w:val="20"/>
        </w:rPr>
        <w:t xml:space="preserve"> </w:t>
      </w:r>
      <w:r w:rsidRPr="001B4F7F">
        <w:rPr>
          <w:rFonts w:ascii="Arial" w:hAnsi="Arial" w:cs="Arial"/>
          <w:sz w:val="20"/>
        </w:rPr>
        <w:fldChar w:fldCharType="begin"/>
      </w:r>
      <w:r w:rsidRPr="001B4F7F">
        <w:rPr>
          <w:rFonts w:ascii="Arial" w:hAnsi="Arial" w:cs="Arial"/>
          <w:sz w:val="20"/>
        </w:rPr>
        <w:instrText>MacroButton Nomacro §</w:instrText>
      </w:r>
      <w:r w:rsidRPr="001B4F7F">
        <w:rPr>
          <w:rFonts w:ascii="Arial" w:hAnsi="Arial" w:cs="Arial"/>
          <w:sz w:val="20"/>
        </w:rPr>
        <w:fldChar w:fldCharType="end"/>
      </w:r>
      <w:r w:rsidRPr="001B4F7F">
        <w:rPr>
          <w:rFonts w:ascii="Arial" w:hAnsi="Arial" w:cs="Arial"/>
          <w:sz w:val="20"/>
        </w:rPr>
        <w:t>postbusnummer</w:t>
      </w:r>
      <w:r w:rsidRPr="001B4F7F">
        <w:rPr>
          <w:rFonts w:ascii="Arial" w:hAnsi="Arial" w:cs="Arial"/>
          <w:sz w:val="20"/>
        </w:rPr>
        <w:fldChar w:fldCharType="begin"/>
      </w:r>
      <w:r w:rsidRPr="001B4F7F">
        <w:rPr>
          <w:rFonts w:ascii="Arial" w:hAnsi="Arial" w:cs="Arial"/>
          <w:sz w:val="20"/>
        </w:rPr>
        <w:instrText>MacroButton Nomacro §</w:instrText>
      </w:r>
      <w:r w:rsidRPr="001B4F7F">
        <w:rPr>
          <w:rFonts w:ascii="Arial" w:hAnsi="Arial" w:cs="Arial"/>
          <w:sz w:val="20"/>
        </w:rPr>
        <w:fldChar w:fldCharType="end"/>
      </w:r>
      <w:r w:rsidRPr="001B4F7F">
        <w:rPr>
          <w:rFonts w:ascii="Arial" w:hAnsi="Arial" w:cs="Arial"/>
          <w:color w:val="800080"/>
          <w:sz w:val="20"/>
        </w:rPr>
        <w:t xml:space="preserve"> </w:t>
      </w:r>
      <w:r w:rsidRPr="001B4F7F">
        <w:rPr>
          <w:rFonts w:ascii="Arial" w:hAnsi="Arial" w:cs="Arial"/>
          <w:sz w:val="20"/>
        </w:rPr>
        <w:fldChar w:fldCharType="begin"/>
      </w:r>
      <w:r w:rsidRPr="001B4F7F">
        <w:rPr>
          <w:rFonts w:ascii="Arial" w:hAnsi="Arial" w:cs="Arial"/>
          <w:sz w:val="20"/>
        </w:rPr>
        <w:instrText>MacroButton Nomacro §</w:instrText>
      </w:r>
      <w:r w:rsidRPr="001B4F7F">
        <w:rPr>
          <w:rFonts w:ascii="Arial" w:hAnsi="Arial" w:cs="Arial"/>
          <w:sz w:val="20"/>
        </w:rPr>
        <w:fldChar w:fldCharType="end"/>
      </w:r>
      <w:r w:rsidRPr="001B4F7F">
        <w:rPr>
          <w:rFonts w:ascii="Arial" w:hAnsi="Arial" w:cs="Arial"/>
          <w:sz w:val="20"/>
        </w:rPr>
        <w:t>postcode</w:t>
      </w:r>
      <w:r w:rsidRPr="001B4F7F">
        <w:rPr>
          <w:rFonts w:ascii="Arial" w:hAnsi="Arial" w:cs="Arial"/>
          <w:sz w:val="20"/>
        </w:rPr>
        <w:fldChar w:fldCharType="begin"/>
      </w:r>
      <w:r w:rsidRPr="001B4F7F">
        <w:rPr>
          <w:rFonts w:ascii="Arial" w:hAnsi="Arial" w:cs="Arial"/>
          <w:sz w:val="20"/>
        </w:rPr>
        <w:instrText>MacroButton Nomacro §</w:instrText>
      </w:r>
      <w:r w:rsidRPr="001B4F7F">
        <w:rPr>
          <w:rFonts w:ascii="Arial" w:hAnsi="Arial" w:cs="Arial"/>
          <w:sz w:val="20"/>
        </w:rPr>
        <w:fldChar w:fldCharType="end"/>
      </w:r>
      <w:r w:rsidRPr="001B4F7F">
        <w:rPr>
          <w:rFonts w:ascii="Arial" w:hAnsi="Arial" w:cs="Arial"/>
          <w:color w:val="800080"/>
          <w:sz w:val="20"/>
        </w:rPr>
        <w:t xml:space="preserve"> </w:t>
      </w:r>
      <w:r w:rsidRPr="001B4F7F">
        <w:rPr>
          <w:rFonts w:ascii="Arial" w:hAnsi="Arial" w:cs="Arial"/>
          <w:sz w:val="20"/>
        </w:rPr>
        <w:fldChar w:fldCharType="begin"/>
      </w:r>
      <w:r w:rsidRPr="001B4F7F">
        <w:rPr>
          <w:rFonts w:ascii="Arial" w:hAnsi="Arial" w:cs="Arial"/>
          <w:sz w:val="20"/>
        </w:rPr>
        <w:instrText>MacroButton Nomacro §</w:instrText>
      </w:r>
      <w:r w:rsidRPr="001B4F7F">
        <w:rPr>
          <w:rFonts w:ascii="Arial" w:hAnsi="Arial" w:cs="Arial"/>
          <w:sz w:val="20"/>
        </w:rPr>
        <w:fldChar w:fldCharType="end"/>
      </w:r>
      <w:r w:rsidRPr="001B4F7F">
        <w:rPr>
          <w:rFonts w:ascii="Arial" w:hAnsi="Arial" w:cs="Arial"/>
          <w:sz w:val="20"/>
        </w:rPr>
        <w:t>plaats</w:t>
      </w:r>
      <w:r w:rsidRPr="001B4F7F">
        <w:rPr>
          <w:rFonts w:ascii="Arial" w:hAnsi="Arial" w:cs="Arial"/>
          <w:sz w:val="20"/>
        </w:rPr>
        <w:fldChar w:fldCharType="begin"/>
      </w:r>
      <w:r w:rsidRPr="001B4F7F">
        <w:rPr>
          <w:rFonts w:ascii="Arial" w:hAnsi="Arial" w:cs="Arial"/>
          <w:sz w:val="20"/>
        </w:rPr>
        <w:instrText>MacroButton Nomacro §</w:instrText>
      </w:r>
      <w:r w:rsidRPr="001B4F7F">
        <w:rPr>
          <w:rFonts w:ascii="Arial" w:hAnsi="Arial" w:cs="Arial"/>
          <w:sz w:val="20"/>
        </w:rPr>
        <w:fldChar w:fldCharType="end"/>
      </w:r>
      <w:r w:rsidRPr="001B4F7F">
        <w:rPr>
          <w:rFonts w:ascii="Arial" w:hAnsi="Arial" w:cs="Arial"/>
          <w:color w:val="800080"/>
          <w:sz w:val="20"/>
        </w:rPr>
        <w:t>)</w:t>
      </w:r>
      <w:r>
        <w:rPr>
          <w:rFonts w:ascii="Arial" w:hAnsi="Arial" w:cs="Arial"/>
          <w:color w:val="FF0000"/>
          <w:sz w:val="20"/>
        </w:rPr>
        <w:t>;</w:t>
      </w:r>
    </w:p>
    <w:p w14:paraId="242F8B0D" w14:textId="14789C44" w:rsidR="00DE5315" w:rsidRDefault="00DE5315" w:rsidP="00E558D5">
      <w:pPr>
        <w:tabs>
          <w:tab w:val="left" w:pos="-1440"/>
          <w:tab w:val="left" w:pos="-720"/>
        </w:tabs>
        <w:suppressAutoHyphens/>
        <w:spacing w:line="240" w:lineRule="atLeast"/>
        <w:ind w:left="284"/>
        <w:rPr>
          <w:rFonts w:ascii="Arial" w:hAnsi="Arial" w:cs="Arial"/>
          <w:color w:val="FF0000"/>
          <w:sz w:val="20"/>
        </w:rPr>
      </w:pPr>
      <w:r w:rsidRPr="0056395F">
        <w:rPr>
          <w:rFonts w:ascii="Arial" w:hAnsi="Arial" w:cs="Arial"/>
          <w:color w:val="FF0000"/>
          <w:sz w:val="20"/>
        </w:rPr>
        <w:t xml:space="preserve">hierna </w:t>
      </w:r>
      <w:r>
        <w:rPr>
          <w:rFonts w:ascii="Arial" w:hAnsi="Arial" w:cs="Arial"/>
          <w:color w:val="FF0000"/>
          <w:sz w:val="20"/>
        </w:rPr>
        <w:t>t</w:t>
      </w:r>
      <w:r w:rsidRPr="0056395F">
        <w:rPr>
          <w:rFonts w:ascii="Arial" w:hAnsi="Arial" w:cs="Arial"/>
          <w:color w:val="FF0000"/>
          <w:sz w:val="20"/>
        </w:rPr>
        <w:t>e noemen</w:t>
      </w:r>
      <w:r w:rsidR="00896DE0">
        <w:rPr>
          <w:rFonts w:ascii="Arial" w:hAnsi="Arial" w:cs="Arial"/>
          <w:color w:val="FF0000"/>
          <w:sz w:val="20"/>
        </w:rPr>
        <w:t>:</w:t>
      </w:r>
      <w:r w:rsidRPr="0056395F">
        <w:rPr>
          <w:rFonts w:ascii="Arial" w:hAnsi="Arial" w:cs="Arial"/>
          <w:color w:val="FF0000"/>
          <w:sz w:val="20"/>
        </w:rPr>
        <w:t xml:space="preserve"> </w:t>
      </w:r>
      <w:r w:rsidR="00A42077" w:rsidRPr="00A42077">
        <w:rPr>
          <w:rFonts w:ascii="Arial" w:hAnsi="Arial" w:cs="Arial"/>
          <w:color w:val="FF0000"/>
          <w:sz w:val="20"/>
        </w:rPr>
        <w:t>"</w:t>
      </w:r>
      <w:r>
        <w:rPr>
          <w:rFonts w:ascii="Arial" w:hAnsi="Arial" w:cs="Arial"/>
          <w:color w:val="FF0000"/>
          <w:sz w:val="20"/>
        </w:rPr>
        <w:t>ASR</w:t>
      </w:r>
      <w:r w:rsidR="00A42077" w:rsidRPr="00A42077">
        <w:rPr>
          <w:rFonts w:ascii="Arial" w:hAnsi="Arial" w:cs="Arial"/>
          <w:color w:val="FF0000"/>
          <w:sz w:val="20"/>
        </w:rPr>
        <w:t>"</w:t>
      </w:r>
      <w:r>
        <w:rPr>
          <w:rFonts w:ascii="Arial" w:hAnsi="Arial" w:cs="Arial"/>
          <w:color w:val="FF0000"/>
          <w:sz w:val="20"/>
        </w:rPr>
        <w:t xml:space="preserve">; </w:t>
      </w:r>
    </w:p>
    <w:p w14:paraId="00AD16FD" w14:textId="62C05FD1" w:rsidR="00E6452B" w:rsidRPr="00E06053" w:rsidRDefault="00E6452B" w:rsidP="00E6452B">
      <w:pPr>
        <w:tabs>
          <w:tab w:val="left" w:pos="-1440"/>
          <w:tab w:val="left" w:pos="-720"/>
        </w:tabs>
        <w:suppressAutoHyphens/>
        <w:spacing w:line="240" w:lineRule="atLeast"/>
        <w:rPr>
          <w:rFonts w:ascii="Arial" w:hAnsi="Arial" w:cs="Arial"/>
          <w:color w:val="800080"/>
          <w:sz w:val="20"/>
        </w:rPr>
      </w:pPr>
      <w:r w:rsidRPr="0056395F">
        <w:rPr>
          <w:rFonts w:ascii="Arial" w:hAnsi="Arial" w:cs="Arial"/>
          <w:color w:val="FF0000"/>
          <w:sz w:val="20"/>
        </w:rPr>
        <w:t>2.</w:t>
      </w:r>
      <w:r w:rsidRPr="00006B74">
        <w:rPr>
          <w:rFonts w:ascii="Arial" w:hAnsi="Arial" w:cs="Arial"/>
          <w:sz w:val="20"/>
        </w:rPr>
        <w:t xml:space="preserve"> </w:t>
      </w:r>
      <w:r>
        <w:rPr>
          <w:rFonts w:ascii="Arial" w:hAnsi="Arial" w:cs="Arial"/>
          <w:sz w:val="20"/>
        </w:rPr>
        <w:t xml:space="preserve"> </w:t>
      </w:r>
      <w:r w:rsidRPr="00E06053">
        <w:rPr>
          <w:rFonts w:ascii="Arial" w:hAnsi="Arial" w:cs="Arial"/>
          <w:bCs/>
          <w:color w:val="800080"/>
          <w:sz w:val="20"/>
          <w:highlight w:val="yellow"/>
        </w:rPr>
        <w:t>TEKSTBLOK GEVOLMACHTIGDE</w:t>
      </w:r>
      <w:r w:rsidRPr="00E06053">
        <w:rPr>
          <w:rFonts w:ascii="Arial" w:hAnsi="Arial" w:cs="Arial"/>
          <w:bCs/>
          <w:color w:val="800080"/>
          <w:sz w:val="20"/>
        </w:rPr>
        <w:t>:</w:t>
      </w:r>
    </w:p>
    <w:p w14:paraId="0B57934C" w14:textId="77777777" w:rsidR="00E6452B" w:rsidRDefault="00E6452B" w:rsidP="00E6452B">
      <w:pPr>
        <w:spacing w:line="240" w:lineRule="atLeast"/>
        <w:ind w:left="748" w:hanging="448"/>
        <w:rPr>
          <w:rFonts w:ascii="Arial" w:hAnsi="Arial" w:cs="Arial"/>
          <w:color w:val="FF0000"/>
          <w:sz w:val="20"/>
        </w:rPr>
      </w:pPr>
      <w:r w:rsidRPr="002E7F50">
        <w:rPr>
          <w:rFonts w:ascii="Arial" w:hAnsi="Arial" w:cs="Arial"/>
          <w:sz w:val="20"/>
        </w:rPr>
        <w:fldChar w:fldCharType="begin"/>
      </w:r>
      <w:r w:rsidRPr="002E7F50">
        <w:rPr>
          <w:rFonts w:ascii="Arial" w:hAnsi="Arial" w:cs="Arial"/>
          <w:sz w:val="20"/>
        </w:rPr>
        <w:instrText>MacroButton Nomacro §</w:instrText>
      </w:r>
      <w:r w:rsidRPr="002E7F50">
        <w:rPr>
          <w:rFonts w:ascii="Arial" w:hAnsi="Arial" w:cs="Arial"/>
          <w:sz w:val="20"/>
        </w:rPr>
        <w:fldChar w:fldCharType="end"/>
      </w:r>
      <w:proofErr w:type="spellStart"/>
      <w:r w:rsidRPr="002E7F50">
        <w:rPr>
          <w:rFonts w:ascii="Arial" w:hAnsi="Arial" w:cs="Arial"/>
          <w:color w:val="800080"/>
          <w:sz w:val="20"/>
        </w:rPr>
        <w:t>a.</w:t>
      </w:r>
      <w:proofErr w:type="spellEnd"/>
      <w:r w:rsidRPr="002E7F50">
        <w:rPr>
          <w:rFonts w:ascii="Arial" w:hAnsi="Arial" w:cs="Arial"/>
          <w:sz w:val="20"/>
        </w:rPr>
        <w:fldChar w:fldCharType="begin"/>
      </w:r>
      <w:r w:rsidRPr="002E7F50">
        <w:rPr>
          <w:rFonts w:ascii="Arial" w:hAnsi="Arial" w:cs="Arial"/>
          <w:sz w:val="20"/>
        </w:rPr>
        <w:instrText>MacroButton Nomacro §</w:instrText>
      </w:r>
      <w:r w:rsidRPr="002E7F50">
        <w:rPr>
          <w:rFonts w:ascii="Arial" w:hAnsi="Arial" w:cs="Arial"/>
          <w:sz w:val="20"/>
        </w:rPr>
        <w:fldChar w:fldCharType="end"/>
      </w:r>
      <w:proofErr w:type="spellStart"/>
      <w:r w:rsidRPr="00654C6E">
        <w:rPr>
          <w:rFonts w:ascii="Arial" w:hAnsi="Arial" w:cs="Arial"/>
          <w:color w:val="339966"/>
          <w:sz w:val="20"/>
          <w:highlight w:val="yellow"/>
        </w:rPr>
        <w:t>TEKSTBLOK</w:t>
      </w:r>
      <w:proofErr w:type="spellEnd"/>
      <w:r w:rsidRPr="00654C6E">
        <w:rPr>
          <w:rFonts w:ascii="Arial" w:hAnsi="Arial" w:cs="Arial"/>
          <w:color w:val="339966"/>
          <w:sz w:val="20"/>
          <w:highlight w:val="yellow"/>
        </w:rPr>
        <w:t xml:space="preserve"> PARTIJ NATUURLIJK PERSOON/TEKSTBLOK PARTIJ NIET NATUURLIJK PERSOON</w:t>
      </w:r>
      <w:r w:rsidRPr="002E7F50">
        <w:rPr>
          <w:rFonts w:ascii="Arial" w:hAnsi="Arial" w:cs="Arial"/>
          <w:color w:val="FF0000"/>
          <w:sz w:val="20"/>
        </w:rPr>
        <w:t>;</w:t>
      </w:r>
    </w:p>
    <w:p w14:paraId="39BA849B" w14:textId="35917CAC" w:rsidR="00E6452B" w:rsidRDefault="00E6452B" w:rsidP="00E6452B">
      <w:pPr>
        <w:spacing w:line="240" w:lineRule="atLeast"/>
        <w:ind w:left="748" w:hanging="448"/>
        <w:rPr>
          <w:rFonts w:ascii="Arial" w:hAnsi="Arial" w:cs="Arial"/>
          <w:color w:val="FF0000"/>
          <w:sz w:val="20"/>
        </w:rPr>
      </w:pPr>
      <w:r>
        <w:rPr>
          <w:rFonts w:ascii="Arial" w:hAnsi="Arial" w:cs="Arial"/>
          <w:color w:val="FF0000"/>
          <w:sz w:val="20"/>
        </w:rPr>
        <w:t>h</w:t>
      </w:r>
      <w:r w:rsidRPr="0056395F">
        <w:rPr>
          <w:rFonts w:ascii="Arial" w:hAnsi="Arial" w:cs="Arial"/>
          <w:color w:val="FF0000"/>
          <w:sz w:val="20"/>
        </w:rPr>
        <w:t>ierna</w:t>
      </w:r>
      <w:r w:rsidRPr="00C64A5B">
        <w:rPr>
          <w:rFonts w:ascii="Arial" w:hAnsi="Arial" w:cs="Arial"/>
          <w:color w:val="800080"/>
          <w:sz w:val="20"/>
        </w:rPr>
        <w:t xml:space="preserve">, </w:t>
      </w:r>
      <w:r w:rsidRPr="002A2653">
        <w:rPr>
          <w:rFonts w:ascii="Arial" w:hAnsi="Arial" w:cs="Arial"/>
          <w:color w:val="800080"/>
          <w:sz w:val="20"/>
        </w:rPr>
        <w:t>zowel tezamen als ieder afzonderlijk,</w:t>
      </w:r>
      <w:r>
        <w:rPr>
          <w:rFonts w:ascii="Arial" w:hAnsi="Arial" w:cs="Arial"/>
          <w:color w:val="FF0000"/>
          <w:sz w:val="20"/>
        </w:rPr>
        <w:t xml:space="preserve"> te noemen: de </w:t>
      </w:r>
      <w:r w:rsidR="00A42077" w:rsidRPr="00A42077">
        <w:rPr>
          <w:rFonts w:ascii="Arial" w:hAnsi="Arial" w:cs="Arial"/>
          <w:color w:val="FF0000"/>
          <w:sz w:val="20"/>
        </w:rPr>
        <w:t>"</w:t>
      </w:r>
      <w:r>
        <w:rPr>
          <w:rFonts w:ascii="Arial" w:hAnsi="Arial" w:cs="Arial"/>
          <w:color w:val="FF0000"/>
          <w:sz w:val="20"/>
        </w:rPr>
        <w:t>Hypotheekgever</w:t>
      </w:r>
      <w:r w:rsidR="00A42077" w:rsidRPr="00A42077">
        <w:rPr>
          <w:rFonts w:ascii="Arial" w:hAnsi="Arial" w:cs="Arial"/>
          <w:color w:val="FF0000"/>
          <w:sz w:val="20"/>
        </w:rPr>
        <w:t>"</w:t>
      </w:r>
      <w:r>
        <w:rPr>
          <w:rFonts w:ascii="Arial" w:hAnsi="Arial" w:cs="Arial"/>
          <w:color w:val="FF0000"/>
          <w:sz w:val="20"/>
        </w:rPr>
        <w:t xml:space="preserve"> en </w:t>
      </w:r>
      <w:r w:rsidR="00A42077" w:rsidRPr="00A42077">
        <w:rPr>
          <w:rFonts w:ascii="Arial" w:hAnsi="Arial" w:cs="Arial"/>
          <w:color w:val="FF0000"/>
          <w:sz w:val="20"/>
        </w:rPr>
        <w:t>"</w:t>
      </w:r>
      <w:r>
        <w:rPr>
          <w:rFonts w:ascii="Arial" w:hAnsi="Arial" w:cs="Arial"/>
          <w:color w:val="FF0000"/>
          <w:sz w:val="20"/>
        </w:rPr>
        <w:t>Schuldenaar</w:t>
      </w:r>
      <w:r w:rsidR="00A42077" w:rsidRPr="00A42077">
        <w:rPr>
          <w:rFonts w:ascii="Arial" w:hAnsi="Arial" w:cs="Arial"/>
          <w:color w:val="FF0000"/>
          <w:sz w:val="20"/>
        </w:rPr>
        <w:t>"</w:t>
      </w:r>
      <w:r w:rsidRPr="00FB019B">
        <w:rPr>
          <w:rFonts w:ascii="Arial" w:hAnsi="Arial" w:cs="Arial"/>
          <w:color w:val="800080"/>
          <w:sz w:val="20"/>
        </w:rPr>
        <w:t>;</w:t>
      </w:r>
    </w:p>
    <w:p w14:paraId="437E03EA" w14:textId="77777777" w:rsidR="00E6452B" w:rsidRPr="002E7F50" w:rsidRDefault="00E6452B" w:rsidP="00E6452B">
      <w:pPr>
        <w:spacing w:line="240" w:lineRule="atLeast"/>
        <w:ind w:left="748" w:hanging="448"/>
        <w:rPr>
          <w:rFonts w:ascii="Arial" w:hAnsi="Arial" w:cs="Arial"/>
          <w:color w:val="339966"/>
          <w:sz w:val="20"/>
        </w:rPr>
      </w:pPr>
      <w:r w:rsidRPr="002E7F50">
        <w:rPr>
          <w:rFonts w:ascii="Arial" w:hAnsi="Arial" w:cs="Arial"/>
          <w:sz w:val="20"/>
        </w:rPr>
        <w:fldChar w:fldCharType="begin"/>
      </w:r>
      <w:r w:rsidRPr="002E7F50">
        <w:rPr>
          <w:rFonts w:ascii="Arial" w:hAnsi="Arial" w:cs="Arial"/>
          <w:sz w:val="20"/>
        </w:rPr>
        <w:instrText>MacroButton Nomacro §</w:instrText>
      </w:r>
      <w:r w:rsidRPr="002E7F50">
        <w:rPr>
          <w:rFonts w:ascii="Arial" w:hAnsi="Arial" w:cs="Arial"/>
          <w:sz w:val="20"/>
        </w:rPr>
        <w:fldChar w:fldCharType="end"/>
      </w:r>
      <w:proofErr w:type="spellStart"/>
      <w:r>
        <w:rPr>
          <w:rFonts w:ascii="Arial" w:hAnsi="Arial" w:cs="Arial"/>
          <w:color w:val="800080"/>
          <w:sz w:val="20"/>
        </w:rPr>
        <w:t>b</w:t>
      </w:r>
      <w:r w:rsidRPr="002E7F50">
        <w:rPr>
          <w:rFonts w:ascii="Arial" w:hAnsi="Arial" w:cs="Arial"/>
          <w:color w:val="800080"/>
          <w:sz w:val="20"/>
        </w:rPr>
        <w:t>.</w:t>
      </w:r>
      <w:proofErr w:type="spellEnd"/>
      <w:r w:rsidRPr="002E7F50">
        <w:rPr>
          <w:rFonts w:ascii="Arial" w:hAnsi="Arial" w:cs="Arial"/>
          <w:sz w:val="20"/>
        </w:rPr>
        <w:fldChar w:fldCharType="begin"/>
      </w:r>
      <w:r w:rsidRPr="002E7F50">
        <w:rPr>
          <w:rFonts w:ascii="Arial" w:hAnsi="Arial" w:cs="Arial"/>
          <w:sz w:val="20"/>
        </w:rPr>
        <w:instrText>MacroButton Nomacro §</w:instrText>
      </w:r>
      <w:r w:rsidRPr="002E7F50">
        <w:rPr>
          <w:rFonts w:ascii="Arial" w:hAnsi="Arial" w:cs="Arial"/>
          <w:sz w:val="20"/>
        </w:rPr>
        <w:fldChar w:fldCharType="end"/>
      </w:r>
      <w:proofErr w:type="spellStart"/>
      <w:r w:rsidRPr="00DC7D00">
        <w:rPr>
          <w:rFonts w:ascii="Arial" w:hAnsi="Arial" w:cs="Arial"/>
          <w:color w:val="800080"/>
          <w:sz w:val="20"/>
          <w:highlight w:val="yellow"/>
        </w:rPr>
        <w:t>TEKSTBLOK</w:t>
      </w:r>
      <w:proofErr w:type="spellEnd"/>
      <w:r w:rsidRPr="00DC7D00">
        <w:rPr>
          <w:rFonts w:ascii="Arial" w:hAnsi="Arial" w:cs="Arial"/>
          <w:color w:val="800080"/>
          <w:sz w:val="20"/>
          <w:highlight w:val="yellow"/>
        </w:rPr>
        <w:t xml:space="preserve"> PARTIJ NATUURLIJK PERSOON/TEKSTBLOK PARTIJ NIET NATUURLIJK PERSOON</w:t>
      </w:r>
      <w:r w:rsidRPr="00DC7D00">
        <w:rPr>
          <w:rFonts w:ascii="Arial" w:hAnsi="Arial" w:cs="Arial"/>
          <w:color w:val="800080"/>
          <w:sz w:val="20"/>
        </w:rPr>
        <w:t>;</w:t>
      </w:r>
    </w:p>
    <w:p w14:paraId="0D4FFE7B" w14:textId="5815425E" w:rsidR="00DC7D00" w:rsidRDefault="00E6452B" w:rsidP="00E6452B">
      <w:pPr>
        <w:tabs>
          <w:tab w:val="left" w:pos="-1440"/>
          <w:tab w:val="left" w:pos="-720"/>
        </w:tabs>
        <w:suppressAutoHyphens/>
        <w:spacing w:line="240" w:lineRule="atLeast"/>
        <w:rPr>
          <w:rFonts w:ascii="Arial" w:hAnsi="Arial" w:cs="Arial"/>
          <w:color w:val="FF0000"/>
          <w:sz w:val="20"/>
        </w:rPr>
      </w:pPr>
      <w:r w:rsidRPr="00DC7D00">
        <w:rPr>
          <w:rFonts w:ascii="Arial" w:hAnsi="Arial" w:cs="Arial"/>
          <w:color w:val="800080"/>
          <w:sz w:val="20"/>
        </w:rPr>
        <w:t>hierna</w:t>
      </w:r>
      <w:r w:rsidRPr="00D321BD">
        <w:rPr>
          <w:rFonts w:ascii="Arial" w:hAnsi="Arial" w:cs="Arial"/>
          <w:color w:val="3366FF"/>
          <w:sz w:val="20"/>
        </w:rPr>
        <w:t xml:space="preserve">, zowel tezamen als ieder afzonderlijk, </w:t>
      </w:r>
      <w:r w:rsidRPr="00DC7D00">
        <w:rPr>
          <w:rFonts w:ascii="Arial" w:hAnsi="Arial" w:cs="Arial"/>
          <w:color w:val="800080"/>
          <w:sz w:val="20"/>
        </w:rPr>
        <w:t>te noemen</w:t>
      </w:r>
      <w:r>
        <w:rPr>
          <w:rFonts w:ascii="Arial" w:hAnsi="Arial" w:cs="Arial"/>
          <w:color w:val="800080"/>
          <w:sz w:val="20"/>
        </w:rPr>
        <w:t>:</w:t>
      </w:r>
      <w:r w:rsidRPr="00DC7D00">
        <w:rPr>
          <w:rFonts w:ascii="Arial" w:hAnsi="Arial" w:cs="Arial"/>
          <w:sz w:val="20"/>
        </w:rPr>
        <w:t xml:space="preserve"> </w:t>
      </w:r>
      <w:r w:rsidRPr="00DC7D00">
        <w:rPr>
          <w:rFonts w:ascii="Arial" w:hAnsi="Arial" w:cs="Arial"/>
          <w:color w:val="800080"/>
          <w:sz w:val="20"/>
        </w:rPr>
        <w:t xml:space="preserve">de </w:t>
      </w:r>
      <w:r w:rsidR="00A42077" w:rsidRPr="00A42077">
        <w:rPr>
          <w:rFonts w:ascii="Arial" w:hAnsi="Arial" w:cs="Arial"/>
          <w:color w:val="800080"/>
          <w:sz w:val="20"/>
        </w:rPr>
        <w:t>"</w:t>
      </w:r>
      <w:r w:rsidRPr="00DC7D00">
        <w:rPr>
          <w:rFonts w:ascii="Arial" w:hAnsi="Arial" w:cs="Arial"/>
          <w:color w:val="800080"/>
          <w:sz w:val="20"/>
        </w:rPr>
        <w:t xml:space="preserve">(Derde) </w:t>
      </w:r>
      <w:r w:rsidRPr="00E70D78">
        <w:rPr>
          <w:rFonts w:ascii="Arial" w:hAnsi="Arial" w:cs="Arial"/>
          <w:color w:val="800080"/>
          <w:sz w:val="20"/>
        </w:rPr>
        <w:t>Hypotheekgever</w:t>
      </w:r>
      <w:r w:rsidRPr="00DC7D00">
        <w:rPr>
          <w:rFonts w:ascii="Arial" w:hAnsi="Arial" w:cs="Arial"/>
          <w:color w:val="800080"/>
          <w:sz w:val="20"/>
        </w:rPr>
        <w:t>"</w:t>
      </w:r>
      <w:r>
        <w:rPr>
          <w:rFonts w:ascii="Arial" w:hAnsi="Arial" w:cs="Arial"/>
          <w:color w:val="800080"/>
          <w:sz w:val="20"/>
        </w:rPr>
        <w:t xml:space="preserve"> </w:t>
      </w:r>
      <w:r w:rsidRPr="00E70D78">
        <w:rPr>
          <w:rFonts w:ascii="Arial" w:hAnsi="Arial" w:cs="Arial"/>
          <w:color w:val="800080"/>
          <w:sz w:val="20"/>
        </w:rPr>
        <w:t>en zowel tezamen met de Hypotheekgever als afzonderlijk, te noemen de "(Derde) Hypotheekgever"</w:t>
      </w:r>
      <w:r w:rsidRPr="00E6452B">
        <w:rPr>
          <w:rFonts w:ascii="Arial" w:hAnsi="Arial" w:cs="Arial"/>
          <w:b/>
          <w:bCs/>
          <w:color w:val="FF0000"/>
          <w:sz w:val="20"/>
        </w:rPr>
        <w:t>.</w:t>
      </w:r>
    </w:p>
    <w:p w14:paraId="50E2671C" w14:textId="77777777" w:rsidR="00DE5315" w:rsidRPr="0051554C" w:rsidRDefault="00DE5315" w:rsidP="00FA4EB5">
      <w:pPr>
        <w:spacing w:line="240" w:lineRule="atLeast"/>
        <w:ind w:left="748" w:hanging="748"/>
        <w:rPr>
          <w:rFonts w:ascii="Arial" w:hAnsi="Arial" w:cs="Arial"/>
          <w:color w:val="FF0000"/>
          <w:sz w:val="20"/>
        </w:rPr>
      </w:pPr>
      <w:r w:rsidRPr="0051554C">
        <w:rPr>
          <w:rFonts w:ascii="Arial" w:hAnsi="Arial" w:cs="Arial"/>
          <w:color w:val="FF0000"/>
          <w:sz w:val="20"/>
        </w:rPr>
        <w:t xml:space="preserve">De comparanten verklaarden als volgt: </w:t>
      </w:r>
    </w:p>
    <w:p w14:paraId="189A8061" w14:textId="5120E293" w:rsidR="00DE5315" w:rsidRPr="00D321BD" w:rsidRDefault="00DE5315">
      <w:pPr>
        <w:pStyle w:val="Lijstalinea"/>
        <w:numPr>
          <w:ilvl w:val="0"/>
          <w:numId w:val="1"/>
        </w:numPr>
        <w:tabs>
          <w:tab w:val="left" w:pos="-1440"/>
          <w:tab w:val="left" w:pos="-720"/>
        </w:tabs>
        <w:rPr>
          <w:rFonts w:ascii="Arial" w:hAnsi="Arial" w:cs="Arial"/>
          <w:color w:val="FF0000"/>
          <w:sz w:val="20"/>
        </w:rPr>
        <w:pPrChange w:id="18" w:author="Groot, Karina de [2]" w:date="2026-04-20T15:27:00Z" w16du:dateUtc="2026-04-20T13:27:00Z">
          <w:pPr>
            <w:numPr>
              <w:numId w:val="1"/>
            </w:numPr>
            <w:tabs>
              <w:tab w:val="left" w:pos="-1440"/>
              <w:tab w:val="left" w:pos="-720"/>
            </w:tabs>
            <w:suppressAutoHyphens/>
            <w:spacing w:line="240" w:lineRule="atLeast"/>
            <w:ind w:left="360" w:hanging="360"/>
          </w:pPr>
        </w:pPrChange>
      </w:pPr>
      <w:r w:rsidRPr="00D321BD">
        <w:rPr>
          <w:rFonts w:ascii="Arial" w:hAnsi="Arial" w:cs="Arial"/>
          <w:color w:val="FF0000"/>
          <w:sz w:val="20"/>
        </w:rPr>
        <w:t>ASR en de Schuldenaar zijn een</w:t>
      </w:r>
      <w:r w:rsidR="00FB542C" w:rsidRPr="00D321BD">
        <w:rPr>
          <w:rFonts w:ascii="Arial" w:hAnsi="Arial" w:cs="Arial"/>
          <w:color w:val="FF0000"/>
          <w:sz w:val="20"/>
        </w:rPr>
        <w:t xml:space="preserve"> </w:t>
      </w:r>
      <w:r w:rsidR="0079712C" w:rsidRPr="00D321BD">
        <w:rPr>
          <w:rFonts w:ascii="Arial" w:hAnsi="Arial" w:cs="Arial"/>
          <w:color w:val="FF0000"/>
          <w:sz w:val="20"/>
        </w:rPr>
        <w:t xml:space="preserve">overeenkomst van geldlening aangegaan, hierna te noemen: de </w:t>
      </w:r>
      <w:r w:rsidR="00A42077" w:rsidRPr="00A42077">
        <w:rPr>
          <w:rFonts w:ascii="Arial" w:hAnsi="Arial" w:cs="Arial"/>
          <w:color w:val="FF0000"/>
          <w:sz w:val="20"/>
        </w:rPr>
        <w:t>"</w:t>
      </w:r>
      <w:r w:rsidR="0079712C" w:rsidRPr="00D321BD">
        <w:rPr>
          <w:rFonts w:ascii="Arial" w:hAnsi="Arial" w:cs="Arial"/>
          <w:color w:val="FF0000"/>
          <w:sz w:val="20"/>
        </w:rPr>
        <w:t>Overeenkomst van geldlening</w:t>
      </w:r>
      <w:r w:rsidR="00A42077" w:rsidRPr="00A42077">
        <w:rPr>
          <w:rFonts w:ascii="Arial" w:hAnsi="Arial" w:cs="Arial"/>
          <w:color w:val="FF0000"/>
          <w:sz w:val="20"/>
        </w:rPr>
        <w:t>"</w:t>
      </w:r>
      <w:r w:rsidR="0079712C" w:rsidRPr="00D321BD">
        <w:rPr>
          <w:rFonts w:ascii="Arial" w:hAnsi="Arial" w:cs="Arial"/>
          <w:color w:val="FF0000"/>
          <w:sz w:val="20"/>
        </w:rPr>
        <w:t>, van welke overeenkomst blijkt uit een door ASR uitgebracht en door de Schuldenaar</w:t>
      </w:r>
      <w:bookmarkStart w:id="19" w:name="_DV_C6"/>
      <w:r w:rsidR="0079712C" w:rsidRPr="00D321BD">
        <w:rPr>
          <w:rFonts w:ascii="Arial" w:hAnsi="Arial" w:cs="Arial"/>
          <w:color w:val="FF0000"/>
          <w:sz w:val="20"/>
        </w:rPr>
        <w:t xml:space="preserve"> </w:t>
      </w:r>
      <w:bookmarkStart w:id="20" w:name="_DV_M21"/>
      <w:bookmarkEnd w:id="19"/>
      <w:bookmarkEnd w:id="20"/>
      <w:r w:rsidR="0079712C" w:rsidRPr="00D321BD">
        <w:rPr>
          <w:rFonts w:ascii="Arial" w:hAnsi="Arial" w:cs="Arial"/>
          <w:color w:val="FF0000"/>
          <w:sz w:val="20"/>
        </w:rPr>
        <w:t>geaccepteerd Bindend aanbod. Een afschrift van het door ASR en Schuldenaar ondertekende Bindend aanbod wordt aan deze akte gehecht.</w:t>
      </w:r>
    </w:p>
    <w:p w14:paraId="7A3BCF98" w14:textId="4293EF30" w:rsidR="00DE5315" w:rsidRDefault="00DE5315" w:rsidP="00E558D5">
      <w:pPr>
        <w:numPr>
          <w:ilvl w:val="0"/>
          <w:numId w:val="1"/>
        </w:numPr>
        <w:tabs>
          <w:tab w:val="left" w:pos="-1440"/>
          <w:tab w:val="left" w:pos="-720"/>
        </w:tabs>
        <w:suppressAutoHyphens/>
        <w:spacing w:line="240" w:lineRule="atLeast"/>
        <w:rPr>
          <w:rFonts w:ascii="Arial" w:hAnsi="Arial" w:cs="Arial"/>
          <w:color w:val="FF0000"/>
          <w:sz w:val="20"/>
        </w:rPr>
      </w:pPr>
      <w:r w:rsidRPr="00DE5315">
        <w:rPr>
          <w:rFonts w:ascii="Arial" w:hAnsi="Arial" w:cs="Arial"/>
          <w:color w:val="FF0000"/>
          <w:sz w:val="20"/>
        </w:rPr>
        <w:t xml:space="preserve">Blijkens de </w:t>
      </w:r>
      <w:r w:rsidR="00477C6B" w:rsidRPr="00477C6B">
        <w:rPr>
          <w:rFonts w:ascii="Arial" w:hAnsi="Arial" w:cs="Arial"/>
          <w:color w:val="FF0000"/>
          <w:sz w:val="20"/>
        </w:rPr>
        <w:t xml:space="preserve">Overeenkomst van geldlening </w:t>
      </w:r>
      <w:r w:rsidRPr="00DE5315">
        <w:rPr>
          <w:rFonts w:ascii="Arial" w:hAnsi="Arial" w:cs="Arial"/>
          <w:color w:val="FF0000"/>
          <w:sz w:val="20"/>
        </w:rPr>
        <w:t xml:space="preserve">verstrekt ASR aan de Schuldenaar een geldlening voor het hierna te noemen bedrag en is de Schuldenaar verplicht aan ASR de in deze akte omschreven rechten van hypotheek en pand te (doen) verlenen op de wijze en onder de bepalingen en voorwaarden als uiteengezet in deze akte. </w:t>
      </w:r>
    </w:p>
    <w:p w14:paraId="6397E98F" w14:textId="77777777" w:rsidR="00DE5315" w:rsidRDefault="00DE5315" w:rsidP="00E558D5">
      <w:pPr>
        <w:numPr>
          <w:ilvl w:val="0"/>
          <w:numId w:val="1"/>
        </w:numPr>
        <w:tabs>
          <w:tab w:val="left" w:pos="-1440"/>
          <w:tab w:val="left" w:pos="-720"/>
        </w:tabs>
        <w:suppressAutoHyphens/>
        <w:spacing w:line="240" w:lineRule="atLeast"/>
        <w:rPr>
          <w:rFonts w:ascii="Arial" w:hAnsi="Arial" w:cs="Arial"/>
          <w:color w:val="FF0000"/>
          <w:sz w:val="20"/>
        </w:rPr>
      </w:pPr>
      <w:r w:rsidRPr="00DE5315">
        <w:rPr>
          <w:rFonts w:ascii="Arial" w:hAnsi="Arial" w:cs="Arial"/>
          <w:color w:val="FF0000"/>
          <w:sz w:val="20"/>
        </w:rPr>
        <w:t>Partijen zijn derhalve het navolgende overeengekomen.</w:t>
      </w:r>
    </w:p>
    <w:p w14:paraId="55E81027" w14:textId="4BC71141" w:rsidR="00DE5315" w:rsidRPr="00D321BD" w:rsidRDefault="001C47C6" w:rsidP="00D321BD">
      <w:pPr>
        <w:pStyle w:val="Lijstalinea"/>
        <w:numPr>
          <w:ilvl w:val="0"/>
          <w:numId w:val="5"/>
        </w:numPr>
        <w:tabs>
          <w:tab w:val="left" w:pos="-1440"/>
          <w:tab w:val="left" w:pos="-720"/>
        </w:tabs>
        <w:suppressAutoHyphens/>
        <w:spacing w:line="240" w:lineRule="atLeast"/>
        <w:rPr>
          <w:rFonts w:ascii="Arial" w:hAnsi="Arial" w:cs="Arial"/>
          <w:color w:val="FF0000"/>
          <w:sz w:val="20"/>
        </w:rPr>
      </w:pPr>
      <w:r w:rsidRPr="00D321BD">
        <w:rPr>
          <w:rFonts w:ascii="Arial" w:hAnsi="Arial" w:cs="Arial"/>
          <w:color w:val="FF0000"/>
          <w:sz w:val="20"/>
        </w:rPr>
        <w:t>GELD</w:t>
      </w:r>
      <w:r w:rsidR="00DE5315" w:rsidRPr="00D321BD">
        <w:rPr>
          <w:rFonts w:ascii="Arial" w:hAnsi="Arial" w:cs="Arial"/>
          <w:color w:val="FF0000"/>
          <w:sz w:val="20"/>
        </w:rPr>
        <w:t>LENING</w:t>
      </w:r>
      <w:r w:rsidR="00DE5315" w:rsidRPr="00D321BD">
        <w:rPr>
          <w:rFonts w:ascii="Arial" w:hAnsi="Arial" w:cs="Arial"/>
          <w:color w:val="FF0000"/>
          <w:sz w:val="20"/>
        </w:rPr>
        <w:br/>
        <w:t xml:space="preserve">De Schuldenaar verklaarde wegens van ASR ter leen ontvangen gelden hoofdelijk schuldig te zijn aan ASR een bedrag van: </w:t>
      </w:r>
      <w:r w:rsidR="00DE5315" w:rsidRPr="00D321BD">
        <w:rPr>
          <w:rFonts w:ascii="Arial" w:hAnsi="Arial" w:cs="Arial"/>
          <w:sz w:val="20"/>
        </w:rPr>
        <w:fldChar w:fldCharType="begin"/>
      </w:r>
      <w:r w:rsidR="00DE5315" w:rsidRPr="00D321BD">
        <w:rPr>
          <w:rFonts w:ascii="Arial" w:hAnsi="Arial" w:cs="Arial"/>
          <w:sz w:val="20"/>
        </w:rPr>
        <w:instrText>MacroButton Nomacro §</w:instrText>
      </w:r>
      <w:r w:rsidR="00DE5315" w:rsidRPr="00D321BD">
        <w:rPr>
          <w:rFonts w:ascii="Arial" w:hAnsi="Arial" w:cs="Arial"/>
          <w:sz w:val="20"/>
        </w:rPr>
        <w:fldChar w:fldCharType="end"/>
      </w:r>
      <w:proofErr w:type="spellStart"/>
      <w:r w:rsidR="00DE5315" w:rsidRPr="00D321BD">
        <w:rPr>
          <w:rFonts w:ascii="Arial" w:hAnsi="Arial" w:cs="Arial"/>
          <w:sz w:val="20"/>
        </w:rPr>
        <w:t>leningbedrag</w:t>
      </w:r>
      <w:proofErr w:type="spellEnd"/>
      <w:r w:rsidR="00DE5315" w:rsidRPr="00D321BD">
        <w:rPr>
          <w:rFonts w:ascii="Arial" w:hAnsi="Arial" w:cs="Arial"/>
          <w:sz w:val="20"/>
        </w:rPr>
        <w:t xml:space="preserve"> voluit in letters (</w:t>
      </w:r>
      <w:proofErr w:type="spellStart"/>
      <w:r w:rsidR="00DE5315" w:rsidRPr="00D321BD">
        <w:rPr>
          <w:rFonts w:ascii="Arial" w:hAnsi="Arial" w:cs="Arial"/>
          <w:sz w:val="20"/>
        </w:rPr>
        <w:t>leningbedrag</w:t>
      </w:r>
      <w:proofErr w:type="spellEnd"/>
      <w:r w:rsidR="00DE5315" w:rsidRPr="00D321BD">
        <w:rPr>
          <w:rFonts w:ascii="Arial" w:hAnsi="Arial" w:cs="Arial"/>
          <w:sz w:val="20"/>
        </w:rPr>
        <w:t xml:space="preserve"> in cijfers)</w:t>
      </w:r>
      <w:r w:rsidR="00DE5315" w:rsidRPr="00D321BD">
        <w:rPr>
          <w:rFonts w:ascii="Arial" w:hAnsi="Arial" w:cs="Arial"/>
          <w:sz w:val="20"/>
        </w:rPr>
        <w:fldChar w:fldCharType="begin"/>
      </w:r>
      <w:r w:rsidR="00DE5315" w:rsidRPr="00D321BD">
        <w:rPr>
          <w:rFonts w:ascii="Arial" w:hAnsi="Arial" w:cs="Arial"/>
          <w:sz w:val="20"/>
        </w:rPr>
        <w:instrText>MacroButton Nomacro §</w:instrText>
      </w:r>
      <w:r w:rsidR="00DE5315" w:rsidRPr="00D321BD">
        <w:rPr>
          <w:rFonts w:ascii="Arial" w:hAnsi="Arial" w:cs="Arial"/>
          <w:sz w:val="20"/>
        </w:rPr>
        <w:fldChar w:fldCharType="end"/>
      </w:r>
      <w:r w:rsidR="00DE5315" w:rsidRPr="00D321BD">
        <w:rPr>
          <w:rFonts w:ascii="Arial" w:hAnsi="Arial" w:cs="Arial"/>
          <w:sz w:val="20"/>
        </w:rPr>
        <w:t xml:space="preserve"> </w:t>
      </w:r>
      <w:r w:rsidR="00DE5315" w:rsidRPr="00D321BD">
        <w:rPr>
          <w:rFonts w:ascii="Arial" w:hAnsi="Arial" w:cs="Arial"/>
          <w:color w:val="FF0000"/>
          <w:sz w:val="20"/>
        </w:rPr>
        <w:t>(hierna te noemen: de "</w:t>
      </w:r>
      <w:r w:rsidR="0002322A" w:rsidRPr="00D321BD">
        <w:rPr>
          <w:rFonts w:ascii="Arial" w:hAnsi="Arial" w:cs="Arial"/>
          <w:color w:val="FF0000"/>
          <w:sz w:val="20"/>
        </w:rPr>
        <w:t>L</w:t>
      </w:r>
      <w:r w:rsidR="00DE5315" w:rsidRPr="00D321BD">
        <w:rPr>
          <w:rFonts w:ascii="Arial" w:hAnsi="Arial" w:cs="Arial"/>
          <w:color w:val="FF0000"/>
          <w:sz w:val="20"/>
        </w:rPr>
        <w:t>ening").</w:t>
      </w:r>
    </w:p>
    <w:p w14:paraId="42C09603" w14:textId="77777777" w:rsidR="00DE5315" w:rsidRDefault="00DE5315" w:rsidP="00D321BD">
      <w:pPr>
        <w:tabs>
          <w:tab w:val="left" w:pos="-1440"/>
          <w:tab w:val="left" w:pos="-720"/>
        </w:tabs>
        <w:suppressAutoHyphens/>
        <w:spacing w:line="240" w:lineRule="atLeast"/>
        <w:ind w:left="284"/>
        <w:rPr>
          <w:rFonts w:ascii="Arial" w:hAnsi="Arial" w:cs="Arial"/>
          <w:color w:val="FF0000"/>
          <w:sz w:val="20"/>
        </w:rPr>
      </w:pPr>
      <w:r>
        <w:rPr>
          <w:rFonts w:ascii="Arial" w:hAnsi="Arial" w:cs="Arial"/>
          <w:color w:val="FF0000"/>
          <w:sz w:val="20"/>
        </w:rPr>
        <w:t xml:space="preserve">ASR verklaarde de hiervoor vermelde schuldbekentenis te aanvaarden. </w:t>
      </w:r>
    </w:p>
    <w:p w14:paraId="2A926003" w14:textId="19949338" w:rsidR="00D11832" w:rsidRPr="00D321BD" w:rsidRDefault="002429E7" w:rsidP="00D321BD">
      <w:pPr>
        <w:pStyle w:val="NormalWeb"/>
        <w:widowControl/>
        <w:suppressAutoHyphens/>
        <w:spacing w:before="0" w:beforeAutospacing="0" w:after="0" w:afterAutospacing="0" w:line="240" w:lineRule="atLeast"/>
        <w:ind w:left="284"/>
        <w:rPr>
          <w:rFonts w:ascii="Arial" w:hAnsi="Arial" w:cs="Arial"/>
          <w:snapToGrid w:val="0"/>
          <w:color w:val="800080"/>
          <w:sz w:val="20"/>
          <w:szCs w:val="20"/>
          <w:lang w:val="nl-NL"/>
        </w:rPr>
      </w:pPr>
      <w:r w:rsidRPr="00D321BD">
        <w:rPr>
          <w:rFonts w:ascii="Arial" w:hAnsi="Arial" w:cs="Arial"/>
          <w:snapToGrid w:val="0"/>
          <w:color w:val="800080"/>
          <w:sz w:val="20"/>
          <w:szCs w:val="20"/>
          <w:lang w:val="nl-NL"/>
        </w:rPr>
        <w:t>De Schuldenaar verklaarde tevens</w:t>
      </w:r>
      <w:r w:rsidR="00192A65" w:rsidRPr="00D321BD">
        <w:rPr>
          <w:rFonts w:ascii="Arial" w:hAnsi="Arial" w:cs="Arial"/>
          <w:snapToGrid w:val="0"/>
          <w:color w:val="800080"/>
          <w:sz w:val="20"/>
          <w:szCs w:val="20"/>
          <w:lang w:val="nl-NL"/>
        </w:rPr>
        <w:t xml:space="preserve"> wegens van ASR ter leen ontvangen gelden hoofdelijk schuldig te zijn aan ASR een bedrag van: </w:t>
      </w:r>
      <w:r w:rsidR="00192A65" w:rsidRPr="00D321BD">
        <w:rPr>
          <w:rFonts w:ascii="Arial" w:hAnsi="Arial" w:cs="Arial"/>
          <w:snapToGrid w:val="0"/>
          <w:color w:val="000000" w:themeColor="text1"/>
          <w:sz w:val="20"/>
          <w:szCs w:val="20"/>
          <w:lang w:val="nl-NL"/>
        </w:rPr>
        <w:fldChar w:fldCharType="begin"/>
      </w:r>
      <w:r w:rsidR="00192A65" w:rsidRPr="00D321BD">
        <w:rPr>
          <w:rFonts w:ascii="Arial" w:hAnsi="Arial" w:cs="Arial"/>
          <w:snapToGrid w:val="0"/>
          <w:color w:val="000000" w:themeColor="text1"/>
          <w:sz w:val="20"/>
          <w:szCs w:val="20"/>
          <w:lang w:val="nl-NL"/>
        </w:rPr>
        <w:instrText>MacroButton Nomacro §</w:instrText>
      </w:r>
      <w:r w:rsidR="00192A65" w:rsidRPr="00D321BD">
        <w:rPr>
          <w:rFonts w:ascii="Arial" w:hAnsi="Arial" w:cs="Arial"/>
          <w:snapToGrid w:val="0"/>
          <w:color w:val="000000" w:themeColor="text1"/>
          <w:sz w:val="20"/>
          <w:szCs w:val="20"/>
          <w:lang w:val="nl-NL"/>
        </w:rPr>
        <w:fldChar w:fldCharType="end"/>
      </w:r>
      <w:proofErr w:type="spellStart"/>
      <w:r w:rsidR="00297234">
        <w:rPr>
          <w:rFonts w:ascii="Arial" w:hAnsi="Arial" w:cs="Arial"/>
          <w:snapToGrid w:val="0"/>
          <w:color w:val="000000" w:themeColor="text1"/>
          <w:sz w:val="20"/>
          <w:szCs w:val="20"/>
          <w:lang w:val="nl-NL"/>
        </w:rPr>
        <w:t>overbruggings</w:t>
      </w:r>
      <w:r w:rsidR="00192A65" w:rsidRPr="00D321BD">
        <w:rPr>
          <w:rFonts w:ascii="Arial" w:hAnsi="Arial" w:cs="Arial"/>
          <w:snapToGrid w:val="0"/>
          <w:color w:val="000000" w:themeColor="text1"/>
          <w:sz w:val="20"/>
          <w:szCs w:val="20"/>
          <w:lang w:val="nl-NL"/>
        </w:rPr>
        <w:t>leningbedrag</w:t>
      </w:r>
      <w:proofErr w:type="spellEnd"/>
      <w:r w:rsidR="00192A65" w:rsidRPr="00D321BD">
        <w:rPr>
          <w:rFonts w:ascii="Arial" w:hAnsi="Arial" w:cs="Arial"/>
          <w:snapToGrid w:val="0"/>
          <w:color w:val="000000" w:themeColor="text1"/>
          <w:sz w:val="20"/>
          <w:szCs w:val="20"/>
          <w:lang w:val="nl-NL"/>
        </w:rPr>
        <w:t xml:space="preserve"> voluit in letters (</w:t>
      </w:r>
      <w:proofErr w:type="spellStart"/>
      <w:r w:rsidR="00297234">
        <w:rPr>
          <w:rFonts w:ascii="Arial" w:hAnsi="Arial" w:cs="Arial"/>
          <w:snapToGrid w:val="0"/>
          <w:color w:val="000000" w:themeColor="text1"/>
          <w:sz w:val="20"/>
          <w:szCs w:val="20"/>
          <w:lang w:val="nl-NL"/>
        </w:rPr>
        <w:t>overbruggings</w:t>
      </w:r>
      <w:r w:rsidR="00192A65" w:rsidRPr="00D321BD">
        <w:rPr>
          <w:rFonts w:ascii="Arial" w:hAnsi="Arial" w:cs="Arial"/>
          <w:snapToGrid w:val="0"/>
          <w:color w:val="000000" w:themeColor="text1"/>
          <w:sz w:val="20"/>
          <w:szCs w:val="20"/>
          <w:lang w:val="nl-NL"/>
        </w:rPr>
        <w:t>leningbedrag</w:t>
      </w:r>
      <w:proofErr w:type="spellEnd"/>
      <w:r w:rsidR="00192A65" w:rsidRPr="00D321BD">
        <w:rPr>
          <w:rFonts w:ascii="Arial" w:hAnsi="Arial" w:cs="Arial"/>
          <w:snapToGrid w:val="0"/>
          <w:color w:val="000000" w:themeColor="text1"/>
          <w:sz w:val="20"/>
          <w:szCs w:val="20"/>
          <w:lang w:val="nl-NL"/>
        </w:rPr>
        <w:t xml:space="preserve"> in cijfers)</w:t>
      </w:r>
      <w:r w:rsidR="00192A65" w:rsidRPr="00D321BD">
        <w:rPr>
          <w:rFonts w:ascii="Arial" w:hAnsi="Arial" w:cs="Arial"/>
          <w:snapToGrid w:val="0"/>
          <w:color w:val="000000" w:themeColor="text1"/>
          <w:sz w:val="20"/>
          <w:szCs w:val="20"/>
          <w:lang w:val="nl-NL"/>
        </w:rPr>
        <w:fldChar w:fldCharType="begin"/>
      </w:r>
      <w:r w:rsidR="00192A65" w:rsidRPr="00D321BD">
        <w:rPr>
          <w:rFonts w:ascii="Arial" w:hAnsi="Arial" w:cs="Arial"/>
          <w:snapToGrid w:val="0"/>
          <w:color w:val="000000" w:themeColor="text1"/>
          <w:sz w:val="20"/>
          <w:szCs w:val="20"/>
          <w:lang w:val="nl-NL"/>
        </w:rPr>
        <w:instrText>MacroButton Nomacro §</w:instrText>
      </w:r>
      <w:r w:rsidR="00192A65" w:rsidRPr="00D321BD">
        <w:rPr>
          <w:rFonts w:ascii="Arial" w:hAnsi="Arial" w:cs="Arial"/>
          <w:snapToGrid w:val="0"/>
          <w:color w:val="000000" w:themeColor="text1"/>
          <w:sz w:val="20"/>
          <w:szCs w:val="20"/>
          <w:lang w:val="nl-NL"/>
        </w:rPr>
        <w:fldChar w:fldCharType="end"/>
      </w:r>
      <w:r w:rsidR="00192A65" w:rsidRPr="00D321BD">
        <w:rPr>
          <w:rFonts w:ascii="Arial" w:hAnsi="Arial" w:cs="Arial"/>
          <w:snapToGrid w:val="0"/>
          <w:color w:val="800080"/>
          <w:sz w:val="20"/>
          <w:szCs w:val="20"/>
          <w:lang w:val="nl-NL"/>
        </w:rPr>
        <w:t xml:space="preserve"> (hierna te noemen: het </w:t>
      </w:r>
      <w:r w:rsidR="00A42077" w:rsidRPr="00A42077">
        <w:rPr>
          <w:rFonts w:ascii="Arial" w:hAnsi="Arial" w:cs="Arial"/>
          <w:snapToGrid w:val="0"/>
          <w:color w:val="800080"/>
          <w:sz w:val="20"/>
          <w:szCs w:val="20"/>
          <w:lang w:val="nl-NL"/>
        </w:rPr>
        <w:t>"</w:t>
      </w:r>
      <w:r w:rsidR="00192A65" w:rsidRPr="00D321BD">
        <w:rPr>
          <w:rFonts w:ascii="Arial" w:hAnsi="Arial" w:cs="Arial"/>
          <w:snapToGrid w:val="0"/>
          <w:color w:val="800080"/>
          <w:sz w:val="20"/>
          <w:szCs w:val="20"/>
          <w:lang w:val="nl-NL"/>
        </w:rPr>
        <w:t>Overbruggingskrediet</w:t>
      </w:r>
      <w:r w:rsidR="00A42077" w:rsidRPr="00A42077">
        <w:rPr>
          <w:rFonts w:ascii="Arial" w:hAnsi="Arial" w:cs="Arial"/>
          <w:snapToGrid w:val="0"/>
          <w:color w:val="800080"/>
          <w:sz w:val="20"/>
          <w:szCs w:val="20"/>
          <w:lang w:val="nl-NL"/>
        </w:rPr>
        <w:t>"</w:t>
      </w:r>
      <w:r w:rsidR="00192A65" w:rsidRPr="00D321BD">
        <w:rPr>
          <w:rFonts w:ascii="Arial" w:hAnsi="Arial" w:cs="Arial"/>
          <w:snapToGrid w:val="0"/>
          <w:color w:val="800080"/>
          <w:sz w:val="20"/>
          <w:szCs w:val="20"/>
          <w:lang w:val="nl-NL"/>
        </w:rPr>
        <w:t>).</w:t>
      </w:r>
    </w:p>
    <w:p w14:paraId="1674BFC8" w14:textId="2F2EC26A" w:rsidR="001C47C6" w:rsidRDefault="001C47C6" w:rsidP="00D321BD">
      <w:pPr>
        <w:tabs>
          <w:tab w:val="left" w:pos="-1440"/>
          <w:tab w:val="left" w:pos="-720"/>
        </w:tabs>
        <w:suppressAutoHyphens/>
        <w:spacing w:line="240" w:lineRule="atLeast"/>
        <w:ind w:left="568" w:hanging="284"/>
        <w:rPr>
          <w:rFonts w:ascii="Arial" w:hAnsi="Arial" w:cs="Arial"/>
          <w:color w:val="FF0000"/>
          <w:sz w:val="20"/>
        </w:rPr>
      </w:pPr>
      <w:r w:rsidRPr="00D321BD">
        <w:rPr>
          <w:rFonts w:ascii="Arial" w:hAnsi="Arial" w:cs="Arial"/>
          <w:color w:val="800080"/>
          <w:sz w:val="20"/>
        </w:rPr>
        <w:t>ASR verklaarde de hiervoor vermelde schuldbekentenis te aanvaarden.</w:t>
      </w:r>
      <w:r>
        <w:rPr>
          <w:rFonts w:ascii="Arial" w:hAnsi="Arial" w:cs="Arial"/>
          <w:color w:val="FF0000"/>
          <w:sz w:val="20"/>
        </w:rPr>
        <w:t xml:space="preserve"> </w:t>
      </w:r>
    </w:p>
    <w:p w14:paraId="21DCE537" w14:textId="3637FDCE" w:rsidR="00C17677" w:rsidRDefault="00DE5315" w:rsidP="00D321BD">
      <w:pPr>
        <w:pStyle w:val="NormalWeb"/>
        <w:widowControl/>
        <w:suppressAutoHyphens/>
        <w:spacing w:before="0" w:beforeAutospacing="0" w:after="0" w:afterAutospacing="0" w:line="240" w:lineRule="atLeast"/>
        <w:ind w:left="284"/>
        <w:rPr>
          <w:rFonts w:ascii="Arial" w:hAnsi="Arial" w:cs="Arial"/>
          <w:color w:val="FF0000"/>
          <w:sz w:val="20"/>
          <w:szCs w:val="20"/>
          <w:lang w:val="nl-NL"/>
        </w:rPr>
      </w:pPr>
      <w:r w:rsidRPr="001974F1">
        <w:rPr>
          <w:rFonts w:ascii="Arial" w:hAnsi="Arial" w:cs="Arial"/>
          <w:color w:val="FF0000"/>
          <w:sz w:val="20"/>
          <w:szCs w:val="20"/>
          <w:lang w:val="nl-NL"/>
        </w:rPr>
        <w:t>De Schuldenaar is met ASR overeengekomen en heeft zich jegens ASR verbonden</w:t>
      </w:r>
      <w:bookmarkStart w:id="21" w:name="_DV_M30"/>
      <w:bookmarkEnd w:id="21"/>
      <w:r w:rsidRPr="001974F1">
        <w:rPr>
          <w:strike/>
          <w:color w:val="FF0000"/>
          <w:lang w:val="nl-NL"/>
        </w:rPr>
        <w:t xml:space="preserve"> -</w:t>
      </w:r>
      <w:r w:rsidRPr="001974F1">
        <w:rPr>
          <w:rFonts w:ascii="Arial" w:hAnsi="Arial" w:cs="Arial"/>
          <w:color w:val="FF0000"/>
          <w:sz w:val="20"/>
          <w:szCs w:val="20"/>
          <w:lang w:val="nl-NL"/>
        </w:rPr>
        <w:t xml:space="preserve"> en</w:t>
      </w:r>
      <w:bookmarkStart w:id="22" w:name="_DV_C8"/>
      <w:r w:rsidRPr="001974F1">
        <w:rPr>
          <w:color w:val="FF0000"/>
          <w:lang w:val="nl-NL"/>
        </w:rPr>
        <w:t>,</w:t>
      </w:r>
      <w:bookmarkStart w:id="23" w:name="_DV_M31"/>
      <w:bookmarkEnd w:id="22"/>
      <w:bookmarkEnd w:id="23"/>
      <w:r w:rsidRPr="001974F1">
        <w:rPr>
          <w:rFonts w:ascii="Arial" w:hAnsi="Arial" w:cs="Arial"/>
          <w:color w:val="FF0000"/>
          <w:sz w:val="20"/>
          <w:szCs w:val="20"/>
          <w:lang w:val="nl-NL"/>
        </w:rPr>
        <w:t xml:space="preserve"> voor zover </w:t>
      </w:r>
      <w:bookmarkStart w:id="24" w:name="_DV_M32"/>
      <w:bookmarkEnd w:id="24"/>
      <w:r w:rsidRPr="001974F1">
        <w:rPr>
          <w:rFonts w:ascii="Arial" w:hAnsi="Arial" w:cs="Arial"/>
          <w:color w:val="FF0000"/>
          <w:sz w:val="20"/>
          <w:szCs w:val="20"/>
          <w:lang w:val="nl-NL"/>
        </w:rPr>
        <w:t>nodig</w:t>
      </w:r>
      <w:bookmarkStart w:id="25" w:name="_DV_M33"/>
      <w:bookmarkEnd w:id="25"/>
      <w:r w:rsidRPr="001974F1">
        <w:rPr>
          <w:rFonts w:ascii="Arial" w:hAnsi="Arial" w:cs="Arial"/>
          <w:color w:val="FF0000"/>
          <w:sz w:val="20"/>
          <w:szCs w:val="20"/>
          <w:lang w:val="nl-NL"/>
        </w:rPr>
        <w:t xml:space="preserve"> verklaart hierbij met ASR overeen te komen en zich te verbinden</w:t>
      </w:r>
      <w:bookmarkStart w:id="26" w:name="_DV_M34"/>
      <w:bookmarkEnd w:id="26"/>
      <w:r w:rsidRPr="001974F1">
        <w:rPr>
          <w:strike/>
          <w:color w:val="FF0000"/>
          <w:lang w:val="nl-NL"/>
        </w:rPr>
        <w:t xml:space="preserve"> -</w:t>
      </w:r>
      <w:r w:rsidRPr="001974F1">
        <w:rPr>
          <w:rFonts w:ascii="Arial" w:hAnsi="Arial" w:cs="Arial"/>
          <w:color w:val="FF0000"/>
          <w:sz w:val="20"/>
          <w:szCs w:val="20"/>
          <w:lang w:val="nl-NL"/>
        </w:rPr>
        <w:t xml:space="preserve"> tot het vestigen van het recht van hypotheek</w:t>
      </w:r>
      <w:bookmarkStart w:id="27" w:name="_DV_C13"/>
      <w:r w:rsidRPr="001974F1">
        <w:rPr>
          <w:rFonts w:ascii="Arial" w:hAnsi="Arial" w:cs="Arial"/>
          <w:color w:val="FF0000"/>
          <w:sz w:val="20"/>
          <w:szCs w:val="20"/>
          <w:lang w:val="nl-NL"/>
        </w:rPr>
        <w:t xml:space="preserve"> op het (de) hierna te omschrijven registergoed(eren)</w:t>
      </w:r>
      <w:bookmarkStart w:id="28" w:name="_DV_M35"/>
      <w:bookmarkEnd w:id="27"/>
      <w:bookmarkEnd w:id="28"/>
      <w:r w:rsidRPr="001974F1">
        <w:rPr>
          <w:rFonts w:ascii="Arial" w:hAnsi="Arial" w:cs="Arial"/>
          <w:color w:val="FF0000"/>
          <w:sz w:val="20"/>
          <w:szCs w:val="20"/>
          <w:lang w:val="nl-NL"/>
        </w:rPr>
        <w:t xml:space="preserve"> en tot het vestigen of, al naar gelang de omstandigheden, tot het bij voorbaat vestigen van pandrecht op hierna te omschrijven roerende zaken, rechten, vorderingen, effecten en vruchten, tot zekerheid voor de betaling van de</w:t>
      </w:r>
      <w:r w:rsidR="002F0582">
        <w:rPr>
          <w:rFonts w:ascii="Arial" w:hAnsi="Arial" w:cs="Arial"/>
          <w:color w:val="FF0000"/>
          <w:sz w:val="20"/>
          <w:szCs w:val="20"/>
          <w:lang w:val="nl-NL"/>
        </w:rPr>
        <w:t xml:space="preserve"> </w:t>
      </w:r>
      <w:r w:rsidR="002F0582" w:rsidRPr="002F0582">
        <w:rPr>
          <w:rFonts w:ascii="Arial" w:hAnsi="Arial" w:cs="Arial"/>
          <w:color w:val="FF0000"/>
          <w:sz w:val="20"/>
          <w:szCs w:val="20"/>
          <w:lang w:val="nl-NL"/>
        </w:rPr>
        <w:t xml:space="preserve">Lening </w:t>
      </w:r>
      <w:r w:rsidR="002F0582" w:rsidRPr="00D321BD">
        <w:rPr>
          <w:rFonts w:ascii="Arial" w:hAnsi="Arial" w:cs="Arial"/>
          <w:snapToGrid w:val="0"/>
          <w:color w:val="800080"/>
          <w:sz w:val="20"/>
          <w:szCs w:val="20"/>
          <w:lang w:val="nl-NL"/>
        </w:rPr>
        <w:t>en het Overbruggingskrediet</w:t>
      </w:r>
      <w:r w:rsidRPr="00D27145">
        <w:rPr>
          <w:rFonts w:ascii="Arial" w:hAnsi="Arial" w:cs="Arial"/>
          <w:color w:val="FF0000"/>
          <w:sz w:val="20"/>
          <w:szCs w:val="20"/>
          <w:lang w:val="nl-NL"/>
        </w:rPr>
        <w:t>.</w:t>
      </w:r>
    </w:p>
    <w:p w14:paraId="3E1A544B" w14:textId="6C550E23" w:rsidR="00C17677" w:rsidRPr="00C17677" w:rsidRDefault="00C17677" w:rsidP="00D321BD">
      <w:pPr>
        <w:pStyle w:val="NormalWeb"/>
        <w:widowControl/>
        <w:suppressAutoHyphens/>
        <w:spacing w:before="0" w:beforeAutospacing="0" w:after="0" w:afterAutospacing="0" w:line="240" w:lineRule="atLeast"/>
        <w:ind w:left="284"/>
        <w:rPr>
          <w:rFonts w:ascii="Arial" w:hAnsi="Arial" w:cs="Arial"/>
          <w:color w:val="FF0000"/>
          <w:sz w:val="20"/>
          <w:szCs w:val="20"/>
          <w:lang w:val="nl-NL"/>
        </w:rPr>
      </w:pPr>
      <w:r w:rsidRPr="00C17677">
        <w:rPr>
          <w:rFonts w:ascii="Arial" w:hAnsi="Arial" w:cs="Arial"/>
          <w:color w:val="FF0000"/>
          <w:sz w:val="20"/>
          <w:lang w:val="nl"/>
        </w:rPr>
        <w:t>De Sc</w:t>
      </w:r>
      <w:r>
        <w:rPr>
          <w:rFonts w:ascii="Arial" w:hAnsi="Arial" w:cs="Arial"/>
          <w:color w:val="FF0000"/>
          <w:sz w:val="20"/>
          <w:lang w:val="nl"/>
        </w:rPr>
        <w:t>h</w:t>
      </w:r>
      <w:r w:rsidRPr="00C17677">
        <w:rPr>
          <w:rFonts w:ascii="Arial" w:hAnsi="Arial" w:cs="Arial"/>
          <w:color w:val="FF0000"/>
          <w:sz w:val="20"/>
          <w:lang w:val="nl"/>
        </w:rPr>
        <w:t xml:space="preserve">uldenaar en ASR kunnen overeenkomen dat door ASR aan de Schuldenaar een aanvullende geldlening wordt verstrekt, hierna te noemen: </w:t>
      </w:r>
      <w:r w:rsidR="00A42077" w:rsidRPr="00A42077">
        <w:rPr>
          <w:rFonts w:ascii="Arial" w:hAnsi="Arial" w:cs="Arial"/>
          <w:color w:val="FF0000"/>
          <w:sz w:val="20"/>
          <w:lang w:val="nl"/>
        </w:rPr>
        <w:t>"</w:t>
      </w:r>
      <w:r w:rsidRPr="00C17677">
        <w:rPr>
          <w:rFonts w:ascii="Arial" w:hAnsi="Arial" w:cs="Arial"/>
          <w:color w:val="FF0000"/>
          <w:sz w:val="20"/>
          <w:lang w:val="nl"/>
        </w:rPr>
        <w:t>de aanvullende geldlening</w:t>
      </w:r>
      <w:r w:rsidR="00A42077" w:rsidRPr="00A42077">
        <w:rPr>
          <w:rFonts w:ascii="Arial" w:hAnsi="Arial" w:cs="Arial"/>
          <w:color w:val="FF0000"/>
          <w:sz w:val="20"/>
          <w:lang w:val="nl"/>
        </w:rPr>
        <w:t>"</w:t>
      </w:r>
      <w:r w:rsidRPr="00C17677">
        <w:rPr>
          <w:rFonts w:ascii="Arial" w:hAnsi="Arial" w:cs="Arial"/>
          <w:color w:val="FF0000"/>
          <w:sz w:val="20"/>
          <w:lang w:val="nl"/>
        </w:rPr>
        <w:t>. Een aanvullende geldlening wordt alleen verstrekt voor zover het op grond van de voormelde overeenkomst van geldlening en eventuele aanvullende geldlening(en) uitstaande bedrag lager is dan het hierna onder Hypotheekstelling Lening sub (A) genoemde bedrag en indien aan de op dat moment geldende acceptatiecriteria wordt voldaan.</w:t>
      </w:r>
    </w:p>
    <w:p w14:paraId="6BE48B40" w14:textId="77777777" w:rsidR="009E77CC" w:rsidRPr="009E77CC" w:rsidRDefault="009E77CC" w:rsidP="00D321BD">
      <w:pPr>
        <w:widowControl/>
        <w:suppressAutoHyphens/>
        <w:autoSpaceDE w:val="0"/>
        <w:autoSpaceDN w:val="0"/>
        <w:adjustRightInd w:val="0"/>
        <w:spacing w:line="240" w:lineRule="atLeast"/>
        <w:ind w:left="284"/>
        <w:rPr>
          <w:rFonts w:ascii="Arial" w:hAnsi="Arial" w:cs="Arial"/>
          <w:snapToGrid/>
          <w:color w:val="FF0000"/>
          <w:sz w:val="20"/>
          <w:u w:val="single"/>
        </w:rPr>
      </w:pPr>
      <w:r w:rsidRPr="009E77CC">
        <w:rPr>
          <w:rFonts w:ascii="Arial" w:hAnsi="Arial" w:cs="Arial"/>
          <w:snapToGrid/>
          <w:color w:val="FF0000"/>
          <w:sz w:val="20"/>
          <w:u w:val="single"/>
        </w:rPr>
        <w:t xml:space="preserve">Looptijd en aflossing </w:t>
      </w:r>
    </w:p>
    <w:p w14:paraId="6B1470BF" w14:textId="6B0CB081" w:rsidR="001974F1" w:rsidRPr="001974F1" w:rsidRDefault="009E77CC" w:rsidP="00D321BD">
      <w:pPr>
        <w:pStyle w:val="NormalWeb"/>
        <w:widowControl/>
        <w:suppressAutoHyphens/>
        <w:spacing w:before="0" w:beforeAutospacing="0" w:after="0" w:afterAutospacing="0" w:line="240" w:lineRule="atLeast"/>
        <w:ind w:left="284"/>
        <w:rPr>
          <w:rFonts w:ascii="Arial" w:hAnsi="Arial" w:cs="Arial"/>
          <w:color w:val="FF0000"/>
          <w:sz w:val="20"/>
          <w:szCs w:val="20"/>
          <w:u w:val="single"/>
          <w:lang w:val="nl-NL"/>
        </w:rPr>
      </w:pPr>
      <w:r w:rsidRPr="009E77CC">
        <w:rPr>
          <w:rFonts w:ascii="Arial" w:hAnsi="Arial" w:cs="Arial"/>
          <w:color w:val="FF0000"/>
          <w:sz w:val="20"/>
          <w:szCs w:val="22"/>
          <w:lang w:val="nl-NL"/>
        </w:rPr>
        <w:t xml:space="preserve">De </w:t>
      </w:r>
      <w:r w:rsidR="00FC18F7">
        <w:rPr>
          <w:rFonts w:ascii="Arial" w:hAnsi="Arial" w:cs="Arial"/>
          <w:color w:val="FF0000"/>
          <w:sz w:val="20"/>
          <w:szCs w:val="22"/>
          <w:lang w:val="nl-NL"/>
        </w:rPr>
        <w:t>L</w:t>
      </w:r>
      <w:r w:rsidRPr="009E77CC">
        <w:rPr>
          <w:rFonts w:ascii="Arial" w:hAnsi="Arial" w:cs="Arial"/>
          <w:color w:val="FF0000"/>
          <w:sz w:val="20"/>
          <w:szCs w:val="22"/>
          <w:lang w:val="nl-NL"/>
        </w:rPr>
        <w:t xml:space="preserve">ening heeft een looptijd zoals in de </w:t>
      </w:r>
      <w:r w:rsidR="001970CA" w:rsidRPr="001970CA">
        <w:rPr>
          <w:rFonts w:ascii="Arial" w:hAnsi="Arial" w:cs="Arial"/>
          <w:color w:val="FF0000"/>
          <w:sz w:val="20"/>
          <w:szCs w:val="22"/>
          <w:lang w:val="nl-NL"/>
        </w:rPr>
        <w:t xml:space="preserve">Overeenkomst van geldlening </w:t>
      </w:r>
      <w:r w:rsidRPr="009E77CC">
        <w:rPr>
          <w:rFonts w:ascii="Arial" w:hAnsi="Arial" w:cs="Arial"/>
          <w:color w:val="FF0000"/>
          <w:sz w:val="20"/>
          <w:szCs w:val="22"/>
          <w:lang w:val="nl-NL"/>
        </w:rPr>
        <w:t xml:space="preserve">is overeengekomen, dan wel eventueel nader tussen partijen (zal worden) overeengekomen. </w:t>
      </w:r>
      <w:r w:rsidR="008808FF" w:rsidRPr="008808FF">
        <w:rPr>
          <w:rFonts w:ascii="Arial" w:hAnsi="Arial" w:cs="Arial"/>
          <w:color w:val="FF0000"/>
          <w:sz w:val="20"/>
          <w:szCs w:val="22"/>
          <w:lang w:val="nl-NL"/>
        </w:rPr>
        <w:t xml:space="preserve">De terugbetaling van de Lening vindt plaats op de wijze als bepaald in de aan deze akte gehechte Bindend aanbod, en de </w:t>
      </w:r>
      <w:r w:rsidR="008808FF" w:rsidRPr="008808FF">
        <w:rPr>
          <w:rFonts w:ascii="Arial" w:hAnsi="Arial" w:cs="Arial"/>
          <w:color w:val="FF0000"/>
          <w:sz w:val="20"/>
          <w:szCs w:val="22"/>
          <w:lang w:val="nl-NL"/>
        </w:rPr>
        <w:lastRenderedPageBreak/>
        <w:t xml:space="preserve">Algemene </w:t>
      </w:r>
      <w:bookmarkStart w:id="29" w:name="_DV_M43"/>
      <w:bookmarkEnd w:id="29"/>
      <w:r w:rsidR="008808FF" w:rsidRPr="008808FF">
        <w:rPr>
          <w:rFonts w:ascii="Arial" w:hAnsi="Arial" w:cs="Arial"/>
          <w:color w:val="FF0000"/>
          <w:sz w:val="20"/>
          <w:szCs w:val="22"/>
          <w:lang w:val="nl-NL"/>
        </w:rPr>
        <w:t>Voorwaarden welke zijn gehecht aan het Bindend aanbod, en/of op een nader door partijen overeen te komen wijze</w:t>
      </w:r>
      <w:r w:rsidRPr="009E77CC">
        <w:rPr>
          <w:rFonts w:ascii="Arial" w:hAnsi="Arial" w:cs="Arial"/>
          <w:color w:val="FF0000"/>
          <w:sz w:val="20"/>
          <w:szCs w:val="22"/>
          <w:lang w:val="nl-NL"/>
        </w:rPr>
        <w:t>.</w:t>
      </w:r>
      <w:r w:rsidRPr="009E77CC">
        <w:rPr>
          <w:rFonts w:ascii="Courier New" w:hAnsi="Courier New"/>
          <w:sz w:val="20"/>
          <w:szCs w:val="22"/>
          <w:lang w:val="nl-NL"/>
        </w:rPr>
        <w:t xml:space="preserve"> </w:t>
      </w:r>
      <w:r w:rsidR="00DD377C">
        <w:rPr>
          <w:rFonts w:ascii="Courier New" w:hAnsi="Courier New"/>
          <w:sz w:val="20"/>
          <w:szCs w:val="22"/>
          <w:lang w:val="nl-NL"/>
        </w:rPr>
        <w:br/>
      </w:r>
      <w:r w:rsidR="001974F1" w:rsidRPr="001974F1">
        <w:rPr>
          <w:rFonts w:ascii="Arial" w:hAnsi="Arial" w:cs="Arial"/>
          <w:color w:val="FF0000"/>
          <w:sz w:val="20"/>
          <w:szCs w:val="20"/>
          <w:u w:val="single"/>
          <w:lang w:val="nl-NL"/>
        </w:rPr>
        <w:t>Rente</w:t>
      </w:r>
    </w:p>
    <w:p w14:paraId="0A362DBA" w14:textId="5252B8F1" w:rsidR="001974F1" w:rsidRPr="001974F1" w:rsidRDefault="006D3C1F" w:rsidP="00D321BD">
      <w:pPr>
        <w:pStyle w:val="NormalWeb"/>
        <w:widowControl/>
        <w:suppressAutoHyphens/>
        <w:spacing w:before="0" w:beforeAutospacing="0" w:after="0" w:afterAutospacing="0" w:line="240" w:lineRule="atLeast"/>
        <w:ind w:left="284"/>
        <w:rPr>
          <w:rFonts w:ascii="Arial" w:hAnsi="Arial" w:cs="Arial"/>
          <w:color w:val="FF0000"/>
          <w:sz w:val="20"/>
          <w:szCs w:val="20"/>
          <w:lang w:val="nl-NL"/>
        </w:rPr>
      </w:pPr>
      <w:bookmarkStart w:id="30" w:name="_DV_M45"/>
      <w:bookmarkEnd w:id="30"/>
      <w:r w:rsidRPr="006D3C1F">
        <w:rPr>
          <w:rFonts w:ascii="Arial" w:hAnsi="Arial" w:cs="Arial"/>
          <w:color w:val="FF0000"/>
          <w:sz w:val="20"/>
          <w:szCs w:val="20"/>
          <w:lang w:val="nl-NL"/>
        </w:rPr>
        <w:t>De Schuldenaar is rente over de Lening tegen het in de Overeenkomst van geldlening overeengekomen rentepercentage verschuldigd. De voor het eerst te betalen rente wordt berekend vanaf de datum waarop ASR het bedrag van de Lening ter beschikking heeft gesteld aan de Schuldenaar tot de laatste dag van de desbetreffende maand. Voor iedere volgende maand wordt de door de Schuldenaar te betalen rente berekend over het Uitstaande Bedrag per het einde van de daaraan voorafgaande maand</w:t>
      </w:r>
      <w:r w:rsidR="001974F1" w:rsidRPr="001974F1">
        <w:rPr>
          <w:rFonts w:ascii="Arial" w:hAnsi="Arial" w:cs="Arial"/>
          <w:color w:val="FF0000"/>
          <w:sz w:val="20"/>
          <w:szCs w:val="20"/>
          <w:lang w:val="nl-NL"/>
        </w:rPr>
        <w:t>.</w:t>
      </w:r>
    </w:p>
    <w:p w14:paraId="5B84E00E" w14:textId="671D1714" w:rsidR="001974F1" w:rsidRPr="001974F1" w:rsidRDefault="001974F1" w:rsidP="00D321BD">
      <w:pPr>
        <w:pStyle w:val="NormalWeb"/>
        <w:widowControl/>
        <w:suppressAutoHyphens/>
        <w:spacing w:before="0" w:beforeAutospacing="0" w:after="0" w:afterAutospacing="0" w:line="240" w:lineRule="atLeast"/>
        <w:ind w:left="284"/>
        <w:rPr>
          <w:rFonts w:ascii="Arial" w:hAnsi="Arial" w:cs="Arial"/>
          <w:color w:val="FF0000"/>
          <w:sz w:val="20"/>
          <w:szCs w:val="20"/>
          <w:u w:val="single"/>
          <w:lang w:val="nl-NL"/>
        </w:rPr>
      </w:pPr>
      <w:bookmarkStart w:id="31" w:name="_DV_M48"/>
      <w:bookmarkEnd w:id="31"/>
      <w:r w:rsidRPr="001974F1">
        <w:rPr>
          <w:rFonts w:ascii="Arial" w:hAnsi="Arial" w:cs="Arial"/>
          <w:color w:val="FF0000"/>
          <w:sz w:val="20"/>
          <w:szCs w:val="20"/>
          <w:u w:val="single"/>
          <w:lang w:val="nl-NL"/>
        </w:rPr>
        <w:t>Algemene Voorwaarden</w:t>
      </w:r>
      <w:bookmarkStart w:id="32" w:name="_DV_M49"/>
      <w:bookmarkStart w:id="33" w:name="_DV_M50"/>
      <w:bookmarkEnd w:id="32"/>
      <w:bookmarkEnd w:id="33"/>
      <w:r w:rsidRPr="001974F1">
        <w:rPr>
          <w:rFonts w:ascii="Arial" w:hAnsi="Arial" w:cs="Arial"/>
          <w:color w:val="FF0000"/>
          <w:sz w:val="20"/>
          <w:szCs w:val="20"/>
          <w:u w:val="single"/>
          <w:lang w:val="nl-NL"/>
        </w:rPr>
        <w:br/>
      </w:r>
      <w:r w:rsidR="00C10BE8" w:rsidRPr="00C10BE8">
        <w:rPr>
          <w:rFonts w:ascii="Arial" w:hAnsi="Arial" w:cs="Arial"/>
          <w:color w:val="FF0000"/>
          <w:sz w:val="20"/>
          <w:szCs w:val="20"/>
          <w:lang w:val="nl-NL"/>
        </w:rPr>
        <w:t>Op de Overeenkomst van geldlening en op deze akte en de daarbij te verstrekken rechten van hypotheek en pand zijn van toepassing de Algemene Voorwaarden. De Algemene Voorwaarden worden geacht een onderdeel te zijn van de Overeenkomst van geldlening en deze akte als waren zij in de Overeenkomst van geldlening en deze akte woordelijk opgenomen. Als de bepalingen in deze akte afwijken van de Algemene Voorwaarden, dan hebben de bepalingen in deze akte voorrang. De (Derde) Hypotheekgever verklaart een exemplaar van de Algemene Voorwaarden te hebben ontvangen, daarvan kennis te hebben genomen en daarmee in te stemmen</w:t>
      </w:r>
      <w:bookmarkStart w:id="34" w:name="_DV_M51"/>
      <w:bookmarkEnd w:id="34"/>
      <w:r w:rsidRPr="001974F1">
        <w:rPr>
          <w:rFonts w:ascii="Arial" w:hAnsi="Arial" w:cs="Arial"/>
          <w:color w:val="FF0000"/>
          <w:sz w:val="20"/>
          <w:szCs w:val="20"/>
          <w:lang w:val="nl-NL"/>
        </w:rPr>
        <w:t>.</w:t>
      </w:r>
    </w:p>
    <w:p w14:paraId="13946EBA" w14:textId="77777777" w:rsidR="001974F1" w:rsidRPr="001974F1" w:rsidRDefault="001974F1" w:rsidP="00D321BD">
      <w:pPr>
        <w:pStyle w:val="NormalWeb"/>
        <w:widowControl/>
        <w:suppressAutoHyphens/>
        <w:spacing w:before="0" w:beforeAutospacing="0" w:after="0" w:afterAutospacing="0" w:line="240" w:lineRule="atLeast"/>
        <w:ind w:left="284"/>
        <w:rPr>
          <w:rFonts w:ascii="Arial" w:hAnsi="Arial" w:cs="Arial"/>
          <w:color w:val="FF0000"/>
          <w:sz w:val="20"/>
          <w:szCs w:val="20"/>
          <w:u w:val="single"/>
          <w:lang w:val="nl-NL"/>
        </w:rPr>
      </w:pPr>
      <w:bookmarkStart w:id="35" w:name="_DV_M54"/>
      <w:bookmarkEnd w:id="35"/>
      <w:r w:rsidRPr="001974F1">
        <w:rPr>
          <w:rFonts w:ascii="Arial" w:hAnsi="Arial" w:cs="Arial"/>
          <w:color w:val="FF0000"/>
          <w:sz w:val="20"/>
          <w:szCs w:val="20"/>
          <w:u w:val="single"/>
          <w:lang w:val="nl-NL"/>
        </w:rPr>
        <w:t>Begrippen</w:t>
      </w:r>
    </w:p>
    <w:p w14:paraId="40688FCA" w14:textId="77777777" w:rsidR="001974F1" w:rsidRDefault="001974F1" w:rsidP="00D321BD">
      <w:pPr>
        <w:pStyle w:val="NormalWeb"/>
        <w:widowControl/>
        <w:suppressAutoHyphens/>
        <w:spacing w:before="0" w:beforeAutospacing="0" w:after="0" w:afterAutospacing="0" w:line="240" w:lineRule="atLeast"/>
        <w:ind w:left="284"/>
        <w:rPr>
          <w:rFonts w:ascii="Arial" w:hAnsi="Arial" w:cs="Arial"/>
          <w:color w:val="FF0000"/>
          <w:sz w:val="20"/>
          <w:szCs w:val="20"/>
          <w:lang w:val="nl-NL"/>
        </w:rPr>
      </w:pPr>
      <w:bookmarkStart w:id="36" w:name="_DV_M55"/>
      <w:bookmarkEnd w:id="36"/>
      <w:r w:rsidRPr="001974F1">
        <w:rPr>
          <w:rFonts w:ascii="Arial" w:hAnsi="Arial" w:cs="Arial"/>
          <w:color w:val="FF0000"/>
          <w:sz w:val="20"/>
          <w:szCs w:val="20"/>
          <w:lang w:val="nl-NL"/>
        </w:rPr>
        <w:t>Begrippen die in deze akte worden gebruikt, hebben de betekenis die daaraan is toegekend in de Algemene Voorwaarden, tenzij in deze akte anders is bepaald of uit de strekking van deze akte het tegendeel voortvloeit.</w:t>
      </w:r>
    </w:p>
    <w:p w14:paraId="26B485A9" w14:textId="645C2E78" w:rsidR="001D17AD" w:rsidRPr="004F1FF7" w:rsidRDefault="00A653BC" w:rsidP="00D321BD">
      <w:pPr>
        <w:pStyle w:val="NormalWeb"/>
        <w:widowControl/>
        <w:suppressAutoHyphens/>
        <w:spacing w:before="0" w:beforeAutospacing="0" w:after="0" w:afterAutospacing="0" w:line="240" w:lineRule="atLeast"/>
        <w:ind w:left="284"/>
        <w:rPr>
          <w:rFonts w:ascii="Arial" w:hAnsi="Arial" w:cs="Arial"/>
          <w:color w:val="800080"/>
          <w:sz w:val="20"/>
          <w:szCs w:val="20"/>
          <w:u w:val="single"/>
          <w:lang w:val="nl-NL"/>
        </w:rPr>
      </w:pPr>
      <w:r w:rsidRPr="004F1FF7">
        <w:rPr>
          <w:rFonts w:ascii="Arial" w:hAnsi="Arial" w:cs="Arial"/>
          <w:color w:val="800080"/>
          <w:sz w:val="20"/>
          <w:szCs w:val="20"/>
          <w:u w:val="single"/>
          <w:lang w:val="nl-NL"/>
        </w:rPr>
        <w:t>Overbruggingskrediet</w:t>
      </w:r>
    </w:p>
    <w:p w14:paraId="2B881264" w14:textId="2B813771" w:rsidR="001D17AD" w:rsidRPr="001974F1" w:rsidRDefault="00A653BC" w:rsidP="00D321BD">
      <w:pPr>
        <w:pStyle w:val="NormalWeb"/>
        <w:widowControl/>
        <w:suppressAutoHyphens/>
        <w:spacing w:before="0" w:beforeAutospacing="0" w:after="0" w:afterAutospacing="0" w:line="240" w:lineRule="atLeast"/>
        <w:ind w:left="284"/>
        <w:rPr>
          <w:rFonts w:ascii="Arial" w:hAnsi="Arial" w:cs="Arial"/>
          <w:color w:val="FF0000"/>
          <w:sz w:val="20"/>
          <w:szCs w:val="20"/>
          <w:lang w:val="nl-NL"/>
        </w:rPr>
      </w:pPr>
      <w:r w:rsidRPr="004F1FF7">
        <w:rPr>
          <w:rFonts w:ascii="Arial" w:hAnsi="Arial" w:cs="Arial"/>
          <w:color w:val="800080"/>
          <w:sz w:val="20"/>
          <w:szCs w:val="20"/>
          <w:lang w:val="nl-NL"/>
        </w:rPr>
        <w:t xml:space="preserve">In de Overeenkomst van geldlening is overeengekomen dat ASR, ter overbrugging van de periode tussen de koop van de nieuwe Woning en de verkoop van de bestaande Woning aan de Schuldenaar een tijdelijke Lening verstrekt, het Overbruggingskrediet. Zie hiervoor en </w:t>
      </w:r>
      <w:r w:rsidR="00661FC2">
        <w:rPr>
          <w:rFonts w:ascii="Arial" w:hAnsi="Arial" w:cs="Arial"/>
          <w:color w:val="800080"/>
          <w:sz w:val="20"/>
          <w:szCs w:val="20"/>
          <w:lang w:val="nl-NL"/>
        </w:rPr>
        <w:t>de</w:t>
      </w:r>
      <w:r w:rsidR="009103B1">
        <w:rPr>
          <w:rFonts w:ascii="Arial" w:hAnsi="Arial" w:cs="Arial"/>
          <w:color w:val="800080"/>
          <w:sz w:val="20"/>
          <w:szCs w:val="20"/>
          <w:lang w:val="nl-NL"/>
        </w:rPr>
        <w:t xml:space="preserve"> Hypotheekstelling Overbruggingskrediet</w:t>
      </w:r>
      <w:r w:rsidRPr="004F1FF7">
        <w:rPr>
          <w:rFonts w:ascii="Arial" w:hAnsi="Arial" w:cs="Arial"/>
          <w:color w:val="800080"/>
          <w:sz w:val="20"/>
          <w:szCs w:val="20"/>
          <w:lang w:val="nl-NL"/>
        </w:rPr>
        <w:t>. Het Overbruggingskrediet heeft een looptijd zoals in de Overeenkomst van geldlening is overeengekomen, dan wel eventueel nader tussen partijen (zal worden) overeengekomen. De Schuldenaar is rente over het Overbruggingskrediet tegen het in de Overeenkomst van geldlening overeengekomen rentepercentage verschuldigd.</w:t>
      </w:r>
    </w:p>
    <w:p w14:paraId="55CB3D74" w14:textId="77777777" w:rsidR="001974F1" w:rsidRPr="001974F1" w:rsidRDefault="001974F1" w:rsidP="00D321BD">
      <w:pPr>
        <w:spacing w:line="240" w:lineRule="atLeast"/>
        <w:ind w:left="284"/>
        <w:rPr>
          <w:rFonts w:ascii="Arial" w:hAnsi="Arial" w:cs="Arial"/>
          <w:color w:val="800080"/>
          <w:sz w:val="20"/>
        </w:rPr>
      </w:pPr>
      <w:bookmarkStart w:id="37" w:name="_DV_M56"/>
      <w:bookmarkEnd w:id="37"/>
      <w:proofErr w:type="spellStart"/>
      <w:r w:rsidRPr="001974F1">
        <w:rPr>
          <w:rFonts w:ascii="Arial" w:hAnsi="Arial" w:cs="Arial"/>
          <w:color w:val="800080"/>
          <w:spacing w:val="-1"/>
          <w:sz w:val="20"/>
          <w:u w:val="single"/>
        </w:rPr>
        <w:t>S</w:t>
      </w:r>
      <w:r w:rsidRPr="001974F1">
        <w:rPr>
          <w:rFonts w:ascii="Arial" w:hAnsi="Arial" w:cs="Arial"/>
          <w:color w:val="800080"/>
          <w:spacing w:val="2"/>
          <w:sz w:val="20"/>
          <w:u w:val="single"/>
        </w:rPr>
        <w:t>V</w:t>
      </w:r>
      <w:r w:rsidRPr="001974F1">
        <w:rPr>
          <w:rFonts w:ascii="Arial" w:hAnsi="Arial" w:cs="Arial"/>
          <w:color w:val="800080"/>
          <w:sz w:val="20"/>
          <w:u w:val="single"/>
        </w:rPr>
        <w:t>n</w:t>
      </w:r>
      <w:proofErr w:type="spellEnd"/>
      <w:r w:rsidRPr="001974F1">
        <w:rPr>
          <w:rFonts w:ascii="Arial" w:hAnsi="Arial" w:cs="Arial"/>
          <w:color w:val="800080"/>
          <w:sz w:val="20"/>
          <w:u w:val="single"/>
        </w:rPr>
        <w:t xml:space="preserve"> </w:t>
      </w:r>
      <w:r w:rsidRPr="001974F1">
        <w:rPr>
          <w:rFonts w:ascii="Arial" w:hAnsi="Arial" w:cs="Arial"/>
          <w:color w:val="800080"/>
          <w:spacing w:val="-1"/>
          <w:sz w:val="20"/>
          <w:u w:val="single"/>
        </w:rPr>
        <w:t>S</w:t>
      </w:r>
      <w:r w:rsidRPr="001974F1">
        <w:rPr>
          <w:rFonts w:ascii="Arial" w:hAnsi="Arial" w:cs="Arial"/>
          <w:color w:val="800080"/>
          <w:spacing w:val="2"/>
          <w:sz w:val="20"/>
          <w:u w:val="single"/>
        </w:rPr>
        <w:t>t</w:t>
      </w:r>
      <w:r w:rsidRPr="001974F1">
        <w:rPr>
          <w:rFonts w:ascii="Arial" w:hAnsi="Arial" w:cs="Arial"/>
          <w:color w:val="800080"/>
          <w:sz w:val="20"/>
          <w:u w:val="single"/>
        </w:rPr>
        <w:t>a</w:t>
      </w:r>
      <w:r w:rsidRPr="001974F1">
        <w:rPr>
          <w:rFonts w:ascii="Arial" w:hAnsi="Arial" w:cs="Arial"/>
          <w:color w:val="800080"/>
          <w:spacing w:val="1"/>
          <w:sz w:val="20"/>
          <w:u w:val="single"/>
        </w:rPr>
        <w:t>r</w:t>
      </w:r>
      <w:r w:rsidRPr="001974F1">
        <w:rPr>
          <w:rFonts w:ascii="Arial" w:hAnsi="Arial" w:cs="Arial"/>
          <w:color w:val="800080"/>
          <w:sz w:val="20"/>
          <w:u w:val="single"/>
        </w:rPr>
        <w:t>te</w:t>
      </w:r>
      <w:r w:rsidRPr="001974F1">
        <w:rPr>
          <w:rFonts w:ascii="Arial" w:hAnsi="Arial" w:cs="Arial"/>
          <w:color w:val="800080"/>
          <w:spacing w:val="1"/>
          <w:sz w:val="20"/>
          <w:u w:val="single"/>
        </w:rPr>
        <w:t>rs</w:t>
      </w:r>
      <w:r w:rsidRPr="001974F1">
        <w:rPr>
          <w:rFonts w:ascii="Arial" w:hAnsi="Arial" w:cs="Arial"/>
          <w:color w:val="800080"/>
          <w:spacing w:val="-1"/>
          <w:sz w:val="20"/>
          <w:u w:val="single"/>
        </w:rPr>
        <w:t>l</w:t>
      </w:r>
      <w:r w:rsidRPr="001974F1">
        <w:rPr>
          <w:rFonts w:ascii="Arial" w:hAnsi="Arial" w:cs="Arial"/>
          <w:color w:val="800080"/>
          <w:spacing w:val="2"/>
          <w:sz w:val="20"/>
          <w:u w:val="single"/>
        </w:rPr>
        <w:t>e</w:t>
      </w:r>
      <w:r w:rsidRPr="001974F1">
        <w:rPr>
          <w:rFonts w:ascii="Arial" w:hAnsi="Arial" w:cs="Arial"/>
          <w:color w:val="800080"/>
          <w:sz w:val="20"/>
          <w:u w:val="single"/>
        </w:rPr>
        <w:t>n</w:t>
      </w:r>
      <w:r w:rsidRPr="001974F1">
        <w:rPr>
          <w:rFonts w:ascii="Arial" w:hAnsi="Arial" w:cs="Arial"/>
          <w:color w:val="800080"/>
          <w:spacing w:val="1"/>
          <w:sz w:val="20"/>
          <w:u w:val="single"/>
        </w:rPr>
        <w:t>i</w:t>
      </w:r>
      <w:r w:rsidRPr="001974F1">
        <w:rPr>
          <w:rFonts w:ascii="Arial" w:hAnsi="Arial" w:cs="Arial"/>
          <w:color w:val="800080"/>
          <w:sz w:val="20"/>
          <w:u w:val="single"/>
        </w:rPr>
        <w:t>ng</w:t>
      </w:r>
    </w:p>
    <w:p w14:paraId="71017B15" w14:textId="7DE561A0" w:rsidR="001974F1" w:rsidRPr="001974F1" w:rsidRDefault="001974F1" w:rsidP="00D321BD">
      <w:pPr>
        <w:pStyle w:val="NormalWeb"/>
        <w:widowControl/>
        <w:suppressAutoHyphens/>
        <w:spacing w:before="0" w:beforeAutospacing="0" w:after="0" w:afterAutospacing="0" w:line="240" w:lineRule="atLeast"/>
        <w:ind w:left="284"/>
        <w:rPr>
          <w:rFonts w:ascii="Arial" w:hAnsi="Arial" w:cs="Arial"/>
          <w:color w:val="800080"/>
          <w:sz w:val="20"/>
          <w:szCs w:val="20"/>
          <w:lang w:val="nl-NL"/>
        </w:rPr>
      </w:pPr>
      <w:r w:rsidRPr="001974F1">
        <w:rPr>
          <w:rFonts w:ascii="Arial" w:hAnsi="Arial" w:cs="Arial"/>
          <w:color w:val="800080"/>
          <w:sz w:val="20"/>
          <w:szCs w:val="20"/>
          <w:lang w:val="nl-NL"/>
        </w:rPr>
        <w:t>In</w:t>
      </w:r>
      <w:r w:rsidRPr="001974F1">
        <w:rPr>
          <w:rFonts w:ascii="Arial" w:hAnsi="Arial" w:cs="Arial"/>
          <w:color w:val="800080"/>
          <w:spacing w:val="-2"/>
          <w:sz w:val="20"/>
          <w:szCs w:val="20"/>
          <w:lang w:val="nl-NL"/>
        </w:rPr>
        <w:t xml:space="preserve"> </w:t>
      </w:r>
      <w:r w:rsidRPr="001974F1">
        <w:rPr>
          <w:rFonts w:ascii="Arial" w:hAnsi="Arial" w:cs="Arial"/>
          <w:color w:val="800080"/>
          <w:spacing w:val="1"/>
          <w:sz w:val="20"/>
          <w:szCs w:val="20"/>
          <w:lang w:val="nl-NL"/>
        </w:rPr>
        <w:t>v</w:t>
      </w:r>
      <w:r w:rsidRPr="001974F1">
        <w:rPr>
          <w:rFonts w:ascii="Arial" w:hAnsi="Arial" w:cs="Arial"/>
          <w:color w:val="800080"/>
          <w:sz w:val="20"/>
          <w:szCs w:val="20"/>
          <w:lang w:val="nl-NL"/>
        </w:rPr>
        <w:t>e</w:t>
      </w:r>
      <w:r w:rsidRPr="001974F1">
        <w:rPr>
          <w:rFonts w:ascii="Arial" w:hAnsi="Arial" w:cs="Arial"/>
          <w:color w:val="800080"/>
          <w:spacing w:val="1"/>
          <w:sz w:val="20"/>
          <w:szCs w:val="20"/>
          <w:lang w:val="nl-NL"/>
        </w:rPr>
        <w:t>r</w:t>
      </w:r>
      <w:r w:rsidRPr="001974F1">
        <w:rPr>
          <w:rFonts w:ascii="Arial" w:hAnsi="Arial" w:cs="Arial"/>
          <w:color w:val="800080"/>
          <w:sz w:val="20"/>
          <w:szCs w:val="20"/>
          <w:lang w:val="nl-NL"/>
        </w:rPr>
        <w:t>ba</w:t>
      </w:r>
      <w:r w:rsidRPr="001974F1">
        <w:rPr>
          <w:rFonts w:ascii="Arial" w:hAnsi="Arial" w:cs="Arial"/>
          <w:color w:val="800080"/>
          <w:spacing w:val="2"/>
          <w:sz w:val="20"/>
          <w:szCs w:val="20"/>
          <w:lang w:val="nl-NL"/>
        </w:rPr>
        <w:t>n</w:t>
      </w:r>
      <w:r w:rsidRPr="001974F1">
        <w:rPr>
          <w:rFonts w:ascii="Arial" w:hAnsi="Arial" w:cs="Arial"/>
          <w:color w:val="800080"/>
          <w:sz w:val="20"/>
          <w:szCs w:val="20"/>
          <w:lang w:val="nl-NL"/>
        </w:rPr>
        <w:t>d</w:t>
      </w:r>
      <w:r w:rsidRPr="001974F1">
        <w:rPr>
          <w:rFonts w:ascii="Arial" w:hAnsi="Arial" w:cs="Arial"/>
          <w:color w:val="800080"/>
          <w:spacing w:val="-1"/>
          <w:sz w:val="20"/>
          <w:szCs w:val="20"/>
          <w:lang w:val="nl-NL"/>
        </w:rPr>
        <w:t xml:space="preserve"> </w:t>
      </w:r>
      <w:r w:rsidRPr="001974F1">
        <w:rPr>
          <w:rFonts w:ascii="Arial" w:hAnsi="Arial" w:cs="Arial"/>
          <w:color w:val="800080"/>
          <w:spacing w:val="5"/>
          <w:sz w:val="20"/>
          <w:szCs w:val="20"/>
          <w:lang w:val="nl-NL"/>
        </w:rPr>
        <w:t>m</w:t>
      </w:r>
      <w:r w:rsidRPr="001974F1">
        <w:rPr>
          <w:rFonts w:ascii="Arial" w:hAnsi="Arial" w:cs="Arial"/>
          <w:color w:val="800080"/>
          <w:sz w:val="20"/>
          <w:szCs w:val="20"/>
          <w:lang w:val="nl-NL"/>
        </w:rPr>
        <w:t>et</w:t>
      </w:r>
      <w:r w:rsidRPr="001974F1">
        <w:rPr>
          <w:rFonts w:ascii="Arial" w:hAnsi="Arial" w:cs="Arial"/>
          <w:color w:val="800080"/>
          <w:spacing w:val="-2"/>
          <w:sz w:val="20"/>
          <w:szCs w:val="20"/>
          <w:lang w:val="nl-NL"/>
        </w:rPr>
        <w:t xml:space="preserve"> </w:t>
      </w:r>
      <w:r w:rsidRPr="001974F1">
        <w:rPr>
          <w:rFonts w:ascii="Arial" w:hAnsi="Arial" w:cs="Arial"/>
          <w:color w:val="800080"/>
          <w:sz w:val="20"/>
          <w:szCs w:val="20"/>
          <w:lang w:val="nl-NL"/>
        </w:rPr>
        <w:t>de</w:t>
      </w:r>
      <w:r w:rsidRPr="001974F1">
        <w:rPr>
          <w:rFonts w:ascii="Arial" w:hAnsi="Arial" w:cs="Arial"/>
          <w:color w:val="800080"/>
          <w:spacing w:val="-2"/>
          <w:sz w:val="20"/>
          <w:szCs w:val="20"/>
          <w:lang w:val="nl-NL"/>
        </w:rPr>
        <w:t xml:space="preserve"> </w:t>
      </w:r>
      <w:r w:rsidRPr="001974F1">
        <w:rPr>
          <w:rFonts w:ascii="Arial" w:hAnsi="Arial" w:cs="Arial"/>
          <w:color w:val="800080"/>
          <w:spacing w:val="2"/>
          <w:sz w:val="20"/>
          <w:szCs w:val="20"/>
          <w:lang w:val="nl-NL"/>
        </w:rPr>
        <w:t>d</w:t>
      </w:r>
      <w:r w:rsidRPr="001974F1">
        <w:rPr>
          <w:rFonts w:ascii="Arial" w:hAnsi="Arial" w:cs="Arial"/>
          <w:color w:val="800080"/>
          <w:sz w:val="20"/>
          <w:szCs w:val="20"/>
          <w:lang w:val="nl-NL"/>
        </w:rPr>
        <w:t xml:space="preserve">oor </w:t>
      </w:r>
      <w:r w:rsidRPr="001974F1">
        <w:rPr>
          <w:rFonts w:ascii="Arial" w:hAnsi="Arial" w:cs="Arial"/>
          <w:color w:val="800080"/>
          <w:spacing w:val="2"/>
          <w:sz w:val="20"/>
          <w:szCs w:val="20"/>
          <w:lang w:val="nl-NL"/>
        </w:rPr>
        <w:t>d</w:t>
      </w:r>
      <w:r w:rsidRPr="001974F1">
        <w:rPr>
          <w:rFonts w:ascii="Arial" w:hAnsi="Arial" w:cs="Arial"/>
          <w:color w:val="800080"/>
          <w:sz w:val="20"/>
          <w:szCs w:val="20"/>
          <w:lang w:val="nl-NL"/>
        </w:rPr>
        <w:t>e</w:t>
      </w:r>
      <w:r w:rsidRPr="001974F1">
        <w:rPr>
          <w:rFonts w:ascii="Arial" w:hAnsi="Arial" w:cs="Arial"/>
          <w:color w:val="800080"/>
          <w:spacing w:val="1"/>
          <w:sz w:val="20"/>
          <w:szCs w:val="20"/>
          <w:lang w:val="nl-NL"/>
        </w:rPr>
        <w:t xml:space="preserve"> </w:t>
      </w:r>
      <w:r w:rsidRPr="001974F1">
        <w:rPr>
          <w:rFonts w:ascii="Arial" w:hAnsi="Arial" w:cs="Arial"/>
          <w:color w:val="800080"/>
          <w:spacing w:val="-1"/>
          <w:sz w:val="20"/>
          <w:szCs w:val="20"/>
          <w:lang w:val="nl-NL"/>
        </w:rPr>
        <w:t>S</w:t>
      </w:r>
      <w:r w:rsidRPr="001974F1">
        <w:rPr>
          <w:rFonts w:ascii="Arial" w:hAnsi="Arial" w:cs="Arial"/>
          <w:color w:val="800080"/>
          <w:sz w:val="20"/>
          <w:szCs w:val="20"/>
          <w:lang w:val="nl-NL"/>
        </w:rPr>
        <w:t>t</w:t>
      </w:r>
      <w:r w:rsidRPr="001974F1">
        <w:rPr>
          <w:rFonts w:ascii="Arial" w:hAnsi="Arial" w:cs="Arial"/>
          <w:color w:val="800080"/>
          <w:spacing w:val="-1"/>
          <w:sz w:val="20"/>
          <w:szCs w:val="20"/>
          <w:lang w:val="nl-NL"/>
        </w:rPr>
        <w:t>i</w:t>
      </w:r>
      <w:r w:rsidRPr="001974F1">
        <w:rPr>
          <w:rFonts w:ascii="Arial" w:hAnsi="Arial" w:cs="Arial"/>
          <w:color w:val="800080"/>
          <w:spacing w:val="1"/>
          <w:sz w:val="20"/>
          <w:szCs w:val="20"/>
          <w:lang w:val="nl-NL"/>
        </w:rPr>
        <w:t>c</w:t>
      </w:r>
      <w:r w:rsidRPr="001974F1">
        <w:rPr>
          <w:rFonts w:ascii="Arial" w:hAnsi="Arial" w:cs="Arial"/>
          <w:color w:val="800080"/>
          <w:sz w:val="20"/>
          <w:szCs w:val="20"/>
          <w:lang w:val="nl-NL"/>
        </w:rPr>
        <w:t>h</w:t>
      </w:r>
      <w:r w:rsidRPr="001974F1">
        <w:rPr>
          <w:rFonts w:ascii="Arial" w:hAnsi="Arial" w:cs="Arial"/>
          <w:color w:val="800080"/>
          <w:spacing w:val="2"/>
          <w:sz w:val="20"/>
          <w:szCs w:val="20"/>
          <w:lang w:val="nl-NL"/>
        </w:rPr>
        <w:t>t</w:t>
      </w:r>
      <w:r w:rsidRPr="001974F1">
        <w:rPr>
          <w:rFonts w:ascii="Arial" w:hAnsi="Arial" w:cs="Arial"/>
          <w:color w:val="800080"/>
          <w:spacing w:val="-1"/>
          <w:sz w:val="20"/>
          <w:szCs w:val="20"/>
          <w:lang w:val="nl-NL"/>
        </w:rPr>
        <w:t>i</w:t>
      </w:r>
      <w:r w:rsidRPr="001974F1">
        <w:rPr>
          <w:rFonts w:ascii="Arial" w:hAnsi="Arial" w:cs="Arial"/>
          <w:color w:val="800080"/>
          <w:spacing w:val="2"/>
          <w:sz w:val="20"/>
          <w:szCs w:val="20"/>
          <w:lang w:val="nl-NL"/>
        </w:rPr>
        <w:t>n</w:t>
      </w:r>
      <w:r w:rsidRPr="001974F1">
        <w:rPr>
          <w:rFonts w:ascii="Arial" w:hAnsi="Arial" w:cs="Arial"/>
          <w:color w:val="800080"/>
          <w:sz w:val="20"/>
          <w:szCs w:val="20"/>
          <w:lang w:val="nl-NL"/>
        </w:rPr>
        <w:t>g</w:t>
      </w:r>
      <w:r w:rsidRPr="001974F1">
        <w:rPr>
          <w:rFonts w:ascii="Arial" w:hAnsi="Arial" w:cs="Arial"/>
          <w:color w:val="800080"/>
          <w:spacing w:val="-1"/>
          <w:sz w:val="20"/>
          <w:szCs w:val="20"/>
          <w:lang w:val="nl-NL"/>
        </w:rPr>
        <w:t xml:space="preserve"> </w:t>
      </w:r>
      <w:r w:rsidRPr="001974F1">
        <w:rPr>
          <w:rFonts w:ascii="Arial" w:hAnsi="Arial" w:cs="Arial"/>
          <w:color w:val="800080"/>
          <w:spacing w:val="2"/>
          <w:sz w:val="20"/>
          <w:szCs w:val="20"/>
          <w:lang w:val="nl-NL"/>
        </w:rPr>
        <w:t>S</w:t>
      </w:r>
      <w:r w:rsidRPr="001974F1">
        <w:rPr>
          <w:rFonts w:ascii="Arial" w:hAnsi="Arial" w:cs="Arial"/>
          <w:color w:val="800080"/>
          <w:sz w:val="20"/>
          <w:szCs w:val="20"/>
          <w:lang w:val="nl-NL"/>
        </w:rPr>
        <w:t>t</w:t>
      </w:r>
      <w:r w:rsidRPr="001974F1">
        <w:rPr>
          <w:rFonts w:ascii="Arial" w:hAnsi="Arial" w:cs="Arial"/>
          <w:color w:val="800080"/>
          <w:spacing w:val="-1"/>
          <w:sz w:val="20"/>
          <w:szCs w:val="20"/>
          <w:lang w:val="nl-NL"/>
        </w:rPr>
        <w:t>i</w:t>
      </w:r>
      <w:r w:rsidRPr="001974F1">
        <w:rPr>
          <w:rFonts w:ascii="Arial" w:hAnsi="Arial" w:cs="Arial"/>
          <w:color w:val="800080"/>
          <w:spacing w:val="5"/>
          <w:sz w:val="20"/>
          <w:szCs w:val="20"/>
          <w:lang w:val="nl-NL"/>
        </w:rPr>
        <w:t>m</w:t>
      </w:r>
      <w:r w:rsidRPr="001974F1">
        <w:rPr>
          <w:rFonts w:ascii="Arial" w:hAnsi="Arial" w:cs="Arial"/>
          <w:color w:val="800080"/>
          <w:sz w:val="20"/>
          <w:szCs w:val="20"/>
          <w:lang w:val="nl-NL"/>
        </w:rPr>
        <w:t>u</w:t>
      </w:r>
      <w:r w:rsidRPr="001974F1">
        <w:rPr>
          <w:rFonts w:ascii="Arial" w:hAnsi="Arial" w:cs="Arial"/>
          <w:color w:val="800080"/>
          <w:spacing w:val="-1"/>
          <w:sz w:val="20"/>
          <w:szCs w:val="20"/>
          <w:lang w:val="nl-NL"/>
        </w:rPr>
        <w:t>l</w:t>
      </w:r>
      <w:r w:rsidRPr="001974F1">
        <w:rPr>
          <w:rFonts w:ascii="Arial" w:hAnsi="Arial" w:cs="Arial"/>
          <w:color w:val="800080"/>
          <w:sz w:val="20"/>
          <w:szCs w:val="20"/>
          <w:lang w:val="nl-NL"/>
        </w:rPr>
        <w:t>e</w:t>
      </w:r>
      <w:r w:rsidRPr="001974F1">
        <w:rPr>
          <w:rFonts w:ascii="Arial" w:hAnsi="Arial" w:cs="Arial"/>
          <w:color w:val="800080"/>
          <w:spacing w:val="1"/>
          <w:sz w:val="20"/>
          <w:szCs w:val="20"/>
          <w:lang w:val="nl-NL"/>
        </w:rPr>
        <w:t>r</w:t>
      </w:r>
      <w:r w:rsidRPr="001974F1">
        <w:rPr>
          <w:rFonts w:ascii="Arial" w:hAnsi="Arial" w:cs="Arial"/>
          <w:color w:val="800080"/>
          <w:spacing w:val="-1"/>
          <w:sz w:val="20"/>
          <w:szCs w:val="20"/>
          <w:lang w:val="nl-NL"/>
        </w:rPr>
        <w:t>i</w:t>
      </w:r>
      <w:r w:rsidRPr="001974F1">
        <w:rPr>
          <w:rFonts w:ascii="Arial" w:hAnsi="Arial" w:cs="Arial"/>
          <w:color w:val="800080"/>
          <w:spacing w:val="2"/>
          <w:sz w:val="20"/>
          <w:szCs w:val="20"/>
          <w:lang w:val="nl-NL"/>
        </w:rPr>
        <w:t>n</w:t>
      </w:r>
      <w:r w:rsidRPr="001974F1">
        <w:rPr>
          <w:rFonts w:ascii="Arial" w:hAnsi="Arial" w:cs="Arial"/>
          <w:color w:val="800080"/>
          <w:sz w:val="20"/>
          <w:szCs w:val="20"/>
          <w:lang w:val="nl-NL"/>
        </w:rPr>
        <w:t>g</w:t>
      </w:r>
      <w:r w:rsidRPr="001974F1">
        <w:rPr>
          <w:rFonts w:ascii="Arial" w:hAnsi="Arial" w:cs="Arial"/>
          <w:color w:val="800080"/>
          <w:spacing w:val="1"/>
          <w:sz w:val="20"/>
          <w:szCs w:val="20"/>
          <w:lang w:val="nl-NL"/>
        </w:rPr>
        <w:t>s</w:t>
      </w:r>
      <w:r w:rsidRPr="001974F1">
        <w:rPr>
          <w:rFonts w:ascii="Arial" w:hAnsi="Arial" w:cs="Arial"/>
          <w:color w:val="800080"/>
          <w:spacing w:val="2"/>
          <w:sz w:val="20"/>
          <w:szCs w:val="20"/>
          <w:lang w:val="nl-NL"/>
        </w:rPr>
        <w:t>f</w:t>
      </w:r>
      <w:r w:rsidRPr="001974F1">
        <w:rPr>
          <w:rFonts w:ascii="Arial" w:hAnsi="Arial" w:cs="Arial"/>
          <w:color w:val="800080"/>
          <w:sz w:val="20"/>
          <w:szCs w:val="20"/>
          <w:lang w:val="nl-NL"/>
        </w:rPr>
        <w:t xml:space="preserve">onds </w:t>
      </w:r>
      <w:r w:rsidRPr="001974F1">
        <w:rPr>
          <w:rFonts w:ascii="Arial" w:hAnsi="Arial" w:cs="Arial"/>
          <w:color w:val="800080"/>
          <w:spacing w:val="-1"/>
          <w:sz w:val="20"/>
          <w:szCs w:val="20"/>
          <w:lang w:val="nl-NL"/>
        </w:rPr>
        <w:t>V</w:t>
      </w:r>
      <w:r w:rsidRPr="001974F1">
        <w:rPr>
          <w:rFonts w:ascii="Arial" w:hAnsi="Arial" w:cs="Arial"/>
          <w:color w:val="800080"/>
          <w:spacing w:val="2"/>
          <w:sz w:val="20"/>
          <w:szCs w:val="20"/>
          <w:lang w:val="nl-NL"/>
        </w:rPr>
        <w:t>o</w:t>
      </w:r>
      <w:r w:rsidRPr="001974F1">
        <w:rPr>
          <w:rFonts w:ascii="Arial" w:hAnsi="Arial" w:cs="Arial"/>
          <w:color w:val="800080"/>
          <w:spacing w:val="-1"/>
          <w:sz w:val="20"/>
          <w:szCs w:val="20"/>
          <w:lang w:val="nl-NL"/>
        </w:rPr>
        <w:t>l</w:t>
      </w:r>
      <w:r w:rsidRPr="001974F1">
        <w:rPr>
          <w:rFonts w:ascii="Arial" w:hAnsi="Arial" w:cs="Arial"/>
          <w:color w:val="800080"/>
          <w:spacing w:val="4"/>
          <w:sz w:val="20"/>
          <w:szCs w:val="20"/>
          <w:lang w:val="nl-NL"/>
        </w:rPr>
        <w:t>k</w:t>
      </w:r>
      <w:r w:rsidRPr="001974F1">
        <w:rPr>
          <w:rFonts w:ascii="Arial" w:hAnsi="Arial" w:cs="Arial"/>
          <w:color w:val="800080"/>
          <w:spacing w:val="1"/>
          <w:sz w:val="20"/>
          <w:szCs w:val="20"/>
          <w:lang w:val="nl-NL"/>
        </w:rPr>
        <w:t>s</w:t>
      </w:r>
      <w:r w:rsidRPr="001974F1">
        <w:rPr>
          <w:rFonts w:ascii="Arial" w:hAnsi="Arial" w:cs="Arial"/>
          <w:color w:val="800080"/>
          <w:sz w:val="20"/>
          <w:szCs w:val="20"/>
          <w:lang w:val="nl-NL"/>
        </w:rPr>
        <w:t>hu</w:t>
      </w:r>
      <w:r w:rsidRPr="001974F1">
        <w:rPr>
          <w:rFonts w:ascii="Arial" w:hAnsi="Arial" w:cs="Arial"/>
          <w:color w:val="800080"/>
          <w:spacing w:val="-1"/>
          <w:sz w:val="20"/>
          <w:szCs w:val="20"/>
          <w:lang w:val="nl-NL"/>
        </w:rPr>
        <w:t>i</w:t>
      </w:r>
      <w:r w:rsidRPr="001974F1">
        <w:rPr>
          <w:rFonts w:ascii="Arial" w:hAnsi="Arial" w:cs="Arial"/>
          <w:color w:val="800080"/>
          <w:spacing w:val="1"/>
          <w:sz w:val="20"/>
          <w:szCs w:val="20"/>
          <w:lang w:val="nl-NL"/>
        </w:rPr>
        <w:t>s</w:t>
      </w:r>
      <w:r w:rsidRPr="001974F1">
        <w:rPr>
          <w:rFonts w:ascii="Arial" w:hAnsi="Arial" w:cs="Arial"/>
          <w:color w:val="800080"/>
          <w:spacing w:val="-1"/>
          <w:sz w:val="20"/>
          <w:szCs w:val="20"/>
          <w:lang w:val="nl-NL"/>
        </w:rPr>
        <w:t>v</w:t>
      </w:r>
      <w:r w:rsidRPr="001974F1">
        <w:rPr>
          <w:rFonts w:ascii="Arial" w:hAnsi="Arial" w:cs="Arial"/>
          <w:color w:val="800080"/>
          <w:sz w:val="20"/>
          <w:szCs w:val="20"/>
          <w:lang w:val="nl-NL"/>
        </w:rPr>
        <w:t>e</w:t>
      </w:r>
      <w:r w:rsidRPr="001974F1">
        <w:rPr>
          <w:rFonts w:ascii="Arial" w:hAnsi="Arial" w:cs="Arial"/>
          <w:color w:val="800080"/>
          <w:spacing w:val="1"/>
          <w:sz w:val="20"/>
          <w:szCs w:val="20"/>
          <w:lang w:val="nl-NL"/>
        </w:rPr>
        <w:t>s</w:t>
      </w:r>
      <w:r w:rsidRPr="001974F1">
        <w:rPr>
          <w:rFonts w:ascii="Arial" w:hAnsi="Arial" w:cs="Arial"/>
          <w:color w:val="800080"/>
          <w:sz w:val="20"/>
          <w:szCs w:val="20"/>
          <w:lang w:val="nl-NL"/>
        </w:rPr>
        <w:t>t</w:t>
      </w:r>
      <w:r w:rsidRPr="001974F1">
        <w:rPr>
          <w:rFonts w:ascii="Arial" w:hAnsi="Arial" w:cs="Arial"/>
          <w:color w:val="800080"/>
          <w:spacing w:val="1"/>
          <w:sz w:val="20"/>
          <w:szCs w:val="20"/>
          <w:lang w:val="nl-NL"/>
        </w:rPr>
        <w:t>i</w:t>
      </w:r>
      <w:r w:rsidRPr="001974F1">
        <w:rPr>
          <w:rFonts w:ascii="Arial" w:hAnsi="Arial" w:cs="Arial"/>
          <w:color w:val="800080"/>
          <w:sz w:val="20"/>
          <w:szCs w:val="20"/>
          <w:lang w:val="nl-NL"/>
        </w:rPr>
        <w:t>ng</w:t>
      </w:r>
      <w:r w:rsidRPr="001974F1">
        <w:rPr>
          <w:rFonts w:ascii="Arial" w:hAnsi="Arial" w:cs="Arial"/>
          <w:color w:val="800080"/>
          <w:spacing w:val="-1"/>
          <w:sz w:val="20"/>
          <w:szCs w:val="20"/>
          <w:lang w:val="nl-NL"/>
        </w:rPr>
        <w:t xml:space="preserve"> </w:t>
      </w:r>
      <w:r w:rsidRPr="001974F1">
        <w:rPr>
          <w:rFonts w:ascii="Arial" w:hAnsi="Arial" w:cs="Arial"/>
          <w:color w:val="800080"/>
          <w:spacing w:val="3"/>
          <w:sz w:val="20"/>
          <w:szCs w:val="20"/>
          <w:lang w:val="nl-NL"/>
        </w:rPr>
        <w:t>N</w:t>
      </w:r>
      <w:r w:rsidRPr="001974F1">
        <w:rPr>
          <w:rFonts w:ascii="Arial" w:hAnsi="Arial" w:cs="Arial"/>
          <w:color w:val="800080"/>
          <w:sz w:val="20"/>
          <w:szCs w:val="20"/>
          <w:lang w:val="nl-NL"/>
        </w:rPr>
        <w:t>ede</w:t>
      </w:r>
      <w:r w:rsidRPr="001974F1">
        <w:rPr>
          <w:rFonts w:ascii="Arial" w:hAnsi="Arial" w:cs="Arial"/>
          <w:color w:val="800080"/>
          <w:spacing w:val="3"/>
          <w:sz w:val="20"/>
          <w:szCs w:val="20"/>
          <w:lang w:val="nl-NL"/>
        </w:rPr>
        <w:t>r</w:t>
      </w:r>
      <w:r w:rsidRPr="001974F1">
        <w:rPr>
          <w:rFonts w:ascii="Arial" w:hAnsi="Arial" w:cs="Arial"/>
          <w:color w:val="800080"/>
          <w:spacing w:val="-1"/>
          <w:sz w:val="20"/>
          <w:szCs w:val="20"/>
          <w:lang w:val="nl-NL"/>
        </w:rPr>
        <w:t>l</w:t>
      </w:r>
      <w:r w:rsidRPr="001974F1">
        <w:rPr>
          <w:rFonts w:ascii="Arial" w:hAnsi="Arial" w:cs="Arial"/>
          <w:color w:val="800080"/>
          <w:sz w:val="20"/>
          <w:szCs w:val="20"/>
          <w:lang w:val="nl-NL"/>
        </w:rPr>
        <w:t>a</w:t>
      </w:r>
      <w:r w:rsidRPr="001974F1">
        <w:rPr>
          <w:rFonts w:ascii="Arial" w:hAnsi="Arial" w:cs="Arial"/>
          <w:color w:val="800080"/>
          <w:spacing w:val="2"/>
          <w:sz w:val="20"/>
          <w:szCs w:val="20"/>
          <w:lang w:val="nl-NL"/>
        </w:rPr>
        <w:t>n</w:t>
      </w:r>
      <w:r w:rsidRPr="001974F1">
        <w:rPr>
          <w:rFonts w:ascii="Arial" w:hAnsi="Arial" w:cs="Arial"/>
          <w:color w:val="800080"/>
          <w:sz w:val="20"/>
          <w:szCs w:val="20"/>
          <w:lang w:val="nl-NL"/>
        </w:rPr>
        <w:t>d</w:t>
      </w:r>
      <w:r w:rsidRPr="001974F1">
        <w:rPr>
          <w:rFonts w:ascii="Arial" w:hAnsi="Arial" w:cs="Arial"/>
          <w:color w:val="800080"/>
          <w:spacing w:val="1"/>
          <w:sz w:val="20"/>
          <w:szCs w:val="20"/>
          <w:lang w:val="nl-NL"/>
        </w:rPr>
        <w:t>s</w:t>
      </w:r>
      <w:r w:rsidRPr="001974F1">
        <w:rPr>
          <w:rFonts w:ascii="Arial" w:hAnsi="Arial" w:cs="Arial"/>
          <w:color w:val="800080"/>
          <w:sz w:val="20"/>
          <w:szCs w:val="20"/>
          <w:lang w:val="nl-NL"/>
        </w:rPr>
        <w:t xml:space="preserve">e </w:t>
      </w:r>
      <w:r w:rsidRPr="001974F1">
        <w:rPr>
          <w:rFonts w:ascii="Arial" w:hAnsi="Arial" w:cs="Arial"/>
          <w:color w:val="800080"/>
          <w:spacing w:val="1"/>
          <w:sz w:val="20"/>
          <w:szCs w:val="20"/>
          <w:lang w:val="nl-NL"/>
        </w:rPr>
        <w:t>G</w:t>
      </w:r>
      <w:r w:rsidRPr="001974F1">
        <w:rPr>
          <w:rFonts w:ascii="Arial" w:hAnsi="Arial" w:cs="Arial"/>
          <w:color w:val="800080"/>
          <w:sz w:val="20"/>
          <w:szCs w:val="20"/>
          <w:lang w:val="nl-NL"/>
        </w:rPr>
        <w:t>e</w:t>
      </w:r>
      <w:r w:rsidRPr="001974F1">
        <w:rPr>
          <w:rFonts w:ascii="Arial" w:hAnsi="Arial" w:cs="Arial"/>
          <w:color w:val="800080"/>
          <w:spacing w:val="5"/>
          <w:sz w:val="20"/>
          <w:szCs w:val="20"/>
          <w:lang w:val="nl-NL"/>
        </w:rPr>
        <w:t>m</w:t>
      </w:r>
      <w:r w:rsidRPr="001974F1">
        <w:rPr>
          <w:rFonts w:ascii="Arial" w:hAnsi="Arial" w:cs="Arial"/>
          <w:color w:val="800080"/>
          <w:sz w:val="20"/>
          <w:szCs w:val="20"/>
          <w:lang w:val="nl-NL"/>
        </w:rPr>
        <w:t xml:space="preserve">eenten </w:t>
      </w:r>
      <w:r w:rsidRPr="001974F1">
        <w:rPr>
          <w:rFonts w:ascii="Arial" w:hAnsi="Arial" w:cs="Arial"/>
          <w:color w:val="800080"/>
          <w:spacing w:val="1"/>
          <w:sz w:val="20"/>
          <w:szCs w:val="20"/>
          <w:lang w:val="nl-NL"/>
        </w:rPr>
        <w:t>(</w:t>
      </w:r>
      <w:proofErr w:type="spellStart"/>
      <w:r w:rsidRPr="001974F1">
        <w:rPr>
          <w:rFonts w:ascii="Arial" w:hAnsi="Arial" w:cs="Arial"/>
          <w:color w:val="800080"/>
          <w:spacing w:val="2"/>
          <w:sz w:val="20"/>
          <w:szCs w:val="20"/>
          <w:lang w:val="nl-NL"/>
        </w:rPr>
        <w:t>S</w:t>
      </w:r>
      <w:r w:rsidRPr="001974F1">
        <w:rPr>
          <w:rFonts w:ascii="Arial" w:hAnsi="Arial" w:cs="Arial"/>
          <w:color w:val="800080"/>
          <w:spacing w:val="-1"/>
          <w:sz w:val="20"/>
          <w:szCs w:val="20"/>
          <w:lang w:val="nl-NL"/>
        </w:rPr>
        <w:t>V</w:t>
      </w:r>
      <w:r w:rsidRPr="001974F1">
        <w:rPr>
          <w:rFonts w:ascii="Arial" w:hAnsi="Arial" w:cs="Arial"/>
          <w:color w:val="800080"/>
          <w:sz w:val="20"/>
          <w:szCs w:val="20"/>
          <w:lang w:val="nl-NL"/>
        </w:rPr>
        <w:t>n</w:t>
      </w:r>
      <w:proofErr w:type="spellEnd"/>
      <w:r w:rsidRPr="001974F1">
        <w:rPr>
          <w:rFonts w:ascii="Arial" w:hAnsi="Arial" w:cs="Arial"/>
          <w:color w:val="800080"/>
          <w:sz w:val="20"/>
          <w:szCs w:val="20"/>
          <w:lang w:val="nl-NL"/>
        </w:rPr>
        <w:t xml:space="preserve">) te </w:t>
      </w:r>
      <w:r w:rsidRPr="001974F1">
        <w:rPr>
          <w:rFonts w:ascii="Arial" w:hAnsi="Arial" w:cs="Arial"/>
          <w:color w:val="800080"/>
          <w:spacing w:val="1"/>
          <w:sz w:val="20"/>
          <w:szCs w:val="20"/>
          <w:lang w:val="nl-NL"/>
        </w:rPr>
        <w:t>v</w:t>
      </w:r>
      <w:r w:rsidRPr="001974F1">
        <w:rPr>
          <w:rFonts w:ascii="Arial" w:hAnsi="Arial" w:cs="Arial"/>
          <w:color w:val="800080"/>
          <w:sz w:val="20"/>
          <w:szCs w:val="20"/>
          <w:lang w:val="nl-NL"/>
        </w:rPr>
        <w:t>e</w:t>
      </w:r>
      <w:r w:rsidRPr="001974F1">
        <w:rPr>
          <w:rFonts w:ascii="Arial" w:hAnsi="Arial" w:cs="Arial"/>
          <w:color w:val="800080"/>
          <w:spacing w:val="1"/>
          <w:sz w:val="20"/>
          <w:szCs w:val="20"/>
          <w:lang w:val="nl-NL"/>
        </w:rPr>
        <w:t>rs</w:t>
      </w:r>
      <w:r w:rsidRPr="001974F1">
        <w:rPr>
          <w:rFonts w:ascii="Arial" w:hAnsi="Arial" w:cs="Arial"/>
          <w:color w:val="800080"/>
          <w:sz w:val="20"/>
          <w:szCs w:val="20"/>
          <w:lang w:val="nl-NL"/>
        </w:rPr>
        <w:t>t</w:t>
      </w:r>
      <w:r w:rsidRPr="001974F1">
        <w:rPr>
          <w:rFonts w:ascii="Arial" w:hAnsi="Arial" w:cs="Arial"/>
          <w:color w:val="800080"/>
          <w:spacing w:val="1"/>
          <w:sz w:val="20"/>
          <w:szCs w:val="20"/>
          <w:lang w:val="nl-NL"/>
        </w:rPr>
        <w:t>r</w:t>
      </w:r>
      <w:r w:rsidRPr="001974F1">
        <w:rPr>
          <w:rFonts w:ascii="Arial" w:hAnsi="Arial" w:cs="Arial"/>
          <w:color w:val="800080"/>
          <w:sz w:val="20"/>
          <w:szCs w:val="20"/>
          <w:lang w:val="nl-NL"/>
        </w:rPr>
        <w:t>e</w:t>
      </w:r>
      <w:r w:rsidRPr="001974F1">
        <w:rPr>
          <w:rFonts w:ascii="Arial" w:hAnsi="Arial" w:cs="Arial"/>
          <w:color w:val="800080"/>
          <w:spacing w:val="1"/>
          <w:sz w:val="20"/>
          <w:szCs w:val="20"/>
          <w:lang w:val="nl-NL"/>
        </w:rPr>
        <w:t>k</w:t>
      </w:r>
      <w:r w:rsidRPr="001974F1">
        <w:rPr>
          <w:rFonts w:ascii="Arial" w:hAnsi="Arial" w:cs="Arial"/>
          <w:color w:val="800080"/>
          <w:spacing w:val="4"/>
          <w:sz w:val="20"/>
          <w:szCs w:val="20"/>
          <w:lang w:val="nl-NL"/>
        </w:rPr>
        <w:t>k</w:t>
      </w:r>
      <w:r w:rsidRPr="001974F1">
        <w:rPr>
          <w:rFonts w:ascii="Arial" w:hAnsi="Arial" w:cs="Arial"/>
          <w:color w:val="800080"/>
          <w:sz w:val="20"/>
          <w:szCs w:val="20"/>
          <w:lang w:val="nl-NL"/>
        </w:rPr>
        <w:t>en</w:t>
      </w:r>
      <w:r w:rsidRPr="001974F1">
        <w:rPr>
          <w:rFonts w:ascii="Arial" w:hAnsi="Arial" w:cs="Arial"/>
          <w:color w:val="800080"/>
          <w:spacing w:val="-1"/>
          <w:sz w:val="20"/>
          <w:szCs w:val="20"/>
          <w:lang w:val="nl-NL"/>
        </w:rPr>
        <w:t xml:space="preserve"> S</w:t>
      </w:r>
      <w:r w:rsidRPr="001974F1">
        <w:rPr>
          <w:rFonts w:ascii="Arial" w:hAnsi="Arial" w:cs="Arial"/>
          <w:color w:val="800080"/>
          <w:sz w:val="20"/>
          <w:szCs w:val="20"/>
          <w:lang w:val="nl-NL"/>
        </w:rPr>
        <w:t>ta</w:t>
      </w:r>
      <w:r w:rsidRPr="001974F1">
        <w:rPr>
          <w:rFonts w:ascii="Arial" w:hAnsi="Arial" w:cs="Arial"/>
          <w:color w:val="800080"/>
          <w:spacing w:val="1"/>
          <w:sz w:val="20"/>
          <w:szCs w:val="20"/>
          <w:lang w:val="nl-NL"/>
        </w:rPr>
        <w:t>r</w:t>
      </w:r>
      <w:r w:rsidRPr="001974F1">
        <w:rPr>
          <w:rFonts w:ascii="Arial" w:hAnsi="Arial" w:cs="Arial"/>
          <w:color w:val="800080"/>
          <w:sz w:val="20"/>
          <w:szCs w:val="20"/>
          <w:lang w:val="nl-NL"/>
        </w:rPr>
        <w:t>te</w:t>
      </w:r>
      <w:r w:rsidRPr="001974F1">
        <w:rPr>
          <w:rFonts w:ascii="Arial" w:hAnsi="Arial" w:cs="Arial"/>
          <w:color w:val="800080"/>
          <w:spacing w:val="1"/>
          <w:sz w:val="20"/>
          <w:szCs w:val="20"/>
          <w:lang w:val="nl-NL"/>
        </w:rPr>
        <w:t>rs</w:t>
      </w:r>
      <w:r w:rsidRPr="001974F1">
        <w:rPr>
          <w:rFonts w:ascii="Arial" w:hAnsi="Arial" w:cs="Arial"/>
          <w:color w:val="800080"/>
          <w:spacing w:val="-1"/>
          <w:sz w:val="20"/>
          <w:szCs w:val="20"/>
          <w:lang w:val="nl-NL"/>
        </w:rPr>
        <w:t>l</w:t>
      </w:r>
      <w:r w:rsidRPr="001974F1">
        <w:rPr>
          <w:rFonts w:ascii="Arial" w:hAnsi="Arial" w:cs="Arial"/>
          <w:color w:val="800080"/>
          <w:spacing w:val="2"/>
          <w:sz w:val="20"/>
          <w:szCs w:val="20"/>
          <w:lang w:val="nl-NL"/>
        </w:rPr>
        <w:t>e</w:t>
      </w:r>
      <w:r w:rsidRPr="001974F1">
        <w:rPr>
          <w:rFonts w:ascii="Arial" w:hAnsi="Arial" w:cs="Arial"/>
          <w:color w:val="800080"/>
          <w:sz w:val="20"/>
          <w:szCs w:val="20"/>
          <w:lang w:val="nl-NL"/>
        </w:rPr>
        <w:t>n</w:t>
      </w:r>
      <w:r w:rsidRPr="001974F1">
        <w:rPr>
          <w:rFonts w:ascii="Arial" w:hAnsi="Arial" w:cs="Arial"/>
          <w:color w:val="800080"/>
          <w:spacing w:val="-1"/>
          <w:sz w:val="20"/>
          <w:szCs w:val="20"/>
          <w:lang w:val="nl-NL"/>
        </w:rPr>
        <w:t>i</w:t>
      </w:r>
      <w:r w:rsidRPr="001974F1">
        <w:rPr>
          <w:rFonts w:ascii="Arial" w:hAnsi="Arial" w:cs="Arial"/>
          <w:color w:val="800080"/>
          <w:spacing w:val="2"/>
          <w:sz w:val="20"/>
          <w:szCs w:val="20"/>
          <w:lang w:val="nl-NL"/>
        </w:rPr>
        <w:t>n</w:t>
      </w:r>
      <w:r w:rsidRPr="001974F1">
        <w:rPr>
          <w:rFonts w:ascii="Arial" w:hAnsi="Arial" w:cs="Arial"/>
          <w:color w:val="800080"/>
          <w:sz w:val="20"/>
          <w:szCs w:val="20"/>
          <w:lang w:val="nl-NL"/>
        </w:rPr>
        <w:t>g,</w:t>
      </w:r>
      <w:r w:rsidRPr="001974F1">
        <w:rPr>
          <w:rFonts w:ascii="Arial" w:hAnsi="Arial" w:cs="Arial"/>
          <w:color w:val="800080"/>
          <w:spacing w:val="-1"/>
          <w:sz w:val="20"/>
          <w:szCs w:val="20"/>
          <w:lang w:val="nl-NL"/>
        </w:rPr>
        <w:t xml:space="preserve"> </w:t>
      </w:r>
      <w:r w:rsidRPr="001974F1">
        <w:rPr>
          <w:rFonts w:ascii="Arial" w:hAnsi="Arial" w:cs="Arial"/>
          <w:color w:val="800080"/>
          <w:spacing w:val="2"/>
          <w:sz w:val="20"/>
          <w:szCs w:val="20"/>
          <w:lang w:val="nl-NL"/>
        </w:rPr>
        <w:t>h</w:t>
      </w:r>
      <w:r w:rsidRPr="001974F1">
        <w:rPr>
          <w:rFonts w:ascii="Arial" w:hAnsi="Arial" w:cs="Arial"/>
          <w:color w:val="800080"/>
          <w:sz w:val="20"/>
          <w:szCs w:val="20"/>
          <w:lang w:val="nl-NL"/>
        </w:rPr>
        <w:t>ee</w:t>
      </w:r>
      <w:r w:rsidRPr="001974F1">
        <w:rPr>
          <w:rFonts w:ascii="Arial" w:hAnsi="Arial" w:cs="Arial"/>
          <w:color w:val="800080"/>
          <w:spacing w:val="2"/>
          <w:sz w:val="20"/>
          <w:szCs w:val="20"/>
          <w:lang w:val="nl-NL"/>
        </w:rPr>
        <w:t>f</w:t>
      </w:r>
      <w:r w:rsidRPr="001974F1">
        <w:rPr>
          <w:rFonts w:ascii="Arial" w:hAnsi="Arial" w:cs="Arial"/>
          <w:color w:val="800080"/>
          <w:sz w:val="20"/>
          <w:szCs w:val="20"/>
          <w:lang w:val="nl-NL"/>
        </w:rPr>
        <w:t>t</w:t>
      </w:r>
      <w:r w:rsidRPr="001974F1">
        <w:rPr>
          <w:rFonts w:ascii="Arial" w:hAnsi="Arial" w:cs="Arial"/>
          <w:color w:val="800080"/>
          <w:spacing w:val="1"/>
          <w:sz w:val="20"/>
          <w:szCs w:val="20"/>
          <w:lang w:val="nl-NL"/>
        </w:rPr>
        <w:t xml:space="preserve"> ASR</w:t>
      </w:r>
      <w:r w:rsidRPr="001974F1">
        <w:rPr>
          <w:rFonts w:ascii="Arial" w:hAnsi="Arial" w:cs="Arial"/>
          <w:color w:val="800080"/>
          <w:spacing w:val="5"/>
          <w:sz w:val="20"/>
          <w:szCs w:val="20"/>
          <w:lang w:val="nl-NL"/>
        </w:rPr>
        <w:t xml:space="preserve"> </w:t>
      </w:r>
      <w:r w:rsidRPr="001974F1">
        <w:rPr>
          <w:rFonts w:ascii="Arial" w:hAnsi="Arial" w:cs="Arial"/>
          <w:color w:val="800080"/>
          <w:spacing w:val="-3"/>
          <w:sz w:val="20"/>
          <w:szCs w:val="20"/>
          <w:lang w:val="nl-NL"/>
        </w:rPr>
        <w:t>z</w:t>
      </w:r>
      <w:r w:rsidRPr="001974F1">
        <w:rPr>
          <w:rFonts w:ascii="Arial" w:hAnsi="Arial" w:cs="Arial"/>
          <w:color w:val="800080"/>
          <w:spacing w:val="-1"/>
          <w:sz w:val="20"/>
          <w:szCs w:val="20"/>
          <w:lang w:val="nl-NL"/>
        </w:rPr>
        <w:t>i</w:t>
      </w:r>
      <w:r w:rsidRPr="001974F1">
        <w:rPr>
          <w:rFonts w:ascii="Arial" w:hAnsi="Arial" w:cs="Arial"/>
          <w:color w:val="800080"/>
          <w:spacing w:val="1"/>
          <w:sz w:val="20"/>
          <w:szCs w:val="20"/>
          <w:lang w:val="nl-NL"/>
        </w:rPr>
        <w:t>c</w:t>
      </w:r>
      <w:r w:rsidRPr="001974F1">
        <w:rPr>
          <w:rFonts w:ascii="Arial" w:hAnsi="Arial" w:cs="Arial"/>
          <w:color w:val="800080"/>
          <w:sz w:val="20"/>
          <w:szCs w:val="20"/>
          <w:lang w:val="nl-NL"/>
        </w:rPr>
        <w:t>h</w:t>
      </w:r>
      <w:r w:rsidRPr="001974F1">
        <w:rPr>
          <w:rFonts w:ascii="Arial" w:hAnsi="Arial" w:cs="Arial"/>
          <w:color w:val="800080"/>
          <w:spacing w:val="-1"/>
          <w:sz w:val="20"/>
          <w:szCs w:val="20"/>
          <w:lang w:val="nl-NL"/>
        </w:rPr>
        <w:t xml:space="preserve"> </w:t>
      </w:r>
      <w:r w:rsidRPr="001974F1">
        <w:rPr>
          <w:rFonts w:ascii="Arial" w:hAnsi="Arial" w:cs="Arial"/>
          <w:color w:val="800080"/>
          <w:spacing w:val="1"/>
          <w:sz w:val="20"/>
          <w:szCs w:val="20"/>
          <w:lang w:val="nl-NL"/>
        </w:rPr>
        <w:t>j</w:t>
      </w:r>
      <w:r w:rsidRPr="001974F1">
        <w:rPr>
          <w:rFonts w:ascii="Arial" w:hAnsi="Arial" w:cs="Arial"/>
          <w:color w:val="800080"/>
          <w:spacing w:val="2"/>
          <w:sz w:val="20"/>
          <w:szCs w:val="20"/>
          <w:lang w:val="nl-NL"/>
        </w:rPr>
        <w:t>e</w:t>
      </w:r>
      <w:r w:rsidRPr="001974F1">
        <w:rPr>
          <w:rFonts w:ascii="Arial" w:hAnsi="Arial" w:cs="Arial"/>
          <w:color w:val="800080"/>
          <w:sz w:val="20"/>
          <w:szCs w:val="20"/>
          <w:lang w:val="nl-NL"/>
        </w:rPr>
        <w:t>gens</w:t>
      </w:r>
      <w:r w:rsidRPr="001974F1">
        <w:rPr>
          <w:rFonts w:ascii="Arial" w:hAnsi="Arial" w:cs="Arial"/>
          <w:color w:val="800080"/>
          <w:spacing w:val="4"/>
          <w:sz w:val="20"/>
          <w:szCs w:val="20"/>
          <w:lang w:val="nl-NL"/>
        </w:rPr>
        <w:t xml:space="preserve"> </w:t>
      </w:r>
      <w:proofErr w:type="spellStart"/>
      <w:r w:rsidRPr="001974F1">
        <w:rPr>
          <w:rFonts w:ascii="Arial" w:hAnsi="Arial" w:cs="Arial"/>
          <w:color w:val="800080"/>
          <w:spacing w:val="-1"/>
          <w:sz w:val="20"/>
          <w:szCs w:val="20"/>
          <w:lang w:val="nl-NL"/>
        </w:rPr>
        <w:t>S</w:t>
      </w:r>
      <w:r w:rsidRPr="001974F1">
        <w:rPr>
          <w:rFonts w:ascii="Arial" w:hAnsi="Arial" w:cs="Arial"/>
          <w:color w:val="800080"/>
          <w:spacing w:val="2"/>
          <w:sz w:val="20"/>
          <w:szCs w:val="20"/>
          <w:lang w:val="nl-NL"/>
        </w:rPr>
        <w:t>V</w:t>
      </w:r>
      <w:r w:rsidRPr="001974F1">
        <w:rPr>
          <w:rFonts w:ascii="Arial" w:hAnsi="Arial" w:cs="Arial"/>
          <w:color w:val="800080"/>
          <w:sz w:val="20"/>
          <w:szCs w:val="20"/>
          <w:lang w:val="nl-NL"/>
        </w:rPr>
        <w:t>n</w:t>
      </w:r>
      <w:proofErr w:type="spellEnd"/>
      <w:r w:rsidRPr="001974F1">
        <w:rPr>
          <w:rFonts w:ascii="Arial" w:hAnsi="Arial" w:cs="Arial"/>
          <w:color w:val="800080"/>
          <w:spacing w:val="-1"/>
          <w:sz w:val="20"/>
          <w:szCs w:val="20"/>
          <w:lang w:val="nl-NL"/>
        </w:rPr>
        <w:t xml:space="preserve"> </w:t>
      </w:r>
      <w:r w:rsidRPr="001974F1">
        <w:rPr>
          <w:rFonts w:ascii="Arial" w:hAnsi="Arial" w:cs="Arial"/>
          <w:color w:val="800080"/>
          <w:spacing w:val="2"/>
          <w:sz w:val="20"/>
          <w:szCs w:val="20"/>
          <w:lang w:val="nl-NL"/>
        </w:rPr>
        <w:t>e</w:t>
      </w:r>
      <w:r w:rsidRPr="001974F1">
        <w:rPr>
          <w:rFonts w:ascii="Arial" w:hAnsi="Arial" w:cs="Arial"/>
          <w:color w:val="800080"/>
          <w:sz w:val="20"/>
          <w:szCs w:val="20"/>
          <w:lang w:val="nl-NL"/>
        </w:rPr>
        <w:t xml:space="preserve">n </w:t>
      </w:r>
      <w:r w:rsidRPr="001974F1">
        <w:rPr>
          <w:rFonts w:ascii="Arial" w:hAnsi="Arial" w:cs="Arial"/>
          <w:color w:val="800080"/>
          <w:spacing w:val="-1"/>
          <w:sz w:val="20"/>
          <w:szCs w:val="20"/>
          <w:lang w:val="nl-NL"/>
        </w:rPr>
        <w:t>S</w:t>
      </w:r>
      <w:r w:rsidRPr="001974F1">
        <w:rPr>
          <w:rFonts w:ascii="Arial" w:hAnsi="Arial" w:cs="Arial"/>
          <w:color w:val="800080"/>
          <w:sz w:val="20"/>
          <w:szCs w:val="20"/>
          <w:lang w:val="nl-NL"/>
        </w:rPr>
        <w:t>t</w:t>
      </w:r>
      <w:r w:rsidRPr="001974F1">
        <w:rPr>
          <w:rFonts w:ascii="Arial" w:hAnsi="Arial" w:cs="Arial"/>
          <w:color w:val="800080"/>
          <w:spacing w:val="-1"/>
          <w:sz w:val="20"/>
          <w:szCs w:val="20"/>
          <w:lang w:val="nl-NL"/>
        </w:rPr>
        <w:t>i</w:t>
      </w:r>
      <w:r w:rsidRPr="001974F1">
        <w:rPr>
          <w:rFonts w:ascii="Arial" w:hAnsi="Arial" w:cs="Arial"/>
          <w:color w:val="800080"/>
          <w:spacing w:val="1"/>
          <w:sz w:val="20"/>
          <w:szCs w:val="20"/>
          <w:lang w:val="nl-NL"/>
        </w:rPr>
        <w:t>c</w:t>
      </w:r>
      <w:r w:rsidRPr="001974F1">
        <w:rPr>
          <w:rFonts w:ascii="Arial" w:hAnsi="Arial" w:cs="Arial"/>
          <w:color w:val="800080"/>
          <w:sz w:val="20"/>
          <w:szCs w:val="20"/>
          <w:lang w:val="nl-NL"/>
        </w:rPr>
        <w:t>h</w:t>
      </w:r>
      <w:r w:rsidRPr="001974F1">
        <w:rPr>
          <w:rFonts w:ascii="Arial" w:hAnsi="Arial" w:cs="Arial"/>
          <w:color w:val="800080"/>
          <w:spacing w:val="2"/>
          <w:sz w:val="20"/>
          <w:szCs w:val="20"/>
          <w:lang w:val="nl-NL"/>
        </w:rPr>
        <w:t>t</w:t>
      </w:r>
      <w:r w:rsidRPr="001974F1">
        <w:rPr>
          <w:rFonts w:ascii="Arial" w:hAnsi="Arial" w:cs="Arial"/>
          <w:color w:val="800080"/>
          <w:spacing w:val="-1"/>
          <w:sz w:val="20"/>
          <w:szCs w:val="20"/>
          <w:lang w:val="nl-NL"/>
        </w:rPr>
        <w:t>i</w:t>
      </w:r>
      <w:r w:rsidRPr="001974F1">
        <w:rPr>
          <w:rFonts w:ascii="Arial" w:hAnsi="Arial" w:cs="Arial"/>
          <w:color w:val="800080"/>
          <w:spacing w:val="2"/>
          <w:sz w:val="20"/>
          <w:szCs w:val="20"/>
          <w:lang w:val="nl-NL"/>
        </w:rPr>
        <w:t>n</w:t>
      </w:r>
      <w:r w:rsidRPr="001974F1">
        <w:rPr>
          <w:rFonts w:ascii="Arial" w:hAnsi="Arial" w:cs="Arial"/>
          <w:color w:val="800080"/>
          <w:sz w:val="20"/>
          <w:szCs w:val="20"/>
          <w:lang w:val="nl-NL"/>
        </w:rPr>
        <w:t>g</w:t>
      </w:r>
      <w:r w:rsidRPr="001974F1">
        <w:rPr>
          <w:rFonts w:ascii="Arial" w:hAnsi="Arial" w:cs="Arial"/>
          <w:color w:val="800080"/>
          <w:spacing w:val="-5"/>
          <w:sz w:val="20"/>
          <w:szCs w:val="20"/>
          <w:lang w:val="nl-NL"/>
        </w:rPr>
        <w:t xml:space="preserve"> </w:t>
      </w:r>
      <w:r w:rsidRPr="001974F1">
        <w:rPr>
          <w:rFonts w:ascii="Arial" w:hAnsi="Arial" w:cs="Arial"/>
          <w:color w:val="800080"/>
          <w:spacing w:val="12"/>
          <w:sz w:val="20"/>
          <w:szCs w:val="20"/>
          <w:lang w:val="nl-NL"/>
        </w:rPr>
        <w:t>W</w:t>
      </w:r>
      <w:r w:rsidRPr="001974F1">
        <w:rPr>
          <w:rFonts w:ascii="Arial" w:hAnsi="Arial" w:cs="Arial"/>
          <w:color w:val="800080"/>
          <w:sz w:val="20"/>
          <w:szCs w:val="20"/>
          <w:lang w:val="nl-NL"/>
        </w:rPr>
        <w:t>aa</w:t>
      </w:r>
      <w:r w:rsidRPr="001974F1">
        <w:rPr>
          <w:rFonts w:ascii="Arial" w:hAnsi="Arial" w:cs="Arial"/>
          <w:color w:val="800080"/>
          <w:spacing w:val="1"/>
          <w:sz w:val="20"/>
          <w:szCs w:val="20"/>
          <w:lang w:val="nl-NL"/>
        </w:rPr>
        <w:t>r</w:t>
      </w:r>
      <w:r w:rsidRPr="001974F1">
        <w:rPr>
          <w:rFonts w:ascii="Arial" w:hAnsi="Arial" w:cs="Arial"/>
          <w:color w:val="800080"/>
          <w:sz w:val="20"/>
          <w:szCs w:val="20"/>
          <w:lang w:val="nl-NL"/>
        </w:rPr>
        <w:t>bo</w:t>
      </w:r>
      <w:r w:rsidRPr="001974F1">
        <w:rPr>
          <w:rFonts w:ascii="Arial" w:hAnsi="Arial" w:cs="Arial"/>
          <w:color w:val="800080"/>
          <w:spacing w:val="1"/>
          <w:sz w:val="20"/>
          <w:szCs w:val="20"/>
          <w:lang w:val="nl-NL"/>
        </w:rPr>
        <w:t>r</w:t>
      </w:r>
      <w:r w:rsidRPr="001974F1">
        <w:rPr>
          <w:rFonts w:ascii="Arial" w:hAnsi="Arial" w:cs="Arial"/>
          <w:color w:val="800080"/>
          <w:sz w:val="20"/>
          <w:szCs w:val="20"/>
          <w:lang w:val="nl-NL"/>
        </w:rPr>
        <w:t>g</w:t>
      </w:r>
      <w:r w:rsidRPr="001974F1">
        <w:rPr>
          <w:rFonts w:ascii="Arial" w:hAnsi="Arial" w:cs="Arial"/>
          <w:color w:val="800080"/>
          <w:spacing w:val="2"/>
          <w:sz w:val="20"/>
          <w:szCs w:val="20"/>
          <w:lang w:val="nl-NL"/>
        </w:rPr>
        <w:t>f</w:t>
      </w:r>
      <w:r w:rsidRPr="001974F1">
        <w:rPr>
          <w:rFonts w:ascii="Arial" w:hAnsi="Arial" w:cs="Arial"/>
          <w:color w:val="800080"/>
          <w:sz w:val="20"/>
          <w:szCs w:val="20"/>
          <w:lang w:val="nl-NL"/>
        </w:rPr>
        <w:t>onds</w:t>
      </w:r>
      <w:r w:rsidRPr="001974F1">
        <w:rPr>
          <w:rFonts w:ascii="Arial" w:hAnsi="Arial" w:cs="Arial"/>
          <w:color w:val="800080"/>
          <w:spacing w:val="-1"/>
          <w:sz w:val="20"/>
          <w:szCs w:val="20"/>
          <w:lang w:val="nl-NL"/>
        </w:rPr>
        <w:t xml:space="preserve"> E</w:t>
      </w:r>
      <w:r w:rsidRPr="001974F1">
        <w:rPr>
          <w:rFonts w:ascii="Arial" w:hAnsi="Arial" w:cs="Arial"/>
          <w:color w:val="800080"/>
          <w:spacing w:val="1"/>
          <w:sz w:val="20"/>
          <w:szCs w:val="20"/>
          <w:lang w:val="nl-NL"/>
        </w:rPr>
        <w:t>i</w:t>
      </w:r>
      <w:r w:rsidRPr="001974F1">
        <w:rPr>
          <w:rFonts w:ascii="Arial" w:hAnsi="Arial" w:cs="Arial"/>
          <w:color w:val="800080"/>
          <w:sz w:val="20"/>
          <w:szCs w:val="20"/>
          <w:lang w:val="nl-NL"/>
        </w:rPr>
        <w:t>gen</w:t>
      </w:r>
      <w:r w:rsidRPr="001974F1">
        <w:rPr>
          <w:rFonts w:ascii="Arial" w:hAnsi="Arial" w:cs="Arial"/>
          <w:color w:val="800080"/>
          <w:spacing w:val="-4"/>
          <w:sz w:val="20"/>
          <w:szCs w:val="20"/>
          <w:lang w:val="nl-NL"/>
        </w:rPr>
        <w:t xml:space="preserve"> </w:t>
      </w:r>
      <w:r w:rsidRPr="001974F1">
        <w:rPr>
          <w:rFonts w:ascii="Arial" w:hAnsi="Arial" w:cs="Arial"/>
          <w:color w:val="800080"/>
          <w:spacing w:val="9"/>
          <w:sz w:val="20"/>
          <w:szCs w:val="20"/>
          <w:lang w:val="nl-NL"/>
        </w:rPr>
        <w:t>W</w:t>
      </w:r>
      <w:r w:rsidRPr="001974F1">
        <w:rPr>
          <w:rFonts w:ascii="Arial" w:hAnsi="Arial" w:cs="Arial"/>
          <w:color w:val="800080"/>
          <w:sz w:val="20"/>
          <w:szCs w:val="20"/>
          <w:lang w:val="nl-NL"/>
        </w:rPr>
        <w:t>on</w:t>
      </w:r>
      <w:r w:rsidRPr="001974F1">
        <w:rPr>
          <w:rFonts w:ascii="Arial" w:hAnsi="Arial" w:cs="Arial"/>
          <w:color w:val="800080"/>
          <w:spacing w:val="-1"/>
          <w:sz w:val="20"/>
          <w:szCs w:val="20"/>
          <w:lang w:val="nl-NL"/>
        </w:rPr>
        <w:t>i</w:t>
      </w:r>
      <w:r w:rsidRPr="001974F1">
        <w:rPr>
          <w:rFonts w:ascii="Arial" w:hAnsi="Arial" w:cs="Arial"/>
          <w:color w:val="800080"/>
          <w:sz w:val="20"/>
          <w:szCs w:val="20"/>
          <w:lang w:val="nl-NL"/>
        </w:rPr>
        <w:t xml:space="preserve">ngen </w:t>
      </w:r>
      <w:r w:rsidRPr="001974F1">
        <w:rPr>
          <w:rFonts w:ascii="Arial" w:hAnsi="Arial" w:cs="Arial"/>
          <w:color w:val="800080"/>
          <w:spacing w:val="-4"/>
          <w:sz w:val="20"/>
          <w:szCs w:val="20"/>
          <w:lang w:val="nl-NL"/>
        </w:rPr>
        <w:t>(</w:t>
      </w:r>
      <w:r w:rsidRPr="001974F1">
        <w:rPr>
          <w:rFonts w:ascii="Arial" w:hAnsi="Arial" w:cs="Arial"/>
          <w:color w:val="800080"/>
          <w:spacing w:val="12"/>
          <w:sz w:val="20"/>
          <w:szCs w:val="20"/>
          <w:lang w:val="nl-NL"/>
        </w:rPr>
        <w:t>W</w:t>
      </w:r>
      <w:r w:rsidRPr="001974F1">
        <w:rPr>
          <w:rFonts w:ascii="Arial" w:hAnsi="Arial" w:cs="Arial"/>
          <w:color w:val="800080"/>
          <w:spacing w:val="-8"/>
          <w:sz w:val="20"/>
          <w:szCs w:val="20"/>
          <w:lang w:val="nl-NL"/>
        </w:rPr>
        <w:t>E</w:t>
      </w:r>
      <w:r w:rsidRPr="001974F1">
        <w:rPr>
          <w:rFonts w:ascii="Arial" w:hAnsi="Arial" w:cs="Arial"/>
          <w:color w:val="800080"/>
          <w:spacing w:val="9"/>
          <w:sz w:val="20"/>
          <w:szCs w:val="20"/>
          <w:lang w:val="nl-NL"/>
        </w:rPr>
        <w:t>W</w:t>
      </w:r>
      <w:r w:rsidRPr="001974F1">
        <w:rPr>
          <w:rFonts w:ascii="Arial" w:hAnsi="Arial" w:cs="Arial"/>
          <w:color w:val="800080"/>
          <w:sz w:val="20"/>
          <w:szCs w:val="20"/>
          <w:lang w:val="nl-NL"/>
        </w:rPr>
        <w:t>)</w:t>
      </w:r>
      <w:r w:rsidRPr="001974F1">
        <w:rPr>
          <w:rFonts w:ascii="Arial" w:hAnsi="Arial" w:cs="Arial"/>
          <w:color w:val="800080"/>
          <w:spacing w:val="-3"/>
          <w:sz w:val="20"/>
          <w:szCs w:val="20"/>
          <w:lang w:val="nl-NL"/>
        </w:rPr>
        <w:t xml:space="preserve"> </w:t>
      </w:r>
      <w:r w:rsidRPr="001974F1">
        <w:rPr>
          <w:rFonts w:ascii="Arial" w:hAnsi="Arial" w:cs="Arial"/>
          <w:color w:val="800080"/>
          <w:spacing w:val="-1"/>
          <w:sz w:val="20"/>
          <w:szCs w:val="20"/>
          <w:lang w:val="nl-NL"/>
        </w:rPr>
        <w:t>v</w:t>
      </w:r>
      <w:r w:rsidRPr="001974F1">
        <w:rPr>
          <w:rFonts w:ascii="Arial" w:hAnsi="Arial" w:cs="Arial"/>
          <w:color w:val="800080"/>
          <w:sz w:val="20"/>
          <w:szCs w:val="20"/>
          <w:lang w:val="nl-NL"/>
        </w:rPr>
        <w:t>e</w:t>
      </w:r>
      <w:r w:rsidRPr="001974F1">
        <w:rPr>
          <w:rFonts w:ascii="Arial" w:hAnsi="Arial" w:cs="Arial"/>
          <w:color w:val="800080"/>
          <w:spacing w:val="1"/>
          <w:sz w:val="20"/>
          <w:szCs w:val="20"/>
          <w:lang w:val="nl-NL"/>
        </w:rPr>
        <w:t>r</w:t>
      </w:r>
      <w:r w:rsidRPr="001974F1">
        <w:rPr>
          <w:rFonts w:ascii="Arial" w:hAnsi="Arial" w:cs="Arial"/>
          <w:color w:val="800080"/>
          <w:sz w:val="20"/>
          <w:szCs w:val="20"/>
          <w:lang w:val="nl-NL"/>
        </w:rPr>
        <w:t>p</w:t>
      </w:r>
      <w:r w:rsidRPr="001974F1">
        <w:rPr>
          <w:rFonts w:ascii="Arial" w:hAnsi="Arial" w:cs="Arial"/>
          <w:color w:val="800080"/>
          <w:spacing w:val="-1"/>
          <w:sz w:val="20"/>
          <w:szCs w:val="20"/>
          <w:lang w:val="nl-NL"/>
        </w:rPr>
        <w:t>li</w:t>
      </w:r>
      <w:r w:rsidRPr="001974F1">
        <w:rPr>
          <w:rFonts w:ascii="Arial" w:hAnsi="Arial" w:cs="Arial"/>
          <w:color w:val="800080"/>
          <w:spacing w:val="1"/>
          <w:sz w:val="20"/>
          <w:szCs w:val="20"/>
          <w:lang w:val="nl-NL"/>
        </w:rPr>
        <w:t>c</w:t>
      </w:r>
      <w:r w:rsidRPr="001974F1">
        <w:rPr>
          <w:rFonts w:ascii="Arial" w:hAnsi="Arial" w:cs="Arial"/>
          <w:color w:val="800080"/>
          <w:sz w:val="20"/>
          <w:szCs w:val="20"/>
          <w:lang w:val="nl-NL"/>
        </w:rPr>
        <w:t>ht,</w:t>
      </w:r>
      <w:r w:rsidRPr="001974F1">
        <w:rPr>
          <w:rFonts w:ascii="Arial" w:hAnsi="Arial" w:cs="Arial"/>
          <w:color w:val="800080"/>
          <w:spacing w:val="1"/>
          <w:sz w:val="20"/>
          <w:szCs w:val="20"/>
          <w:lang w:val="nl-NL"/>
        </w:rPr>
        <w:t xml:space="preserve"> </w:t>
      </w:r>
      <w:r w:rsidRPr="001974F1">
        <w:rPr>
          <w:rFonts w:ascii="Arial" w:hAnsi="Arial" w:cs="Arial"/>
          <w:color w:val="800080"/>
          <w:sz w:val="20"/>
          <w:szCs w:val="20"/>
          <w:lang w:val="nl-NL"/>
        </w:rPr>
        <w:t>na het</w:t>
      </w:r>
      <w:r w:rsidRPr="001974F1">
        <w:rPr>
          <w:rFonts w:ascii="Arial" w:hAnsi="Arial" w:cs="Arial"/>
          <w:color w:val="800080"/>
          <w:spacing w:val="-1"/>
          <w:sz w:val="20"/>
          <w:szCs w:val="20"/>
          <w:lang w:val="nl-NL"/>
        </w:rPr>
        <w:t xml:space="preserve"> i</w:t>
      </w:r>
      <w:r w:rsidRPr="001974F1">
        <w:rPr>
          <w:rFonts w:ascii="Arial" w:hAnsi="Arial" w:cs="Arial"/>
          <w:color w:val="800080"/>
          <w:spacing w:val="2"/>
          <w:sz w:val="20"/>
          <w:szCs w:val="20"/>
          <w:lang w:val="nl-NL"/>
        </w:rPr>
        <w:t>n</w:t>
      </w:r>
      <w:r w:rsidRPr="001974F1">
        <w:rPr>
          <w:rFonts w:ascii="Arial" w:hAnsi="Arial" w:cs="Arial"/>
          <w:color w:val="800080"/>
          <w:sz w:val="20"/>
          <w:szCs w:val="20"/>
          <w:lang w:val="nl-NL"/>
        </w:rPr>
        <w:t>ga</w:t>
      </w:r>
      <w:r w:rsidRPr="001974F1">
        <w:rPr>
          <w:rFonts w:ascii="Arial" w:hAnsi="Arial" w:cs="Arial"/>
          <w:color w:val="800080"/>
          <w:spacing w:val="2"/>
          <w:sz w:val="20"/>
          <w:szCs w:val="20"/>
          <w:lang w:val="nl-NL"/>
        </w:rPr>
        <w:t>a</w:t>
      </w:r>
      <w:r w:rsidRPr="001974F1">
        <w:rPr>
          <w:rFonts w:ascii="Arial" w:hAnsi="Arial" w:cs="Arial"/>
          <w:color w:val="800080"/>
          <w:sz w:val="20"/>
          <w:szCs w:val="20"/>
          <w:lang w:val="nl-NL"/>
        </w:rPr>
        <w:t xml:space="preserve">n </w:t>
      </w:r>
      <w:r w:rsidRPr="001974F1">
        <w:rPr>
          <w:rFonts w:ascii="Arial" w:hAnsi="Arial" w:cs="Arial"/>
          <w:color w:val="800080"/>
          <w:spacing w:val="1"/>
          <w:sz w:val="20"/>
          <w:szCs w:val="20"/>
          <w:lang w:val="nl-NL"/>
        </w:rPr>
        <w:t>v</w:t>
      </w:r>
      <w:r w:rsidRPr="001974F1">
        <w:rPr>
          <w:rFonts w:ascii="Arial" w:hAnsi="Arial" w:cs="Arial"/>
          <w:color w:val="800080"/>
          <w:sz w:val="20"/>
          <w:szCs w:val="20"/>
          <w:lang w:val="nl-NL"/>
        </w:rPr>
        <w:t>an</w:t>
      </w:r>
      <w:r w:rsidRPr="001974F1">
        <w:rPr>
          <w:rFonts w:ascii="Arial" w:hAnsi="Arial" w:cs="Arial"/>
          <w:color w:val="800080"/>
          <w:spacing w:val="1"/>
          <w:sz w:val="20"/>
          <w:szCs w:val="20"/>
          <w:lang w:val="nl-NL"/>
        </w:rPr>
        <w:t xml:space="preserve"> </w:t>
      </w:r>
      <w:r w:rsidRPr="001974F1">
        <w:rPr>
          <w:rFonts w:ascii="Arial" w:hAnsi="Arial" w:cs="Arial"/>
          <w:color w:val="800080"/>
          <w:sz w:val="20"/>
          <w:szCs w:val="20"/>
          <w:lang w:val="nl-NL"/>
        </w:rPr>
        <w:t xml:space="preserve">de </w:t>
      </w:r>
      <w:r w:rsidR="0015633D">
        <w:rPr>
          <w:rFonts w:ascii="Arial" w:hAnsi="Arial" w:cs="Arial"/>
          <w:color w:val="800080"/>
          <w:sz w:val="20"/>
          <w:szCs w:val="20"/>
          <w:lang w:val="nl-NL"/>
        </w:rPr>
        <w:t>l</w:t>
      </w:r>
      <w:r w:rsidRPr="001974F1">
        <w:rPr>
          <w:rFonts w:ascii="Arial" w:hAnsi="Arial" w:cs="Arial"/>
          <w:color w:val="800080"/>
          <w:sz w:val="20"/>
          <w:szCs w:val="20"/>
          <w:lang w:val="nl-NL"/>
        </w:rPr>
        <w:t>en</w:t>
      </w:r>
      <w:r w:rsidRPr="001974F1">
        <w:rPr>
          <w:rFonts w:ascii="Arial" w:hAnsi="Arial" w:cs="Arial"/>
          <w:color w:val="800080"/>
          <w:spacing w:val="1"/>
          <w:sz w:val="20"/>
          <w:szCs w:val="20"/>
          <w:lang w:val="nl-NL"/>
        </w:rPr>
        <w:t>i</w:t>
      </w:r>
      <w:r w:rsidRPr="001974F1">
        <w:rPr>
          <w:rFonts w:ascii="Arial" w:hAnsi="Arial" w:cs="Arial"/>
          <w:color w:val="800080"/>
          <w:sz w:val="20"/>
          <w:szCs w:val="20"/>
          <w:lang w:val="nl-NL"/>
        </w:rPr>
        <w:t>ng geen</w:t>
      </w:r>
      <w:r w:rsidRPr="001974F1">
        <w:rPr>
          <w:rFonts w:ascii="Arial" w:hAnsi="Arial" w:cs="Arial"/>
          <w:color w:val="800080"/>
          <w:spacing w:val="2"/>
          <w:sz w:val="20"/>
          <w:szCs w:val="20"/>
          <w:lang w:val="nl-NL"/>
        </w:rPr>
        <w:t xml:space="preserve"> </w:t>
      </w:r>
      <w:r w:rsidRPr="001974F1">
        <w:rPr>
          <w:rFonts w:ascii="Arial" w:hAnsi="Arial" w:cs="Arial"/>
          <w:color w:val="800080"/>
          <w:sz w:val="20"/>
          <w:szCs w:val="20"/>
          <w:lang w:val="nl-NL"/>
        </w:rPr>
        <w:t>g</w:t>
      </w:r>
      <w:r w:rsidRPr="001974F1">
        <w:rPr>
          <w:rFonts w:ascii="Arial" w:hAnsi="Arial" w:cs="Arial"/>
          <w:color w:val="800080"/>
          <w:spacing w:val="2"/>
          <w:sz w:val="20"/>
          <w:szCs w:val="20"/>
          <w:lang w:val="nl-NL"/>
        </w:rPr>
        <w:t>e</w:t>
      </w:r>
      <w:r w:rsidRPr="001974F1">
        <w:rPr>
          <w:rFonts w:ascii="Arial" w:hAnsi="Arial" w:cs="Arial"/>
          <w:color w:val="800080"/>
          <w:spacing w:val="-1"/>
          <w:sz w:val="20"/>
          <w:szCs w:val="20"/>
          <w:lang w:val="nl-NL"/>
        </w:rPr>
        <w:t>l</w:t>
      </w:r>
      <w:r w:rsidRPr="001974F1">
        <w:rPr>
          <w:rFonts w:ascii="Arial" w:hAnsi="Arial" w:cs="Arial"/>
          <w:color w:val="800080"/>
          <w:sz w:val="20"/>
          <w:szCs w:val="20"/>
          <w:lang w:val="nl-NL"/>
        </w:rPr>
        <w:t>d</w:t>
      </w:r>
      <w:r w:rsidRPr="001974F1">
        <w:rPr>
          <w:rFonts w:ascii="Arial" w:hAnsi="Arial" w:cs="Arial"/>
          <w:color w:val="800080"/>
          <w:spacing w:val="2"/>
          <w:sz w:val="20"/>
          <w:szCs w:val="20"/>
          <w:lang w:val="nl-NL"/>
        </w:rPr>
        <w:t>e</w:t>
      </w:r>
      <w:r w:rsidRPr="001974F1">
        <w:rPr>
          <w:rFonts w:ascii="Arial" w:hAnsi="Arial" w:cs="Arial"/>
          <w:color w:val="800080"/>
          <w:sz w:val="20"/>
          <w:szCs w:val="20"/>
          <w:lang w:val="nl-NL"/>
        </w:rPr>
        <w:t>n</w:t>
      </w:r>
      <w:r w:rsidRPr="001974F1">
        <w:rPr>
          <w:rFonts w:ascii="Arial" w:hAnsi="Arial" w:cs="Arial"/>
          <w:color w:val="800080"/>
          <w:spacing w:val="-1"/>
          <w:sz w:val="20"/>
          <w:szCs w:val="20"/>
          <w:lang w:val="nl-NL"/>
        </w:rPr>
        <w:t xml:space="preserve"> </w:t>
      </w:r>
      <w:r w:rsidRPr="001974F1">
        <w:rPr>
          <w:rFonts w:ascii="Arial" w:hAnsi="Arial" w:cs="Arial"/>
          <w:color w:val="800080"/>
          <w:spacing w:val="5"/>
          <w:sz w:val="20"/>
          <w:szCs w:val="20"/>
          <w:lang w:val="nl-NL"/>
        </w:rPr>
        <w:t>m</w:t>
      </w:r>
      <w:r w:rsidRPr="001974F1">
        <w:rPr>
          <w:rFonts w:ascii="Arial" w:hAnsi="Arial" w:cs="Arial"/>
          <w:color w:val="800080"/>
          <w:sz w:val="20"/>
          <w:szCs w:val="20"/>
          <w:lang w:val="nl-NL"/>
        </w:rPr>
        <w:t>eer</w:t>
      </w:r>
      <w:r w:rsidRPr="001974F1">
        <w:rPr>
          <w:rFonts w:ascii="Arial" w:hAnsi="Arial" w:cs="Arial"/>
          <w:color w:val="800080"/>
          <w:spacing w:val="-1"/>
          <w:sz w:val="20"/>
          <w:szCs w:val="20"/>
          <w:lang w:val="nl-NL"/>
        </w:rPr>
        <w:t xml:space="preserve"> </w:t>
      </w:r>
      <w:r w:rsidRPr="001974F1">
        <w:rPr>
          <w:rFonts w:ascii="Arial" w:hAnsi="Arial" w:cs="Arial"/>
          <w:color w:val="800080"/>
          <w:sz w:val="20"/>
          <w:szCs w:val="20"/>
          <w:lang w:val="nl-NL"/>
        </w:rPr>
        <w:t>onder</w:t>
      </w:r>
      <w:r w:rsidRPr="001974F1">
        <w:rPr>
          <w:rFonts w:ascii="Arial" w:hAnsi="Arial" w:cs="Arial"/>
          <w:color w:val="800080"/>
          <w:spacing w:val="-2"/>
          <w:sz w:val="20"/>
          <w:szCs w:val="20"/>
          <w:lang w:val="nl-NL"/>
        </w:rPr>
        <w:t xml:space="preserve"> </w:t>
      </w:r>
      <w:r w:rsidRPr="001974F1">
        <w:rPr>
          <w:rFonts w:ascii="Arial" w:hAnsi="Arial" w:cs="Arial"/>
          <w:color w:val="800080"/>
          <w:spacing w:val="-1"/>
          <w:sz w:val="20"/>
          <w:szCs w:val="20"/>
          <w:lang w:val="nl-NL"/>
        </w:rPr>
        <w:t>v</w:t>
      </w:r>
      <w:r w:rsidRPr="001974F1">
        <w:rPr>
          <w:rFonts w:ascii="Arial" w:hAnsi="Arial" w:cs="Arial"/>
          <w:color w:val="800080"/>
          <w:spacing w:val="2"/>
          <w:sz w:val="20"/>
          <w:szCs w:val="20"/>
          <w:lang w:val="nl-NL"/>
        </w:rPr>
        <w:t>e</w:t>
      </w:r>
      <w:r w:rsidRPr="001974F1">
        <w:rPr>
          <w:rFonts w:ascii="Arial" w:hAnsi="Arial" w:cs="Arial"/>
          <w:color w:val="800080"/>
          <w:spacing w:val="1"/>
          <w:sz w:val="20"/>
          <w:szCs w:val="20"/>
          <w:lang w:val="nl-NL"/>
        </w:rPr>
        <w:t>r</w:t>
      </w:r>
      <w:r w:rsidRPr="001974F1">
        <w:rPr>
          <w:rFonts w:ascii="Arial" w:hAnsi="Arial" w:cs="Arial"/>
          <w:color w:val="800080"/>
          <w:sz w:val="20"/>
          <w:szCs w:val="20"/>
          <w:lang w:val="nl-NL"/>
        </w:rPr>
        <w:t>band</w:t>
      </w:r>
      <w:r w:rsidRPr="001974F1">
        <w:rPr>
          <w:rFonts w:ascii="Arial" w:hAnsi="Arial" w:cs="Arial"/>
          <w:color w:val="800080"/>
          <w:spacing w:val="1"/>
          <w:sz w:val="20"/>
          <w:szCs w:val="20"/>
          <w:lang w:val="nl-NL"/>
        </w:rPr>
        <w:t xml:space="preserve"> </w:t>
      </w:r>
      <w:r w:rsidRPr="001974F1">
        <w:rPr>
          <w:rFonts w:ascii="Arial" w:hAnsi="Arial" w:cs="Arial"/>
          <w:color w:val="800080"/>
          <w:spacing w:val="-1"/>
          <w:sz w:val="20"/>
          <w:szCs w:val="20"/>
          <w:lang w:val="nl-NL"/>
        </w:rPr>
        <w:t>v</w:t>
      </w:r>
      <w:r w:rsidRPr="001974F1">
        <w:rPr>
          <w:rFonts w:ascii="Arial" w:hAnsi="Arial" w:cs="Arial"/>
          <w:color w:val="800080"/>
          <w:spacing w:val="2"/>
          <w:sz w:val="20"/>
          <w:szCs w:val="20"/>
          <w:lang w:val="nl-NL"/>
        </w:rPr>
        <w:t>a</w:t>
      </w:r>
      <w:r w:rsidRPr="001974F1">
        <w:rPr>
          <w:rFonts w:ascii="Arial" w:hAnsi="Arial" w:cs="Arial"/>
          <w:color w:val="800080"/>
          <w:sz w:val="20"/>
          <w:szCs w:val="20"/>
          <w:lang w:val="nl-NL"/>
        </w:rPr>
        <w:t>n</w:t>
      </w:r>
      <w:r w:rsidRPr="001974F1">
        <w:rPr>
          <w:rFonts w:ascii="Arial" w:hAnsi="Arial" w:cs="Arial"/>
          <w:color w:val="800080"/>
          <w:spacing w:val="-1"/>
          <w:sz w:val="20"/>
          <w:szCs w:val="20"/>
          <w:lang w:val="nl-NL"/>
        </w:rPr>
        <w:t xml:space="preserve"> </w:t>
      </w:r>
      <w:r w:rsidRPr="001974F1">
        <w:rPr>
          <w:rFonts w:ascii="Arial" w:hAnsi="Arial" w:cs="Arial"/>
          <w:color w:val="800080"/>
          <w:spacing w:val="2"/>
          <w:sz w:val="20"/>
          <w:szCs w:val="20"/>
          <w:lang w:val="nl-NL"/>
        </w:rPr>
        <w:t>d</w:t>
      </w:r>
      <w:r w:rsidRPr="001974F1">
        <w:rPr>
          <w:rFonts w:ascii="Arial" w:hAnsi="Arial" w:cs="Arial"/>
          <w:color w:val="800080"/>
          <w:sz w:val="20"/>
          <w:szCs w:val="20"/>
          <w:lang w:val="nl-NL"/>
        </w:rPr>
        <w:t>e</w:t>
      </w:r>
      <w:r w:rsidRPr="001974F1">
        <w:rPr>
          <w:rFonts w:ascii="Arial" w:hAnsi="Arial" w:cs="Arial"/>
          <w:color w:val="800080"/>
          <w:spacing w:val="-1"/>
          <w:sz w:val="20"/>
          <w:szCs w:val="20"/>
          <w:lang w:val="nl-NL"/>
        </w:rPr>
        <w:t xml:space="preserve"> </w:t>
      </w:r>
      <w:r w:rsidRPr="001974F1">
        <w:rPr>
          <w:rFonts w:ascii="Arial" w:hAnsi="Arial" w:cs="Arial"/>
          <w:color w:val="800080"/>
          <w:sz w:val="20"/>
          <w:szCs w:val="20"/>
          <w:lang w:val="nl-NL"/>
        </w:rPr>
        <w:t>ee</w:t>
      </w:r>
      <w:r w:rsidRPr="001974F1">
        <w:rPr>
          <w:rFonts w:ascii="Arial" w:hAnsi="Arial" w:cs="Arial"/>
          <w:color w:val="800080"/>
          <w:spacing w:val="1"/>
          <w:sz w:val="20"/>
          <w:szCs w:val="20"/>
          <w:lang w:val="nl-NL"/>
        </w:rPr>
        <w:t>rs</w:t>
      </w:r>
      <w:r w:rsidRPr="001974F1">
        <w:rPr>
          <w:rFonts w:ascii="Arial" w:hAnsi="Arial" w:cs="Arial"/>
          <w:color w:val="800080"/>
          <w:sz w:val="20"/>
          <w:szCs w:val="20"/>
          <w:lang w:val="nl-NL"/>
        </w:rPr>
        <w:t xml:space="preserve">te </w:t>
      </w:r>
      <w:r w:rsidRPr="001974F1">
        <w:rPr>
          <w:rFonts w:ascii="Arial" w:hAnsi="Arial" w:cs="Arial"/>
          <w:color w:val="800080"/>
          <w:spacing w:val="2"/>
          <w:sz w:val="20"/>
          <w:szCs w:val="20"/>
          <w:lang w:val="nl-NL"/>
        </w:rPr>
        <w:t>h</w:t>
      </w:r>
      <w:r w:rsidRPr="001974F1">
        <w:rPr>
          <w:rFonts w:ascii="Arial" w:hAnsi="Arial" w:cs="Arial"/>
          <w:color w:val="800080"/>
          <w:spacing w:val="-3"/>
          <w:sz w:val="20"/>
          <w:szCs w:val="20"/>
          <w:lang w:val="nl-NL"/>
        </w:rPr>
        <w:t>y</w:t>
      </w:r>
      <w:r w:rsidRPr="001974F1">
        <w:rPr>
          <w:rFonts w:ascii="Arial" w:hAnsi="Arial" w:cs="Arial"/>
          <w:color w:val="800080"/>
          <w:spacing w:val="2"/>
          <w:sz w:val="20"/>
          <w:szCs w:val="20"/>
          <w:lang w:val="nl-NL"/>
        </w:rPr>
        <w:t>p</w:t>
      </w:r>
      <w:r w:rsidRPr="001974F1">
        <w:rPr>
          <w:rFonts w:ascii="Arial" w:hAnsi="Arial" w:cs="Arial"/>
          <w:color w:val="800080"/>
          <w:sz w:val="20"/>
          <w:szCs w:val="20"/>
          <w:lang w:val="nl-NL"/>
        </w:rPr>
        <w:t>o</w:t>
      </w:r>
      <w:r w:rsidRPr="001974F1">
        <w:rPr>
          <w:rFonts w:ascii="Arial" w:hAnsi="Arial" w:cs="Arial"/>
          <w:color w:val="800080"/>
          <w:spacing w:val="2"/>
          <w:sz w:val="20"/>
          <w:szCs w:val="20"/>
          <w:lang w:val="nl-NL"/>
        </w:rPr>
        <w:t>th</w:t>
      </w:r>
      <w:r w:rsidRPr="001974F1">
        <w:rPr>
          <w:rFonts w:ascii="Arial" w:hAnsi="Arial" w:cs="Arial"/>
          <w:color w:val="800080"/>
          <w:sz w:val="20"/>
          <w:szCs w:val="20"/>
          <w:lang w:val="nl-NL"/>
        </w:rPr>
        <w:t>ee</w:t>
      </w:r>
      <w:r w:rsidRPr="001974F1">
        <w:rPr>
          <w:rFonts w:ascii="Arial" w:hAnsi="Arial" w:cs="Arial"/>
          <w:color w:val="800080"/>
          <w:spacing w:val="4"/>
          <w:sz w:val="20"/>
          <w:szCs w:val="20"/>
          <w:lang w:val="nl-NL"/>
        </w:rPr>
        <w:t>k</w:t>
      </w:r>
      <w:r w:rsidRPr="001974F1">
        <w:rPr>
          <w:rFonts w:ascii="Arial" w:hAnsi="Arial" w:cs="Arial"/>
          <w:color w:val="800080"/>
          <w:spacing w:val="1"/>
          <w:sz w:val="20"/>
          <w:szCs w:val="20"/>
          <w:lang w:val="nl-NL"/>
        </w:rPr>
        <w:t>s</w:t>
      </w:r>
      <w:r w:rsidRPr="001974F1">
        <w:rPr>
          <w:rFonts w:ascii="Arial" w:hAnsi="Arial" w:cs="Arial"/>
          <w:color w:val="800080"/>
          <w:sz w:val="20"/>
          <w:szCs w:val="20"/>
          <w:lang w:val="nl-NL"/>
        </w:rPr>
        <w:t>te</w:t>
      </w:r>
      <w:r w:rsidRPr="001974F1">
        <w:rPr>
          <w:rFonts w:ascii="Arial" w:hAnsi="Arial" w:cs="Arial"/>
          <w:color w:val="800080"/>
          <w:spacing w:val="-1"/>
          <w:sz w:val="20"/>
          <w:szCs w:val="20"/>
          <w:lang w:val="nl-NL"/>
        </w:rPr>
        <w:t>lli</w:t>
      </w:r>
      <w:r w:rsidRPr="001974F1">
        <w:rPr>
          <w:rFonts w:ascii="Arial" w:hAnsi="Arial" w:cs="Arial"/>
          <w:color w:val="800080"/>
          <w:spacing w:val="2"/>
          <w:sz w:val="20"/>
          <w:szCs w:val="20"/>
          <w:lang w:val="nl-NL"/>
        </w:rPr>
        <w:t>n</w:t>
      </w:r>
      <w:r w:rsidRPr="001974F1">
        <w:rPr>
          <w:rFonts w:ascii="Arial" w:hAnsi="Arial" w:cs="Arial"/>
          <w:color w:val="800080"/>
          <w:sz w:val="20"/>
          <w:szCs w:val="20"/>
          <w:lang w:val="nl-NL"/>
        </w:rPr>
        <w:t>g</w:t>
      </w:r>
      <w:r w:rsidRPr="001974F1">
        <w:rPr>
          <w:rFonts w:ascii="Arial" w:hAnsi="Arial" w:cs="Arial"/>
          <w:color w:val="800080"/>
          <w:spacing w:val="-1"/>
          <w:sz w:val="20"/>
          <w:szCs w:val="20"/>
          <w:lang w:val="nl-NL"/>
        </w:rPr>
        <w:t xml:space="preserve"> </w:t>
      </w:r>
      <w:r w:rsidRPr="001974F1">
        <w:rPr>
          <w:rFonts w:ascii="Arial" w:hAnsi="Arial" w:cs="Arial"/>
          <w:color w:val="800080"/>
          <w:sz w:val="20"/>
          <w:szCs w:val="20"/>
          <w:lang w:val="nl-NL"/>
        </w:rPr>
        <w:t>ter</w:t>
      </w:r>
      <w:r w:rsidRPr="001974F1">
        <w:rPr>
          <w:rFonts w:ascii="Arial" w:hAnsi="Arial" w:cs="Arial"/>
          <w:color w:val="800080"/>
          <w:spacing w:val="1"/>
          <w:sz w:val="20"/>
          <w:szCs w:val="20"/>
          <w:lang w:val="nl-NL"/>
        </w:rPr>
        <w:t xml:space="preserve"> </w:t>
      </w:r>
      <w:r w:rsidRPr="001974F1">
        <w:rPr>
          <w:rFonts w:ascii="Arial" w:hAnsi="Arial" w:cs="Arial"/>
          <w:color w:val="800080"/>
          <w:spacing w:val="-1"/>
          <w:sz w:val="20"/>
          <w:szCs w:val="20"/>
          <w:lang w:val="nl-NL"/>
        </w:rPr>
        <w:t>l</w:t>
      </w:r>
      <w:r w:rsidRPr="001974F1">
        <w:rPr>
          <w:rFonts w:ascii="Arial" w:hAnsi="Arial" w:cs="Arial"/>
          <w:color w:val="800080"/>
          <w:spacing w:val="2"/>
          <w:sz w:val="20"/>
          <w:szCs w:val="20"/>
          <w:lang w:val="nl-NL"/>
        </w:rPr>
        <w:t>e</w:t>
      </w:r>
      <w:r w:rsidRPr="001974F1">
        <w:rPr>
          <w:rFonts w:ascii="Arial" w:hAnsi="Arial" w:cs="Arial"/>
          <w:color w:val="800080"/>
          <w:sz w:val="20"/>
          <w:szCs w:val="20"/>
          <w:lang w:val="nl-NL"/>
        </w:rPr>
        <w:t xml:space="preserve">en </w:t>
      </w:r>
      <w:r w:rsidRPr="00E558D5">
        <w:rPr>
          <w:rFonts w:ascii="Arial" w:hAnsi="Arial" w:cs="Arial"/>
          <w:color w:val="800080"/>
          <w:spacing w:val="2"/>
          <w:sz w:val="20"/>
          <w:szCs w:val="20"/>
          <w:lang w:val="nl-NL"/>
        </w:rPr>
        <w:t>t</w:t>
      </w:r>
      <w:r w:rsidRPr="00E558D5">
        <w:rPr>
          <w:rFonts w:ascii="Arial" w:hAnsi="Arial" w:cs="Arial"/>
          <w:color w:val="800080"/>
          <w:sz w:val="20"/>
          <w:szCs w:val="20"/>
          <w:lang w:val="nl-NL"/>
        </w:rPr>
        <w:t>e</w:t>
      </w:r>
      <w:r w:rsidRPr="001974F1">
        <w:rPr>
          <w:rFonts w:ascii="Arial" w:hAnsi="Arial" w:cs="Arial"/>
          <w:color w:val="800080"/>
          <w:spacing w:val="-1"/>
          <w:sz w:val="20"/>
          <w:szCs w:val="20"/>
          <w:lang w:val="nl-NL"/>
        </w:rPr>
        <w:t xml:space="preserve"> </w:t>
      </w:r>
      <w:r w:rsidRPr="001974F1">
        <w:rPr>
          <w:rFonts w:ascii="Arial" w:hAnsi="Arial" w:cs="Arial"/>
          <w:color w:val="800080"/>
          <w:spacing w:val="1"/>
          <w:sz w:val="20"/>
          <w:szCs w:val="20"/>
          <w:lang w:val="nl-NL"/>
        </w:rPr>
        <w:t>v</w:t>
      </w:r>
      <w:r w:rsidRPr="001974F1">
        <w:rPr>
          <w:rFonts w:ascii="Arial" w:hAnsi="Arial" w:cs="Arial"/>
          <w:color w:val="800080"/>
          <w:sz w:val="20"/>
          <w:szCs w:val="20"/>
          <w:lang w:val="nl-NL"/>
        </w:rPr>
        <w:t>e</w:t>
      </w:r>
      <w:r w:rsidRPr="001974F1">
        <w:rPr>
          <w:rFonts w:ascii="Arial" w:hAnsi="Arial" w:cs="Arial"/>
          <w:color w:val="800080"/>
          <w:spacing w:val="1"/>
          <w:sz w:val="20"/>
          <w:szCs w:val="20"/>
          <w:lang w:val="nl-NL"/>
        </w:rPr>
        <w:t>rs</w:t>
      </w:r>
      <w:r w:rsidRPr="001974F1">
        <w:rPr>
          <w:rFonts w:ascii="Arial" w:hAnsi="Arial" w:cs="Arial"/>
          <w:color w:val="800080"/>
          <w:sz w:val="20"/>
          <w:szCs w:val="20"/>
          <w:lang w:val="nl-NL"/>
        </w:rPr>
        <w:t>t</w:t>
      </w:r>
      <w:r w:rsidRPr="001974F1">
        <w:rPr>
          <w:rFonts w:ascii="Arial" w:hAnsi="Arial" w:cs="Arial"/>
          <w:color w:val="800080"/>
          <w:spacing w:val="1"/>
          <w:sz w:val="20"/>
          <w:szCs w:val="20"/>
          <w:lang w:val="nl-NL"/>
        </w:rPr>
        <w:t>r</w:t>
      </w:r>
      <w:r w:rsidRPr="001974F1">
        <w:rPr>
          <w:rFonts w:ascii="Arial" w:hAnsi="Arial" w:cs="Arial"/>
          <w:color w:val="800080"/>
          <w:sz w:val="20"/>
          <w:szCs w:val="20"/>
          <w:lang w:val="nl-NL"/>
        </w:rPr>
        <w:t>e</w:t>
      </w:r>
      <w:r w:rsidRPr="001974F1">
        <w:rPr>
          <w:rFonts w:ascii="Arial" w:hAnsi="Arial" w:cs="Arial"/>
          <w:color w:val="800080"/>
          <w:spacing w:val="1"/>
          <w:sz w:val="20"/>
          <w:szCs w:val="20"/>
          <w:lang w:val="nl-NL"/>
        </w:rPr>
        <w:t>k</w:t>
      </w:r>
      <w:r w:rsidRPr="001974F1">
        <w:rPr>
          <w:rFonts w:ascii="Arial" w:hAnsi="Arial" w:cs="Arial"/>
          <w:color w:val="800080"/>
          <w:spacing w:val="4"/>
          <w:sz w:val="20"/>
          <w:szCs w:val="20"/>
          <w:lang w:val="nl-NL"/>
        </w:rPr>
        <w:t>k</w:t>
      </w:r>
      <w:r w:rsidRPr="001974F1">
        <w:rPr>
          <w:rFonts w:ascii="Arial" w:hAnsi="Arial" w:cs="Arial"/>
          <w:color w:val="800080"/>
          <w:sz w:val="20"/>
          <w:szCs w:val="20"/>
          <w:lang w:val="nl-NL"/>
        </w:rPr>
        <w:t>en aan</w:t>
      </w:r>
      <w:r w:rsidRPr="001974F1">
        <w:rPr>
          <w:rFonts w:ascii="Arial" w:hAnsi="Arial" w:cs="Arial"/>
          <w:color w:val="800080"/>
          <w:spacing w:val="2"/>
          <w:sz w:val="20"/>
          <w:szCs w:val="20"/>
          <w:lang w:val="nl-NL"/>
        </w:rPr>
        <w:t xml:space="preserve"> </w:t>
      </w:r>
      <w:r w:rsidRPr="001974F1">
        <w:rPr>
          <w:rFonts w:ascii="Arial" w:hAnsi="Arial" w:cs="Arial"/>
          <w:color w:val="800080"/>
          <w:sz w:val="20"/>
          <w:szCs w:val="20"/>
          <w:lang w:val="nl-NL"/>
        </w:rPr>
        <w:t>de</w:t>
      </w:r>
      <w:r w:rsidRPr="001974F1">
        <w:rPr>
          <w:rFonts w:ascii="Arial" w:hAnsi="Arial" w:cs="Arial"/>
          <w:color w:val="800080"/>
          <w:spacing w:val="-2"/>
          <w:sz w:val="20"/>
          <w:szCs w:val="20"/>
          <w:lang w:val="nl-NL"/>
        </w:rPr>
        <w:t xml:space="preserve"> </w:t>
      </w:r>
      <w:r w:rsidRPr="001974F1">
        <w:rPr>
          <w:rFonts w:ascii="Arial" w:hAnsi="Arial" w:cs="Arial"/>
          <w:color w:val="800080"/>
          <w:spacing w:val="1"/>
          <w:sz w:val="20"/>
          <w:szCs w:val="20"/>
          <w:lang w:val="nl-NL"/>
        </w:rPr>
        <w:t>sc</w:t>
      </w:r>
      <w:r w:rsidRPr="001974F1">
        <w:rPr>
          <w:rFonts w:ascii="Arial" w:hAnsi="Arial" w:cs="Arial"/>
          <w:color w:val="800080"/>
          <w:sz w:val="20"/>
          <w:szCs w:val="20"/>
          <w:lang w:val="nl-NL"/>
        </w:rPr>
        <w:t>h</w:t>
      </w:r>
      <w:r w:rsidRPr="001974F1">
        <w:rPr>
          <w:rFonts w:ascii="Arial" w:hAnsi="Arial" w:cs="Arial"/>
          <w:color w:val="800080"/>
          <w:spacing w:val="2"/>
          <w:sz w:val="20"/>
          <w:szCs w:val="20"/>
          <w:lang w:val="nl-NL"/>
        </w:rPr>
        <w:t>u</w:t>
      </w:r>
      <w:r w:rsidRPr="001974F1">
        <w:rPr>
          <w:rFonts w:ascii="Arial" w:hAnsi="Arial" w:cs="Arial"/>
          <w:color w:val="800080"/>
          <w:spacing w:val="-1"/>
          <w:sz w:val="20"/>
          <w:szCs w:val="20"/>
          <w:lang w:val="nl-NL"/>
        </w:rPr>
        <w:t>l</w:t>
      </w:r>
      <w:r w:rsidRPr="001974F1">
        <w:rPr>
          <w:rFonts w:ascii="Arial" w:hAnsi="Arial" w:cs="Arial"/>
          <w:color w:val="800080"/>
          <w:sz w:val="20"/>
          <w:szCs w:val="20"/>
          <w:lang w:val="nl-NL"/>
        </w:rPr>
        <w:t>d</w:t>
      </w:r>
      <w:r w:rsidRPr="001974F1">
        <w:rPr>
          <w:rFonts w:ascii="Arial" w:hAnsi="Arial" w:cs="Arial"/>
          <w:color w:val="800080"/>
          <w:spacing w:val="2"/>
          <w:sz w:val="20"/>
          <w:szCs w:val="20"/>
          <w:lang w:val="nl-NL"/>
        </w:rPr>
        <w:t>e</w:t>
      </w:r>
      <w:r w:rsidRPr="001974F1">
        <w:rPr>
          <w:rFonts w:ascii="Arial" w:hAnsi="Arial" w:cs="Arial"/>
          <w:color w:val="800080"/>
          <w:sz w:val="20"/>
          <w:szCs w:val="20"/>
          <w:lang w:val="nl-NL"/>
        </w:rPr>
        <w:t>naa</w:t>
      </w:r>
      <w:r w:rsidRPr="001974F1">
        <w:rPr>
          <w:rFonts w:ascii="Arial" w:hAnsi="Arial" w:cs="Arial"/>
          <w:color w:val="800080"/>
          <w:spacing w:val="1"/>
          <w:sz w:val="20"/>
          <w:szCs w:val="20"/>
          <w:lang w:val="nl-NL"/>
        </w:rPr>
        <w:t>r</w:t>
      </w:r>
      <w:r w:rsidRPr="001974F1">
        <w:rPr>
          <w:rFonts w:ascii="Arial" w:hAnsi="Arial" w:cs="Arial"/>
          <w:color w:val="800080"/>
          <w:sz w:val="20"/>
          <w:szCs w:val="20"/>
          <w:lang w:val="nl-NL"/>
        </w:rPr>
        <w:t>.</w:t>
      </w:r>
      <w:r w:rsidRPr="001974F1">
        <w:rPr>
          <w:rFonts w:ascii="Arial" w:hAnsi="Arial" w:cs="Arial"/>
          <w:color w:val="800080"/>
          <w:spacing w:val="-1"/>
          <w:sz w:val="20"/>
          <w:szCs w:val="20"/>
          <w:lang w:val="nl-NL"/>
        </w:rPr>
        <w:t xml:space="preserve"> </w:t>
      </w:r>
      <w:r w:rsidRPr="001974F1">
        <w:rPr>
          <w:rFonts w:ascii="Arial" w:hAnsi="Arial" w:cs="Arial"/>
          <w:color w:val="800080"/>
          <w:spacing w:val="3"/>
          <w:sz w:val="20"/>
          <w:szCs w:val="20"/>
          <w:lang w:val="nl-NL"/>
        </w:rPr>
        <w:t>T</w:t>
      </w:r>
      <w:r w:rsidRPr="001974F1">
        <w:rPr>
          <w:rFonts w:ascii="Arial" w:hAnsi="Arial" w:cs="Arial"/>
          <w:color w:val="800080"/>
          <w:sz w:val="20"/>
          <w:szCs w:val="20"/>
          <w:lang w:val="nl-NL"/>
        </w:rPr>
        <w:t>e</w:t>
      </w:r>
      <w:r w:rsidRPr="001974F1">
        <w:rPr>
          <w:rFonts w:ascii="Arial" w:hAnsi="Arial" w:cs="Arial"/>
          <w:color w:val="800080"/>
          <w:spacing w:val="1"/>
          <w:sz w:val="20"/>
          <w:szCs w:val="20"/>
          <w:lang w:val="nl-NL"/>
        </w:rPr>
        <w:t>v</w:t>
      </w:r>
      <w:r w:rsidRPr="001974F1">
        <w:rPr>
          <w:rFonts w:ascii="Arial" w:hAnsi="Arial" w:cs="Arial"/>
          <w:color w:val="800080"/>
          <w:sz w:val="20"/>
          <w:szCs w:val="20"/>
          <w:lang w:val="nl-NL"/>
        </w:rPr>
        <w:t>e</w:t>
      </w:r>
      <w:r w:rsidRPr="001974F1">
        <w:rPr>
          <w:rFonts w:ascii="Arial" w:hAnsi="Arial" w:cs="Arial"/>
          <w:color w:val="800080"/>
          <w:spacing w:val="2"/>
          <w:sz w:val="20"/>
          <w:szCs w:val="20"/>
          <w:lang w:val="nl-NL"/>
        </w:rPr>
        <w:t>n</w:t>
      </w:r>
      <w:r w:rsidRPr="001974F1">
        <w:rPr>
          <w:rFonts w:ascii="Arial" w:hAnsi="Arial" w:cs="Arial"/>
          <w:color w:val="800080"/>
          <w:sz w:val="20"/>
          <w:szCs w:val="20"/>
          <w:lang w:val="nl-NL"/>
        </w:rPr>
        <w:t>s hee</w:t>
      </w:r>
      <w:r w:rsidRPr="001974F1">
        <w:rPr>
          <w:rFonts w:ascii="Arial" w:hAnsi="Arial" w:cs="Arial"/>
          <w:color w:val="800080"/>
          <w:spacing w:val="2"/>
          <w:sz w:val="20"/>
          <w:szCs w:val="20"/>
          <w:lang w:val="nl-NL"/>
        </w:rPr>
        <w:t>f</w:t>
      </w:r>
      <w:r w:rsidRPr="001974F1">
        <w:rPr>
          <w:rFonts w:ascii="Arial" w:hAnsi="Arial" w:cs="Arial"/>
          <w:color w:val="800080"/>
          <w:sz w:val="20"/>
          <w:szCs w:val="20"/>
          <w:lang w:val="nl-NL"/>
        </w:rPr>
        <w:t>t</w:t>
      </w:r>
      <w:r w:rsidRPr="001974F1">
        <w:rPr>
          <w:rFonts w:ascii="Arial" w:hAnsi="Arial" w:cs="Arial"/>
          <w:color w:val="800080"/>
          <w:spacing w:val="-3"/>
          <w:sz w:val="20"/>
          <w:szCs w:val="20"/>
          <w:lang w:val="nl-NL"/>
        </w:rPr>
        <w:t xml:space="preserve"> ASR</w:t>
      </w:r>
      <w:r w:rsidRPr="001974F1">
        <w:rPr>
          <w:rFonts w:ascii="Arial" w:hAnsi="Arial" w:cs="Arial"/>
          <w:color w:val="800080"/>
          <w:spacing w:val="5"/>
          <w:sz w:val="20"/>
          <w:szCs w:val="20"/>
          <w:lang w:val="nl-NL"/>
        </w:rPr>
        <w:t xml:space="preserve"> </w:t>
      </w:r>
      <w:r w:rsidRPr="001974F1">
        <w:rPr>
          <w:rFonts w:ascii="Arial" w:hAnsi="Arial" w:cs="Arial"/>
          <w:color w:val="800080"/>
          <w:spacing w:val="-3"/>
          <w:sz w:val="20"/>
          <w:szCs w:val="20"/>
          <w:lang w:val="nl-NL"/>
        </w:rPr>
        <w:t>z</w:t>
      </w:r>
      <w:r w:rsidRPr="001974F1">
        <w:rPr>
          <w:rFonts w:ascii="Arial" w:hAnsi="Arial" w:cs="Arial"/>
          <w:color w:val="800080"/>
          <w:spacing w:val="-1"/>
          <w:sz w:val="20"/>
          <w:szCs w:val="20"/>
          <w:lang w:val="nl-NL"/>
        </w:rPr>
        <w:t>i</w:t>
      </w:r>
      <w:r w:rsidRPr="001974F1">
        <w:rPr>
          <w:rFonts w:ascii="Arial" w:hAnsi="Arial" w:cs="Arial"/>
          <w:color w:val="800080"/>
          <w:spacing w:val="4"/>
          <w:sz w:val="20"/>
          <w:szCs w:val="20"/>
          <w:lang w:val="nl-NL"/>
        </w:rPr>
        <w:t>c</w:t>
      </w:r>
      <w:r w:rsidRPr="001974F1">
        <w:rPr>
          <w:rFonts w:ascii="Arial" w:hAnsi="Arial" w:cs="Arial"/>
          <w:color w:val="800080"/>
          <w:sz w:val="20"/>
          <w:szCs w:val="20"/>
          <w:lang w:val="nl-NL"/>
        </w:rPr>
        <w:t>h</w:t>
      </w:r>
      <w:r w:rsidRPr="001974F1">
        <w:rPr>
          <w:rFonts w:ascii="Arial" w:hAnsi="Arial" w:cs="Arial"/>
          <w:color w:val="800080"/>
          <w:spacing w:val="-1"/>
          <w:sz w:val="20"/>
          <w:szCs w:val="20"/>
          <w:lang w:val="nl-NL"/>
        </w:rPr>
        <w:t xml:space="preserve"> </w:t>
      </w:r>
      <w:r w:rsidRPr="001974F1">
        <w:rPr>
          <w:rFonts w:ascii="Arial" w:hAnsi="Arial" w:cs="Arial"/>
          <w:color w:val="800080"/>
          <w:spacing w:val="1"/>
          <w:sz w:val="20"/>
          <w:szCs w:val="20"/>
          <w:lang w:val="nl-NL"/>
        </w:rPr>
        <w:t>j</w:t>
      </w:r>
      <w:r w:rsidRPr="001974F1">
        <w:rPr>
          <w:rFonts w:ascii="Arial" w:hAnsi="Arial" w:cs="Arial"/>
          <w:color w:val="800080"/>
          <w:sz w:val="20"/>
          <w:szCs w:val="20"/>
          <w:lang w:val="nl-NL"/>
        </w:rPr>
        <w:t>eg</w:t>
      </w:r>
      <w:r w:rsidRPr="001974F1">
        <w:rPr>
          <w:rFonts w:ascii="Arial" w:hAnsi="Arial" w:cs="Arial"/>
          <w:color w:val="800080"/>
          <w:spacing w:val="2"/>
          <w:sz w:val="20"/>
          <w:szCs w:val="20"/>
          <w:lang w:val="nl-NL"/>
        </w:rPr>
        <w:t>e</w:t>
      </w:r>
      <w:r w:rsidRPr="001974F1">
        <w:rPr>
          <w:rFonts w:ascii="Arial" w:hAnsi="Arial" w:cs="Arial"/>
          <w:color w:val="800080"/>
          <w:sz w:val="20"/>
          <w:szCs w:val="20"/>
          <w:lang w:val="nl-NL"/>
        </w:rPr>
        <w:t>ns</w:t>
      </w:r>
      <w:r w:rsidRPr="001974F1">
        <w:rPr>
          <w:rFonts w:ascii="Arial" w:hAnsi="Arial" w:cs="Arial"/>
          <w:color w:val="800080"/>
          <w:spacing w:val="1"/>
          <w:sz w:val="20"/>
          <w:szCs w:val="20"/>
          <w:lang w:val="nl-NL"/>
        </w:rPr>
        <w:t xml:space="preserve"> </w:t>
      </w:r>
      <w:proofErr w:type="spellStart"/>
      <w:r w:rsidRPr="001974F1">
        <w:rPr>
          <w:rFonts w:ascii="Arial" w:hAnsi="Arial" w:cs="Arial"/>
          <w:color w:val="800080"/>
          <w:spacing w:val="-1"/>
          <w:sz w:val="20"/>
          <w:szCs w:val="20"/>
          <w:lang w:val="nl-NL"/>
        </w:rPr>
        <w:t>S</w:t>
      </w:r>
      <w:r w:rsidRPr="001974F1">
        <w:rPr>
          <w:rFonts w:ascii="Arial" w:hAnsi="Arial" w:cs="Arial"/>
          <w:color w:val="800080"/>
          <w:spacing w:val="2"/>
          <w:sz w:val="20"/>
          <w:szCs w:val="20"/>
          <w:lang w:val="nl-NL"/>
        </w:rPr>
        <w:t>V</w:t>
      </w:r>
      <w:r w:rsidRPr="001974F1">
        <w:rPr>
          <w:rFonts w:ascii="Arial" w:hAnsi="Arial" w:cs="Arial"/>
          <w:color w:val="800080"/>
          <w:sz w:val="20"/>
          <w:szCs w:val="20"/>
          <w:lang w:val="nl-NL"/>
        </w:rPr>
        <w:t>n</w:t>
      </w:r>
      <w:proofErr w:type="spellEnd"/>
      <w:r w:rsidRPr="001974F1">
        <w:rPr>
          <w:rFonts w:ascii="Arial" w:hAnsi="Arial" w:cs="Arial"/>
          <w:color w:val="800080"/>
          <w:spacing w:val="-1"/>
          <w:sz w:val="20"/>
          <w:szCs w:val="20"/>
          <w:lang w:val="nl-NL"/>
        </w:rPr>
        <w:t xml:space="preserve"> </w:t>
      </w:r>
      <w:r w:rsidRPr="001974F1">
        <w:rPr>
          <w:rFonts w:ascii="Arial" w:hAnsi="Arial" w:cs="Arial"/>
          <w:color w:val="800080"/>
          <w:spacing w:val="2"/>
          <w:sz w:val="20"/>
          <w:szCs w:val="20"/>
          <w:lang w:val="nl-NL"/>
        </w:rPr>
        <w:t>e</w:t>
      </w:r>
      <w:r w:rsidRPr="001974F1">
        <w:rPr>
          <w:rFonts w:ascii="Arial" w:hAnsi="Arial" w:cs="Arial"/>
          <w:color w:val="800080"/>
          <w:sz w:val="20"/>
          <w:szCs w:val="20"/>
          <w:lang w:val="nl-NL"/>
        </w:rPr>
        <w:t>n</w:t>
      </w:r>
      <w:r w:rsidRPr="001974F1">
        <w:rPr>
          <w:rFonts w:ascii="Arial" w:hAnsi="Arial" w:cs="Arial"/>
          <w:color w:val="800080"/>
          <w:spacing w:val="-6"/>
          <w:sz w:val="20"/>
          <w:szCs w:val="20"/>
          <w:lang w:val="nl-NL"/>
        </w:rPr>
        <w:t xml:space="preserve"> </w:t>
      </w:r>
      <w:r w:rsidRPr="001974F1">
        <w:rPr>
          <w:rFonts w:ascii="Arial" w:hAnsi="Arial" w:cs="Arial"/>
          <w:color w:val="800080"/>
          <w:spacing w:val="12"/>
          <w:sz w:val="20"/>
          <w:szCs w:val="20"/>
          <w:lang w:val="nl-NL"/>
        </w:rPr>
        <w:t>W</w:t>
      </w:r>
      <w:r w:rsidRPr="001974F1">
        <w:rPr>
          <w:rFonts w:ascii="Arial" w:hAnsi="Arial" w:cs="Arial"/>
          <w:color w:val="800080"/>
          <w:spacing w:val="-5"/>
          <w:sz w:val="20"/>
          <w:szCs w:val="20"/>
          <w:lang w:val="nl-NL"/>
        </w:rPr>
        <w:t>E</w:t>
      </w:r>
      <w:r w:rsidRPr="001974F1">
        <w:rPr>
          <w:rFonts w:ascii="Arial" w:hAnsi="Arial" w:cs="Arial"/>
          <w:color w:val="800080"/>
          <w:sz w:val="20"/>
          <w:szCs w:val="20"/>
          <w:lang w:val="nl-NL"/>
        </w:rPr>
        <w:t>W</w:t>
      </w:r>
      <w:r w:rsidRPr="001974F1">
        <w:rPr>
          <w:rFonts w:ascii="Arial" w:hAnsi="Arial" w:cs="Arial"/>
          <w:color w:val="800080"/>
          <w:spacing w:val="5"/>
          <w:sz w:val="20"/>
          <w:szCs w:val="20"/>
          <w:lang w:val="nl-NL"/>
        </w:rPr>
        <w:t xml:space="preserve"> </w:t>
      </w:r>
      <w:r w:rsidRPr="001974F1">
        <w:rPr>
          <w:rFonts w:ascii="Arial" w:hAnsi="Arial" w:cs="Arial"/>
          <w:color w:val="800080"/>
          <w:spacing w:val="-1"/>
          <w:sz w:val="20"/>
          <w:szCs w:val="20"/>
          <w:lang w:val="nl-NL"/>
        </w:rPr>
        <w:t>v</w:t>
      </w:r>
      <w:r w:rsidRPr="001974F1">
        <w:rPr>
          <w:rFonts w:ascii="Arial" w:hAnsi="Arial" w:cs="Arial"/>
          <w:color w:val="800080"/>
          <w:sz w:val="20"/>
          <w:szCs w:val="20"/>
          <w:lang w:val="nl-NL"/>
        </w:rPr>
        <w:t>e</w:t>
      </w:r>
      <w:r w:rsidRPr="001974F1">
        <w:rPr>
          <w:rFonts w:ascii="Arial" w:hAnsi="Arial" w:cs="Arial"/>
          <w:color w:val="800080"/>
          <w:spacing w:val="1"/>
          <w:sz w:val="20"/>
          <w:szCs w:val="20"/>
          <w:lang w:val="nl-NL"/>
        </w:rPr>
        <w:t>r</w:t>
      </w:r>
      <w:r w:rsidRPr="001974F1">
        <w:rPr>
          <w:rFonts w:ascii="Arial" w:hAnsi="Arial" w:cs="Arial"/>
          <w:color w:val="800080"/>
          <w:sz w:val="20"/>
          <w:szCs w:val="20"/>
          <w:lang w:val="nl-NL"/>
        </w:rPr>
        <w:t>p</w:t>
      </w:r>
      <w:r w:rsidRPr="001974F1">
        <w:rPr>
          <w:rFonts w:ascii="Arial" w:hAnsi="Arial" w:cs="Arial"/>
          <w:color w:val="800080"/>
          <w:spacing w:val="-1"/>
          <w:sz w:val="20"/>
          <w:szCs w:val="20"/>
          <w:lang w:val="nl-NL"/>
        </w:rPr>
        <w:t>li</w:t>
      </w:r>
      <w:r w:rsidRPr="001974F1">
        <w:rPr>
          <w:rFonts w:ascii="Arial" w:hAnsi="Arial" w:cs="Arial"/>
          <w:color w:val="800080"/>
          <w:spacing w:val="1"/>
          <w:sz w:val="20"/>
          <w:szCs w:val="20"/>
          <w:lang w:val="nl-NL"/>
        </w:rPr>
        <w:t>c</w:t>
      </w:r>
      <w:r w:rsidRPr="001974F1">
        <w:rPr>
          <w:rFonts w:ascii="Arial" w:hAnsi="Arial" w:cs="Arial"/>
          <w:color w:val="800080"/>
          <w:sz w:val="20"/>
          <w:szCs w:val="20"/>
          <w:lang w:val="nl-NL"/>
        </w:rPr>
        <w:t>ht</w:t>
      </w:r>
      <w:r w:rsidRPr="001974F1">
        <w:rPr>
          <w:rFonts w:ascii="Arial" w:hAnsi="Arial" w:cs="Arial"/>
          <w:color w:val="800080"/>
          <w:spacing w:val="-1"/>
          <w:sz w:val="20"/>
          <w:szCs w:val="20"/>
          <w:lang w:val="nl-NL"/>
        </w:rPr>
        <w:t xml:space="preserve"> </w:t>
      </w:r>
      <w:r w:rsidRPr="001974F1">
        <w:rPr>
          <w:rFonts w:ascii="Arial" w:hAnsi="Arial" w:cs="Arial"/>
          <w:color w:val="800080"/>
          <w:spacing w:val="1"/>
          <w:sz w:val="20"/>
          <w:szCs w:val="20"/>
          <w:lang w:val="nl-NL"/>
        </w:rPr>
        <w:t>r</w:t>
      </w:r>
      <w:r w:rsidRPr="001974F1">
        <w:rPr>
          <w:rFonts w:ascii="Arial" w:hAnsi="Arial" w:cs="Arial"/>
          <w:color w:val="800080"/>
          <w:spacing w:val="2"/>
          <w:sz w:val="20"/>
          <w:szCs w:val="20"/>
          <w:lang w:val="nl-NL"/>
        </w:rPr>
        <w:t>ee</w:t>
      </w:r>
      <w:r w:rsidRPr="001974F1">
        <w:rPr>
          <w:rFonts w:ascii="Arial" w:hAnsi="Arial" w:cs="Arial"/>
          <w:color w:val="800080"/>
          <w:sz w:val="20"/>
          <w:szCs w:val="20"/>
          <w:lang w:val="nl-NL"/>
        </w:rPr>
        <w:t>ds a</w:t>
      </w:r>
      <w:r w:rsidRPr="001974F1">
        <w:rPr>
          <w:rFonts w:ascii="Arial" w:hAnsi="Arial" w:cs="Arial"/>
          <w:color w:val="800080"/>
          <w:spacing w:val="2"/>
          <w:sz w:val="20"/>
          <w:szCs w:val="20"/>
          <w:lang w:val="nl-NL"/>
        </w:rPr>
        <w:t>f</w:t>
      </w:r>
      <w:r w:rsidRPr="001974F1">
        <w:rPr>
          <w:rFonts w:ascii="Arial" w:hAnsi="Arial" w:cs="Arial"/>
          <w:color w:val="800080"/>
          <w:sz w:val="20"/>
          <w:szCs w:val="20"/>
          <w:lang w:val="nl-NL"/>
        </w:rPr>
        <w:t>ge</w:t>
      </w:r>
      <w:r w:rsidRPr="001974F1">
        <w:rPr>
          <w:rFonts w:ascii="Arial" w:hAnsi="Arial" w:cs="Arial"/>
          <w:color w:val="800080"/>
          <w:spacing w:val="-1"/>
          <w:sz w:val="20"/>
          <w:szCs w:val="20"/>
          <w:lang w:val="nl-NL"/>
        </w:rPr>
        <w:t>l</w:t>
      </w:r>
      <w:r w:rsidRPr="001974F1">
        <w:rPr>
          <w:rFonts w:ascii="Arial" w:hAnsi="Arial" w:cs="Arial"/>
          <w:color w:val="800080"/>
          <w:sz w:val="20"/>
          <w:szCs w:val="20"/>
          <w:lang w:val="nl-NL"/>
        </w:rPr>
        <w:t>o</w:t>
      </w:r>
      <w:r w:rsidRPr="001974F1">
        <w:rPr>
          <w:rFonts w:ascii="Arial" w:hAnsi="Arial" w:cs="Arial"/>
          <w:color w:val="800080"/>
          <w:spacing w:val="1"/>
          <w:sz w:val="20"/>
          <w:szCs w:val="20"/>
          <w:lang w:val="nl-NL"/>
        </w:rPr>
        <w:t>s</w:t>
      </w:r>
      <w:r w:rsidRPr="001974F1">
        <w:rPr>
          <w:rFonts w:ascii="Arial" w:hAnsi="Arial" w:cs="Arial"/>
          <w:color w:val="800080"/>
          <w:sz w:val="20"/>
          <w:szCs w:val="20"/>
          <w:lang w:val="nl-NL"/>
        </w:rPr>
        <w:t>te</w:t>
      </w:r>
      <w:r w:rsidRPr="001974F1">
        <w:rPr>
          <w:rFonts w:ascii="Arial" w:hAnsi="Arial" w:cs="Arial"/>
          <w:color w:val="800080"/>
          <w:spacing w:val="2"/>
          <w:sz w:val="20"/>
          <w:szCs w:val="20"/>
          <w:lang w:val="nl-NL"/>
        </w:rPr>
        <w:t xml:space="preserve"> </w:t>
      </w:r>
      <w:r w:rsidRPr="001974F1">
        <w:rPr>
          <w:rFonts w:ascii="Arial" w:hAnsi="Arial" w:cs="Arial"/>
          <w:color w:val="800080"/>
          <w:sz w:val="20"/>
          <w:szCs w:val="20"/>
          <w:lang w:val="nl-NL"/>
        </w:rPr>
        <w:t>bed</w:t>
      </w:r>
      <w:r w:rsidRPr="001974F1">
        <w:rPr>
          <w:rFonts w:ascii="Arial" w:hAnsi="Arial" w:cs="Arial"/>
          <w:color w:val="800080"/>
          <w:spacing w:val="3"/>
          <w:sz w:val="20"/>
          <w:szCs w:val="20"/>
          <w:lang w:val="nl-NL"/>
        </w:rPr>
        <w:t>r</w:t>
      </w:r>
      <w:r w:rsidRPr="001974F1">
        <w:rPr>
          <w:rFonts w:ascii="Arial" w:hAnsi="Arial" w:cs="Arial"/>
          <w:color w:val="800080"/>
          <w:sz w:val="20"/>
          <w:szCs w:val="20"/>
          <w:lang w:val="nl-NL"/>
        </w:rPr>
        <w:t>ag</w:t>
      </w:r>
      <w:r w:rsidRPr="001974F1">
        <w:rPr>
          <w:rFonts w:ascii="Arial" w:hAnsi="Arial" w:cs="Arial"/>
          <w:color w:val="800080"/>
          <w:spacing w:val="2"/>
          <w:sz w:val="20"/>
          <w:szCs w:val="20"/>
          <w:lang w:val="nl-NL"/>
        </w:rPr>
        <w:t>e</w:t>
      </w:r>
      <w:r w:rsidRPr="001974F1">
        <w:rPr>
          <w:rFonts w:ascii="Arial" w:hAnsi="Arial" w:cs="Arial"/>
          <w:color w:val="800080"/>
          <w:sz w:val="20"/>
          <w:szCs w:val="20"/>
          <w:lang w:val="nl-NL"/>
        </w:rPr>
        <w:t>n</w:t>
      </w:r>
      <w:r w:rsidRPr="001974F1">
        <w:rPr>
          <w:rFonts w:ascii="Arial" w:hAnsi="Arial" w:cs="Arial"/>
          <w:color w:val="800080"/>
          <w:spacing w:val="-3"/>
          <w:sz w:val="20"/>
          <w:szCs w:val="20"/>
          <w:lang w:val="nl-NL"/>
        </w:rPr>
        <w:t xml:space="preserve"> </w:t>
      </w:r>
      <w:r w:rsidRPr="001974F1">
        <w:rPr>
          <w:rFonts w:ascii="Arial" w:hAnsi="Arial" w:cs="Arial"/>
          <w:color w:val="800080"/>
          <w:sz w:val="20"/>
          <w:szCs w:val="20"/>
          <w:lang w:val="nl-NL"/>
        </w:rPr>
        <w:t xml:space="preserve">op de </w:t>
      </w:r>
      <w:r w:rsidR="0015633D">
        <w:rPr>
          <w:rFonts w:ascii="Arial" w:hAnsi="Arial" w:cs="Arial"/>
          <w:color w:val="800080"/>
          <w:spacing w:val="1"/>
          <w:sz w:val="20"/>
          <w:szCs w:val="20"/>
          <w:lang w:val="nl-NL"/>
        </w:rPr>
        <w:t>l</w:t>
      </w:r>
      <w:r w:rsidRPr="001974F1">
        <w:rPr>
          <w:rFonts w:ascii="Arial" w:hAnsi="Arial" w:cs="Arial"/>
          <w:color w:val="800080"/>
          <w:sz w:val="20"/>
          <w:szCs w:val="20"/>
          <w:lang w:val="nl-NL"/>
        </w:rPr>
        <w:t>en</w:t>
      </w:r>
      <w:r w:rsidRPr="001974F1">
        <w:rPr>
          <w:rFonts w:ascii="Arial" w:hAnsi="Arial" w:cs="Arial"/>
          <w:color w:val="800080"/>
          <w:spacing w:val="1"/>
          <w:sz w:val="20"/>
          <w:szCs w:val="20"/>
          <w:lang w:val="nl-NL"/>
        </w:rPr>
        <w:t>i</w:t>
      </w:r>
      <w:r w:rsidRPr="001974F1">
        <w:rPr>
          <w:rFonts w:ascii="Arial" w:hAnsi="Arial" w:cs="Arial"/>
          <w:color w:val="800080"/>
          <w:sz w:val="20"/>
          <w:szCs w:val="20"/>
          <w:lang w:val="nl-NL"/>
        </w:rPr>
        <w:t>ng,</w:t>
      </w:r>
      <w:r w:rsidRPr="001974F1">
        <w:rPr>
          <w:rFonts w:ascii="Arial" w:hAnsi="Arial" w:cs="Arial"/>
          <w:color w:val="800080"/>
          <w:spacing w:val="2"/>
          <w:sz w:val="20"/>
          <w:szCs w:val="20"/>
          <w:lang w:val="nl-NL"/>
        </w:rPr>
        <w:t xml:space="preserve"> </w:t>
      </w:r>
      <w:r w:rsidRPr="001974F1">
        <w:rPr>
          <w:rFonts w:ascii="Arial" w:hAnsi="Arial" w:cs="Arial"/>
          <w:color w:val="800080"/>
          <w:sz w:val="20"/>
          <w:szCs w:val="20"/>
          <w:lang w:val="nl-NL"/>
        </w:rPr>
        <w:t>on</w:t>
      </w:r>
      <w:r w:rsidRPr="001974F1">
        <w:rPr>
          <w:rFonts w:ascii="Arial" w:hAnsi="Arial" w:cs="Arial"/>
          <w:color w:val="800080"/>
          <w:spacing w:val="2"/>
          <w:sz w:val="20"/>
          <w:szCs w:val="20"/>
          <w:lang w:val="nl-NL"/>
        </w:rPr>
        <w:t>d</w:t>
      </w:r>
      <w:r w:rsidRPr="001974F1">
        <w:rPr>
          <w:rFonts w:ascii="Arial" w:hAnsi="Arial" w:cs="Arial"/>
          <w:color w:val="800080"/>
          <w:sz w:val="20"/>
          <w:szCs w:val="20"/>
          <w:lang w:val="nl-NL"/>
        </w:rPr>
        <w:t>er</w:t>
      </w:r>
      <w:r w:rsidRPr="001974F1">
        <w:rPr>
          <w:rFonts w:ascii="Arial" w:hAnsi="Arial" w:cs="Arial"/>
          <w:color w:val="800080"/>
          <w:spacing w:val="-1"/>
          <w:sz w:val="20"/>
          <w:szCs w:val="20"/>
          <w:lang w:val="nl-NL"/>
        </w:rPr>
        <w:t xml:space="preserve"> </w:t>
      </w:r>
      <w:r w:rsidRPr="001974F1">
        <w:rPr>
          <w:rFonts w:ascii="Arial" w:hAnsi="Arial" w:cs="Arial"/>
          <w:color w:val="800080"/>
          <w:spacing w:val="1"/>
          <w:sz w:val="20"/>
          <w:szCs w:val="20"/>
          <w:lang w:val="nl-NL"/>
        </w:rPr>
        <w:t>v</w:t>
      </w:r>
      <w:r w:rsidRPr="001974F1">
        <w:rPr>
          <w:rFonts w:ascii="Arial" w:hAnsi="Arial" w:cs="Arial"/>
          <w:color w:val="800080"/>
          <w:sz w:val="20"/>
          <w:szCs w:val="20"/>
          <w:lang w:val="nl-NL"/>
        </w:rPr>
        <w:t>e</w:t>
      </w:r>
      <w:r w:rsidRPr="001974F1">
        <w:rPr>
          <w:rFonts w:ascii="Arial" w:hAnsi="Arial" w:cs="Arial"/>
          <w:color w:val="800080"/>
          <w:spacing w:val="1"/>
          <w:sz w:val="20"/>
          <w:szCs w:val="20"/>
          <w:lang w:val="nl-NL"/>
        </w:rPr>
        <w:t>r</w:t>
      </w:r>
      <w:r w:rsidRPr="001974F1">
        <w:rPr>
          <w:rFonts w:ascii="Arial" w:hAnsi="Arial" w:cs="Arial"/>
          <w:color w:val="800080"/>
          <w:sz w:val="20"/>
          <w:szCs w:val="20"/>
          <w:lang w:val="nl-NL"/>
        </w:rPr>
        <w:t>ba</w:t>
      </w:r>
      <w:r w:rsidRPr="001974F1">
        <w:rPr>
          <w:rFonts w:ascii="Arial" w:hAnsi="Arial" w:cs="Arial"/>
          <w:color w:val="800080"/>
          <w:spacing w:val="2"/>
          <w:sz w:val="20"/>
          <w:szCs w:val="20"/>
          <w:lang w:val="nl-NL"/>
        </w:rPr>
        <w:t>n</w:t>
      </w:r>
      <w:r w:rsidRPr="001974F1">
        <w:rPr>
          <w:rFonts w:ascii="Arial" w:hAnsi="Arial" w:cs="Arial"/>
          <w:color w:val="800080"/>
          <w:sz w:val="20"/>
          <w:szCs w:val="20"/>
          <w:lang w:val="nl-NL"/>
        </w:rPr>
        <w:t>d</w:t>
      </w:r>
      <w:r w:rsidRPr="001974F1">
        <w:rPr>
          <w:rFonts w:ascii="Arial" w:hAnsi="Arial" w:cs="Arial"/>
          <w:color w:val="800080"/>
          <w:spacing w:val="1"/>
          <w:sz w:val="20"/>
          <w:szCs w:val="20"/>
          <w:lang w:val="nl-NL"/>
        </w:rPr>
        <w:t xml:space="preserve"> </w:t>
      </w:r>
      <w:r w:rsidRPr="001974F1">
        <w:rPr>
          <w:rFonts w:ascii="Arial" w:hAnsi="Arial" w:cs="Arial"/>
          <w:color w:val="800080"/>
          <w:spacing w:val="-1"/>
          <w:sz w:val="20"/>
          <w:szCs w:val="20"/>
          <w:lang w:val="nl-NL"/>
        </w:rPr>
        <w:t>v</w:t>
      </w:r>
      <w:r w:rsidRPr="001974F1">
        <w:rPr>
          <w:rFonts w:ascii="Arial" w:hAnsi="Arial" w:cs="Arial"/>
          <w:color w:val="800080"/>
          <w:sz w:val="20"/>
          <w:szCs w:val="20"/>
          <w:lang w:val="nl-NL"/>
        </w:rPr>
        <w:t>an</w:t>
      </w:r>
      <w:r w:rsidRPr="001974F1">
        <w:rPr>
          <w:rFonts w:ascii="Arial" w:hAnsi="Arial" w:cs="Arial"/>
          <w:color w:val="800080"/>
          <w:spacing w:val="1"/>
          <w:sz w:val="20"/>
          <w:szCs w:val="20"/>
          <w:lang w:val="nl-NL"/>
        </w:rPr>
        <w:t xml:space="preserve"> </w:t>
      </w:r>
      <w:r w:rsidRPr="001974F1">
        <w:rPr>
          <w:rFonts w:ascii="Arial" w:hAnsi="Arial" w:cs="Arial"/>
          <w:color w:val="800080"/>
          <w:spacing w:val="2"/>
          <w:sz w:val="20"/>
          <w:szCs w:val="20"/>
          <w:lang w:val="nl-NL"/>
        </w:rPr>
        <w:t>d</w:t>
      </w:r>
      <w:r w:rsidRPr="001974F1">
        <w:rPr>
          <w:rFonts w:ascii="Arial" w:hAnsi="Arial" w:cs="Arial"/>
          <w:color w:val="800080"/>
          <w:sz w:val="20"/>
          <w:szCs w:val="20"/>
          <w:lang w:val="nl-NL"/>
        </w:rPr>
        <w:t>e</w:t>
      </w:r>
      <w:r w:rsidRPr="001974F1">
        <w:rPr>
          <w:rFonts w:ascii="Arial" w:hAnsi="Arial" w:cs="Arial"/>
          <w:color w:val="800080"/>
          <w:spacing w:val="-1"/>
          <w:sz w:val="20"/>
          <w:szCs w:val="20"/>
          <w:lang w:val="nl-NL"/>
        </w:rPr>
        <w:t xml:space="preserve"> </w:t>
      </w:r>
      <w:r w:rsidRPr="001974F1">
        <w:rPr>
          <w:rFonts w:ascii="Arial" w:hAnsi="Arial" w:cs="Arial"/>
          <w:color w:val="800080"/>
          <w:sz w:val="20"/>
          <w:szCs w:val="20"/>
          <w:lang w:val="nl-NL"/>
        </w:rPr>
        <w:t>ee</w:t>
      </w:r>
      <w:r w:rsidRPr="001974F1">
        <w:rPr>
          <w:rFonts w:ascii="Arial" w:hAnsi="Arial" w:cs="Arial"/>
          <w:color w:val="800080"/>
          <w:spacing w:val="1"/>
          <w:sz w:val="20"/>
          <w:szCs w:val="20"/>
          <w:lang w:val="nl-NL"/>
        </w:rPr>
        <w:t>rs</w:t>
      </w:r>
      <w:r w:rsidRPr="001974F1">
        <w:rPr>
          <w:rFonts w:ascii="Arial" w:hAnsi="Arial" w:cs="Arial"/>
          <w:color w:val="800080"/>
          <w:sz w:val="20"/>
          <w:szCs w:val="20"/>
          <w:lang w:val="nl-NL"/>
        </w:rPr>
        <w:t xml:space="preserve">te </w:t>
      </w:r>
      <w:r w:rsidRPr="001974F1">
        <w:rPr>
          <w:rFonts w:ascii="Arial" w:hAnsi="Arial" w:cs="Arial"/>
          <w:color w:val="800080"/>
          <w:spacing w:val="2"/>
          <w:sz w:val="20"/>
          <w:szCs w:val="20"/>
          <w:lang w:val="nl-NL"/>
        </w:rPr>
        <w:t>h</w:t>
      </w:r>
      <w:r w:rsidRPr="001974F1">
        <w:rPr>
          <w:rFonts w:ascii="Arial" w:hAnsi="Arial" w:cs="Arial"/>
          <w:color w:val="800080"/>
          <w:spacing w:val="-3"/>
          <w:sz w:val="20"/>
          <w:szCs w:val="20"/>
          <w:lang w:val="nl-NL"/>
        </w:rPr>
        <w:t>y</w:t>
      </w:r>
      <w:r w:rsidRPr="001974F1">
        <w:rPr>
          <w:rFonts w:ascii="Arial" w:hAnsi="Arial" w:cs="Arial"/>
          <w:color w:val="800080"/>
          <w:spacing w:val="2"/>
          <w:sz w:val="20"/>
          <w:szCs w:val="20"/>
          <w:lang w:val="nl-NL"/>
        </w:rPr>
        <w:t>p</w:t>
      </w:r>
      <w:r w:rsidRPr="001974F1">
        <w:rPr>
          <w:rFonts w:ascii="Arial" w:hAnsi="Arial" w:cs="Arial"/>
          <w:color w:val="800080"/>
          <w:sz w:val="20"/>
          <w:szCs w:val="20"/>
          <w:lang w:val="nl-NL"/>
        </w:rPr>
        <w:t>o</w:t>
      </w:r>
      <w:r w:rsidRPr="001974F1">
        <w:rPr>
          <w:rFonts w:ascii="Arial" w:hAnsi="Arial" w:cs="Arial"/>
          <w:color w:val="800080"/>
          <w:spacing w:val="2"/>
          <w:sz w:val="20"/>
          <w:szCs w:val="20"/>
          <w:lang w:val="nl-NL"/>
        </w:rPr>
        <w:t>t</w:t>
      </w:r>
      <w:r w:rsidRPr="001974F1">
        <w:rPr>
          <w:rFonts w:ascii="Arial" w:hAnsi="Arial" w:cs="Arial"/>
          <w:color w:val="800080"/>
          <w:sz w:val="20"/>
          <w:szCs w:val="20"/>
          <w:lang w:val="nl-NL"/>
        </w:rPr>
        <w:t>hee</w:t>
      </w:r>
      <w:r w:rsidRPr="001974F1">
        <w:rPr>
          <w:rFonts w:ascii="Arial" w:hAnsi="Arial" w:cs="Arial"/>
          <w:color w:val="800080"/>
          <w:spacing w:val="4"/>
          <w:sz w:val="20"/>
          <w:szCs w:val="20"/>
          <w:lang w:val="nl-NL"/>
        </w:rPr>
        <w:t>k</w:t>
      </w:r>
      <w:r w:rsidRPr="001974F1">
        <w:rPr>
          <w:rFonts w:ascii="Arial" w:hAnsi="Arial" w:cs="Arial"/>
          <w:color w:val="800080"/>
          <w:spacing w:val="1"/>
          <w:sz w:val="20"/>
          <w:szCs w:val="20"/>
          <w:lang w:val="nl-NL"/>
        </w:rPr>
        <w:t>s</w:t>
      </w:r>
      <w:r w:rsidRPr="001974F1">
        <w:rPr>
          <w:rFonts w:ascii="Arial" w:hAnsi="Arial" w:cs="Arial"/>
          <w:color w:val="800080"/>
          <w:sz w:val="20"/>
          <w:szCs w:val="20"/>
          <w:lang w:val="nl-NL"/>
        </w:rPr>
        <w:t>te</w:t>
      </w:r>
      <w:r w:rsidRPr="001974F1">
        <w:rPr>
          <w:rFonts w:ascii="Arial" w:hAnsi="Arial" w:cs="Arial"/>
          <w:color w:val="800080"/>
          <w:spacing w:val="-1"/>
          <w:sz w:val="20"/>
          <w:szCs w:val="20"/>
          <w:lang w:val="nl-NL"/>
        </w:rPr>
        <w:t>l</w:t>
      </w:r>
      <w:r w:rsidRPr="001974F1">
        <w:rPr>
          <w:rFonts w:ascii="Arial" w:hAnsi="Arial" w:cs="Arial"/>
          <w:color w:val="800080"/>
          <w:spacing w:val="1"/>
          <w:sz w:val="20"/>
          <w:szCs w:val="20"/>
          <w:lang w:val="nl-NL"/>
        </w:rPr>
        <w:t>l</w:t>
      </w:r>
      <w:r w:rsidRPr="001974F1">
        <w:rPr>
          <w:rFonts w:ascii="Arial" w:hAnsi="Arial" w:cs="Arial"/>
          <w:color w:val="800080"/>
          <w:spacing w:val="-1"/>
          <w:sz w:val="20"/>
          <w:szCs w:val="20"/>
          <w:lang w:val="nl-NL"/>
        </w:rPr>
        <w:t>i</w:t>
      </w:r>
      <w:r w:rsidRPr="001974F1">
        <w:rPr>
          <w:rFonts w:ascii="Arial" w:hAnsi="Arial" w:cs="Arial"/>
          <w:color w:val="800080"/>
          <w:sz w:val="20"/>
          <w:szCs w:val="20"/>
          <w:lang w:val="nl-NL"/>
        </w:rPr>
        <w:t>ng,</w:t>
      </w:r>
      <w:r w:rsidRPr="001974F1">
        <w:rPr>
          <w:rFonts w:ascii="Arial" w:hAnsi="Arial" w:cs="Arial"/>
          <w:color w:val="800080"/>
          <w:spacing w:val="4"/>
          <w:sz w:val="20"/>
          <w:szCs w:val="20"/>
          <w:lang w:val="nl-NL"/>
        </w:rPr>
        <w:t xml:space="preserve"> </w:t>
      </w:r>
      <w:r w:rsidRPr="001974F1">
        <w:rPr>
          <w:rFonts w:ascii="Arial" w:hAnsi="Arial" w:cs="Arial"/>
          <w:color w:val="800080"/>
          <w:sz w:val="20"/>
          <w:szCs w:val="20"/>
          <w:lang w:val="nl-NL"/>
        </w:rPr>
        <w:t>n</w:t>
      </w:r>
      <w:r w:rsidRPr="001974F1">
        <w:rPr>
          <w:rFonts w:ascii="Arial" w:hAnsi="Arial" w:cs="Arial"/>
          <w:color w:val="800080"/>
          <w:spacing w:val="-1"/>
          <w:sz w:val="20"/>
          <w:szCs w:val="20"/>
          <w:lang w:val="nl-NL"/>
        </w:rPr>
        <w:t>i</w:t>
      </w:r>
      <w:r w:rsidRPr="001974F1">
        <w:rPr>
          <w:rFonts w:ascii="Arial" w:hAnsi="Arial" w:cs="Arial"/>
          <w:color w:val="800080"/>
          <w:sz w:val="20"/>
          <w:szCs w:val="20"/>
          <w:lang w:val="nl-NL"/>
        </w:rPr>
        <w:t>et op</w:t>
      </w:r>
      <w:r w:rsidRPr="001974F1">
        <w:rPr>
          <w:rFonts w:ascii="Arial" w:hAnsi="Arial" w:cs="Arial"/>
          <w:color w:val="800080"/>
          <w:spacing w:val="2"/>
          <w:sz w:val="20"/>
          <w:szCs w:val="20"/>
          <w:lang w:val="nl-NL"/>
        </w:rPr>
        <w:t>n</w:t>
      </w:r>
      <w:r w:rsidRPr="001974F1">
        <w:rPr>
          <w:rFonts w:ascii="Arial" w:hAnsi="Arial" w:cs="Arial"/>
          <w:color w:val="800080"/>
          <w:spacing w:val="-1"/>
          <w:sz w:val="20"/>
          <w:szCs w:val="20"/>
          <w:lang w:val="nl-NL"/>
        </w:rPr>
        <w:t>i</w:t>
      </w:r>
      <w:r w:rsidRPr="001974F1">
        <w:rPr>
          <w:rFonts w:ascii="Arial" w:hAnsi="Arial" w:cs="Arial"/>
          <w:color w:val="800080"/>
          <w:sz w:val="20"/>
          <w:szCs w:val="20"/>
          <w:lang w:val="nl-NL"/>
        </w:rPr>
        <w:t>e</w:t>
      </w:r>
      <w:r w:rsidRPr="001974F1">
        <w:rPr>
          <w:rFonts w:ascii="Arial" w:hAnsi="Arial" w:cs="Arial"/>
          <w:color w:val="800080"/>
          <w:spacing w:val="2"/>
          <w:sz w:val="20"/>
          <w:szCs w:val="20"/>
          <w:lang w:val="nl-NL"/>
        </w:rPr>
        <w:t>u</w:t>
      </w:r>
      <w:r w:rsidRPr="001974F1">
        <w:rPr>
          <w:rFonts w:ascii="Arial" w:hAnsi="Arial" w:cs="Arial"/>
          <w:color w:val="800080"/>
          <w:sz w:val="20"/>
          <w:szCs w:val="20"/>
          <w:lang w:val="nl-NL"/>
        </w:rPr>
        <w:t xml:space="preserve">w te </w:t>
      </w:r>
      <w:r w:rsidRPr="001974F1">
        <w:rPr>
          <w:rFonts w:ascii="Arial" w:hAnsi="Arial" w:cs="Arial"/>
          <w:color w:val="800080"/>
          <w:spacing w:val="-1"/>
          <w:sz w:val="20"/>
          <w:szCs w:val="20"/>
          <w:lang w:val="nl-NL"/>
        </w:rPr>
        <w:t>l</w:t>
      </w:r>
      <w:r w:rsidRPr="001974F1">
        <w:rPr>
          <w:rFonts w:ascii="Arial" w:hAnsi="Arial" w:cs="Arial"/>
          <w:color w:val="800080"/>
          <w:sz w:val="20"/>
          <w:szCs w:val="20"/>
          <w:lang w:val="nl-NL"/>
        </w:rPr>
        <w:t>a</w:t>
      </w:r>
      <w:r w:rsidRPr="001974F1">
        <w:rPr>
          <w:rFonts w:ascii="Arial" w:hAnsi="Arial" w:cs="Arial"/>
          <w:color w:val="800080"/>
          <w:spacing w:val="2"/>
          <w:sz w:val="20"/>
          <w:szCs w:val="20"/>
          <w:lang w:val="nl-NL"/>
        </w:rPr>
        <w:t>t</w:t>
      </w:r>
      <w:r w:rsidRPr="001974F1">
        <w:rPr>
          <w:rFonts w:ascii="Arial" w:hAnsi="Arial" w:cs="Arial"/>
          <w:color w:val="800080"/>
          <w:sz w:val="20"/>
          <w:szCs w:val="20"/>
          <w:lang w:val="nl-NL"/>
        </w:rPr>
        <w:t xml:space="preserve">en </w:t>
      </w:r>
      <w:r w:rsidRPr="001974F1">
        <w:rPr>
          <w:rFonts w:ascii="Arial" w:hAnsi="Arial" w:cs="Arial"/>
          <w:color w:val="800080"/>
          <w:spacing w:val="2"/>
          <w:sz w:val="20"/>
          <w:szCs w:val="20"/>
          <w:lang w:val="nl-NL"/>
        </w:rPr>
        <w:t>o</w:t>
      </w:r>
      <w:r w:rsidRPr="001974F1">
        <w:rPr>
          <w:rFonts w:ascii="Arial" w:hAnsi="Arial" w:cs="Arial"/>
          <w:color w:val="800080"/>
          <w:sz w:val="20"/>
          <w:szCs w:val="20"/>
          <w:lang w:val="nl-NL"/>
        </w:rPr>
        <w:t>p</w:t>
      </w:r>
      <w:r w:rsidRPr="001974F1">
        <w:rPr>
          <w:rFonts w:ascii="Arial" w:hAnsi="Arial" w:cs="Arial"/>
          <w:color w:val="800080"/>
          <w:spacing w:val="2"/>
          <w:sz w:val="20"/>
          <w:szCs w:val="20"/>
          <w:lang w:val="nl-NL"/>
        </w:rPr>
        <w:t>n</w:t>
      </w:r>
      <w:r w:rsidRPr="001974F1">
        <w:rPr>
          <w:rFonts w:ascii="Arial" w:hAnsi="Arial" w:cs="Arial"/>
          <w:color w:val="800080"/>
          <w:sz w:val="20"/>
          <w:szCs w:val="20"/>
          <w:lang w:val="nl-NL"/>
        </w:rPr>
        <w:t>e</w:t>
      </w:r>
      <w:r w:rsidRPr="001974F1">
        <w:rPr>
          <w:rFonts w:ascii="Arial" w:hAnsi="Arial" w:cs="Arial"/>
          <w:color w:val="800080"/>
          <w:spacing w:val="5"/>
          <w:sz w:val="20"/>
          <w:szCs w:val="20"/>
          <w:lang w:val="nl-NL"/>
        </w:rPr>
        <w:t>m</w:t>
      </w:r>
      <w:r w:rsidRPr="001974F1">
        <w:rPr>
          <w:rFonts w:ascii="Arial" w:hAnsi="Arial" w:cs="Arial"/>
          <w:color w:val="800080"/>
          <w:sz w:val="20"/>
          <w:szCs w:val="20"/>
          <w:lang w:val="nl-NL"/>
        </w:rPr>
        <w:t>en</w:t>
      </w:r>
      <w:r w:rsidRPr="001974F1">
        <w:rPr>
          <w:rFonts w:ascii="Arial" w:hAnsi="Arial" w:cs="Arial"/>
          <w:color w:val="800080"/>
          <w:spacing w:val="-1"/>
          <w:sz w:val="20"/>
          <w:szCs w:val="20"/>
          <w:lang w:val="nl-NL"/>
        </w:rPr>
        <w:t xml:space="preserve"> </w:t>
      </w:r>
      <w:r w:rsidRPr="001974F1">
        <w:rPr>
          <w:rFonts w:ascii="Arial" w:hAnsi="Arial" w:cs="Arial"/>
          <w:color w:val="800080"/>
          <w:sz w:val="20"/>
          <w:szCs w:val="20"/>
          <w:lang w:val="nl-NL"/>
        </w:rPr>
        <w:t>door</w:t>
      </w:r>
      <w:r w:rsidRPr="001974F1">
        <w:rPr>
          <w:rFonts w:ascii="Arial" w:hAnsi="Arial" w:cs="Arial"/>
          <w:color w:val="800080"/>
          <w:spacing w:val="-3"/>
          <w:sz w:val="20"/>
          <w:szCs w:val="20"/>
          <w:lang w:val="nl-NL"/>
        </w:rPr>
        <w:t xml:space="preserve"> </w:t>
      </w:r>
      <w:r w:rsidRPr="001974F1">
        <w:rPr>
          <w:rFonts w:ascii="Arial" w:hAnsi="Arial" w:cs="Arial"/>
          <w:color w:val="800080"/>
          <w:spacing w:val="2"/>
          <w:sz w:val="20"/>
          <w:szCs w:val="20"/>
          <w:lang w:val="nl-NL"/>
        </w:rPr>
        <w:t>d</w:t>
      </w:r>
      <w:r w:rsidRPr="001974F1">
        <w:rPr>
          <w:rFonts w:ascii="Arial" w:hAnsi="Arial" w:cs="Arial"/>
          <w:color w:val="800080"/>
          <w:sz w:val="20"/>
          <w:szCs w:val="20"/>
          <w:lang w:val="nl-NL"/>
        </w:rPr>
        <w:t>e</w:t>
      </w:r>
      <w:r w:rsidRPr="001974F1">
        <w:rPr>
          <w:rFonts w:ascii="Arial" w:hAnsi="Arial" w:cs="Arial"/>
          <w:color w:val="800080"/>
          <w:spacing w:val="-1"/>
          <w:sz w:val="20"/>
          <w:szCs w:val="20"/>
          <w:lang w:val="nl-NL"/>
        </w:rPr>
        <w:t xml:space="preserve"> </w:t>
      </w:r>
      <w:r w:rsidRPr="001974F1">
        <w:rPr>
          <w:rFonts w:ascii="Arial" w:hAnsi="Arial" w:cs="Arial"/>
          <w:color w:val="800080"/>
          <w:spacing w:val="1"/>
          <w:sz w:val="20"/>
          <w:szCs w:val="20"/>
          <w:lang w:val="nl-NL"/>
        </w:rPr>
        <w:t>sc</w:t>
      </w:r>
      <w:r w:rsidRPr="001974F1">
        <w:rPr>
          <w:rFonts w:ascii="Arial" w:hAnsi="Arial" w:cs="Arial"/>
          <w:color w:val="800080"/>
          <w:sz w:val="20"/>
          <w:szCs w:val="20"/>
          <w:lang w:val="nl-NL"/>
        </w:rPr>
        <w:t>hu</w:t>
      </w:r>
      <w:r w:rsidRPr="001974F1">
        <w:rPr>
          <w:rFonts w:ascii="Arial" w:hAnsi="Arial" w:cs="Arial"/>
          <w:color w:val="800080"/>
          <w:spacing w:val="1"/>
          <w:sz w:val="20"/>
          <w:szCs w:val="20"/>
          <w:lang w:val="nl-NL"/>
        </w:rPr>
        <w:t>l</w:t>
      </w:r>
      <w:r w:rsidRPr="001974F1">
        <w:rPr>
          <w:rFonts w:ascii="Arial" w:hAnsi="Arial" w:cs="Arial"/>
          <w:color w:val="800080"/>
          <w:sz w:val="20"/>
          <w:szCs w:val="20"/>
          <w:lang w:val="nl-NL"/>
        </w:rPr>
        <w:t>de</w:t>
      </w:r>
      <w:r w:rsidRPr="001974F1">
        <w:rPr>
          <w:rFonts w:ascii="Arial" w:hAnsi="Arial" w:cs="Arial"/>
          <w:color w:val="800080"/>
          <w:spacing w:val="2"/>
          <w:sz w:val="20"/>
          <w:szCs w:val="20"/>
          <w:lang w:val="nl-NL"/>
        </w:rPr>
        <w:t>n</w:t>
      </w:r>
      <w:r w:rsidRPr="001974F1">
        <w:rPr>
          <w:rFonts w:ascii="Arial" w:hAnsi="Arial" w:cs="Arial"/>
          <w:color w:val="800080"/>
          <w:sz w:val="20"/>
          <w:szCs w:val="20"/>
          <w:lang w:val="nl-NL"/>
        </w:rPr>
        <w:t>aa</w:t>
      </w:r>
      <w:r w:rsidRPr="001974F1">
        <w:rPr>
          <w:rFonts w:ascii="Arial" w:hAnsi="Arial" w:cs="Arial"/>
          <w:color w:val="800080"/>
          <w:spacing w:val="1"/>
          <w:sz w:val="20"/>
          <w:szCs w:val="20"/>
          <w:lang w:val="nl-NL"/>
        </w:rPr>
        <w:t>r</w:t>
      </w:r>
      <w:r w:rsidRPr="001974F1">
        <w:rPr>
          <w:rFonts w:ascii="Arial" w:hAnsi="Arial" w:cs="Arial"/>
          <w:color w:val="800080"/>
          <w:sz w:val="20"/>
          <w:szCs w:val="20"/>
          <w:lang w:val="nl-NL"/>
        </w:rPr>
        <w:t>.</w:t>
      </w:r>
      <w:r w:rsidRPr="001974F1">
        <w:rPr>
          <w:rFonts w:ascii="Arial" w:hAnsi="Arial" w:cs="Arial"/>
          <w:color w:val="800080"/>
          <w:spacing w:val="1"/>
          <w:sz w:val="20"/>
          <w:szCs w:val="20"/>
          <w:lang w:val="nl-NL"/>
        </w:rPr>
        <w:t xml:space="preserve"> </w:t>
      </w:r>
      <w:r w:rsidRPr="001974F1">
        <w:rPr>
          <w:rFonts w:ascii="Arial" w:hAnsi="Arial" w:cs="Arial"/>
          <w:color w:val="800080"/>
          <w:spacing w:val="-1"/>
          <w:sz w:val="20"/>
          <w:szCs w:val="20"/>
          <w:lang w:val="nl-NL"/>
        </w:rPr>
        <w:t>V</w:t>
      </w:r>
      <w:r w:rsidRPr="001974F1">
        <w:rPr>
          <w:rFonts w:ascii="Arial" w:hAnsi="Arial" w:cs="Arial"/>
          <w:color w:val="800080"/>
          <w:sz w:val="20"/>
          <w:szCs w:val="20"/>
          <w:lang w:val="nl-NL"/>
        </w:rPr>
        <w:t>oo</w:t>
      </w:r>
      <w:r w:rsidRPr="001974F1">
        <w:rPr>
          <w:rFonts w:ascii="Arial" w:hAnsi="Arial" w:cs="Arial"/>
          <w:color w:val="800080"/>
          <w:spacing w:val="3"/>
          <w:sz w:val="20"/>
          <w:szCs w:val="20"/>
          <w:lang w:val="nl-NL"/>
        </w:rPr>
        <w:t>r</w:t>
      </w:r>
      <w:r w:rsidRPr="001974F1">
        <w:rPr>
          <w:rFonts w:ascii="Arial" w:hAnsi="Arial" w:cs="Arial"/>
          <w:color w:val="800080"/>
          <w:spacing w:val="5"/>
          <w:sz w:val="20"/>
          <w:szCs w:val="20"/>
          <w:lang w:val="nl-NL"/>
        </w:rPr>
        <w:t>m</w:t>
      </w:r>
      <w:r w:rsidRPr="001974F1">
        <w:rPr>
          <w:rFonts w:ascii="Arial" w:hAnsi="Arial" w:cs="Arial"/>
          <w:color w:val="800080"/>
          <w:sz w:val="20"/>
          <w:szCs w:val="20"/>
          <w:lang w:val="nl-NL"/>
        </w:rPr>
        <w:t>e</w:t>
      </w:r>
      <w:r w:rsidRPr="001974F1">
        <w:rPr>
          <w:rFonts w:ascii="Arial" w:hAnsi="Arial" w:cs="Arial"/>
          <w:color w:val="800080"/>
          <w:spacing w:val="-1"/>
          <w:sz w:val="20"/>
          <w:szCs w:val="20"/>
          <w:lang w:val="nl-NL"/>
        </w:rPr>
        <w:t>l</w:t>
      </w:r>
      <w:r w:rsidRPr="001974F1">
        <w:rPr>
          <w:rFonts w:ascii="Arial" w:hAnsi="Arial" w:cs="Arial"/>
          <w:color w:val="800080"/>
          <w:sz w:val="20"/>
          <w:szCs w:val="20"/>
          <w:lang w:val="nl-NL"/>
        </w:rPr>
        <w:t>de</w:t>
      </w:r>
      <w:r w:rsidRPr="001974F1">
        <w:rPr>
          <w:rFonts w:ascii="Arial" w:hAnsi="Arial" w:cs="Arial"/>
          <w:color w:val="800080"/>
          <w:spacing w:val="-1"/>
          <w:sz w:val="20"/>
          <w:szCs w:val="20"/>
          <w:lang w:val="nl-NL"/>
        </w:rPr>
        <w:t xml:space="preserve"> v</w:t>
      </w:r>
      <w:r w:rsidRPr="001974F1">
        <w:rPr>
          <w:rFonts w:ascii="Arial" w:hAnsi="Arial" w:cs="Arial"/>
          <w:color w:val="800080"/>
          <w:sz w:val="20"/>
          <w:szCs w:val="20"/>
          <w:lang w:val="nl-NL"/>
        </w:rPr>
        <w:t>e</w:t>
      </w:r>
      <w:r w:rsidRPr="001974F1">
        <w:rPr>
          <w:rFonts w:ascii="Arial" w:hAnsi="Arial" w:cs="Arial"/>
          <w:color w:val="800080"/>
          <w:spacing w:val="1"/>
          <w:sz w:val="20"/>
          <w:szCs w:val="20"/>
          <w:lang w:val="nl-NL"/>
        </w:rPr>
        <w:t>r</w:t>
      </w:r>
      <w:r w:rsidRPr="001974F1">
        <w:rPr>
          <w:rFonts w:ascii="Arial" w:hAnsi="Arial" w:cs="Arial"/>
          <w:color w:val="800080"/>
          <w:spacing w:val="2"/>
          <w:sz w:val="20"/>
          <w:szCs w:val="20"/>
          <w:lang w:val="nl-NL"/>
        </w:rPr>
        <w:t>p</w:t>
      </w:r>
      <w:r w:rsidRPr="001974F1">
        <w:rPr>
          <w:rFonts w:ascii="Arial" w:hAnsi="Arial" w:cs="Arial"/>
          <w:color w:val="800080"/>
          <w:spacing w:val="-1"/>
          <w:sz w:val="20"/>
          <w:szCs w:val="20"/>
          <w:lang w:val="nl-NL"/>
        </w:rPr>
        <w:t>li</w:t>
      </w:r>
      <w:r w:rsidRPr="001974F1">
        <w:rPr>
          <w:rFonts w:ascii="Arial" w:hAnsi="Arial" w:cs="Arial"/>
          <w:color w:val="800080"/>
          <w:spacing w:val="1"/>
          <w:sz w:val="20"/>
          <w:szCs w:val="20"/>
          <w:lang w:val="nl-NL"/>
        </w:rPr>
        <w:t>c</w:t>
      </w:r>
      <w:r w:rsidRPr="001974F1">
        <w:rPr>
          <w:rFonts w:ascii="Arial" w:hAnsi="Arial" w:cs="Arial"/>
          <w:color w:val="800080"/>
          <w:sz w:val="20"/>
          <w:szCs w:val="20"/>
          <w:lang w:val="nl-NL"/>
        </w:rPr>
        <w:t>h</w:t>
      </w:r>
      <w:r w:rsidRPr="001974F1">
        <w:rPr>
          <w:rFonts w:ascii="Arial" w:hAnsi="Arial" w:cs="Arial"/>
          <w:color w:val="800080"/>
          <w:spacing w:val="2"/>
          <w:sz w:val="20"/>
          <w:szCs w:val="20"/>
          <w:lang w:val="nl-NL"/>
        </w:rPr>
        <w:t>t</w:t>
      </w:r>
      <w:r w:rsidRPr="001974F1">
        <w:rPr>
          <w:rFonts w:ascii="Arial" w:hAnsi="Arial" w:cs="Arial"/>
          <w:color w:val="800080"/>
          <w:spacing w:val="-1"/>
          <w:sz w:val="20"/>
          <w:szCs w:val="20"/>
          <w:lang w:val="nl-NL"/>
        </w:rPr>
        <w:t>i</w:t>
      </w:r>
      <w:r w:rsidRPr="001974F1">
        <w:rPr>
          <w:rFonts w:ascii="Arial" w:hAnsi="Arial" w:cs="Arial"/>
          <w:color w:val="800080"/>
          <w:spacing w:val="2"/>
          <w:sz w:val="20"/>
          <w:szCs w:val="20"/>
          <w:lang w:val="nl-NL"/>
        </w:rPr>
        <w:t>n</w:t>
      </w:r>
      <w:r w:rsidRPr="001974F1">
        <w:rPr>
          <w:rFonts w:ascii="Arial" w:hAnsi="Arial" w:cs="Arial"/>
          <w:color w:val="800080"/>
          <w:sz w:val="20"/>
          <w:szCs w:val="20"/>
          <w:lang w:val="nl-NL"/>
        </w:rPr>
        <w:t>gen</w:t>
      </w:r>
      <w:r w:rsidRPr="001974F1">
        <w:rPr>
          <w:rFonts w:ascii="Arial" w:hAnsi="Arial" w:cs="Arial"/>
          <w:color w:val="800080"/>
          <w:spacing w:val="1"/>
          <w:sz w:val="20"/>
          <w:szCs w:val="20"/>
          <w:lang w:val="nl-NL"/>
        </w:rPr>
        <w:t xml:space="preserve"> r</w:t>
      </w:r>
      <w:r w:rsidRPr="001974F1">
        <w:rPr>
          <w:rFonts w:ascii="Arial" w:hAnsi="Arial" w:cs="Arial"/>
          <w:color w:val="800080"/>
          <w:sz w:val="20"/>
          <w:szCs w:val="20"/>
          <w:lang w:val="nl-NL"/>
        </w:rPr>
        <w:t>u</w:t>
      </w:r>
      <w:r w:rsidRPr="001974F1">
        <w:rPr>
          <w:rFonts w:ascii="Arial" w:hAnsi="Arial" w:cs="Arial"/>
          <w:color w:val="800080"/>
          <w:spacing w:val="1"/>
          <w:sz w:val="20"/>
          <w:szCs w:val="20"/>
          <w:lang w:val="nl-NL"/>
        </w:rPr>
        <w:t>s</w:t>
      </w:r>
      <w:r w:rsidRPr="001974F1">
        <w:rPr>
          <w:rFonts w:ascii="Arial" w:hAnsi="Arial" w:cs="Arial"/>
          <w:color w:val="800080"/>
          <w:sz w:val="20"/>
          <w:szCs w:val="20"/>
          <w:lang w:val="nl-NL"/>
        </w:rPr>
        <w:t>ten</w:t>
      </w:r>
      <w:r w:rsidRPr="001974F1">
        <w:rPr>
          <w:rFonts w:ascii="Arial" w:hAnsi="Arial" w:cs="Arial"/>
          <w:color w:val="800080"/>
          <w:spacing w:val="1"/>
          <w:sz w:val="20"/>
          <w:szCs w:val="20"/>
          <w:lang w:val="nl-NL"/>
        </w:rPr>
        <w:t xml:space="preserve"> </w:t>
      </w:r>
      <w:r w:rsidRPr="001974F1">
        <w:rPr>
          <w:rFonts w:ascii="Arial" w:hAnsi="Arial" w:cs="Arial"/>
          <w:color w:val="800080"/>
          <w:sz w:val="20"/>
          <w:szCs w:val="20"/>
          <w:lang w:val="nl-NL"/>
        </w:rPr>
        <w:t>op</w:t>
      </w:r>
      <w:r w:rsidRPr="001974F1">
        <w:rPr>
          <w:rFonts w:ascii="Arial" w:hAnsi="Arial" w:cs="Arial"/>
          <w:color w:val="800080"/>
          <w:spacing w:val="-2"/>
          <w:sz w:val="20"/>
          <w:szCs w:val="20"/>
          <w:lang w:val="nl-NL"/>
        </w:rPr>
        <w:t xml:space="preserve"> ASR</w:t>
      </w:r>
      <w:r w:rsidRPr="001974F1">
        <w:rPr>
          <w:rFonts w:ascii="Arial" w:hAnsi="Arial" w:cs="Arial"/>
          <w:color w:val="800080"/>
          <w:spacing w:val="4"/>
          <w:sz w:val="20"/>
          <w:szCs w:val="20"/>
          <w:lang w:val="nl-NL"/>
        </w:rPr>
        <w:t xml:space="preserve"> </w:t>
      </w:r>
      <w:r w:rsidRPr="001974F1">
        <w:rPr>
          <w:rFonts w:ascii="Arial" w:hAnsi="Arial" w:cs="Arial"/>
          <w:color w:val="800080"/>
          <w:sz w:val="20"/>
          <w:szCs w:val="20"/>
          <w:lang w:val="nl-NL"/>
        </w:rPr>
        <w:t>u</w:t>
      </w:r>
      <w:r w:rsidRPr="001974F1">
        <w:rPr>
          <w:rFonts w:ascii="Arial" w:hAnsi="Arial" w:cs="Arial"/>
          <w:color w:val="800080"/>
          <w:spacing w:val="-1"/>
          <w:sz w:val="20"/>
          <w:szCs w:val="20"/>
          <w:lang w:val="nl-NL"/>
        </w:rPr>
        <w:t>i</w:t>
      </w:r>
      <w:r w:rsidRPr="001974F1">
        <w:rPr>
          <w:rFonts w:ascii="Arial" w:hAnsi="Arial" w:cs="Arial"/>
          <w:color w:val="800080"/>
          <w:sz w:val="20"/>
          <w:szCs w:val="20"/>
          <w:lang w:val="nl-NL"/>
        </w:rPr>
        <w:t>t</w:t>
      </w:r>
      <w:r w:rsidRPr="001974F1">
        <w:rPr>
          <w:rFonts w:ascii="Arial" w:hAnsi="Arial" w:cs="Arial"/>
          <w:color w:val="800080"/>
          <w:spacing w:val="1"/>
          <w:sz w:val="20"/>
          <w:szCs w:val="20"/>
          <w:lang w:val="nl-NL"/>
        </w:rPr>
        <w:t>sl</w:t>
      </w:r>
      <w:r w:rsidRPr="001974F1">
        <w:rPr>
          <w:rFonts w:ascii="Arial" w:hAnsi="Arial" w:cs="Arial"/>
          <w:color w:val="800080"/>
          <w:sz w:val="20"/>
          <w:szCs w:val="20"/>
          <w:lang w:val="nl-NL"/>
        </w:rPr>
        <w:t>u</w:t>
      </w:r>
      <w:r w:rsidRPr="001974F1">
        <w:rPr>
          <w:rFonts w:ascii="Arial" w:hAnsi="Arial" w:cs="Arial"/>
          <w:color w:val="800080"/>
          <w:spacing w:val="-1"/>
          <w:sz w:val="20"/>
          <w:szCs w:val="20"/>
          <w:lang w:val="nl-NL"/>
        </w:rPr>
        <w:t>i</w:t>
      </w:r>
      <w:r w:rsidRPr="001974F1">
        <w:rPr>
          <w:rFonts w:ascii="Arial" w:hAnsi="Arial" w:cs="Arial"/>
          <w:color w:val="800080"/>
          <w:spacing w:val="2"/>
          <w:sz w:val="20"/>
          <w:szCs w:val="20"/>
          <w:lang w:val="nl-NL"/>
        </w:rPr>
        <w:t>t</w:t>
      </w:r>
      <w:r w:rsidRPr="001974F1">
        <w:rPr>
          <w:rFonts w:ascii="Arial" w:hAnsi="Arial" w:cs="Arial"/>
          <w:color w:val="800080"/>
          <w:sz w:val="20"/>
          <w:szCs w:val="20"/>
          <w:lang w:val="nl-NL"/>
        </w:rPr>
        <w:t>end</w:t>
      </w:r>
      <w:r w:rsidRPr="001974F1">
        <w:rPr>
          <w:rFonts w:ascii="Arial" w:hAnsi="Arial" w:cs="Arial"/>
          <w:color w:val="800080"/>
          <w:spacing w:val="3"/>
          <w:sz w:val="20"/>
          <w:szCs w:val="20"/>
          <w:lang w:val="nl-NL"/>
        </w:rPr>
        <w:t xml:space="preserve"> </w:t>
      </w:r>
      <w:r w:rsidRPr="001974F1">
        <w:rPr>
          <w:rFonts w:ascii="Arial" w:hAnsi="Arial" w:cs="Arial"/>
          <w:color w:val="800080"/>
          <w:spacing w:val="-1"/>
          <w:sz w:val="20"/>
          <w:szCs w:val="20"/>
          <w:lang w:val="nl-NL"/>
        </w:rPr>
        <w:t>z</w:t>
      </w:r>
      <w:r w:rsidRPr="001974F1">
        <w:rPr>
          <w:rFonts w:ascii="Arial" w:hAnsi="Arial" w:cs="Arial"/>
          <w:color w:val="800080"/>
          <w:sz w:val="20"/>
          <w:szCs w:val="20"/>
          <w:lang w:val="nl-NL"/>
        </w:rPr>
        <w:t>o</w:t>
      </w:r>
      <w:r w:rsidRPr="001974F1">
        <w:rPr>
          <w:rFonts w:ascii="Arial" w:hAnsi="Arial" w:cs="Arial"/>
          <w:color w:val="800080"/>
          <w:spacing w:val="-1"/>
          <w:sz w:val="20"/>
          <w:szCs w:val="20"/>
          <w:lang w:val="nl-NL"/>
        </w:rPr>
        <w:t>l</w:t>
      </w:r>
      <w:r w:rsidRPr="001974F1">
        <w:rPr>
          <w:rFonts w:ascii="Arial" w:hAnsi="Arial" w:cs="Arial"/>
          <w:color w:val="800080"/>
          <w:spacing w:val="2"/>
          <w:sz w:val="20"/>
          <w:szCs w:val="20"/>
          <w:lang w:val="nl-NL"/>
        </w:rPr>
        <w:t>a</w:t>
      </w:r>
      <w:r w:rsidRPr="001974F1">
        <w:rPr>
          <w:rFonts w:ascii="Arial" w:hAnsi="Arial" w:cs="Arial"/>
          <w:color w:val="800080"/>
          <w:sz w:val="20"/>
          <w:szCs w:val="20"/>
          <w:lang w:val="nl-NL"/>
        </w:rPr>
        <w:t>ng</w:t>
      </w:r>
      <w:r w:rsidRPr="001974F1">
        <w:rPr>
          <w:rFonts w:ascii="Arial" w:hAnsi="Arial" w:cs="Arial"/>
          <w:color w:val="800080"/>
          <w:spacing w:val="1"/>
          <w:sz w:val="20"/>
          <w:szCs w:val="20"/>
          <w:lang w:val="nl-NL"/>
        </w:rPr>
        <w:t xml:space="preserve"> </w:t>
      </w:r>
      <w:r w:rsidRPr="001974F1">
        <w:rPr>
          <w:rFonts w:ascii="Arial" w:hAnsi="Arial" w:cs="Arial"/>
          <w:color w:val="800080"/>
          <w:sz w:val="20"/>
          <w:szCs w:val="20"/>
          <w:lang w:val="nl-NL"/>
        </w:rPr>
        <w:t>de b</w:t>
      </w:r>
      <w:r w:rsidRPr="001974F1">
        <w:rPr>
          <w:rFonts w:ascii="Arial" w:hAnsi="Arial" w:cs="Arial"/>
          <w:color w:val="800080"/>
          <w:spacing w:val="-1"/>
          <w:sz w:val="20"/>
          <w:szCs w:val="20"/>
          <w:lang w:val="nl-NL"/>
        </w:rPr>
        <w:t>i</w:t>
      </w:r>
      <w:r w:rsidRPr="001974F1">
        <w:rPr>
          <w:rFonts w:ascii="Arial" w:hAnsi="Arial" w:cs="Arial"/>
          <w:color w:val="800080"/>
          <w:sz w:val="20"/>
          <w:szCs w:val="20"/>
          <w:lang w:val="nl-NL"/>
        </w:rPr>
        <w:t xml:space="preserve">j </w:t>
      </w:r>
      <w:proofErr w:type="spellStart"/>
      <w:r w:rsidRPr="001974F1">
        <w:rPr>
          <w:rFonts w:ascii="Arial" w:hAnsi="Arial" w:cs="Arial"/>
          <w:color w:val="800080"/>
          <w:spacing w:val="2"/>
          <w:sz w:val="20"/>
          <w:szCs w:val="20"/>
          <w:lang w:val="nl-NL"/>
        </w:rPr>
        <w:t>S</w:t>
      </w:r>
      <w:r w:rsidRPr="001974F1">
        <w:rPr>
          <w:rFonts w:ascii="Arial" w:hAnsi="Arial" w:cs="Arial"/>
          <w:color w:val="800080"/>
          <w:spacing w:val="-1"/>
          <w:sz w:val="20"/>
          <w:szCs w:val="20"/>
          <w:lang w:val="nl-NL"/>
        </w:rPr>
        <w:t>V</w:t>
      </w:r>
      <w:r w:rsidRPr="001974F1">
        <w:rPr>
          <w:rFonts w:ascii="Arial" w:hAnsi="Arial" w:cs="Arial"/>
          <w:color w:val="800080"/>
          <w:sz w:val="20"/>
          <w:szCs w:val="20"/>
          <w:lang w:val="nl-NL"/>
        </w:rPr>
        <w:t>n</w:t>
      </w:r>
      <w:proofErr w:type="spellEnd"/>
      <w:r w:rsidRPr="001974F1">
        <w:rPr>
          <w:rFonts w:ascii="Arial" w:hAnsi="Arial" w:cs="Arial"/>
          <w:color w:val="800080"/>
          <w:spacing w:val="1"/>
          <w:sz w:val="20"/>
          <w:szCs w:val="20"/>
          <w:lang w:val="nl-NL"/>
        </w:rPr>
        <w:t xml:space="preserve"> </w:t>
      </w:r>
      <w:r w:rsidRPr="001974F1">
        <w:rPr>
          <w:rFonts w:ascii="Arial" w:hAnsi="Arial" w:cs="Arial"/>
          <w:color w:val="800080"/>
          <w:sz w:val="20"/>
          <w:szCs w:val="20"/>
          <w:lang w:val="nl-NL"/>
        </w:rPr>
        <w:t>aa</w:t>
      </w:r>
      <w:r w:rsidRPr="001974F1">
        <w:rPr>
          <w:rFonts w:ascii="Arial" w:hAnsi="Arial" w:cs="Arial"/>
          <w:color w:val="800080"/>
          <w:spacing w:val="2"/>
          <w:sz w:val="20"/>
          <w:szCs w:val="20"/>
          <w:lang w:val="nl-NL"/>
        </w:rPr>
        <w:t>n</w:t>
      </w:r>
      <w:r w:rsidRPr="001974F1">
        <w:rPr>
          <w:rFonts w:ascii="Arial" w:hAnsi="Arial" w:cs="Arial"/>
          <w:color w:val="800080"/>
          <w:sz w:val="20"/>
          <w:szCs w:val="20"/>
          <w:lang w:val="nl-NL"/>
        </w:rPr>
        <w:t>ge</w:t>
      </w:r>
      <w:r w:rsidRPr="001974F1">
        <w:rPr>
          <w:rFonts w:ascii="Arial" w:hAnsi="Arial" w:cs="Arial"/>
          <w:color w:val="800080"/>
          <w:spacing w:val="2"/>
          <w:sz w:val="20"/>
          <w:szCs w:val="20"/>
          <w:lang w:val="nl-NL"/>
        </w:rPr>
        <w:t>g</w:t>
      </w:r>
      <w:r w:rsidRPr="001974F1">
        <w:rPr>
          <w:rFonts w:ascii="Arial" w:hAnsi="Arial" w:cs="Arial"/>
          <w:color w:val="800080"/>
          <w:sz w:val="20"/>
          <w:szCs w:val="20"/>
          <w:lang w:val="nl-NL"/>
        </w:rPr>
        <w:t xml:space="preserve">ane </w:t>
      </w:r>
      <w:r w:rsidRPr="001974F1">
        <w:rPr>
          <w:rFonts w:ascii="Arial" w:hAnsi="Arial" w:cs="Arial"/>
          <w:color w:val="800080"/>
          <w:spacing w:val="-1"/>
          <w:sz w:val="20"/>
          <w:szCs w:val="20"/>
          <w:lang w:val="nl-NL"/>
        </w:rPr>
        <w:t>S</w:t>
      </w:r>
      <w:r w:rsidRPr="001974F1">
        <w:rPr>
          <w:rFonts w:ascii="Arial" w:hAnsi="Arial" w:cs="Arial"/>
          <w:color w:val="800080"/>
          <w:spacing w:val="2"/>
          <w:sz w:val="20"/>
          <w:szCs w:val="20"/>
          <w:lang w:val="nl-NL"/>
        </w:rPr>
        <w:t>t</w:t>
      </w:r>
      <w:r w:rsidRPr="001974F1">
        <w:rPr>
          <w:rFonts w:ascii="Arial" w:hAnsi="Arial" w:cs="Arial"/>
          <w:color w:val="800080"/>
          <w:sz w:val="20"/>
          <w:szCs w:val="20"/>
          <w:lang w:val="nl-NL"/>
        </w:rPr>
        <w:t>a</w:t>
      </w:r>
      <w:r w:rsidRPr="001974F1">
        <w:rPr>
          <w:rFonts w:ascii="Arial" w:hAnsi="Arial" w:cs="Arial"/>
          <w:color w:val="800080"/>
          <w:spacing w:val="1"/>
          <w:sz w:val="20"/>
          <w:szCs w:val="20"/>
          <w:lang w:val="nl-NL"/>
        </w:rPr>
        <w:t>r</w:t>
      </w:r>
      <w:r w:rsidRPr="001974F1">
        <w:rPr>
          <w:rFonts w:ascii="Arial" w:hAnsi="Arial" w:cs="Arial"/>
          <w:color w:val="800080"/>
          <w:sz w:val="20"/>
          <w:szCs w:val="20"/>
          <w:lang w:val="nl-NL"/>
        </w:rPr>
        <w:t>te</w:t>
      </w:r>
      <w:r w:rsidRPr="001974F1">
        <w:rPr>
          <w:rFonts w:ascii="Arial" w:hAnsi="Arial" w:cs="Arial"/>
          <w:color w:val="800080"/>
          <w:spacing w:val="1"/>
          <w:sz w:val="20"/>
          <w:szCs w:val="20"/>
          <w:lang w:val="nl-NL"/>
        </w:rPr>
        <w:t>rs</w:t>
      </w:r>
      <w:r w:rsidRPr="001974F1">
        <w:rPr>
          <w:rFonts w:ascii="Arial" w:hAnsi="Arial" w:cs="Arial"/>
          <w:color w:val="800080"/>
          <w:spacing w:val="-1"/>
          <w:sz w:val="20"/>
          <w:szCs w:val="20"/>
          <w:lang w:val="nl-NL"/>
        </w:rPr>
        <w:t>l</w:t>
      </w:r>
      <w:r w:rsidRPr="001974F1">
        <w:rPr>
          <w:rFonts w:ascii="Arial" w:hAnsi="Arial" w:cs="Arial"/>
          <w:color w:val="800080"/>
          <w:sz w:val="20"/>
          <w:szCs w:val="20"/>
          <w:lang w:val="nl-NL"/>
        </w:rPr>
        <w:t>e</w:t>
      </w:r>
      <w:r w:rsidRPr="001974F1">
        <w:rPr>
          <w:rFonts w:ascii="Arial" w:hAnsi="Arial" w:cs="Arial"/>
          <w:color w:val="800080"/>
          <w:spacing w:val="2"/>
          <w:sz w:val="20"/>
          <w:szCs w:val="20"/>
          <w:lang w:val="nl-NL"/>
        </w:rPr>
        <w:t>n</w:t>
      </w:r>
      <w:r w:rsidRPr="001974F1">
        <w:rPr>
          <w:rFonts w:ascii="Arial" w:hAnsi="Arial" w:cs="Arial"/>
          <w:color w:val="800080"/>
          <w:spacing w:val="-1"/>
          <w:sz w:val="20"/>
          <w:szCs w:val="20"/>
          <w:lang w:val="nl-NL"/>
        </w:rPr>
        <w:t>i</w:t>
      </w:r>
      <w:r w:rsidRPr="001974F1">
        <w:rPr>
          <w:rFonts w:ascii="Arial" w:hAnsi="Arial" w:cs="Arial"/>
          <w:color w:val="800080"/>
          <w:sz w:val="20"/>
          <w:szCs w:val="20"/>
          <w:lang w:val="nl-NL"/>
        </w:rPr>
        <w:t>ng</w:t>
      </w:r>
      <w:r w:rsidRPr="001974F1">
        <w:rPr>
          <w:rFonts w:ascii="Arial" w:hAnsi="Arial" w:cs="Arial"/>
          <w:color w:val="800080"/>
          <w:spacing w:val="1"/>
          <w:sz w:val="20"/>
          <w:szCs w:val="20"/>
          <w:lang w:val="nl-NL"/>
        </w:rPr>
        <w:t xml:space="preserve"> </w:t>
      </w:r>
      <w:r w:rsidRPr="001974F1">
        <w:rPr>
          <w:rFonts w:ascii="Arial" w:hAnsi="Arial" w:cs="Arial"/>
          <w:color w:val="800080"/>
          <w:sz w:val="20"/>
          <w:szCs w:val="20"/>
          <w:lang w:val="nl-NL"/>
        </w:rPr>
        <w:t>n</w:t>
      </w:r>
      <w:r w:rsidRPr="001974F1">
        <w:rPr>
          <w:rFonts w:ascii="Arial" w:hAnsi="Arial" w:cs="Arial"/>
          <w:color w:val="800080"/>
          <w:spacing w:val="1"/>
          <w:sz w:val="20"/>
          <w:szCs w:val="20"/>
          <w:lang w:val="nl-NL"/>
        </w:rPr>
        <w:t>i</w:t>
      </w:r>
      <w:r w:rsidRPr="001974F1">
        <w:rPr>
          <w:rFonts w:ascii="Arial" w:hAnsi="Arial" w:cs="Arial"/>
          <w:color w:val="800080"/>
          <w:sz w:val="20"/>
          <w:szCs w:val="20"/>
          <w:lang w:val="nl-NL"/>
        </w:rPr>
        <w:t>et</w:t>
      </w:r>
      <w:r w:rsidRPr="001974F1">
        <w:rPr>
          <w:rFonts w:ascii="Arial" w:hAnsi="Arial" w:cs="Arial"/>
          <w:color w:val="800080"/>
          <w:spacing w:val="1"/>
          <w:sz w:val="20"/>
          <w:szCs w:val="20"/>
          <w:lang w:val="nl-NL"/>
        </w:rPr>
        <w:t xml:space="preserve"> </w:t>
      </w:r>
      <w:r w:rsidRPr="001974F1">
        <w:rPr>
          <w:rFonts w:ascii="Arial" w:hAnsi="Arial" w:cs="Arial"/>
          <w:color w:val="800080"/>
          <w:spacing w:val="-1"/>
          <w:sz w:val="20"/>
          <w:szCs w:val="20"/>
          <w:lang w:val="nl-NL"/>
        </w:rPr>
        <w:t>v</w:t>
      </w:r>
      <w:r w:rsidRPr="001974F1">
        <w:rPr>
          <w:rFonts w:ascii="Arial" w:hAnsi="Arial" w:cs="Arial"/>
          <w:color w:val="800080"/>
          <w:spacing w:val="2"/>
          <w:sz w:val="20"/>
          <w:szCs w:val="20"/>
          <w:lang w:val="nl-NL"/>
        </w:rPr>
        <w:t>o</w:t>
      </w:r>
      <w:r w:rsidRPr="001974F1">
        <w:rPr>
          <w:rFonts w:ascii="Arial" w:hAnsi="Arial" w:cs="Arial"/>
          <w:color w:val="800080"/>
          <w:spacing w:val="-1"/>
          <w:sz w:val="20"/>
          <w:szCs w:val="20"/>
          <w:lang w:val="nl-NL"/>
        </w:rPr>
        <w:t>l</w:t>
      </w:r>
      <w:r w:rsidRPr="001974F1">
        <w:rPr>
          <w:rFonts w:ascii="Arial" w:hAnsi="Arial" w:cs="Arial"/>
          <w:color w:val="800080"/>
          <w:spacing w:val="1"/>
          <w:sz w:val="20"/>
          <w:szCs w:val="20"/>
          <w:lang w:val="nl-NL"/>
        </w:rPr>
        <w:t>l</w:t>
      </w:r>
      <w:r w:rsidRPr="001974F1">
        <w:rPr>
          <w:rFonts w:ascii="Arial" w:hAnsi="Arial" w:cs="Arial"/>
          <w:color w:val="800080"/>
          <w:sz w:val="20"/>
          <w:szCs w:val="20"/>
          <w:lang w:val="nl-NL"/>
        </w:rPr>
        <w:t>ed</w:t>
      </w:r>
      <w:r w:rsidRPr="001974F1">
        <w:rPr>
          <w:rFonts w:ascii="Arial" w:hAnsi="Arial" w:cs="Arial"/>
          <w:color w:val="800080"/>
          <w:spacing w:val="1"/>
          <w:sz w:val="20"/>
          <w:szCs w:val="20"/>
          <w:lang w:val="nl-NL"/>
        </w:rPr>
        <w:t>i</w:t>
      </w:r>
      <w:r w:rsidRPr="001974F1">
        <w:rPr>
          <w:rFonts w:ascii="Arial" w:hAnsi="Arial" w:cs="Arial"/>
          <w:color w:val="800080"/>
          <w:sz w:val="20"/>
          <w:szCs w:val="20"/>
          <w:lang w:val="nl-NL"/>
        </w:rPr>
        <w:t>g</w:t>
      </w:r>
      <w:r w:rsidRPr="001974F1">
        <w:rPr>
          <w:rFonts w:ascii="Arial" w:hAnsi="Arial" w:cs="Arial"/>
          <w:color w:val="800080"/>
          <w:spacing w:val="-1"/>
          <w:sz w:val="20"/>
          <w:szCs w:val="20"/>
          <w:lang w:val="nl-NL"/>
        </w:rPr>
        <w:t xml:space="preserve"> i</w:t>
      </w:r>
      <w:r w:rsidRPr="001974F1">
        <w:rPr>
          <w:rFonts w:ascii="Arial" w:hAnsi="Arial" w:cs="Arial"/>
          <w:color w:val="800080"/>
          <w:sz w:val="20"/>
          <w:szCs w:val="20"/>
          <w:lang w:val="nl-NL"/>
        </w:rPr>
        <w:t>s</w:t>
      </w:r>
      <w:r w:rsidRPr="001974F1">
        <w:rPr>
          <w:rFonts w:ascii="Arial" w:hAnsi="Arial" w:cs="Arial"/>
          <w:color w:val="800080"/>
          <w:spacing w:val="4"/>
          <w:sz w:val="20"/>
          <w:szCs w:val="20"/>
          <w:lang w:val="nl-NL"/>
        </w:rPr>
        <w:t xml:space="preserve"> </w:t>
      </w:r>
      <w:r w:rsidRPr="001974F1">
        <w:rPr>
          <w:rFonts w:ascii="Arial" w:hAnsi="Arial" w:cs="Arial"/>
          <w:color w:val="800080"/>
          <w:sz w:val="20"/>
          <w:szCs w:val="20"/>
          <w:lang w:val="nl-NL"/>
        </w:rPr>
        <w:t>a</w:t>
      </w:r>
      <w:r w:rsidRPr="001974F1">
        <w:rPr>
          <w:rFonts w:ascii="Arial" w:hAnsi="Arial" w:cs="Arial"/>
          <w:color w:val="800080"/>
          <w:spacing w:val="2"/>
          <w:sz w:val="20"/>
          <w:szCs w:val="20"/>
          <w:lang w:val="nl-NL"/>
        </w:rPr>
        <w:t>f</w:t>
      </w:r>
      <w:r w:rsidRPr="001974F1">
        <w:rPr>
          <w:rFonts w:ascii="Arial" w:hAnsi="Arial" w:cs="Arial"/>
          <w:color w:val="800080"/>
          <w:sz w:val="20"/>
          <w:szCs w:val="20"/>
          <w:lang w:val="nl-NL"/>
        </w:rPr>
        <w:t>ge</w:t>
      </w:r>
      <w:r w:rsidRPr="001974F1">
        <w:rPr>
          <w:rFonts w:ascii="Arial" w:hAnsi="Arial" w:cs="Arial"/>
          <w:color w:val="800080"/>
          <w:spacing w:val="-1"/>
          <w:sz w:val="20"/>
          <w:szCs w:val="20"/>
          <w:lang w:val="nl-NL"/>
        </w:rPr>
        <w:t>l</w:t>
      </w:r>
      <w:r w:rsidRPr="001974F1">
        <w:rPr>
          <w:rFonts w:ascii="Arial" w:hAnsi="Arial" w:cs="Arial"/>
          <w:color w:val="800080"/>
          <w:spacing w:val="2"/>
          <w:sz w:val="20"/>
          <w:szCs w:val="20"/>
          <w:lang w:val="nl-NL"/>
        </w:rPr>
        <w:t>o</w:t>
      </w:r>
      <w:r w:rsidRPr="001974F1">
        <w:rPr>
          <w:rFonts w:ascii="Arial" w:hAnsi="Arial" w:cs="Arial"/>
          <w:color w:val="800080"/>
          <w:spacing w:val="1"/>
          <w:sz w:val="20"/>
          <w:szCs w:val="20"/>
          <w:lang w:val="nl-NL"/>
        </w:rPr>
        <w:t>s</w:t>
      </w:r>
      <w:r w:rsidRPr="001974F1">
        <w:rPr>
          <w:rFonts w:ascii="Arial" w:hAnsi="Arial" w:cs="Arial"/>
          <w:color w:val="800080"/>
          <w:sz w:val="20"/>
          <w:szCs w:val="20"/>
          <w:lang w:val="nl-NL"/>
        </w:rPr>
        <w:t>t.</w:t>
      </w:r>
    </w:p>
    <w:p w14:paraId="60DBBCB4" w14:textId="27FD0E90" w:rsidR="00900898" w:rsidRDefault="00900898" w:rsidP="00297F99">
      <w:pPr>
        <w:tabs>
          <w:tab w:val="left" w:pos="-1440"/>
          <w:tab w:val="left" w:pos="-720"/>
        </w:tabs>
        <w:suppressAutoHyphens/>
        <w:spacing w:line="240" w:lineRule="atLeast"/>
        <w:rPr>
          <w:rFonts w:ascii="Arial" w:hAnsi="Arial" w:cs="Arial"/>
          <w:color w:val="FF0000"/>
          <w:sz w:val="20"/>
        </w:rPr>
      </w:pPr>
      <w:r>
        <w:rPr>
          <w:rFonts w:ascii="Arial" w:hAnsi="Arial" w:cs="Arial"/>
          <w:color w:val="FF0000"/>
          <w:sz w:val="20"/>
        </w:rPr>
        <w:t xml:space="preserve">B. </w:t>
      </w:r>
      <w:r w:rsidR="00297F99">
        <w:rPr>
          <w:rFonts w:ascii="Arial" w:hAnsi="Arial" w:cs="Arial"/>
          <w:color w:val="FF0000"/>
          <w:sz w:val="20"/>
        </w:rPr>
        <w:t xml:space="preserve"> </w:t>
      </w:r>
      <w:r>
        <w:rPr>
          <w:rFonts w:ascii="Arial" w:hAnsi="Arial" w:cs="Arial"/>
          <w:color w:val="FF0000"/>
          <w:sz w:val="20"/>
        </w:rPr>
        <w:t>HYPOTHEEKRECHT</w:t>
      </w:r>
    </w:p>
    <w:p w14:paraId="55024C44" w14:textId="005429A8" w:rsidR="006F7F99" w:rsidRDefault="00900898">
      <w:pPr>
        <w:tabs>
          <w:tab w:val="left" w:pos="-1440"/>
          <w:tab w:val="left" w:pos="-720"/>
        </w:tabs>
        <w:suppressAutoHyphens/>
        <w:spacing w:line="240" w:lineRule="atLeast"/>
        <w:ind w:left="284"/>
        <w:rPr>
          <w:rFonts w:ascii="Arial" w:hAnsi="Arial" w:cs="Arial"/>
          <w:color w:val="FF0000"/>
          <w:sz w:val="20"/>
        </w:rPr>
        <w:pPrChange w:id="38" w:author="Groot, Karina de [2]" w:date="2026-04-20T15:32:00Z" w16du:dateUtc="2026-04-20T13:32:00Z">
          <w:pPr>
            <w:tabs>
              <w:tab w:val="left" w:pos="-1440"/>
              <w:tab w:val="left" w:pos="-720"/>
            </w:tabs>
            <w:suppressAutoHyphens/>
            <w:spacing w:line="240" w:lineRule="atLeast"/>
          </w:pPr>
        </w:pPrChange>
      </w:pPr>
      <w:r w:rsidRPr="00360A82">
        <w:rPr>
          <w:rFonts w:ascii="Arial" w:hAnsi="Arial" w:cs="Arial"/>
          <w:color w:val="FF0000"/>
          <w:sz w:val="20"/>
          <w:u w:val="single"/>
        </w:rPr>
        <w:t>Hypotheekstelling</w:t>
      </w:r>
      <w:r w:rsidR="00965175">
        <w:rPr>
          <w:rFonts w:ascii="Arial" w:hAnsi="Arial" w:cs="Arial"/>
          <w:color w:val="FF0000"/>
          <w:sz w:val="20"/>
          <w:u w:val="single"/>
        </w:rPr>
        <w:t xml:space="preserve"> Lening</w:t>
      </w:r>
      <w:r>
        <w:rPr>
          <w:rFonts w:ascii="Arial" w:hAnsi="Arial" w:cs="Arial"/>
          <w:color w:val="FF0000"/>
          <w:sz w:val="20"/>
        </w:rPr>
        <w:br/>
      </w:r>
      <w:r w:rsidR="006F7F99" w:rsidRPr="006F7F99">
        <w:rPr>
          <w:rFonts w:ascii="Arial" w:hAnsi="Arial" w:cs="Arial"/>
          <w:color w:val="FF0000"/>
          <w:sz w:val="20"/>
        </w:rPr>
        <w:t>De (Derde) Hypotheekgever verleent tot zekerheid aan ASR, die bij deze van de (Derde) Hypotheekgever aanvaardt, voor de betaling van de Lening en al hetgeen ASR in verband daarmee te vorderen mocht hebben of krijgen op grond van de Overeenkomst van geldlening, eventueel nog te verstrekken aanvullende geldlening(en), de betaling van de verschuldigde rente (ook indien deze betrekking heeft op een periode van langer dan drie jaar) en in de Algemene Voorwaarden bedoelde kosten, vergoedingen en premies voor verzekeringen of inleg voor bankrekeningen een recht van</w:t>
      </w:r>
      <w:r w:rsidR="006F7F99">
        <w:rPr>
          <w:rFonts w:ascii="Arial" w:hAnsi="Arial" w:cs="Arial"/>
          <w:color w:val="FF0000"/>
          <w:sz w:val="20"/>
        </w:rPr>
        <w:t xml:space="preserve"> hypotheek </w:t>
      </w:r>
      <w:r w:rsidR="001E792A" w:rsidRPr="00D40FF8">
        <w:rPr>
          <w:rFonts w:ascii="Arial" w:hAnsi="Arial" w:cs="Arial"/>
          <w:sz w:val="20"/>
        </w:rPr>
        <w:fldChar w:fldCharType="begin"/>
      </w:r>
      <w:r w:rsidR="001E792A" w:rsidRPr="00D40FF8">
        <w:rPr>
          <w:rFonts w:ascii="Arial" w:hAnsi="Arial" w:cs="Arial"/>
          <w:sz w:val="20"/>
        </w:rPr>
        <w:instrText>MacroButton Nomacro §</w:instrText>
      </w:r>
      <w:r w:rsidR="001E792A" w:rsidRPr="00D40FF8">
        <w:rPr>
          <w:rFonts w:ascii="Arial" w:hAnsi="Arial" w:cs="Arial"/>
          <w:sz w:val="20"/>
        </w:rPr>
        <w:fldChar w:fldCharType="end"/>
      </w:r>
      <w:r w:rsidR="001E792A" w:rsidRPr="00D40FF8">
        <w:rPr>
          <w:rFonts w:ascii="Arial" w:hAnsi="Arial" w:cs="Arial"/>
          <w:sz w:val="20"/>
        </w:rPr>
        <w:t>telwoord</w:t>
      </w:r>
      <w:r w:rsidR="001E792A" w:rsidRPr="00D40FF8">
        <w:rPr>
          <w:rFonts w:ascii="Arial" w:hAnsi="Arial" w:cs="Arial"/>
          <w:sz w:val="20"/>
        </w:rPr>
        <w:fldChar w:fldCharType="begin"/>
      </w:r>
      <w:r w:rsidR="001E792A" w:rsidRPr="00D40FF8">
        <w:rPr>
          <w:rFonts w:ascii="Arial" w:hAnsi="Arial" w:cs="Arial"/>
          <w:sz w:val="20"/>
        </w:rPr>
        <w:instrText>MacroButton Nomacro §</w:instrText>
      </w:r>
      <w:r w:rsidR="001E792A" w:rsidRPr="00D40FF8">
        <w:rPr>
          <w:rFonts w:ascii="Arial" w:hAnsi="Arial" w:cs="Arial"/>
          <w:sz w:val="20"/>
        </w:rPr>
        <w:fldChar w:fldCharType="end"/>
      </w:r>
      <w:r w:rsidR="001E792A">
        <w:rPr>
          <w:rFonts w:ascii="Arial" w:hAnsi="Arial" w:cs="Arial"/>
          <w:sz w:val="20"/>
        </w:rPr>
        <w:t xml:space="preserve"> </w:t>
      </w:r>
      <w:r w:rsidR="00436C8D" w:rsidRPr="004F1FF7">
        <w:rPr>
          <w:rFonts w:ascii="Arial" w:hAnsi="Arial" w:cs="Arial"/>
          <w:color w:val="FF0000"/>
          <w:sz w:val="20"/>
        </w:rPr>
        <w:t>in rang, en wel op het registergoed zoals</w:t>
      </w:r>
      <w:r w:rsidR="00436C8D">
        <w:rPr>
          <w:rFonts w:ascii="Arial" w:hAnsi="Arial" w:cs="Arial"/>
          <w:color w:val="FF0000"/>
          <w:sz w:val="20"/>
        </w:rPr>
        <w:t xml:space="preserve"> </w:t>
      </w:r>
      <w:r w:rsidR="00D3589D" w:rsidRPr="00D3589D">
        <w:rPr>
          <w:rFonts w:ascii="Arial" w:hAnsi="Arial" w:cs="Arial"/>
          <w:color w:val="FF0000"/>
          <w:sz w:val="20"/>
        </w:rPr>
        <w:t>hierna vermeld tot een bedrag van</w:t>
      </w:r>
    </w:p>
    <w:p w14:paraId="6DEC9830" w14:textId="30380E5E" w:rsidR="00900898" w:rsidRPr="0051554C" w:rsidRDefault="00900898" w:rsidP="00E558D5">
      <w:pPr>
        <w:numPr>
          <w:ilvl w:val="0"/>
          <w:numId w:val="2"/>
        </w:numPr>
        <w:tabs>
          <w:tab w:val="left" w:pos="-1440"/>
          <w:tab w:val="left" w:pos="-720"/>
        </w:tabs>
        <w:suppressAutoHyphens/>
        <w:spacing w:line="240" w:lineRule="atLeast"/>
        <w:rPr>
          <w:rFonts w:ascii="Arial" w:hAnsi="Arial" w:cs="Arial"/>
          <w:color w:val="FF0000"/>
          <w:sz w:val="20"/>
        </w:rPr>
      </w:pPr>
      <w:r w:rsidRPr="00E957A4">
        <w:rPr>
          <w:rFonts w:ascii="Arial" w:hAnsi="Arial" w:cs="Arial"/>
          <w:sz w:val="20"/>
        </w:rPr>
        <w:fldChar w:fldCharType="begin"/>
      </w:r>
      <w:r w:rsidRPr="00E957A4">
        <w:rPr>
          <w:rFonts w:ascii="Arial" w:hAnsi="Arial" w:cs="Arial"/>
          <w:sz w:val="20"/>
        </w:rPr>
        <w:instrText>MacroButton Nomacro §</w:instrText>
      </w:r>
      <w:r w:rsidRPr="00E957A4">
        <w:rPr>
          <w:rFonts w:ascii="Arial" w:hAnsi="Arial" w:cs="Arial"/>
          <w:sz w:val="20"/>
        </w:rPr>
        <w:fldChar w:fldCharType="end"/>
      </w:r>
      <w:ins w:id="39" w:author="Groote Haar, Linda" w:date="2026-08-18T14:03:00Z" w16du:dateUtc="2026-08-18T12:03:00Z">
        <w:r w:rsidR="00297234">
          <w:rPr>
            <w:rFonts w:ascii="Arial" w:hAnsi="Arial" w:cs="Arial"/>
            <w:sz w:val="20"/>
          </w:rPr>
          <w:t>hypotheek</w:t>
        </w:r>
      </w:ins>
      <w:del w:id="40" w:author="Groote Haar, Linda" w:date="2026-08-18T14:03:00Z" w16du:dateUtc="2026-08-18T12:03:00Z">
        <w:r w:rsidDel="00297234">
          <w:rPr>
            <w:rFonts w:ascii="Arial" w:hAnsi="Arial" w:cs="Arial"/>
            <w:sz w:val="20"/>
          </w:rPr>
          <w:delText>lening</w:delText>
        </w:r>
      </w:del>
      <w:r>
        <w:rPr>
          <w:rFonts w:ascii="Arial" w:hAnsi="Arial" w:cs="Arial"/>
          <w:sz w:val="20"/>
        </w:rPr>
        <w:t>bedrag voluit in letters (</w:t>
      </w:r>
      <w:del w:id="41" w:author="Groote Haar, Linda" w:date="2026-08-18T14:03:00Z" w16du:dateUtc="2026-08-18T12:03:00Z">
        <w:r w:rsidDel="00297234">
          <w:rPr>
            <w:rFonts w:ascii="Arial" w:hAnsi="Arial" w:cs="Arial"/>
            <w:sz w:val="20"/>
          </w:rPr>
          <w:delText xml:space="preserve">leningbedrag </w:delText>
        </w:r>
      </w:del>
      <w:ins w:id="42" w:author="Groote Haar, Linda" w:date="2026-08-18T14:03:00Z" w16du:dateUtc="2026-08-18T12:03:00Z">
        <w:r w:rsidR="00297234">
          <w:rPr>
            <w:rFonts w:ascii="Arial" w:hAnsi="Arial" w:cs="Arial"/>
            <w:sz w:val="20"/>
          </w:rPr>
          <w:t xml:space="preserve">hypotheekbedrag </w:t>
        </w:r>
      </w:ins>
      <w:r>
        <w:rPr>
          <w:rFonts w:ascii="Arial" w:hAnsi="Arial" w:cs="Arial"/>
          <w:sz w:val="20"/>
        </w:rPr>
        <w:t>in cijfers)</w:t>
      </w:r>
      <w:r w:rsidRPr="00E957A4">
        <w:rPr>
          <w:rFonts w:ascii="Arial" w:hAnsi="Arial" w:cs="Arial"/>
          <w:sz w:val="20"/>
        </w:rPr>
        <w:fldChar w:fldCharType="begin"/>
      </w:r>
      <w:r w:rsidRPr="00E957A4">
        <w:rPr>
          <w:rFonts w:ascii="Arial" w:hAnsi="Arial" w:cs="Arial"/>
          <w:sz w:val="20"/>
        </w:rPr>
        <w:instrText>MacroButton Nomacro §</w:instrText>
      </w:r>
      <w:r w:rsidRPr="00E957A4">
        <w:rPr>
          <w:rFonts w:ascii="Arial" w:hAnsi="Arial" w:cs="Arial"/>
          <w:sz w:val="20"/>
        </w:rPr>
        <w:fldChar w:fldCharType="end"/>
      </w:r>
      <w:r w:rsidRPr="0051554C">
        <w:rPr>
          <w:rFonts w:ascii="Arial" w:hAnsi="Arial" w:cs="Arial"/>
          <w:color w:val="FF0000"/>
          <w:sz w:val="20"/>
        </w:rPr>
        <w:t xml:space="preserve">, </w:t>
      </w:r>
      <w:r w:rsidR="00DA46C1">
        <w:rPr>
          <w:rFonts w:ascii="Arial" w:hAnsi="Arial" w:cs="Arial"/>
          <w:color w:val="FF0000"/>
          <w:sz w:val="20"/>
        </w:rPr>
        <w:t>te vermeerderen met</w:t>
      </w:r>
    </w:p>
    <w:p w14:paraId="31BAD7F4" w14:textId="13B7CF5C" w:rsidR="003D2851" w:rsidRDefault="00900898" w:rsidP="00E558D5">
      <w:pPr>
        <w:numPr>
          <w:ilvl w:val="0"/>
          <w:numId w:val="2"/>
        </w:numPr>
        <w:tabs>
          <w:tab w:val="left" w:pos="-1440"/>
          <w:tab w:val="left" w:pos="-720"/>
        </w:tabs>
        <w:suppressAutoHyphens/>
        <w:spacing w:line="240" w:lineRule="atLeast"/>
        <w:rPr>
          <w:rFonts w:ascii="Arial" w:hAnsi="Arial" w:cs="Arial"/>
          <w:color w:val="FF0000"/>
          <w:sz w:val="20"/>
        </w:rPr>
      </w:pPr>
      <w:r w:rsidRPr="001E74DD">
        <w:rPr>
          <w:rFonts w:ascii="Arial" w:hAnsi="Arial" w:cs="Arial"/>
          <w:color w:val="FF0000"/>
          <w:sz w:val="20"/>
        </w:rPr>
        <w:t xml:space="preserve">de </w:t>
      </w:r>
      <w:r w:rsidR="007C4A1B" w:rsidRPr="001E74DD">
        <w:rPr>
          <w:rFonts w:ascii="Arial" w:hAnsi="Arial" w:cs="Arial"/>
          <w:color w:val="FF0000"/>
          <w:sz w:val="20"/>
        </w:rPr>
        <w:t>hiervoor bedoelde</w:t>
      </w:r>
      <w:r w:rsidR="00694250" w:rsidRPr="001E74DD">
        <w:rPr>
          <w:rFonts w:ascii="Arial" w:hAnsi="Arial" w:cs="Arial"/>
          <w:color w:val="FF0000"/>
          <w:sz w:val="20"/>
        </w:rPr>
        <w:t xml:space="preserve"> rente, kosten, vergoedingen en premies en/of inleg, die tezamen worden begroot op</w:t>
      </w:r>
      <w:r w:rsidR="0081395E" w:rsidRPr="001E74DD">
        <w:rPr>
          <w:rFonts w:ascii="Arial" w:hAnsi="Arial" w:cs="Arial"/>
          <w:color w:val="FF0000"/>
          <w:sz w:val="20"/>
        </w:rPr>
        <w:t xml:space="preserve"> veertig procent (40</w:t>
      </w:r>
      <w:r w:rsidR="002A2B73" w:rsidRPr="001E74DD">
        <w:rPr>
          <w:rFonts w:ascii="Arial" w:hAnsi="Arial" w:cs="Arial"/>
          <w:color w:val="FF0000"/>
          <w:sz w:val="20"/>
        </w:rPr>
        <w:t>%) van het onder a omschreven bedrag, zijnde</w:t>
      </w:r>
      <w:r w:rsidRPr="001E74DD">
        <w:rPr>
          <w:rFonts w:ascii="Arial" w:hAnsi="Arial" w:cs="Arial"/>
          <w:color w:val="FF0000"/>
          <w:sz w:val="20"/>
        </w:rPr>
        <w:t xml:space="preserve"> </w:t>
      </w:r>
      <w:r w:rsidRPr="001E74DD">
        <w:rPr>
          <w:rFonts w:ascii="Arial" w:hAnsi="Arial" w:cs="Arial"/>
          <w:sz w:val="20"/>
        </w:rPr>
        <w:fldChar w:fldCharType="begin"/>
      </w:r>
      <w:r w:rsidRPr="001E74DD">
        <w:rPr>
          <w:rFonts w:ascii="Arial" w:hAnsi="Arial" w:cs="Arial"/>
          <w:sz w:val="20"/>
        </w:rPr>
        <w:instrText>MacroButton Nomacro §</w:instrText>
      </w:r>
      <w:r w:rsidRPr="001E74DD">
        <w:rPr>
          <w:rFonts w:ascii="Arial" w:hAnsi="Arial" w:cs="Arial"/>
          <w:sz w:val="20"/>
        </w:rPr>
        <w:fldChar w:fldCharType="end"/>
      </w:r>
      <w:r w:rsidRPr="001E74DD">
        <w:rPr>
          <w:rFonts w:ascii="Arial" w:hAnsi="Arial" w:cs="Arial"/>
          <w:sz w:val="20"/>
        </w:rPr>
        <w:t>40% van hypotheekbedrag voluit in letters (40% van hypotheekbedrag in cijfers)</w:t>
      </w:r>
      <w:r w:rsidRPr="001E74DD">
        <w:rPr>
          <w:rFonts w:ascii="Arial" w:hAnsi="Arial" w:cs="Arial"/>
          <w:sz w:val="20"/>
        </w:rPr>
        <w:fldChar w:fldCharType="begin"/>
      </w:r>
      <w:r w:rsidRPr="001E74DD">
        <w:rPr>
          <w:rFonts w:ascii="Arial" w:hAnsi="Arial" w:cs="Arial"/>
          <w:sz w:val="20"/>
        </w:rPr>
        <w:instrText>MacroButton Nomacro §</w:instrText>
      </w:r>
      <w:r w:rsidRPr="001E74DD">
        <w:rPr>
          <w:rFonts w:ascii="Arial" w:hAnsi="Arial" w:cs="Arial"/>
          <w:sz w:val="20"/>
        </w:rPr>
        <w:fldChar w:fldCharType="end"/>
      </w:r>
      <w:r w:rsidRPr="001E74DD">
        <w:rPr>
          <w:rFonts w:ascii="Arial" w:hAnsi="Arial" w:cs="Arial"/>
          <w:color w:val="FF0000"/>
          <w:sz w:val="20"/>
        </w:rPr>
        <w:t xml:space="preserve">, </w:t>
      </w:r>
      <w:r w:rsidR="001E74DD" w:rsidRPr="001E74DD">
        <w:rPr>
          <w:rFonts w:ascii="Arial" w:hAnsi="Arial" w:cs="Arial"/>
          <w:color w:val="FF0000"/>
          <w:sz w:val="20"/>
        </w:rPr>
        <w:t xml:space="preserve">dus tot </w:t>
      </w:r>
      <w:r w:rsidRPr="001E74DD">
        <w:rPr>
          <w:rFonts w:ascii="Arial" w:hAnsi="Arial" w:cs="Arial"/>
          <w:color w:val="FF0000"/>
          <w:sz w:val="20"/>
        </w:rPr>
        <w:t xml:space="preserve">een </w:t>
      </w:r>
      <w:r w:rsidR="003D2851">
        <w:rPr>
          <w:rFonts w:ascii="Arial" w:hAnsi="Arial" w:cs="Arial"/>
          <w:color w:val="FF0000"/>
          <w:sz w:val="20"/>
        </w:rPr>
        <w:t>maximaal eind</w:t>
      </w:r>
      <w:r w:rsidRPr="001E74DD">
        <w:rPr>
          <w:rFonts w:ascii="Arial" w:hAnsi="Arial" w:cs="Arial"/>
          <w:color w:val="FF0000"/>
          <w:sz w:val="20"/>
        </w:rPr>
        <w:t xml:space="preserve">bedrag </w:t>
      </w:r>
      <w:r w:rsidR="003D2851">
        <w:rPr>
          <w:rFonts w:ascii="Arial" w:hAnsi="Arial" w:cs="Arial"/>
          <w:color w:val="FF0000"/>
          <w:sz w:val="20"/>
        </w:rPr>
        <w:t>van</w:t>
      </w:r>
      <w:r w:rsidRPr="001E74DD">
        <w:rPr>
          <w:rFonts w:ascii="Arial" w:hAnsi="Arial" w:cs="Arial"/>
          <w:color w:val="FF0000"/>
          <w:sz w:val="20"/>
        </w:rPr>
        <w:t xml:space="preserve"> </w:t>
      </w:r>
      <w:r w:rsidRPr="001E74DD">
        <w:rPr>
          <w:rFonts w:ascii="Arial" w:hAnsi="Arial" w:cs="Arial"/>
          <w:sz w:val="20"/>
        </w:rPr>
        <w:fldChar w:fldCharType="begin"/>
      </w:r>
      <w:r w:rsidRPr="001E74DD">
        <w:rPr>
          <w:rFonts w:ascii="Arial" w:hAnsi="Arial" w:cs="Arial"/>
          <w:sz w:val="20"/>
        </w:rPr>
        <w:instrText>MacroButton Nomacro §</w:instrText>
      </w:r>
      <w:r w:rsidRPr="001E74DD">
        <w:rPr>
          <w:rFonts w:ascii="Arial" w:hAnsi="Arial" w:cs="Arial"/>
          <w:sz w:val="20"/>
        </w:rPr>
        <w:fldChar w:fldCharType="end"/>
      </w:r>
      <w:r w:rsidRPr="001E74DD">
        <w:rPr>
          <w:rFonts w:ascii="Arial" w:hAnsi="Arial" w:cs="Arial"/>
          <w:sz w:val="20"/>
        </w:rPr>
        <w:t>140% van hypotheekbedrag voluit in letters (140% van hypotheekbedrag in cijfers)</w:t>
      </w:r>
      <w:r w:rsidRPr="001E74DD">
        <w:rPr>
          <w:rFonts w:ascii="Arial" w:hAnsi="Arial" w:cs="Arial"/>
          <w:sz w:val="20"/>
        </w:rPr>
        <w:fldChar w:fldCharType="begin"/>
      </w:r>
      <w:r w:rsidRPr="001E74DD">
        <w:rPr>
          <w:rFonts w:ascii="Arial" w:hAnsi="Arial" w:cs="Arial"/>
          <w:sz w:val="20"/>
        </w:rPr>
        <w:instrText>MacroButton Nomacro §</w:instrText>
      </w:r>
      <w:r w:rsidRPr="001E74DD">
        <w:rPr>
          <w:rFonts w:ascii="Arial" w:hAnsi="Arial" w:cs="Arial"/>
          <w:sz w:val="20"/>
        </w:rPr>
        <w:fldChar w:fldCharType="end"/>
      </w:r>
      <w:r w:rsidR="006A431F">
        <w:rPr>
          <w:rFonts w:ascii="Arial" w:hAnsi="Arial" w:cs="Arial"/>
          <w:color w:val="FF0000"/>
          <w:sz w:val="20"/>
        </w:rPr>
        <w:t>.</w:t>
      </w:r>
    </w:p>
    <w:p w14:paraId="508C2F0E" w14:textId="66B46FE3" w:rsidR="00900898" w:rsidRPr="001E74DD" w:rsidRDefault="00E9628C" w:rsidP="004B7EF0">
      <w:pPr>
        <w:tabs>
          <w:tab w:val="left" w:pos="-1440"/>
          <w:tab w:val="left" w:pos="-720"/>
        </w:tabs>
        <w:suppressAutoHyphens/>
        <w:spacing w:line="240" w:lineRule="atLeast"/>
        <w:ind w:left="284"/>
        <w:rPr>
          <w:rFonts w:ascii="Arial" w:hAnsi="Arial" w:cs="Arial"/>
          <w:color w:val="FF0000"/>
          <w:sz w:val="20"/>
        </w:rPr>
      </w:pPr>
      <w:r>
        <w:rPr>
          <w:rFonts w:ascii="Arial" w:hAnsi="Arial" w:cs="Arial"/>
          <w:color w:val="FF0000"/>
          <w:sz w:val="20"/>
        </w:rPr>
        <w:t xml:space="preserve">De hypotheek zoals hiervoor omschreven wordt verleend op </w:t>
      </w:r>
      <w:r w:rsidR="00A83B29">
        <w:rPr>
          <w:rFonts w:ascii="Arial" w:hAnsi="Arial" w:cs="Arial"/>
          <w:color w:val="FF0000"/>
          <w:sz w:val="20"/>
        </w:rPr>
        <w:t xml:space="preserve">het hierna te omschrijven </w:t>
      </w:r>
      <w:r w:rsidR="00FB684A">
        <w:rPr>
          <w:rFonts w:ascii="Arial" w:hAnsi="Arial" w:cs="Arial"/>
          <w:color w:val="FF0000"/>
          <w:sz w:val="20"/>
        </w:rPr>
        <w:t>O</w:t>
      </w:r>
      <w:r w:rsidR="00900898" w:rsidRPr="001E74DD">
        <w:rPr>
          <w:rFonts w:ascii="Arial" w:hAnsi="Arial" w:cs="Arial"/>
          <w:color w:val="FF0000"/>
          <w:sz w:val="20"/>
        </w:rPr>
        <w:t xml:space="preserve">nderpand: </w:t>
      </w:r>
    </w:p>
    <w:p w14:paraId="2CF5F990" w14:textId="77777777" w:rsidR="00900898" w:rsidRPr="002E7F50" w:rsidRDefault="00900898" w:rsidP="004B7EF0">
      <w:pPr>
        <w:widowControl/>
        <w:autoSpaceDE w:val="0"/>
        <w:autoSpaceDN w:val="0"/>
        <w:adjustRightInd w:val="0"/>
        <w:spacing w:line="240" w:lineRule="atLeast"/>
        <w:ind w:left="284"/>
        <w:rPr>
          <w:rFonts w:ascii="Arial" w:hAnsi="Arial" w:cs="Arial"/>
          <w:color w:val="FF0000"/>
          <w:sz w:val="20"/>
        </w:rPr>
      </w:pPr>
      <w:r w:rsidRPr="002E7F50">
        <w:rPr>
          <w:rFonts w:ascii="Arial" w:hAnsi="Arial" w:cs="Arial"/>
          <w:color w:val="FF0000"/>
          <w:sz w:val="20"/>
          <w:highlight w:val="yellow"/>
        </w:rPr>
        <w:t>TEKSTBLOK RECHT</w:t>
      </w:r>
      <w:r w:rsidRPr="002E7F50">
        <w:rPr>
          <w:rFonts w:ascii="Arial" w:hAnsi="Arial" w:cs="Arial"/>
          <w:color w:val="FF0000"/>
          <w:sz w:val="20"/>
        </w:rPr>
        <w:t xml:space="preserve"> </w:t>
      </w:r>
      <w:r w:rsidRPr="002E7F50">
        <w:rPr>
          <w:rFonts w:ascii="Arial" w:hAnsi="Arial" w:cs="Arial"/>
          <w:color w:val="FF0000"/>
          <w:sz w:val="20"/>
          <w:highlight w:val="yellow"/>
        </w:rPr>
        <w:t>TEKSTBLOK REGISTERGOED</w:t>
      </w:r>
      <w:r>
        <w:rPr>
          <w:rFonts w:ascii="Arial" w:hAnsi="Arial" w:cs="Arial"/>
          <w:color w:val="FF0000"/>
          <w:sz w:val="20"/>
        </w:rPr>
        <w:t>.</w:t>
      </w:r>
      <w:r w:rsidRPr="002E7F50">
        <w:rPr>
          <w:rFonts w:ascii="Arial" w:hAnsi="Arial" w:cs="Arial"/>
          <w:color w:val="FF0000"/>
          <w:sz w:val="20"/>
        </w:rPr>
        <w:t xml:space="preserve"> </w:t>
      </w:r>
    </w:p>
    <w:p w14:paraId="7A8B6894" w14:textId="77777777" w:rsidR="00BF3AD8" w:rsidRPr="008A5782" w:rsidRDefault="00BF3AD8" w:rsidP="00BF3AD8">
      <w:pPr>
        <w:tabs>
          <w:tab w:val="left" w:pos="-1440"/>
          <w:tab w:val="left" w:pos="-720"/>
        </w:tabs>
        <w:suppressAutoHyphens/>
        <w:spacing w:line="240" w:lineRule="atLeast"/>
        <w:rPr>
          <w:rFonts w:ascii="Arial" w:hAnsi="Arial" w:cs="Arial"/>
          <w:color w:val="FF0000"/>
          <w:sz w:val="20"/>
        </w:rPr>
      </w:pPr>
      <w:r w:rsidRPr="008A5782">
        <w:rPr>
          <w:rFonts w:ascii="Arial" w:hAnsi="Arial" w:cs="Arial"/>
          <w:color w:val="FF0000"/>
          <w:sz w:val="20"/>
        </w:rPr>
        <w:t>De (Derde) Hypotheekgever staat er voorts jegens ASR voor in:</w:t>
      </w:r>
    </w:p>
    <w:p w14:paraId="5137E961" w14:textId="77777777" w:rsidR="00BF3AD8" w:rsidRPr="008A5782" w:rsidRDefault="00BF3AD8" w:rsidP="00BF3AD8">
      <w:pPr>
        <w:numPr>
          <w:ilvl w:val="0"/>
          <w:numId w:val="6"/>
        </w:numPr>
        <w:tabs>
          <w:tab w:val="left" w:pos="-1440"/>
          <w:tab w:val="left" w:pos="-720"/>
        </w:tabs>
        <w:suppressAutoHyphens/>
        <w:spacing w:line="240" w:lineRule="atLeast"/>
        <w:rPr>
          <w:rFonts w:ascii="Arial" w:hAnsi="Arial" w:cs="Arial"/>
          <w:color w:val="FF0000"/>
          <w:sz w:val="20"/>
        </w:rPr>
      </w:pPr>
      <w:r w:rsidRPr="008A5782">
        <w:rPr>
          <w:rFonts w:ascii="Arial" w:hAnsi="Arial" w:cs="Arial"/>
          <w:color w:val="FF0000"/>
          <w:sz w:val="20"/>
        </w:rPr>
        <w:lastRenderedPageBreak/>
        <w:t xml:space="preserve">dat het voormelde Onderpand hem in volle en onbezwaarde eigendom toebehoort, behoudens het (de) eventuele ten behoeve van ASR eerder gevestigde hypotheekrecht(en) ten laste van de (Derde) Hypotheekgever, en dat hij daarover de onvoorwaardelijke beschikking heeft; </w:t>
      </w:r>
    </w:p>
    <w:p w14:paraId="69011291" w14:textId="77777777" w:rsidR="00BF3AD8" w:rsidRPr="008A5782" w:rsidRDefault="00BF3AD8" w:rsidP="00BF3AD8">
      <w:pPr>
        <w:numPr>
          <w:ilvl w:val="0"/>
          <w:numId w:val="6"/>
        </w:numPr>
        <w:tabs>
          <w:tab w:val="left" w:pos="-1440"/>
          <w:tab w:val="left" w:pos="-720"/>
        </w:tabs>
        <w:suppressAutoHyphens/>
        <w:spacing w:line="240" w:lineRule="atLeast"/>
        <w:rPr>
          <w:rFonts w:ascii="Arial" w:hAnsi="Arial" w:cs="Arial"/>
          <w:color w:val="FF0000"/>
          <w:sz w:val="20"/>
        </w:rPr>
      </w:pPr>
      <w:r w:rsidRPr="008A5782">
        <w:rPr>
          <w:rFonts w:ascii="Arial" w:hAnsi="Arial" w:cs="Arial"/>
          <w:color w:val="FF0000"/>
          <w:sz w:val="20"/>
        </w:rPr>
        <w:t xml:space="preserve">dat het voormelde Onderpand niet is belast met beslagen of met een recht van vruchtgebruik en niet is verhuurd noch anderszins in gebruik of genot is afgestaan aan derden; en </w:t>
      </w:r>
    </w:p>
    <w:p w14:paraId="693226D4" w14:textId="77777777" w:rsidR="00BF3AD8" w:rsidRPr="008A5782" w:rsidRDefault="00BF3AD8" w:rsidP="00BF3AD8">
      <w:pPr>
        <w:numPr>
          <w:ilvl w:val="0"/>
          <w:numId w:val="6"/>
        </w:numPr>
        <w:tabs>
          <w:tab w:val="left" w:pos="-1440"/>
          <w:tab w:val="left" w:pos="-720"/>
        </w:tabs>
        <w:suppressAutoHyphens/>
        <w:spacing w:line="240" w:lineRule="atLeast"/>
        <w:rPr>
          <w:rFonts w:ascii="Arial" w:hAnsi="Arial" w:cs="Arial"/>
          <w:color w:val="FF0000"/>
          <w:sz w:val="20"/>
        </w:rPr>
      </w:pPr>
      <w:r w:rsidRPr="008A5782">
        <w:rPr>
          <w:rFonts w:ascii="Arial" w:hAnsi="Arial" w:cs="Arial"/>
          <w:color w:val="FF0000"/>
          <w:sz w:val="20"/>
        </w:rPr>
        <w:t xml:space="preserve">dat het voormelde Onderpand niet anders met recht van hypotheek is of kan worden bezwaard dan krachtens deze akte, behoudens het (de) eventuele ten behoeve van ASR eerder gevestigde hypotheekrecht(en) ten laste van de (Derde) Hypotheekgever. </w:t>
      </w:r>
    </w:p>
    <w:p w14:paraId="49F21F41" w14:textId="6248F11F" w:rsidR="00A83B29" w:rsidRPr="00565F06" w:rsidRDefault="00BF3AD8" w:rsidP="004B7EF0">
      <w:pPr>
        <w:tabs>
          <w:tab w:val="left" w:pos="-1440"/>
          <w:tab w:val="left" w:pos="-720"/>
        </w:tabs>
        <w:suppressAutoHyphens/>
        <w:spacing w:line="240" w:lineRule="atLeast"/>
        <w:ind w:left="284"/>
        <w:rPr>
          <w:rFonts w:ascii="Arial" w:hAnsi="Arial" w:cs="Arial"/>
          <w:snapToGrid/>
          <w:color w:val="FF0000"/>
          <w:sz w:val="20"/>
        </w:rPr>
      </w:pPr>
      <w:r w:rsidRPr="00D71A31">
        <w:rPr>
          <w:rFonts w:ascii="Arial" w:hAnsi="Arial" w:cs="Arial"/>
          <w:color w:val="FF0000"/>
          <w:sz w:val="20"/>
        </w:rPr>
        <w:t xml:space="preserve">De (Derde) Hypotheekgever en ASR komen hierbij overeen dat, indien ASR (een deel van) haar vordering(en) tot zekerheid waarvan onderhavig hypotheekrecht wordt gevestigd, overdraagt aan een derde, op deze derde tevens een met (het overgedragen deel van) deze vordering(en) evenredig deel van het hiervoor bedoelde hypotheekrecht als nevenrecht zal overgaan.  </w:t>
      </w:r>
    </w:p>
    <w:p w14:paraId="2F5B8FB0" w14:textId="3CCE8C8D" w:rsidR="00A83B29" w:rsidRPr="00565F06" w:rsidRDefault="004877D9" w:rsidP="00565F06">
      <w:pPr>
        <w:tabs>
          <w:tab w:val="left" w:pos="-1440"/>
          <w:tab w:val="left" w:pos="-720"/>
        </w:tabs>
        <w:suppressAutoHyphens/>
        <w:spacing w:line="240" w:lineRule="atLeast"/>
        <w:ind w:left="284"/>
        <w:rPr>
          <w:rFonts w:ascii="Arial" w:hAnsi="Arial" w:cs="Arial"/>
          <w:snapToGrid/>
          <w:color w:val="800080"/>
          <w:sz w:val="20"/>
          <w:u w:val="single"/>
        </w:rPr>
      </w:pPr>
      <w:r w:rsidRPr="00565F06">
        <w:rPr>
          <w:rFonts w:ascii="Arial" w:hAnsi="Arial" w:cs="Arial"/>
          <w:snapToGrid/>
          <w:color w:val="800080"/>
          <w:sz w:val="20"/>
          <w:u w:val="single"/>
        </w:rPr>
        <w:t>Hypotheekstelling Overbruggingskrediet</w:t>
      </w:r>
    </w:p>
    <w:p w14:paraId="3B7EB5F6" w14:textId="77777777" w:rsidR="007460D3" w:rsidRPr="004B7EF0" w:rsidRDefault="009C14B5" w:rsidP="00565F06">
      <w:pPr>
        <w:tabs>
          <w:tab w:val="left" w:pos="-1440"/>
          <w:tab w:val="left" w:pos="-720"/>
        </w:tabs>
        <w:suppressAutoHyphens/>
        <w:spacing w:line="240" w:lineRule="atLeast"/>
        <w:ind w:left="284"/>
        <w:rPr>
          <w:rFonts w:ascii="Arial" w:hAnsi="Arial" w:cs="Arial"/>
          <w:snapToGrid/>
          <w:color w:val="800080"/>
          <w:sz w:val="20"/>
        </w:rPr>
      </w:pPr>
      <w:r w:rsidRPr="00565F06">
        <w:rPr>
          <w:rFonts w:ascii="Arial" w:hAnsi="Arial" w:cs="Arial"/>
          <w:snapToGrid/>
          <w:color w:val="800080"/>
          <w:sz w:val="20"/>
        </w:rPr>
        <w:t xml:space="preserve">Daarnaast verleent de </w:t>
      </w:r>
      <w:bookmarkStart w:id="43" w:name="_DV_M95"/>
      <w:bookmarkEnd w:id="43"/>
      <w:r w:rsidRPr="00565F06">
        <w:rPr>
          <w:rFonts w:ascii="Arial" w:hAnsi="Arial" w:cs="Arial"/>
          <w:snapToGrid/>
          <w:color w:val="800080"/>
          <w:sz w:val="20"/>
        </w:rPr>
        <w:t>(Derde)</w:t>
      </w:r>
      <w:bookmarkStart w:id="44" w:name="_DV_M96"/>
      <w:bookmarkEnd w:id="44"/>
      <w:r w:rsidRPr="00565F06">
        <w:rPr>
          <w:rFonts w:ascii="Arial" w:hAnsi="Arial" w:cs="Arial"/>
          <w:snapToGrid/>
          <w:color w:val="800080"/>
          <w:sz w:val="20"/>
        </w:rPr>
        <w:t xml:space="preserve"> Hypotheekgever tot zekerheid aan ASR, die bij deze van de (Derde) Hypotheekgever aanvaardt, tot zekerheid voor de betaling van al hetgeen ASR te vorderen mocht hebben of krijgen op grond van het Overbruggingskrediet, de betaling van de verschuldigde rente (ook indien deze betrekking heeft op een periode van langer dan drie jaar), in de Algemene Voorwaarden bedoelde kosten en vergoedingen, een recht</w:t>
      </w:r>
      <w:bookmarkStart w:id="45" w:name="_DV_M97"/>
      <w:bookmarkStart w:id="46" w:name="_DV_M98"/>
      <w:bookmarkEnd w:id="45"/>
      <w:bookmarkEnd w:id="46"/>
      <w:r w:rsidRPr="00565F06">
        <w:rPr>
          <w:rFonts w:ascii="Arial" w:hAnsi="Arial" w:cs="Arial"/>
          <w:snapToGrid/>
          <w:color w:val="800080"/>
          <w:sz w:val="20"/>
        </w:rPr>
        <w:t xml:space="preserve"> van hypotheek </w:t>
      </w:r>
      <w:r w:rsidRPr="00565F06">
        <w:rPr>
          <w:rFonts w:ascii="Arial" w:hAnsi="Arial" w:cs="Arial"/>
          <w:snapToGrid/>
          <w:sz w:val="20"/>
        </w:rPr>
        <w:fldChar w:fldCharType="begin"/>
      </w:r>
      <w:r w:rsidRPr="00186103">
        <w:rPr>
          <w:rFonts w:ascii="Arial" w:hAnsi="Arial" w:cs="Arial"/>
          <w:snapToGrid/>
          <w:sz w:val="20"/>
        </w:rPr>
        <w:instrText>MacroButton Nomacro §</w:instrText>
      </w:r>
      <w:r w:rsidRPr="00565F06">
        <w:rPr>
          <w:rFonts w:ascii="Arial" w:hAnsi="Arial" w:cs="Arial"/>
          <w:snapToGrid/>
          <w:sz w:val="20"/>
        </w:rPr>
        <w:fldChar w:fldCharType="end"/>
      </w:r>
      <w:r w:rsidRPr="00565F06">
        <w:rPr>
          <w:rFonts w:ascii="Arial" w:hAnsi="Arial" w:cs="Arial"/>
          <w:snapToGrid/>
          <w:sz w:val="20"/>
        </w:rPr>
        <w:t>telwoord</w:t>
      </w:r>
      <w:r w:rsidRPr="00565F06">
        <w:rPr>
          <w:rFonts w:ascii="Arial" w:hAnsi="Arial" w:cs="Arial"/>
          <w:snapToGrid/>
          <w:sz w:val="20"/>
        </w:rPr>
        <w:fldChar w:fldCharType="begin"/>
      </w:r>
      <w:r w:rsidRPr="00186103">
        <w:rPr>
          <w:rFonts w:ascii="Arial" w:hAnsi="Arial" w:cs="Arial"/>
          <w:snapToGrid/>
          <w:sz w:val="20"/>
        </w:rPr>
        <w:instrText>MacroButton Nomacro §</w:instrText>
      </w:r>
      <w:r w:rsidRPr="00565F06">
        <w:rPr>
          <w:rFonts w:ascii="Arial" w:hAnsi="Arial" w:cs="Arial"/>
          <w:snapToGrid/>
          <w:sz w:val="20"/>
        </w:rPr>
        <w:fldChar w:fldCharType="end"/>
      </w:r>
      <w:r w:rsidRPr="004B7EF0">
        <w:rPr>
          <w:rFonts w:ascii="Arial" w:hAnsi="Arial" w:cs="Arial"/>
          <w:snapToGrid/>
          <w:color w:val="800080"/>
          <w:sz w:val="20"/>
        </w:rPr>
        <w:t xml:space="preserve"> in rang, en wel op het</w:t>
      </w:r>
      <w:r w:rsidR="007460D3" w:rsidRPr="004B7EF0">
        <w:rPr>
          <w:rFonts w:ascii="Arial" w:hAnsi="Arial" w:cs="Arial"/>
          <w:snapToGrid/>
          <w:color w:val="800080"/>
          <w:sz w:val="20"/>
        </w:rPr>
        <w:t xml:space="preserve"> overbruggingspand zoals hierna vermeld tot een bedrag van</w:t>
      </w:r>
    </w:p>
    <w:p w14:paraId="071760AF" w14:textId="159373F1" w:rsidR="007460D3" w:rsidRPr="004B7EF0" w:rsidRDefault="00186103" w:rsidP="007460D3">
      <w:pPr>
        <w:numPr>
          <w:ilvl w:val="0"/>
          <w:numId w:val="4"/>
        </w:numPr>
        <w:tabs>
          <w:tab w:val="left" w:pos="-1440"/>
          <w:tab w:val="left" w:pos="-720"/>
        </w:tabs>
        <w:suppressAutoHyphens/>
        <w:spacing w:line="240" w:lineRule="atLeast"/>
        <w:rPr>
          <w:rFonts w:ascii="Arial" w:hAnsi="Arial" w:cs="Arial"/>
          <w:snapToGrid/>
          <w:color w:val="800080"/>
          <w:sz w:val="20"/>
        </w:rPr>
      </w:pPr>
      <w:ins w:id="47" w:author="Groot, Karina de [2]" w:date="2026-09-21T11:55:00Z" w16du:dateUtc="2026-09-21T09:55:00Z">
        <w:r w:rsidRPr="00C42A5B">
          <w:rPr>
            <w:rFonts w:ascii="Arial" w:hAnsi="Arial" w:cs="Arial"/>
            <w:snapToGrid/>
            <w:color w:val="000000" w:themeColor="text1"/>
            <w:sz w:val="20"/>
            <w:rPrChange w:id="48" w:author="Groot, Karina de [2]" w:date="2026-04-20T15:48:00Z" w16du:dateUtc="2026-04-20T13:48:00Z">
              <w:rPr>
                <w:rFonts w:ascii="Arial" w:hAnsi="Arial" w:cs="Arial"/>
                <w:sz w:val="20"/>
              </w:rPr>
            </w:rPrChange>
          </w:rPr>
          <w:fldChar w:fldCharType="begin"/>
        </w:r>
        <w:r w:rsidRPr="00C42A5B">
          <w:rPr>
            <w:rFonts w:ascii="Arial" w:hAnsi="Arial" w:cs="Arial"/>
            <w:snapToGrid/>
            <w:color w:val="000000" w:themeColor="text1"/>
            <w:sz w:val="20"/>
            <w:rPrChange w:id="49" w:author="Groot, Karina de [2]" w:date="2026-04-20T15:48:00Z" w16du:dateUtc="2026-04-20T13:48:00Z">
              <w:rPr>
                <w:rFonts w:ascii="Arial" w:hAnsi="Arial" w:cs="Arial"/>
                <w:sz w:val="20"/>
              </w:rPr>
            </w:rPrChange>
          </w:rPr>
          <w:instrText>MacroButton Nomacro §</w:instrText>
        </w:r>
        <w:r w:rsidRPr="00C42A5B">
          <w:rPr>
            <w:rFonts w:ascii="Arial" w:hAnsi="Arial" w:cs="Arial"/>
            <w:snapToGrid/>
            <w:color w:val="000000" w:themeColor="text1"/>
            <w:sz w:val="20"/>
            <w:rPrChange w:id="50" w:author="Groot, Karina de [2]" w:date="2026-04-20T15:48:00Z" w16du:dateUtc="2026-04-20T13:48:00Z">
              <w:rPr>
                <w:rFonts w:ascii="Arial" w:hAnsi="Arial" w:cs="Arial"/>
                <w:sz w:val="20"/>
              </w:rPr>
            </w:rPrChange>
          </w:rPr>
          <w:fldChar w:fldCharType="end"/>
        </w:r>
        <w:r>
          <w:rPr>
            <w:rFonts w:ascii="Arial" w:hAnsi="Arial" w:cs="Arial"/>
            <w:snapToGrid/>
            <w:color w:val="000000" w:themeColor="text1"/>
            <w:sz w:val="20"/>
          </w:rPr>
          <w:t>hypotheek</w:t>
        </w:r>
        <w:r w:rsidRPr="00C42A5B">
          <w:rPr>
            <w:rFonts w:ascii="Arial" w:hAnsi="Arial" w:cs="Arial"/>
            <w:snapToGrid/>
            <w:color w:val="000000" w:themeColor="text1"/>
            <w:sz w:val="20"/>
            <w:rPrChange w:id="51" w:author="Groot, Karina de [2]" w:date="2026-04-20T15:48:00Z" w16du:dateUtc="2026-04-20T13:48:00Z">
              <w:rPr>
                <w:rFonts w:ascii="Arial" w:hAnsi="Arial" w:cs="Arial"/>
                <w:sz w:val="20"/>
              </w:rPr>
            </w:rPrChange>
          </w:rPr>
          <w:t xml:space="preserve">bedrag </w:t>
        </w:r>
        <w:r>
          <w:rPr>
            <w:rFonts w:ascii="Arial" w:hAnsi="Arial" w:cs="Arial"/>
            <w:snapToGrid/>
            <w:color w:val="000000" w:themeColor="text1"/>
            <w:sz w:val="20"/>
          </w:rPr>
          <w:t xml:space="preserve">overbruggingshypotheek </w:t>
        </w:r>
        <w:r w:rsidRPr="00C42A5B">
          <w:rPr>
            <w:rFonts w:ascii="Arial" w:hAnsi="Arial" w:cs="Arial"/>
            <w:snapToGrid/>
            <w:color w:val="000000" w:themeColor="text1"/>
            <w:sz w:val="20"/>
            <w:rPrChange w:id="52" w:author="Groot, Karina de [2]" w:date="2026-04-20T15:48:00Z" w16du:dateUtc="2026-04-20T13:48:00Z">
              <w:rPr>
                <w:rFonts w:ascii="Arial" w:hAnsi="Arial" w:cs="Arial"/>
                <w:sz w:val="20"/>
              </w:rPr>
            </w:rPrChange>
          </w:rPr>
          <w:t>voluit in letters (</w:t>
        </w:r>
        <w:r>
          <w:rPr>
            <w:rFonts w:ascii="Arial" w:hAnsi="Arial" w:cs="Arial"/>
            <w:snapToGrid/>
            <w:color w:val="000000" w:themeColor="text1"/>
            <w:sz w:val="20"/>
          </w:rPr>
          <w:t>hypotheek</w:t>
        </w:r>
        <w:r w:rsidRPr="002C569A">
          <w:rPr>
            <w:rFonts w:ascii="Arial" w:hAnsi="Arial" w:cs="Arial"/>
            <w:snapToGrid/>
            <w:color w:val="000000" w:themeColor="text1"/>
            <w:sz w:val="20"/>
          </w:rPr>
          <w:t xml:space="preserve">bedrag </w:t>
        </w:r>
        <w:r>
          <w:rPr>
            <w:rFonts w:ascii="Arial" w:hAnsi="Arial" w:cs="Arial"/>
            <w:snapToGrid/>
            <w:color w:val="000000" w:themeColor="text1"/>
            <w:sz w:val="20"/>
          </w:rPr>
          <w:t xml:space="preserve">overbruggingshypotheek </w:t>
        </w:r>
        <w:r w:rsidRPr="00565F06">
          <w:rPr>
            <w:rFonts w:ascii="Arial" w:hAnsi="Arial" w:cs="Arial"/>
            <w:snapToGrid/>
            <w:color w:val="000000" w:themeColor="text1"/>
            <w:sz w:val="20"/>
          </w:rPr>
          <w:t>in cijfers)</w:t>
        </w:r>
        <w:r w:rsidRPr="00565F06">
          <w:rPr>
            <w:rFonts w:ascii="Arial" w:hAnsi="Arial" w:cs="Arial"/>
            <w:snapToGrid/>
            <w:color w:val="000000" w:themeColor="text1"/>
            <w:sz w:val="20"/>
          </w:rPr>
          <w:fldChar w:fldCharType="begin"/>
        </w:r>
        <w:r w:rsidRPr="00565F06">
          <w:rPr>
            <w:rFonts w:ascii="Arial" w:hAnsi="Arial" w:cs="Arial"/>
            <w:snapToGrid/>
            <w:color w:val="000000" w:themeColor="text1"/>
            <w:sz w:val="20"/>
          </w:rPr>
          <w:instrText>MacroButton Nomacro §</w:instrText>
        </w:r>
        <w:r w:rsidRPr="00565F06">
          <w:rPr>
            <w:rFonts w:ascii="Arial" w:hAnsi="Arial" w:cs="Arial"/>
            <w:snapToGrid/>
            <w:color w:val="000000" w:themeColor="text1"/>
            <w:sz w:val="20"/>
          </w:rPr>
          <w:fldChar w:fldCharType="end"/>
        </w:r>
      </w:ins>
      <w:r w:rsidR="007460D3" w:rsidRPr="004B7EF0">
        <w:rPr>
          <w:rFonts w:ascii="Arial" w:hAnsi="Arial" w:cs="Arial"/>
          <w:snapToGrid/>
          <w:color w:val="800080"/>
          <w:sz w:val="20"/>
        </w:rPr>
        <w:t>, te vermeerderen met</w:t>
      </w:r>
    </w:p>
    <w:p w14:paraId="26E4C389" w14:textId="77777777" w:rsidR="007460D3" w:rsidRPr="004B7EF0" w:rsidRDefault="007460D3" w:rsidP="007460D3">
      <w:pPr>
        <w:numPr>
          <w:ilvl w:val="0"/>
          <w:numId w:val="4"/>
        </w:numPr>
        <w:tabs>
          <w:tab w:val="left" w:pos="-1440"/>
          <w:tab w:val="left" w:pos="-720"/>
        </w:tabs>
        <w:suppressAutoHyphens/>
        <w:spacing w:line="240" w:lineRule="atLeast"/>
        <w:rPr>
          <w:rFonts w:ascii="Arial" w:hAnsi="Arial" w:cs="Arial"/>
          <w:snapToGrid/>
          <w:color w:val="800080"/>
          <w:sz w:val="20"/>
        </w:rPr>
      </w:pPr>
      <w:r w:rsidRPr="004B7EF0">
        <w:rPr>
          <w:rFonts w:ascii="Arial" w:hAnsi="Arial" w:cs="Arial"/>
          <w:snapToGrid/>
          <w:color w:val="800080"/>
          <w:sz w:val="20"/>
        </w:rPr>
        <w:t xml:space="preserve">de hiervoor bedoelde rente, kosten, vergoedingen en premies en/of inleg, die tezamen worden begroot op veertig procent (40%) van het onder a omschreven bedrag, zijnde </w:t>
      </w:r>
      <w:r w:rsidRPr="004B7EF0">
        <w:rPr>
          <w:rFonts w:ascii="Arial" w:hAnsi="Arial" w:cs="Arial"/>
          <w:snapToGrid/>
          <w:color w:val="000000" w:themeColor="text1"/>
          <w:sz w:val="20"/>
        </w:rPr>
        <w:fldChar w:fldCharType="begin"/>
      </w:r>
      <w:r w:rsidRPr="00186103">
        <w:rPr>
          <w:rFonts w:ascii="Arial" w:hAnsi="Arial" w:cs="Arial"/>
          <w:snapToGrid/>
          <w:color w:val="000000" w:themeColor="text1"/>
          <w:sz w:val="20"/>
        </w:rPr>
        <w:instrText>MacroButton Nomacro §</w:instrText>
      </w:r>
      <w:r w:rsidRPr="004B7EF0">
        <w:rPr>
          <w:rFonts w:ascii="Arial" w:hAnsi="Arial" w:cs="Arial"/>
          <w:snapToGrid/>
          <w:color w:val="000000" w:themeColor="text1"/>
          <w:sz w:val="20"/>
        </w:rPr>
        <w:fldChar w:fldCharType="end"/>
      </w:r>
      <w:r w:rsidRPr="004B7EF0">
        <w:rPr>
          <w:rFonts w:ascii="Arial" w:hAnsi="Arial" w:cs="Arial"/>
          <w:snapToGrid/>
          <w:color w:val="000000" w:themeColor="text1"/>
          <w:sz w:val="20"/>
        </w:rPr>
        <w:t>40% van hypotheekbedrag voluit in letters (40% van hypotheekbedrag in cijfers)</w:t>
      </w:r>
      <w:r w:rsidRPr="004B7EF0">
        <w:rPr>
          <w:rFonts w:ascii="Arial" w:hAnsi="Arial" w:cs="Arial"/>
          <w:snapToGrid/>
          <w:color w:val="000000" w:themeColor="text1"/>
          <w:sz w:val="20"/>
        </w:rPr>
        <w:fldChar w:fldCharType="begin"/>
      </w:r>
      <w:r w:rsidRPr="004B7EF0">
        <w:rPr>
          <w:rFonts w:ascii="Arial" w:hAnsi="Arial" w:cs="Arial"/>
          <w:snapToGrid/>
          <w:color w:val="000000" w:themeColor="text1"/>
          <w:sz w:val="20"/>
        </w:rPr>
        <w:instrText>MacroButton Nomacro §</w:instrText>
      </w:r>
      <w:r w:rsidRPr="004B7EF0">
        <w:rPr>
          <w:rFonts w:ascii="Arial" w:hAnsi="Arial" w:cs="Arial"/>
          <w:snapToGrid/>
          <w:color w:val="000000" w:themeColor="text1"/>
          <w:sz w:val="20"/>
        </w:rPr>
        <w:fldChar w:fldCharType="end"/>
      </w:r>
      <w:r w:rsidRPr="00565F06">
        <w:rPr>
          <w:rFonts w:ascii="Arial" w:hAnsi="Arial" w:cs="Arial"/>
          <w:snapToGrid/>
          <w:color w:val="800080"/>
          <w:sz w:val="20"/>
        </w:rPr>
        <w:t xml:space="preserve">, dus tot een maximaal eindbedrag van </w:t>
      </w:r>
      <w:r w:rsidRPr="004B7EF0">
        <w:rPr>
          <w:rFonts w:ascii="Arial" w:hAnsi="Arial" w:cs="Arial"/>
          <w:snapToGrid/>
          <w:color w:val="000000" w:themeColor="text1"/>
          <w:sz w:val="20"/>
        </w:rPr>
        <w:fldChar w:fldCharType="begin"/>
      </w:r>
      <w:r w:rsidRPr="00186103">
        <w:rPr>
          <w:rFonts w:ascii="Arial" w:hAnsi="Arial" w:cs="Arial"/>
          <w:snapToGrid/>
          <w:color w:val="000000" w:themeColor="text1"/>
          <w:sz w:val="20"/>
        </w:rPr>
        <w:instrText>MacroButton Nomacro §</w:instrText>
      </w:r>
      <w:r w:rsidRPr="004B7EF0">
        <w:rPr>
          <w:rFonts w:ascii="Arial" w:hAnsi="Arial" w:cs="Arial"/>
          <w:snapToGrid/>
          <w:color w:val="000000" w:themeColor="text1"/>
          <w:sz w:val="20"/>
        </w:rPr>
        <w:fldChar w:fldCharType="end"/>
      </w:r>
      <w:r w:rsidRPr="004B7EF0">
        <w:rPr>
          <w:rFonts w:ascii="Arial" w:hAnsi="Arial" w:cs="Arial"/>
          <w:snapToGrid/>
          <w:color w:val="000000" w:themeColor="text1"/>
          <w:sz w:val="20"/>
        </w:rPr>
        <w:t>140% van hypotheekbedrag voluit in letters (140% van hypotheekbedrag in cijfers)</w:t>
      </w:r>
      <w:r w:rsidRPr="004B7EF0">
        <w:rPr>
          <w:rFonts w:ascii="Arial" w:hAnsi="Arial" w:cs="Arial"/>
          <w:snapToGrid/>
          <w:color w:val="000000" w:themeColor="text1"/>
          <w:sz w:val="20"/>
        </w:rPr>
        <w:fldChar w:fldCharType="begin"/>
      </w:r>
      <w:r w:rsidRPr="00186103">
        <w:rPr>
          <w:rFonts w:ascii="Arial" w:hAnsi="Arial" w:cs="Arial"/>
          <w:snapToGrid/>
          <w:color w:val="000000" w:themeColor="text1"/>
          <w:sz w:val="20"/>
        </w:rPr>
        <w:instrText>MacroButton Nomacro §</w:instrText>
      </w:r>
      <w:r w:rsidRPr="004B7EF0">
        <w:rPr>
          <w:rFonts w:ascii="Arial" w:hAnsi="Arial" w:cs="Arial"/>
          <w:snapToGrid/>
          <w:color w:val="000000" w:themeColor="text1"/>
          <w:sz w:val="20"/>
        </w:rPr>
        <w:fldChar w:fldCharType="end"/>
      </w:r>
      <w:r w:rsidRPr="004B7EF0">
        <w:rPr>
          <w:rFonts w:ascii="Arial" w:hAnsi="Arial" w:cs="Arial"/>
          <w:snapToGrid/>
          <w:color w:val="800080"/>
          <w:sz w:val="20"/>
        </w:rPr>
        <w:t>.</w:t>
      </w:r>
    </w:p>
    <w:p w14:paraId="667D9C0F" w14:textId="77777777" w:rsidR="00F7602E" w:rsidRPr="00565F06" w:rsidRDefault="00F7602E" w:rsidP="00565F06">
      <w:pPr>
        <w:tabs>
          <w:tab w:val="left" w:pos="-1440"/>
          <w:tab w:val="left" w:pos="-720"/>
        </w:tabs>
        <w:suppressAutoHyphens/>
        <w:spacing w:line="240" w:lineRule="atLeast"/>
        <w:ind w:left="284"/>
        <w:rPr>
          <w:rFonts w:ascii="Arial" w:hAnsi="Arial" w:cs="Arial"/>
          <w:snapToGrid/>
          <w:color w:val="800080"/>
          <w:sz w:val="18"/>
          <w:szCs w:val="18"/>
        </w:rPr>
      </w:pPr>
      <w:r w:rsidRPr="004B7EF0">
        <w:rPr>
          <w:rFonts w:ascii="Arial" w:hAnsi="Arial" w:cs="Arial"/>
          <w:snapToGrid/>
          <w:color w:val="800080"/>
          <w:sz w:val="20"/>
        </w:rPr>
        <w:t>De hypotheek zoals hiervoor omschreven wordt verleend op het hierna te omschrijven Overbruggingspand</w:t>
      </w:r>
      <w:r w:rsidRPr="00565F06">
        <w:rPr>
          <w:rFonts w:ascii="Arial" w:hAnsi="Arial" w:cs="Arial"/>
          <w:snapToGrid/>
          <w:color w:val="800080"/>
          <w:sz w:val="20"/>
        </w:rPr>
        <w:t>:</w:t>
      </w:r>
      <w:r w:rsidRPr="00565F06">
        <w:rPr>
          <w:rFonts w:ascii="Arial" w:hAnsi="Arial" w:cs="Arial"/>
          <w:snapToGrid/>
          <w:color w:val="800080"/>
          <w:sz w:val="18"/>
          <w:szCs w:val="18"/>
        </w:rPr>
        <w:t xml:space="preserve"> </w:t>
      </w:r>
    </w:p>
    <w:p w14:paraId="365D14B8" w14:textId="1B9AFAE4" w:rsidR="005F3870" w:rsidRDefault="003C389B" w:rsidP="005F3870">
      <w:pPr>
        <w:tabs>
          <w:tab w:val="left" w:pos="-1440"/>
          <w:tab w:val="left" w:pos="-720"/>
        </w:tabs>
        <w:suppressAutoHyphens/>
        <w:spacing w:line="240" w:lineRule="atLeast"/>
        <w:ind w:left="284"/>
        <w:rPr>
          <w:rFonts w:ascii="Arial" w:hAnsi="Arial" w:cs="Arial"/>
          <w:color w:val="FF0000"/>
          <w:sz w:val="20"/>
        </w:rPr>
      </w:pPr>
      <w:r w:rsidRPr="004B7EF0">
        <w:rPr>
          <w:rFonts w:ascii="Arial" w:hAnsi="Arial" w:cs="Arial"/>
          <w:color w:val="800080"/>
          <w:sz w:val="20"/>
          <w:highlight w:val="yellow"/>
        </w:rPr>
        <w:t>TEKSTBLOK RECHT TEKSTBLOK REGISTERGOED</w:t>
      </w:r>
      <w:r w:rsidRPr="004B7EF0">
        <w:rPr>
          <w:rFonts w:ascii="Arial" w:hAnsi="Arial" w:cs="Arial"/>
          <w:color w:val="800080"/>
          <w:sz w:val="20"/>
        </w:rPr>
        <w:t>.</w:t>
      </w:r>
    </w:p>
    <w:p w14:paraId="31980634" w14:textId="1CE29B24" w:rsidR="005F3870" w:rsidRPr="00186103" w:rsidRDefault="005F3870" w:rsidP="00186103">
      <w:pPr>
        <w:tabs>
          <w:tab w:val="left" w:pos="-1440"/>
          <w:tab w:val="left" w:pos="-720"/>
        </w:tabs>
        <w:suppressAutoHyphens/>
        <w:spacing w:line="240" w:lineRule="atLeast"/>
        <w:ind w:left="284"/>
        <w:rPr>
          <w:rFonts w:ascii="Arial" w:hAnsi="Arial" w:cs="Arial"/>
          <w:color w:val="800080"/>
          <w:sz w:val="20"/>
        </w:rPr>
      </w:pPr>
      <w:r w:rsidRPr="00186103">
        <w:rPr>
          <w:rFonts w:ascii="Arial" w:hAnsi="Arial" w:cs="Arial"/>
          <w:color w:val="800080"/>
          <w:sz w:val="20"/>
        </w:rPr>
        <w:t>De (Derde) Hypotheekgever staat er voorts jegens ASR voor in:</w:t>
      </w:r>
    </w:p>
    <w:p w14:paraId="3032C40C" w14:textId="77777777" w:rsidR="005F3870" w:rsidRPr="00186103" w:rsidRDefault="005F3870" w:rsidP="005F3870">
      <w:pPr>
        <w:numPr>
          <w:ilvl w:val="0"/>
          <w:numId w:val="7"/>
        </w:numPr>
        <w:tabs>
          <w:tab w:val="left" w:pos="-1440"/>
          <w:tab w:val="left" w:pos="-720"/>
        </w:tabs>
        <w:suppressAutoHyphens/>
        <w:spacing w:line="240" w:lineRule="atLeast"/>
        <w:rPr>
          <w:rFonts w:ascii="Arial" w:hAnsi="Arial" w:cs="Arial"/>
          <w:color w:val="800080"/>
          <w:sz w:val="20"/>
        </w:rPr>
      </w:pPr>
      <w:r w:rsidRPr="00186103">
        <w:rPr>
          <w:rFonts w:ascii="Arial" w:hAnsi="Arial" w:cs="Arial"/>
          <w:color w:val="800080"/>
          <w:sz w:val="20"/>
        </w:rPr>
        <w:t xml:space="preserve">dat het voormelde Onderpand hem in volle en onbezwaarde eigendom toebehoort, behoudens het (de) eventuele ten behoeve van ASR eerder gevestigde hypotheekrecht(en) ten laste van de (Derde) Hypotheekgever, en dat hij daarover de onvoorwaardelijke beschikking heeft; </w:t>
      </w:r>
    </w:p>
    <w:p w14:paraId="2697BAF5" w14:textId="77777777" w:rsidR="005F3870" w:rsidRPr="00186103" w:rsidRDefault="005F3870" w:rsidP="005F3870">
      <w:pPr>
        <w:numPr>
          <w:ilvl w:val="0"/>
          <w:numId w:val="7"/>
        </w:numPr>
        <w:tabs>
          <w:tab w:val="left" w:pos="-1440"/>
          <w:tab w:val="left" w:pos="-720"/>
        </w:tabs>
        <w:suppressAutoHyphens/>
        <w:spacing w:line="240" w:lineRule="atLeast"/>
        <w:rPr>
          <w:rFonts w:ascii="Arial" w:hAnsi="Arial" w:cs="Arial"/>
          <w:color w:val="800080"/>
          <w:sz w:val="20"/>
        </w:rPr>
      </w:pPr>
      <w:r w:rsidRPr="00186103">
        <w:rPr>
          <w:rFonts w:ascii="Arial" w:hAnsi="Arial" w:cs="Arial"/>
          <w:color w:val="800080"/>
          <w:sz w:val="20"/>
        </w:rPr>
        <w:t xml:space="preserve">dat het voormelde Onderpand niet is belast met beslagen of met een recht van vruchtgebruik en niet is verhuurd noch anderszins in gebruik of genot is afgestaan aan derden; en </w:t>
      </w:r>
    </w:p>
    <w:p w14:paraId="25EBFE21" w14:textId="77777777" w:rsidR="005F3870" w:rsidRPr="00186103" w:rsidRDefault="005F3870" w:rsidP="005F3870">
      <w:pPr>
        <w:numPr>
          <w:ilvl w:val="0"/>
          <w:numId w:val="7"/>
        </w:numPr>
        <w:tabs>
          <w:tab w:val="left" w:pos="-1440"/>
          <w:tab w:val="left" w:pos="-720"/>
        </w:tabs>
        <w:suppressAutoHyphens/>
        <w:spacing w:line="240" w:lineRule="atLeast"/>
        <w:rPr>
          <w:rFonts w:ascii="Arial" w:hAnsi="Arial" w:cs="Arial"/>
          <w:color w:val="800080"/>
          <w:sz w:val="20"/>
        </w:rPr>
      </w:pPr>
      <w:r w:rsidRPr="00186103">
        <w:rPr>
          <w:rFonts w:ascii="Arial" w:hAnsi="Arial" w:cs="Arial"/>
          <w:color w:val="800080"/>
          <w:sz w:val="20"/>
        </w:rPr>
        <w:t xml:space="preserve">dat het voormelde Onderpand niet anders met recht van hypotheek is of kan worden bezwaard dan krachtens deze akte, behoudens het (de) eventuele ten behoeve van ASR eerder gevestigde hypotheekrecht(en) ten laste van de (Derde) Hypotheekgever. </w:t>
      </w:r>
    </w:p>
    <w:p w14:paraId="49D82B50" w14:textId="28DF4204" w:rsidR="004877D9" w:rsidRPr="00186103" w:rsidRDefault="005F3870" w:rsidP="00186103">
      <w:pPr>
        <w:tabs>
          <w:tab w:val="left" w:pos="-1440"/>
          <w:tab w:val="left" w:pos="-720"/>
        </w:tabs>
        <w:suppressAutoHyphens/>
        <w:spacing w:line="240" w:lineRule="atLeast"/>
        <w:ind w:left="360"/>
        <w:rPr>
          <w:rFonts w:ascii="Arial" w:hAnsi="Arial" w:cs="Arial"/>
          <w:color w:val="800080"/>
          <w:sz w:val="20"/>
        </w:rPr>
      </w:pPr>
      <w:r w:rsidRPr="00186103">
        <w:rPr>
          <w:rFonts w:ascii="Arial" w:hAnsi="Arial" w:cs="Arial"/>
          <w:color w:val="800080"/>
          <w:sz w:val="20"/>
        </w:rPr>
        <w:t xml:space="preserve">De (Derde) Hypotheekgever en ASR komen hierbij overeen dat, indien ASR (een deel van) haar vordering(en) tot zekerheid waarvan onderhavig hypotheekrecht wordt gevestigd, overdraagt aan een derde, op deze derde tevens een met (het overgedragen deel van) deze vordering(en) evenredig deel van het hiervoor bedoelde hypotheekrecht als nevenrecht zal overgaan.  </w:t>
      </w:r>
    </w:p>
    <w:p w14:paraId="1C8AEC54" w14:textId="77777777" w:rsidR="00C85480" w:rsidRPr="00C20D0E" w:rsidRDefault="00C85480" w:rsidP="00CC7508">
      <w:pPr>
        <w:pStyle w:val="NormalWeb"/>
        <w:widowControl/>
        <w:suppressAutoHyphens/>
        <w:spacing w:before="0" w:beforeAutospacing="0" w:after="0" w:afterAutospacing="0" w:line="240" w:lineRule="atLeast"/>
        <w:rPr>
          <w:rFonts w:ascii="Arial" w:hAnsi="Arial" w:cs="Arial"/>
          <w:snapToGrid w:val="0"/>
          <w:color w:val="800080"/>
          <w:sz w:val="20"/>
          <w:szCs w:val="20"/>
          <w:u w:val="single"/>
          <w:lang w:val="nl-NL"/>
        </w:rPr>
      </w:pPr>
      <w:bookmarkStart w:id="53" w:name="_DV_M281"/>
      <w:bookmarkEnd w:id="53"/>
      <w:r w:rsidRPr="00C20D0E">
        <w:rPr>
          <w:rFonts w:ascii="Arial" w:hAnsi="Arial" w:cs="Arial"/>
          <w:snapToGrid w:val="0"/>
          <w:color w:val="800080"/>
          <w:sz w:val="20"/>
          <w:szCs w:val="20"/>
          <w:u w:val="single"/>
          <w:lang w:val="nl-NL"/>
        </w:rPr>
        <w:t>Woonplaats</w:t>
      </w:r>
    </w:p>
    <w:p w14:paraId="18991701" w14:textId="77777777" w:rsidR="00C85480" w:rsidRPr="00C20D0E" w:rsidRDefault="00C85480" w:rsidP="00CC7508">
      <w:pPr>
        <w:pStyle w:val="NormalWeb"/>
        <w:widowControl/>
        <w:suppressAutoHyphens/>
        <w:spacing w:before="0" w:beforeAutospacing="0" w:after="0" w:afterAutospacing="0" w:line="240" w:lineRule="atLeast"/>
        <w:rPr>
          <w:rFonts w:ascii="Arial" w:hAnsi="Arial" w:cs="Arial"/>
          <w:snapToGrid w:val="0"/>
          <w:color w:val="800080"/>
          <w:sz w:val="20"/>
          <w:szCs w:val="20"/>
          <w:lang w:val="nl-NL"/>
        </w:rPr>
      </w:pPr>
      <w:bookmarkStart w:id="54" w:name="_DV_M327"/>
      <w:bookmarkEnd w:id="54"/>
      <w:r w:rsidRPr="00C20D0E">
        <w:rPr>
          <w:rFonts w:ascii="Arial" w:hAnsi="Arial" w:cs="Arial"/>
          <w:snapToGrid w:val="0"/>
          <w:color w:val="800080"/>
          <w:sz w:val="20"/>
          <w:szCs w:val="20"/>
          <w:lang w:val="nl-NL"/>
        </w:rPr>
        <w:t xml:space="preserve">Partijen kiezen woonplaats ten kantore van de bewaarder van deze akte. </w:t>
      </w:r>
    </w:p>
    <w:p w14:paraId="44143597" w14:textId="77777777" w:rsidR="00C85480" w:rsidRPr="009823B6" w:rsidRDefault="00C85480" w:rsidP="00E558D5">
      <w:pPr>
        <w:tabs>
          <w:tab w:val="left" w:pos="-1440"/>
          <w:tab w:val="left" w:pos="-720"/>
        </w:tabs>
        <w:suppressAutoHyphens/>
        <w:spacing w:line="240" w:lineRule="atLeast"/>
        <w:ind w:left="720" w:hanging="720"/>
        <w:rPr>
          <w:rFonts w:ascii="Arial" w:hAnsi="Arial" w:cs="Arial"/>
          <w:color w:val="FF0000"/>
          <w:sz w:val="20"/>
        </w:rPr>
      </w:pPr>
      <w:r w:rsidRPr="0056395F">
        <w:rPr>
          <w:rFonts w:ascii="Arial" w:hAnsi="Arial" w:cs="Arial"/>
          <w:color w:val="FF0000"/>
          <w:sz w:val="20"/>
        </w:rPr>
        <w:t>EINDE KADASTERDEEL</w:t>
      </w:r>
    </w:p>
    <w:p w14:paraId="5658AC7C" w14:textId="77777777" w:rsidR="00C85480" w:rsidRDefault="00C85480" w:rsidP="00E558D5">
      <w:pPr>
        <w:widowControl/>
        <w:spacing w:after="160" w:line="240" w:lineRule="atLeast"/>
        <w:rPr>
          <w:rFonts w:ascii="Arial" w:hAnsi="Arial" w:cs="Arial"/>
          <w:snapToGrid/>
          <w:color w:val="FF0000"/>
          <w:sz w:val="20"/>
        </w:rPr>
      </w:pPr>
      <w:r>
        <w:rPr>
          <w:rFonts w:ascii="Arial" w:hAnsi="Arial" w:cs="Arial"/>
          <w:color w:val="FF0000"/>
          <w:sz w:val="20"/>
        </w:rPr>
        <w:br w:type="page"/>
      </w:r>
    </w:p>
    <w:p w14:paraId="22DDE797" w14:textId="77777777" w:rsidR="00C85480" w:rsidRPr="002E7F50" w:rsidRDefault="00C85480" w:rsidP="00E558D5">
      <w:pPr>
        <w:spacing w:line="240" w:lineRule="atLeast"/>
        <w:rPr>
          <w:rFonts w:ascii="Arial" w:hAnsi="Arial" w:cs="Arial"/>
          <w:b/>
          <w:i/>
          <w:color w:val="000000"/>
          <w:sz w:val="20"/>
        </w:rPr>
      </w:pPr>
      <w:r>
        <w:rPr>
          <w:rFonts w:ascii="Arial" w:hAnsi="Arial" w:cs="Arial"/>
          <w:b/>
          <w:i/>
          <w:color w:val="000000"/>
          <w:sz w:val="20"/>
        </w:rPr>
        <w:lastRenderedPageBreak/>
        <w:t>Voorbeeld comparitie partij ‘ASR’</w:t>
      </w:r>
    </w:p>
    <w:p w14:paraId="360A5DD4" w14:textId="77777777" w:rsidR="00C85480" w:rsidRPr="000044A4" w:rsidRDefault="00C85480" w:rsidP="00E558D5">
      <w:pPr>
        <w:tabs>
          <w:tab w:val="left" w:pos="-1440"/>
          <w:tab w:val="left" w:pos="-720"/>
        </w:tabs>
        <w:suppressAutoHyphens/>
        <w:spacing w:line="240" w:lineRule="atLeast"/>
        <w:rPr>
          <w:rFonts w:ascii="Arial" w:hAnsi="Arial" w:cs="Arial"/>
          <w:sz w:val="20"/>
        </w:rPr>
      </w:pPr>
      <w:bookmarkStart w:id="55" w:name="_Hlk4677542"/>
      <w:r w:rsidRPr="00BF391C">
        <w:rPr>
          <w:rFonts w:ascii="Arial" w:hAnsi="Arial" w:cs="Arial"/>
          <w:sz w:val="20"/>
        </w:rPr>
        <w:t xml:space="preserve">de </w:t>
      </w:r>
      <w:r>
        <w:rPr>
          <w:rFonts w:ascii="Arial" w:hAnsi="Arial" w:cs="Arial"/>
          <w:sz w:val="20"/>
        </w:rPr>
        <w:t>naamloze</w:t>
      </w:r>
      <w:r w:rsidRPr="00BF391C">
        <w:rPr>
          <w:rFonts w:ascii="Arial" w:hAnsi="Arial" w:cs="Arial"/>
          <w:sz w:val="20"/>
        </w:rPr>
        <w:t xml:space="preserve"> vennootschap</w:t>
      </w:r>
      <w:r>
        <w:rPr>
          <w:rFonts w:ascii="Arial" w:hAnsi="Arial" w:cs="Arial"/>
          <w:sz w:val="20"/>
        </w:rPr>
        <w:t xml:space="preserve"> ASR Levensverzekering N.V.</w:t>
      </w:r>
      <w:r w:rsidRPr="00D41CE7">
        <w:rPr>
          <w:rFonts w:ascii="Arial" w:hAnsi="Arial" w:cs="Arial"/>
          <w:color w:val="000000"/>
          <w:sz w:val="20"/>
        </w:rPr>
        <w:t xml:space="preserve">, </w:t>
      </w:r>
      <w:r w:rsidRPr="00BF391C">
        <w:rPr>
          <w:rFonts w:ascii="Arial" w:hAnsi="Arial" w:cs="Arial"/>
          <w:sz w:val="20"/>
        </w:rPr>
        <w:t xml:space="preserve">statutair gevestigd te </w:t>
      </w:r>
      <w:r>
        <w:rPr>
          <w:rFonts w:ascii="Arial" w:hAnsi="Arial" w:cs="Arial"/>
          <w:sz w:val="20"/>
        </w:rPr>
        <w:t>Utrecht</w:t>
      </w:r>
      <w:r w:rsidRPr="00BF391C">
        <w:rPr>
          <w:rFonts w:ascii="Arial" w:hAnsi="Arial" w:cs="Arial"/>
          <w:sz w:val="20"/>
        </w:rPr>
        <w:t xml:space="preserve">,  kantoorhoudende te </w:t>
      </w:r>
      <w:r>
        <w:rPr>
          <w:rFonts w:ascii="Arial" w:hAnsi="Arial" w:cs="Arial"/>
          <w:sz w:val="20"/>
        </w:rPr>
        <w:t>3584 BA Utrecht, Archimedeslaan 10</w:t>
      </w:r>
      <w:r w:rsidRPr="00BF391C">
        <w:rPr>
          <w:rFonts w:ascii="Arial" w:hAnsi="Arial" w:cs="Arial"/>
          <w:sz w:val="20"/>
        </w:rPr>
        <w:t xml:space="preserve"> </w:t>
      </w:r>
      <w:r w:rsidRPr="000044A4">
        <w:rPr>
          <w:rFonts w:ascii="Arial" w:hAnsi="Arial" w:cs="Arial"/>
          <w:sz w:val="20"/>
        </w:rPr>
        <w:t>(correspondentieadres</w:t>
      </w:r>
      <w:r w:rsidR="004A391F">
        <w:rPr>
          <w:rFonts w:ascii="Arial" w:hAnsi="Arial" w:cs="Arial"/>
          <w:sz w:val="20"/>
        </w:rPr>
        <w:t>:</w:t>
      </w:r>
      <w:r w:rsidRPr="000044A4">
        <w:rPr>
          <w:rFonts w:ascii="Arial" w:hAnsi="Arial" w:cs="Arial"/>
          <w:sz w:val="20"/>
        </w:rPr>
        <w:t xml:space="preserve"> </w:t>
      </w:r>
      <w:r>
        <w:rPr>
          <w:rFonts w:ascii="Arial" w:hAnsi="Arial" w:cs="Arial"/>
          <w:sz w:val="20"/>
        </w:rPr>
        <w:t>postbus 2687, 3800 GE Amersfoort</w:t>
      </w:r>
      <w:r w:rsidRPr="000044A4">
        <w:rPr>
          <w:rFonts w:ascii="Arial" w:hAnsi="Arial" w:cs="Arial"/>
          <w:sz w:val="20"/>
        </w:rPr>
        <w:t>),</w:t>
      </w:r>
    </w:p>
    <w:bookmarkEnd w:id="55"/>
    <w:p w14:paraId="46BE5CEA" w14:textId="77777777" w:rsidR="00C85480" w:rsidRDefault="00C85480" w:rsidP="00E558D5">
      <w:pPr>
        <w:spacing w:line="240" w:lineRule="atLeast"/>
        <w:rPr>
          <w:rFonts w:ascii="Arial" w:hAnsi="Arial" w:cs="Arial"/>
          <w:color w:val="000000"/>
          <w:sz w:val="20"/>
        </w:rPr>
      </w:pPr>
    </w:p>
    <w:p w14:paraId="0FFF611E" w14:textId="77777777" w:rsidR="00C85480" w:rsidRPr="002E7F50" w:rsidRDefault="00C85480" w:rsidP="00E558D5">
      <w:pPr>
        <w:spacing w:line="240" w:lineRule="atLeast"/>
        <w:rPr>
          <w:rFonts w:ascii="Arial" w:hAnsi="Arial" w:cs="Arial"/>
          <w:b/>
          <w:i/>
          <w:color w:val="000000"/>
          <w:sz w:val="20"/>
        </w:rPr>
      </w:pPr>
      <w:r w:rsidRPr="002E7F50">
        <w:rPr>
          <w:rFonts w:ascii="Arial" w:hAnsi="Arial" w:cs="Arial"/>
          <w:b/>
          <w:i/>
          <w:color w:val="000000"/>
          <w:sz w:val="20"/>
        </w:rPr>
        <w:t>Toelichting</w:t>
      </w:r>
    </w:p>
    <w:p w14:paraId="533D62C9" w14:textId="77777777" w:rsidR="00C85480" w:rsidRPr="002E7F50" w:rsidRDefault="00C85480" w:rsidP="00E558D5">
      <w:pPr>
        <w:tabs>
          <w:tab w:val="left" w:pos="-1440"/>
          <w:tab w:val="left" w:pos="-720"/>
          <w:tab w:val="left" w:pos="425"/>
        </w:tabs>
        <w:suppressAutoHyphens/>
        <w:spacing w:line="240" w:lineRule="atLeast"/>
        <w:rPr>
          <w:rFonts w:ascii="Arial" w:hAnsi="Arial" w:cs="Arial"/>
          <w:sz w:val="20"/>
        </w:rPr>
      </w:pPr>
      <w:r w:rsidRPr="002E7F50">
        <w:rPr>
          <w:rFonts w:ascii="Arial" w:hAnsi="Arial" w:cs="Arial"/>
          <w:sz w:val="20"/>
        </w:rPr>
        <w:t xml:space="preserve">Rangwisseling wordt </w:t>
      </w:r>
      <w:r w:rsidRPr="002E7F50">
        <w:rPr>
          <w:rFonts w:ascii="Arial" w:hAnsi="Arial" w:cs="Arial"/>
          <w:sz w:val="20"/>
          <w:u w:val="single"/>
        </w:rPr>
        <w:t>niet</w:t>
      </w:r>
      <w:r w:rsidRPr="002E7F50">
        <w:rPr>
          <w:rFonts w:ascii="Arial" w:hAnsi="Arial" w:cs="Arial"/>
          <w:sz w:val="20"/>
        </w:rPr>
        <w:t xml:space="preserve"> ondersteund in de akte, in verband met de verplichte vermelding van aankomsttitel en voorbelasting.</w:t>
      </w:r>
    </w:p>
    <w:p w14:paraId="75039D45" w14:textId="77777777" w:rsidR="00C85480" w:rsidRPr="002E7F50" w:rsidRDefault="00C85480" w:rsidP="00E558D5">
      <w:pPr>
        <w:tabs>
          <w:tab w:val="left" w:pos="-1440"/>
          <w:tab w:val="left" w:pos="-720"/>
          <w:tab w:val="left" w:pos="425"/>
        </w:tabs>
        <w:suppressAutoHyphens/>
        <w:spacing w:line="240" w:lineRule="atLeast"/>
        <w:rPr>
          <w:rFonts w:ascii="Arial" w:hAnsi="Arial" w:cs="Arial"/>
          <w:sz w:val="20"/>
        </w:rPr>
      </w:pPr>
    </w:p>
    <w:p w14:paraId="26B5619F" w14:textId="77777777" w:rsidR="00C85480" w:rsidRPr="002E7F50" w:rsidRDefault="00C85480" w:rsidP="00E558D5">
      <w:pPr>
        <w:tabs>
          <w:tab w:val="left" w:pos="-1440"/>
          <w:tab w:val="left" w:pos="-720"/>
          <w:tab w:val="left" w:pos="425"/>
        </w:tabs>
        <w:suppressAutoHyphens/>
        <w:spacing w:line="240" w:lineRule="atLeast"/>
        <w:rPr>
          <w:rFonts w:ascii="Arial" w:hAnsi="Arial" w:cs="Arial"/>
          <w:sz w:val="20"/>
        </w:rPr>
      </w:pPr>
      <w:r w:rsidRPr="002E7F50">
        <w:rPr>
          <w:rFonts w:ascii="Arial" w:hAnsi="Arial" w:cs="Arial"/>
          <w:sz w:val="20"/>
        </w:rPr>
        <w:t xml:space="preserve">Zie voor het kleurgebruik in deze modelakte: </w:t>
      </w:r>
    </w:p>
    <w:p w14:paraId="176EC67D" w14:textId="77777777" w:rsidR="00C85480" w:rsidRDefault="00C85480" w:rsidP="00E558D5">
      <w:pPr>
        <w:tabs>
          <w:tab w:val="left" w:pos="-1440"/>
          <w:tab w:val="left" w:pos="-720"/>
          <w:tab w:val="left" w:pos="425"/>
        </w:tabs>
        <w:suppressAutoHyphens/>
        <w:spacing w:line="240" w:lineRule="atLeast"/>
        <w:rPr>
          <w:rFonts w:ascii="Arial" w:hAnsi="Arial" w:cs="Arial"/>
          <w:sz w:val="20"/>
        </w:rPr>
      </w:pPr>
      <w:r w:rsidRPr="002E7F50">
        <w:rPr>
          <w:rFonts w:ascii="Arial" w:hAnsi="Arial" w:cs="Arial"/>
          <w:sz w:val="20"/>
        </w:rPr>
        <w:t xml:space="preserve">Tekstblok – Algemene afspraken modeldocumenten en tekstblokken </w:t>
      </w:r>
    </w:p>
    <w:p w14:paraId="0FC165F5" w14:textId="77777777" w:rsidR="00C85480" w:rsidRDefault="00C85480" w:rsidP="00E558D5">
      <w:pPr>
        <w:tabs>
          <w:tab w:val="left" w:pos="-1440"/>
          <w:tab w:val="left" w:pos="-720"/>
          <w:tab w:val="left" w:pos="425"/>
        </w:tabs>
        <w:suppressAutoHyphens/>
        <w:spacing w:line="240" w:lineRule="atLeast"/>
        <w:rPr>
          <w:rFonts w:ascii="Arial" w:hAnsi="Arial" w:cs="Arial"/>
          <w:sz w:val="20"/>
        </w:rPr>
      </w:pPr>
    </w:p>
    <w:p w14:paraId="0971127E" w14:textId="77777777" w:rsidR="00C85480" w:rsidRPr="004B7B3A" w:rsidRDefault="00C85480" w:rsidP="00E558D5">
      <w:pPr>
        <w:spacing w:line="240" w:lineRule="atLeast"/>
      </w:pPr>
      <w:r>
        <w:rPr>
          <w:rFonts w:ascii="Arial" w:hAnsi="Arial" w:cs="Arial"/>
          <w:sz w:val="20"/>
        </w:rPr>
        <w:t>De paragrafen en tekstfragmenten welke in dit modeldocument optioneel zijn, dienen op het moment dat ze worden opgenomen in de akte altijd binnen het Kadasterdeel te staan.</w:t>
      </w:r>
    </w:p>
    <w:p w14:paraId="51DF1EE0" w14:textId="77777777" w:rsidR="00C85480" w:rsidRDefault="00C85480" w:rsidP="00E558D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line="240" w:lineRule="atLeast"/>
        <w:rPr>
          <w:rFonts w:ascii="Arial" w:hAnsi="Arial" w:cs="Arial"/>
          <w:color w:val="FF0000"/>
          <w:sz w:val="20"/>
        </w:rPr>
      </w:pPr>
    </w:p>
    <w:p w14:paraId="77B04C91" w14:textId="77777777" w:rsidR="00C85480" w:rsidRPr="002E7F50" w:rsidRDefault="00C85480" w:rsidP="00E558D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line="240" w:lineRule="atLeast"/>
        <w:ind w:left="708" w:hanging="708"/>
        <w:rPr>
          <w:rFonts w:ascii="Arial" w:hAnsi="Arial" w:cs="Arial"/>
          <w:color w:val="FF0000"/>
          <w:sz w:val="20"/>
        </w:rPr>
      </w:pPr>
    </w:p>
    <w:p w14:paraId="417644AC" w14:textId="77777777" w:rsidR="00C85480" w:rsidRPr="002E7F50" w:rsidRDefault="00C85480" w:rsidP="00E558D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line="240" w:lineRule="atLeast"/>
        <w:ind w:left="708" w:hanging="708"/>
        <w:rPr>
          <w:rFonts w:ascii="Arial" w:hAnsi="Arial" w:cs="Arial"/>
          <w:color w:val="FF0000"/>
          <w:sz w:val="20"/>
        </w:rPr>
      </w:pPr>
    </w:p>
    <w:tbl>
      <w:tblPr>
        <w:tblW w:w="5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173"/>
      </w:tblGrid>
      <w:tr w:rsidR="00C85480" w:rsidRPr="00F31DA8" w14:paraId="23EB5D1B" w14:textId="77777777" w:rsidTr="00C3379B">
        <w:trPr>
          <w:trHeight w:val="332"/>
        </w:trPr>
        <w:tc>
          <w:tcPr>
            <w:tcW w:w="5173" w:type="dxa"/>
            <w:vAlign w:val="bottom"/>
          </w:tcPr>
          <w:p w14:paraId="713546D5" w14:textId="77777777" w:rsidR="00C85480" w:rsidRPr="00F31DA8" w:rsidRDefault="00C85480" w:rsidP="00E558D5">
            <w:pPr>
              <w:pStyle w:val="kopje"/>
              <w:spacing w:line="240" w:lineRule="atLeast"/>
              <w:rPr>
                <w:rFonts w:cs="Arial"/>
                <w:b w:val="0"/>
                <w:bCs/>
                <w:sz w:val="16"/>
                <w:szCs w:val="16"/>
              </w:rPr>
            </w:pPr>
            <w:r w:rsidRPr="00F31DA8">
              <w:rPr>
                <w:rFonts w:cs="Arial"/>
                <w:sz w:val="16"/>
                <w:szCs w:val="16"/>
              </w:rPr>
              <w:t>Versiehistorie</w:t>
            </w:r>
          </w:p>
        </w:tc>
      </w:tr>
    </w:tbl>
    <w:p w14:paraId="175F94E0" w14:textId="77777777" w:rsidR="00C85480" w:rsidRPr="00F31DA8" w:rsidRDefault="00C85480" w:rsidP="00E558D5">
      <w:pPr>
        <w:spacing w:line="240" w:lineRule="atLeast"/>
        <w:rPr>
          <w:rFonts w:ascii="Arial" w:hAnsi="Arial" w:cs="Arial"/>
          <w:kern w:val="28"/>
          <w:sz w:val="16"/>
          <w:szCs w:val="16"/>
          <w:lang w:eastAsia="en-US"/>
        </w:rPr>
      </w:pPr>
    </w:p>
    <w:tbl>
      <w:tblPr>
        <w:tblW w:w="8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778"/>
        <w:gridCol w:w="1903"/>
        <w:gridCol w:w="807"/>
        <w:gridCol w:w="4662"/>
        <w:tblGridChange w:id="56">
          <w:tblGrid>
            <w:gridCol w:w="778"/>
            <w:gridCol w:w="1903"/>
            <w:gridCol w:w="807"/>
            <w:gridCol w:w="4662"/>
          </w:tblGrid>
        </w:tblGridChange>
      </w:tblGrid>
      <w:tr w:rsidR="00C85480" w:rsidRPr="00F31DA8" w14:paraId="569CA4DE" w14:textId="77777777" w:rsidTr="00C3379B">
        <w:trPr>
          <w:trHeight w:hRule="exact" w:val="281"/>
          <w:tblHeader/>
        </w:trPr>
        <w:tc>
          <w:tcPr>
            <w:tcW w:w="779" w:type="dxa"/>
            <w:vAlign w:val="bottom"/>
          </w:tcPr>
          <w:p w14:paraId="48DF1477" w14:textId="77777777" w:rsidR="00C85480" w:rsidRPr="00F31DA8" w:rsidRDefault="00C85480" w:rsidP="00E558D5">
            <w:pPr>
              <w:pStyle w:val="tussenkopje"/>
              <w:spacing w:before="0"/>
              <w:rPr>
                <w:rFonts w:cs="Arial"/>
                <w:sz w:val="16"/>
                <w:szCs w:val="16"/>
                <w:lang w:val="nl-NL"/>
              </w:rPr>
            </w:pPr>
            <w:r w:rsidRPr="00F31DA8">
              <w:rPr>
                <w:rFonts w:cs="Arial"/>
                <w:sz w:val="16"/>
                <w:szCs w:val="16"/>
                <w:lang w:val="nl-NL"/>
              </w:rPr>
              <w:t>Versie</w:t>
            </w:r>
          </w:p>
        </w:tc>
        <w:tc>
          <w:tcPr>
            <w:tcW w:w="1909" w:type="dxa"/>
            <w:vAlign w:val="bottom"/>
          </w:tcPr>
          <w:p w14:paraId="3120F0D3" w14:textId="77777777" w:rsidR="00C85480" w:rsidRPr="00F31DA8" w:rsidRDefault="00C85480" w:rsidP="00E558D5">
            <w:pPr>
              <w:pStyle w:val="tussenkopje"/>
              <w:spacing w:before="0"/>
              <w:rPr>
                <w:rFonts w:cs="Arial"/>
                <w:sz w:val="16"/>
                <w:szCs w:val="16"/>
                <w:lang w:val="nl-NL"/>
              </w:rPr>
            </w:pPr>
            <w:r w:rsidRPr="00F31DA8">
              <w:rPr>
                <w:rFonts w:cs="Arial"/>
                <w:sz w:val="16"/>
                <w:szCs w:val="16"/>
                <w:lang w:val="nl-NL"/>
              </w:rPr>
              <w:t>Datum</w:t>
            </w:r>
          </w:p>
        </w:tc>
        <w:tc>
          <w:tcPr>
            <w:tcW w:w="784" w:type="dxa"/>
            <w:vAlign w:val="bottom"/>
          </w:tcPr>
          <w:p w14:paraId="57C38F17" w14:textId="77777777" w:rsidR="00C85480" w:rsidRPr="00F31DA8" w:rsidRDefault="00C85480" w:rsidP="00E558D5">
            <w:pPr>
              <w:pStyle w:val="tussenkopje"/>
              <w:spacing w:before="0"/>
              <w:rPr>
                <w:rFonts w:cs="Arial"/>
                <w:sz w:val="16"/>
                <w:szCs w:val="16"/>
                <w:lang w:val="nl-NL"/>
              </w:rPr>
            </w:pPr>
            <w:r w:rsidRPr="00F31DA8">
              <w:rPr>
                <w:rFonts w:cs="Arial"/>
                <w:sz w:val="16"/>
                <w:szCs w:val="16"/>
                <w:lang w:val="nl-NL"/>
              </w:rPr>
              <w:t>Auteur</w:t>
            </w:r>
          </w:p>
        </w:tc>
        <w:tc>
          <w:tcPr>
            <w:tcW w:w="4678" w:type="dxa"/>
            <w:vAlign w:val="bottom"/>
          </w:tcPr>
          <w:p w14:paraId="0455474A" w14:textId="77777777" w:rsidR="00C85480" w:rsidRPr="00F31DA8" w:rsidRDefault="00C85480" w:rsidP="00E558D5">
            <w:pPr>
              <w:pStyle w:val="tussenkopje"/>
              <w:spacing w:before="0"/>
              <w:rPr>
                <w:rFonts w:cs="Arial"/>
                <w:sz w:val="16"/>
                <w:szCs w:val="16"/>
                <w:lang w:val="nl-NL"/>
              </w:rPr>
            </w:pPr>
            <w:r w:rsidRPr="00F31DA8">
              <w:rPr>
                <w:rFonts w:cs="Arial"/>
                <w:sz w:val="16"/>
                <w:szCs w:val="16"/>
                <w:lang w:val="nl-NL"/>
              </w:rPr>
              <w:t>Opmerking</w:t>
            </w:r>
          </w:p>
        </w:tc>
      </w:tr>
      <w:tr w:rsidR="00C85480" w:rsidRPr="00F31DA8" w14:paraId="49117DF2" w14:textId="77777777" w:rsidTr="00C3379B">
        <w:trPr>
          <w:trHeight w:hRule="exact" w:val="250"/>
          <w:tblHeader/>
        </w:trPr>
        <w:tc>
          <w:tcPr>
            <w:tcW w:w="779" w:type="dxa"/>
          </w:tcPr>
          <w:p w14:paraId="526DC153" w14:textId="77777777" w:rsidR="00C85480" w:rsidRPr="00F31DA8" w:rsidRDefault="00762377" w:rsidP="00E558D5">
            <w:pPr>
              <w:pStyle w:val="tussenkopje"/>
              <w:spacing w:before="0"/>
              <w:rPr>
                <w:rFonts w:cs="Arial"/>
                <w:sz w:val="16"/>
                <w:szCs w:val="16"/>
                <w:lang w:val="nl-NL"/>
              </w:rPr>
            </w:pPr>
            <w:r>
              <w:rPr>
                <w:rFonts w:cs="Arial"/>
                <w:sz w:val="16"/>
                <w:szCs w:val="16"/>
                <w:lang w:val="nl-NL"/>
              </w:rPr>
              <w:t>0.9</w:t>
            </w:r>
          </w:p>
        </w:tc>
        <w:tc>
          <w:tcPr>
            <w:tcW w:w="1909" w:type="dxa"/>
          </w:tcPr>
          <w:p w14:paraId="579E5D79" w14:textId="77777777" w:rsidR="00C85480" w:rsidRDefault="009F01B7" w:rsidP="00E558D5">
            <w:pPr>
              <w:pStyle w:val="tussenkopje"/>
              <w:spacing w:before="0"/>
              <w:rPr>
                <w:rFonts w:cs="Arial"/>
                <w:sz w:val="16"/>
                <w:szCs w:val="16"/>
                <w:lang w:val="nl-NL"/>
              </w:rPr>
            </w:pPr>
            <w:r>
              <w:rPr>
                <w:rFonts w:cs="Arial"/>
                <w:sz w:val="16"/>
                <w:szCs w:val="16"/>
                <w:lang w:val="nl-NL"/>
              </w:rPr>
              <w:t>28 maart 2019</w:t>
            </w:r>
          </w:p>
          <w:p w14:paraId="7174E05E" w14:textId="77777777" w:rsidR="00C85480" w:rsidRPr="00F31DA8" w:rsidRDefault="00C85480" w:rsidP="00E558D5">
            <w:pPr>
              <w:pStyle w:val="tussenkopje"/>
              <w:spacing w:before="0"/>
              <w:rPr>
                <w:rFonts w:cs="Arial"/>
                <w:sz w:val="16"/>
                <w:szCs w:val="16"/>
                <w:lang w:val="nl-NL"/>
              </w:rPr>
            </w:pPr>
            <w:r>
              <w:rPr>
                <w:rFonts w:cs="Arial"/>
                <w:sz w:val="16"/>
                <w:szCs w:val="16"/>
                <w:lang w:val="nl-NL"/>
              </w:rPr>
              <w:t>Er 201</w:t>
            </w:r>
          </w:p>
        </w:tc>
        <w:tc>
          <w:tcPr>
            <w:tcW w:w="784" w:type="dxa"/>
          </w:tcPr>
          <w:p w14:paraId="2BD06831" w14:textId="77777777" w:rsidR="00C85480" w:rsidRPr="00F31DA8" w:rsidRDefault="00C85480" w:rsidP="00E558D5">
            <w:pPr>
              <w:pStyle w:val="tussenkopje"/>
              <w:spacing w:before="0"/>
              <w:rPr>
                <w:rFonts w:cs="Arial"/>
                <w:sz w:val="16"/>
                <w:szCs w:val="16"/>
                <w:lang w:val="nl-NL"/>
              </w:rPr>
            </w:pPr>
            <w:r w:rsidRPr="00F31DA8">
              <w:rPr>
                <w:rFonts w:cs="Arial"/>
                <w:sz w:val="16"/>
                <w:szCs w:val="16"/>
                <w:lang w:val="nl-NL"/>
              </w:rPr>
              <w:t>LG/PPB</w:t>
            </w:r>
          </w:p>
        </w:tc>
        <w:tc>
          <w:tcPr>
            <w:tcW w:w="4678" w:type="dxa"/>
          </w:tcPr>
          <w:p w14:paraId="7539E4F5" w14:textId="77777777" w:rsidR="00C85480" w:rsidRPr="00F31DA8" w:rsidRDefault="00C85480" w:rsidP="00E558D5">
            <w:pPr>
              <w:pStyle w:val="tussenkopje"/>
              <w:spacing w:before="0"/>
              <w:rPr>
                <w:rFonts w:cs="Arial"/>
                <w:sz w:val="16"/>
                <w:szCs w:val="16"/>
                <w:lang w:val="nl-NL"/>
              </w:rPr>
            </w:pPr>
            <w:r>
              <w:rPr>
                <w:rFonts w:cs="Arial"/>
                <w:sz w:val="16"/>
                <w:szCs w:val="16"/>
                <w:lang w:val="nl-NL"/>
              </w:rPr>
              <w:t>Concept conform model ASR 1701</w:t>
            </w:r>
          </w:p>
        </w:tc>
      </w:tr>
      <w:tr w:rsidR="00C85480" w:rsidRPr="00F31DA8" w14:paraId="76682D5E" w14:textId="77777777" w:rsidTr="00C3379B">
        <w:trPr>
          <w:trHeight w:hRule="exact" w:val="1313"/>
          <w:tblHeader/>
        </w:trPr>
        <w:tc>
          <w:tcPr>
            <w:tcW w:w="779" w:type="dxa"/>
          </w:tcPr>
          <w:p w14:paraId="3F1978F7" w14:textId="77777777" w:rsidR="00C85480" w:rsidRDefault="00762377" w:rsidP="00E558D5">
            <w:pPr>
              <w:pStyle w:val="tussenkopje"/>
              <w:spacing w:before="0"/>
              <w:rPr>
                <w:rFonts w:cs="Arial"/>
                <w:sz w:val="16"/>
                <w:szCs w:val="16"/>
                <w:lang w:val="nl-NL"/>
              </w:rPr>
            </w:pPr>
            <w:r>
              <w:rPr>
                <w:rFonts w:cs="Arial"/>
                <w:sz w:val="16"/>
                <w:szCs w:val="16"/>
                <w:lang w:val="nl-NL"/>
              </w:rPr>
              <w:t>1.0</w:t>
            </w:r>
          </w:p>
        </w:tc>
        <w:tc>
          <w:tcPr>
            <w:tcW w:w="1909" w:type="dxa"/>
          </w:tcPr>
          <w:p w14:paraId="4F428395" w14:textId="77777777" w:rsidR="00C85480" w:rsidRDefault="00762377" w:rsidP="00E558D5">
            <w:pPr>
              <w:pStyle w:val="tussenkopje"/>
              <w:spacing w:before="0"/>
              <w:rPr>
                <w:rFonts w:cs="Arial"/>
                <w:sz w:val="16"/>
                <w:szCs w:val="16"/>
                <w:lang w:val="nl-NL"/>
              </w:rPr>
            </w:pPr>
            <w:r>
              <w:rPr>
                <w:rFonts w:cs="Arial"/>
                <w:sz w:val="16"/>
                <w:szCs w:val="16"/>
                <w:lang w:val="nl-NL"/>
              </w:rPr>
              <w:t>8 april 2019</w:t>
            </w:r>
          </w:p>
        </w:tc>
        <w:tc>
          <w:tcPr>
            <w:tcW w:w="784" w:type="dxa"/>
          </w:tcPr>
          <w:p w14:paraId="45BEBB87" w14:textId="77777777" w:rsidR="00C85480" w:rsidRPr="00F31DA8" w:rsidRDefault="00762377" w:rsidP="00E558D5">
            <w:pPr>
              <w:pStyle w:val="tussenkopje"/>
              <w:spacing w:before="0"/>
              <w:rPr>
                <w:rFonts w:cs="Arial"/>
                <w:sz w:val="16"/>
                <w:szCs w:val="16"/>
                <w:lang w:val="nl-NL"/>
              </w:rPr>
            </w:pPr>
            <w:r>
              <w:rPr>
                <w:rFonts w:cs="Arial"/>
                <w:sz w:val="16"/>
                <w:szCs w:val="16"/>
                <w:lang w:val="nl-NL"/>
              </w:rPr>
              <w:t>LG/PPB</w:t>
            </w:r>
          </w:p>
        </w:tc>
        <w:tc>
          <w:tcPr>
            <w:tcW w:w="4678" w:type="dxa"/>
          </w:tcPr>
          <w:p w14:paraId="412D0010" w14:textId="77777777" w:rsidR="00C85480" w:rsidRDefault="00762377" w:rsidP="00E558D5">
            <w:pPr>
              <w:pStyle w:val="tussenkopje"/>
              <w:spacing w:before="0"/>
              <w:rPr>
                <w:rFonts w:cs="Arial"/>
                <w:sz w:val="16"/>
                <w:szCs w:val="16"/>
                <w:lang w:val="nl-NL"/>
              </w:rPr>
            </w:pPr>
            <w:r>
              <w:rPr>
                <w:rFonts w:cs="Arial"/>
                <w:sz w:val="16"/>
                <w:szCs w:val="16"/>
                <w:lang w:val="nl-NL"/>
              </w:rPr>
              <w:t>Modeldocument conform model ASR 1702</w:t>
            </w:r>
          </w:p>
        </w:tc>
      </w:tr>
      <w:tr w:rsidR="00FB2494" w:rsidRPr="00F31DA8" w14:paraId="3A4061D8" w14:textId="77777777" w:rsidTr="00C3379B">
        <w:trPr>
          <w:trHeight w:hRule="exact" w:val="565"/>
          <w:tblHeader/>
        </w:trPr>
        <w:tc>
          <w:tcPr>
            <w:tcW w:w="779" w:type="dxa"/>
          </w:tcPr>
          <w:p w14:paraId="15A15AE6" w14:textId="77777777" w:rsidR="00FB2494" w:rsidRDefault="00FB2494" w:rsidP="00FB2494">
            <w:pPr>
              <w:pStyle w:val="tussenkopje"/>
              <w:spacing w:before="0"/>
              <w:rPr>
                <w:rFonts w:cs="Arial"/>
                <w:sz w:val="16"/>
                <w:szCs w:val="16"/>
                <w:lang w:val="nl-NL"/>
              </w:rPr>
            </w:pPr>
            <w:r>
              <w:rPr>
                <w:rFonts w:cs="Arial"/>
                <w:sz w:val="16"/>
                <w:szCs w:val="16"/>
                <w:lang w:val="nl-NL"/>
              </w:rPr>
              <w:t>1.0</w:t>
            </w:r>
          </w:p>
        </w:tc>
        <w:tc>
          <w:tcPr>
            <w:tcW w:w="1909" w:type="dxa"/>
          </w:tcPr>
          <w:p w14:paraId="6A28E4D2" w14:textId="77777777" w:rsidR="00FB2494" w:rsidRDefault="00FB2494" w:rsidP="00FB2494">
            <w:pPr>
              <w:pStyle w:val="tussenkopje"/>
              <w:spacing w:before="0"/>
              <w:rPr>
                <w:rFonts w:cs="Arial"/>
                <w:sz w:val="16"/>
                <w:szCs w:val="16"/>
                <w:lang w:val="nl-NL"/>
              </w:rPr>
            </w:pPr>
            <w:r>
              <w:rPr>
                <w:rFonts w:cs="Arial"/>
                <w:sz w:val="16"/>
                <w:szCs w:val="16"/>
                <w:lang w:val="nl-NL"/>
              </w:rPr>
              <w:t>15 april 2019</w:t>
            </w:r>
          </w:p>
        </w:tc>
        <w:tc>
          <w:tcPr>
            <w:tcW w:w="784" w:type="dxa"/>
          </w:tcPr>
          <w:p w14:paraId="3DDF4021" w14:textId="77777777" w:rsidR="00FB2494" w:rsidRDefault="00FB2494" w:rsidP="00FB2494">
            <w:pPr>
              <w:pStyle w:val="tussenkopje"/>
              <w:spacing w:before="0"/>
              <w:rPr>
                <w:rFonts w:cs="Arial"/>
                <w:sz w:val="16"/>
                <w:szCs w:val="16"/>
                <w:lang w:val="nl-NL"/>
              </w:rPr>
            </w:pPr>
            <w:r>
              <w:rPr>
                <w:rFonts w:cs="Arial"/>
                <w:sz w:val="16"/>
                <w:szCs w:val="16"/>
                <w:lang w:val="nl-NL"/>
              </w:rPr>
              <w:t>LG/PPB</w:t>
            </w:r>
          </w:p>
        </w:tc>
        <w:tc>
          <w:tcPr>
            <w:tcW w:w="4678" w:type="dxa"/>
          </w:tcPr>
          <w:p w14:paraId="38AC04C9" w14:textId="77777777" w:rsidR="00FB2494" w:rsidRDefault="00FB2494" w:rsidP="00FB2494">
            <w:pPr>
              <w:pStyle w:val="tussenkopje"/>
              <w:spacing w:before="0"/>
              <w:rPr>
                <w:rFonts w:cs="Arial"/>
                <w:sz w:val="16"/>
                <w:szCs w:val="16"/>
                <w:lang w:val="nl-NL"/>
              </w:rPr>
            </w:pPr>
            <w:r>
              <w:rPr>
                <w:rFonts w:cs="Arial"/>
                <w:sz w:val="16"/>
                <w:szCs w:val="16"/>
                <w:lang w:val="nl-NL"/>
              </w:rPr>
              <w:t>Modeldocument conform model ASR 1901</w:t>
            </w:r>
          </w:p>
        </w:tc>
      </w:tr>
      <w:tr w:rsidR="00FB2494" w:rsidRPr="00F31DA8" w14:paraId="61C1E16E" w14:textId="77777777" w:rsidTr="00C3379B">
        <w:trPr>
          <w:trHeight w:hRule="exact" w:val="565"/>
          <w:tblHeader/>
        </w:trPr>
        <w:tc>
          <w:tcPr>
            <w:tcW w:w="779" w:type="dxa"/>
          </w:tcPr>
          <w:p w14:paraId="52F6789B" w14:textId="77777777" w:rsidR="00FB2494" w:rsidRDefault="00FB542C" w:rsidP="00FB2494">
            <w:pPr>
              <w:pStyle w:val="tussenkopje"/>
              <w:spacing w:before="0"/>
              <w:rPr>
                <w:rFonts w:cs="Arial"/>
                <w:sz w:val="16"/>
                <w:szCs w:val="16"/>
                <w:lang w:val="nl-NL"/>
              </w:rPr>
            </w:pPr>
            <w:r>
              <w:rPr>
                <w:rFonts w:cs="Arial"/>
                <w:sz w:val="16"/>
                <w:szCs w:val="16"/>
                <w:lang w:val="nl-NL"/>
              </w:rPr>
              <w:t>1.1</w:t>
            </w:r>
          </w:p>
        </w:tc>
        <w:tc>
          <w:tcPr>
            <w:tcW w:w="1909" w:type="dxa"/>
          </w:tcPr>
          <w:p w14:paraId="547DA3AE" w14:textId="77777777" w:rsidR="00FB2494" w:rsidRDefault="00FB542C" w:rsidP="00FB2494">
            <w:pPr>
              <w:pStyle w:val="tussenkopje"/>
              <w:spacing w:before="0"/>
              <w:rPr>
                <w:rFonts w:cs="Arial"/>
                <w:sz w:val="16"/>
                <w:szCs w:val="16"/>
                <w:lang w:val="nl-NL"/>
              </w:rPr>
            </w:pPr>
            <w:r>
              <w:rPr>
                <w:rFonts w:cs="Arial"/>
                <w:sz w:val="16"/>
                <w:szCs w:val="16"/>
                <w:lang w:val="nl-NL"/>
              </w:rPr>
              <w:t>18 april 2019</w:t>
            </w:r>
          </w:p>
        </w:tc>
        <w:tc>
          <w:tcPr>
            <w:tcW w:w="784" w:type="dxa"/>
          </w:tcPr>
          <w:p w14:paraId="72FD2E16" w14:textId="77777777" w:rsidR="00FB2494" w:rsidRDefault="00FB542C" w:rsidP="00FB2494">
            <w:pPr>
              <w:pStyle w:val="tussenkopje"/>
              <w:spacing w:before="0"/>
              <w:rPr>
                <w:rFonts w:cs="Arial"/>
                <w:sz w:val="16"/>
                <w:szCs w:val="16"/>
                <w:lang w:val="nl-NL"/>
              </w:rPr>
            </w:pPr>
            <w:r>
              <w:rPr>
                <w:rFonts w:cs="Arial"/>
                <w:sz w:val="16"/>
                <w:szCs w:val="16"/>
                <w:lang w:val="nl-NL"/>
              </w:rPr>
              <w:t>LG/PPB</w:t>
            </w:r>
          </w:p>
        </w:tc>
        <w:tc>
          <w:tcPr>
            <w:tcW w:w="4678" w:type="dxa"/>
          </w:tcPr>
          <w:p w14:paraId="75DE0710" w14:textId="77777777" w:rsidR="00FB2494" w:rsidRPr="00D40FF8" w:rsidRDefault="00FB542C" w:rsidP="00FB2494">
            <w:pPr>
              <w:pStyle w:val="tussenkopje"/>
              <w:spacing w:before="0"/>
              <w:rPr>
                <w:rFonts w:cs="Arial"/>
                <w:sz w:val="16"/>
                <w:szCs w:val="16"/>
                <w:lang w:val="nl-NL"/>
              </w:rPr>
            </w:pPr>
            <w:r>
              <w:rPr>
                <w:rFonts w:cs="Arial"/>
                <w:sz w:val="16"/>
                <w:szCs w:val="16"/>
                <w:lang w:val="nl-NL"/>
              </w:rPr>
              <w:t xml:space="preserve">Spaties </w:t>
            </w:r>
            <w:proofErr w:type="gramStart"/>
            <w:r>
              <w:rPr>
                <w:rFonts w:cs="Arial"/>
                <w:sz w:val="16"/>
                <w:szCs w:val="16"/>
                <w:lang w:val="nl-NL"/>
              </w:rPr>
              <w:t>teveel</w:t>
            </w:r>
            <w:proofErr w:type="gramEnd"/>
            <w:r>
              <w:rPr>
                <w:rFonts w:cs="Arial"/>
                <w:sz w:val="16"/>
                <w:szCs w:val="16"/>
                <w:lang w:val="nl-NL"/>
              </w:rPr>
              <w:t xml:space="preserve"> verwijderd</w:t>
            </w:r>
          </w:p>
        </w:tc>
      </w:tr>
      <w:tr w:rsidR="00C20D0E" w:rsidRPr="00F31DA8" w14:paraId="53298089" w14:textId="77777777" w:rsidTr="00C3379B">
        <w:trPr>
          <w:trHeight w:hRule="exact" w:val="565"/>
          <w:tblHeader/>
        </w:trPr>
        <w:tc>
          <w:tcPr>
            <w:tcW w:w="779" w:type="dxa"/>
          </w:tcPr>
          <w:p w14:paraId="65F21319" w14:textId="77777777" w:rsidR="00C20D0E" w:rsidRDefault="00C20D0E" w:rsidP="00FB2494">
            <w:pPr>
              <w:pStyle w:val="tussenkopje"/>
              <w:spacing w:before="0"/>
              <w:rPr>
                <w:rFonts w:cs="Arial"/>
                <w:sz w:val="16"/>
                <w:szCs w:val="16"/>
                <w:lang w:val="nl-NL"/>
              </w:rPr>
            </w:pPr>
            <w:r>
              <w:rPr>
                <w:rFonts w:cs="Arial"/>
                <w:sz w:val="16"/>
                <w:szCs w:val="16"/>
                <w:lang w:val="nl-NL"/>
              </w:rPr>
              <w:t>1.2</w:t>
            </w:r>
          </w:p>
        </w:tc>
        <w:tc>
          <w:tcPr>
            <w:tcW w:w="1909" w:type="dxa"/>
          </w:tcPr>
          <w:p w14:paraId="12D393A1" w14:textId="77777777" w:rsidR="00C20D0E" w:rsidRDefault="00C20D0E" w:rsidP="00FB2494">
            <w:pPr>
              <w:pStyle w:val="tussenkopje"/>
              <w:spacing w:before="0"/>
              <w:rPr>
                <w:rFonts w:cs="Arial"/>
                <w:sz w:val="16"/>
                <w:szCs w:val="16"/>
                <w:lang w:val="nl-NL"/>
              </w:rPr>
            </w:pPr>
            <w:r>
              <w:rPr>
                <w:rFonts w:cs="Arial"/>
                <w:sz w:val="16"/>
                <w:szCs w:val="16"/>
                <w:lang w:val="nl-NL"/>
              </w:rPr>
              <w:t>17 mei 2019</w:t>
            </w:r>
          </w:p>
        </w:tc>
        <w:tc>
          <w:tcPr>
            <w:tcW w:w="784" w:type="dxa"/>
          </w:tcPr>
          <w:p w14:paraId="59D35064" w14:textId="77777777" w:rsidR="00C20D0E" w:rsidRDefault="00C20D0E" w:rsidP="00FB2494">
            <w:pPr>
              <w:pStyle w:val="tussenkopje"/>
              <w:spacing w:before="0"/>
              <w:rPr>
                <w:rFonts w:cs="Arial"/>
                <w:sz w:val="16"/>
                <w:szCs w:val="16"/>
                <w:lang w:val="nl-NL"/>
              </w:rPr>
            </w:pPr>
            <w:r>
              <w:rPr>
                <w:rFonts w:cs="Arial"/>
                <w:sz w:val="16"/>
                <w:szCs w:val="16"/>
                <w:lang w:val="nl-NL"/>
              </w:rPr>
              <w:t>LG/PPB</w:t>
            </w:r>
          </w:p>
        </w:tc>
        <w:tc>
          <w:tcPr>
            <w:tcW w:w="4678" w:type="dxa"/>
          </w:tcPr>
          <w:p w14:paraId="1AC0026B" w14:textId="77777777" w:rsidR="00C20D0E" w:rsidRPr="00C20D0E" w:rsidRDefault="00C20D0E" w:rsidP="00FB2494">
            <w:pPr>
              <w:pStyle w:val="tussenkopje"/>
              <w:spacing w:before="0"/>
              <w:rPr>
                <w:rFonts w:cs="Arial"/>
                <w:sz w:val="16"/>
                <w:szCs w:val="16"/>
                <w:lang w:val="nl-NL"/>
              </w:rPr>
            </w:pPr>
            <w:r w:rsidRPr="00C20D0E">
              <w:rPr>
                <w:rFonts w:cs="Arial"/>
                <w:sz w:val="16"/>
                <w:szCs w:val="16"/>
              </w:rPr>
              <w:t>AA-4409: dubbele punt ontbrak in de partij naam van de bank</w:t>
            </w:r>
            <w:r>
              <w:rPr>
                <w:rFonts w:cs="Arial"/>
                <w:sz w:val="16"/>
                <w:szCs w:val="16"/>
              </w:rPr>
              <w:br/>
            </w:r>
            <w:r>
              <w:rPr>
                <w:rFonts w:cs="Arial"/>
                <w:sz w:val="16"/>
                <w:szCs w:val="16"/>
                <w:lang w:val="nl-NL"/>
              </w:rPr>
              <w:t>AA-4412: Woonplaatskeuze optioneel</w:t>
            </w:r>
          </w:p>
        </w:tc>
      </w:tr>
      <w:tr w:rsidR="00C20D0E" w:rsidRPr="00F31DA8" w14:paraId="3BBFD691" w14:textId="77777777" w:rsidTr="00C3379B">
        <w:trPr>
          <w:trHeight w:hRule="exact" w:val="565"/>
          <w:tblHeader/>
        </w:trPr>
        <w:tc>
          <w:tcPr>
            <w:tcW w:w="779" w:type="dxa"/>
          </w:tcPr>
          <w:p w14:paraId="7A34F46A" w14:textId="77777777" w:rsidR="00C20D0E" w:rsidRDefault="00FE752A" w:rsidP="00FB2494">
            <w:pPr>
              <w:pStyle w:val="tussenkopje"/>
              <w:spacing w:before="0"/>
              <w:rPr>
                <w:rFonts w:cs="Arial"/>
                <w:sz w:val="16"/>
                <w:szCs w:val="16"/>
                <w:lang w:val="nl-NL"/>
              </w:rPr>
            </w:pPr>
            <w:r>
              <w:rPr>
                <w:rFonts w:cs="Arial"/>
                <w:sz w:val="16"/>
                <w:szCs w:val="16"/>
                <w:lang w:val="nl-NL"/>
              </w:rPr>
              <w:t>1.3</w:t>
            </w:r>
          </w:p>
        </w:tc>
        <w:tc>
          <w:tcPr>
            <w:tcW w:w="1909" w:type="dxa"/>
          </w:tcPr>
          <w:p w14:paraId="5C916EE2" w14:textId="77777777" w:rsidR="00C20D0E" w:rsidRDefault="00FE752A" w:rsidP="00FB2494">
            <w:pPr>
              <w:pStyle w:val="tussenkopje"/>
              <w:spacing w:before="0"/>
              <w:rPr>
                <w:rFonts w:cs="Arial"/>
                <w:sz w:val="16"/>
                <w:szCs w:val="16"/>
                <w:lang w:val="nl-NL"/>
              </w:rPr>
            </w:pPr>
            <w:r>
              <w:rPr>
                <w:rFonts w:cs="Arial"/>
                <w:sz w:val="16"/>
                <w:szCs w:val="16"/>
                <w:lang w:val="nl-NL"/>
              </w:rPr>
              <w:t>29 mei 2019</w:t>
            </w:r>
          </w:p>
        </w:tc>
        <w:tc>
          <w:tcPr>
            <w:tcW w:w="784" w:type="dxa"/>
          </w:tcPr>
          <w:p w14:paraId="5257AEFD" w14:textId="77777777" w:rsidR="00C20D0E" w:rsidRDefault="00FE752A" w:rsidP="00FB2494">
            <w:pPr>
              <w:pStyle w:val="tussenkopje"/>
              <w:spacing w:before="0"/>
              <w:rPr>
                <w:rFonts w:cs="Arial"/>
                <w:sz w:val="16"/>
                <w:szCs w:val="16"/>
                <w:lang w:val="nl-NL"/>
              </w:rPr>
            </w:pPr>
            <w:r>
              <w:rPr>
                <w:rFonts w:cs="Arial"/>
                <w:sz w:val="16"/>
                <w:szCs w:val="16"/>
                <w:lang w:val="nl-NL"/>
              </w:rPr>
              <w:t>LG/PPB</w:t>
            </w:r>
          </w:p>
        </w:tc>
        <w:tc>
          <w:tcPr>
            <w:tcW w:w="4678" w:type="dxa"/>
          </w:tcPr>
          <w:p w14:paraId="08E1066A" w14:textId="77777777" w:rsidR="00C20D0E" w:rsidRPr="00C20D0E" w:rsidRDefault="00FE752A" w:rsidP="00FB2494">
            <w:pPr>
              <w:pStyle w:val="tussenkopje"/>
              <w:spacing w:before="0"/>
              <w:rPr>
                <w:rFonts w:cs="Arial"/>
                <w:sz w:val="16"/>
                <w:szCs w:val="16"/>
              </w:rPr>
            </w:pPr>
            <w:r>
              <w:rPr>
                <w:rFonts w:cs="Arial"/>
                <w:sz w:val="16"/>
                <w:szCs w:val="16"/>
                <w:lang w:val="nl-NL"/>
              </w:rPr>
              <w:t>AA-4412: Woonplaatskeuze optioneel</w:t>
            </w:r>
          </w:p>
        </w:tc>
      </w:tr>
      <w:tr w:rsidR="009E77CC" w:rsidRPr="00F31DA8" w14:paraId="2ED01229" w14:textId="77777777" w:rsidTr="00A05363">
        <w:trPr>
          <w:trHeight w:hRule="exact" w:val="839"/>
          <w:tblHeader/>
        </w:trPr>
        <w:tc>
          <w:tcPr>
            <w:tcW w:w="779" w:type="dxa"/>
          </w:tcPr>
          <w:p w14:paraId="49974C25" w14:textId="77777777" w:rsidR="009E77CC" w:rsidRDefault="009E77CC" w:rsidP="00FB2494">
            <w:pPr>
              <w:pStyle w:val="tussenkopje"/>
              <w:spacing w:before="0"/>
              <w:rPr>
                <w:rFonts w:cs="Arial"/>
                <w:sz w:val="16"/>
                <w:szCs w:val="16"/>
                <w:lang w:val="nl-NL"/>
              </w:rPr>
            </w:pPr>
            <w:r>
              <w:rPr>
                <w:rFonts w:cs="Arial"/>
                <w:sz w:val="16"/>
                <w:szCs w:val="16"/>
                <w:lang w:val="nl-NL"/>
              </w:rPr>
              <w:t>1.4</w:t>
            </w:r>
          </w:p>
        </w:tc>
        <w:tc>
          <w:tcPr>
            <w:tcW w:w="1909" w:type="dxa"/>
          </w:tcPr>
          <w:p w14:paraId="4C510E9E" w14:textId="77777777" w:rsidR="009E77CC" w:rsidRDefault="009E77CC" w:rsidP="00FB2494">
            <w:pPr>
              <w:pStyle w:val="tussenkopje"/>
              <w:spacing w:before="0"/>
              <w:rPr>
                <w:rFonts w:cs="Arial"/>
                <w:sz w:val="16"/>
                <w:szCs w:val="16"/>
                <w:lang w:val="nl-NL"/>
              </w:rPr>
            </w:pPr>
            <w:r>
              <w:rPr>
                <w:rFonts w:cs="Arial"/>
                <w:sz w:val="16"/>
                <w:szCs w:val="16"/>
                <w:lang w:val="nl-NL"/>
              </w:rPr>
              <w:t>10 oktober 2019</w:t>
            </w:r>
          </w:p>
        </w:tc>
        <w:tc>
          <w:tcPr>
            <w:tcW w:w="784" w:type="dxa"/>
          </w:tcPr>
          <w:p w14:paraId="5CAAA1CF" w14:textId="77777777" w:rsidR="009E77CC" w:rsidRDefault="009E77CC" w:rsidP="00FB2494">
            <w:pPr>
              <w:pStyle w:val="tussenkopje"/>
              <w:spacing w:before="0"/>
              <w:rPr>
                <w:rFonts w:cs="Arial"/>
                <w:sz w:val="16"/>
                <w:szCs w:val="16"/>
                <w:lang w:val="nl-NL"/>
              </w:rPr>
            </w:pPr>
            <w:r>
              <w:rPr>
                <w:rFonts w:cs="Arial"/>
                <w:sz w:val="16"/>
                <w:szCs w:val="16"/>
                <w:lang w:val="nl-NL"/>
              </w:rPr>
              <w:t>LG/PPB</w:t>
            </w:r>
          </w:p>
        </w:tc>
        <w:tc>
          <w:tcPr>
            <w:tcW w:w="4678" w:type="dxa"/>
          </w:tcPr>
          <w:p w14:paraId="190E56F2" w14:textId="77777777" w:rsidR="003F09A3" w:rsidRDefault="009E77CC" w:rsidP="009E77CC">
            <w:pPr>
              <w:pStyle w:val="tussenkopje"/>
              <w:spacing w:before="0"/>
              <w:rPr>
                <w:rFonts w:cs="Arial"/>
                <w:sz w:val="16"/>
                <w:szCs w:val="16"/>
                <w:lang w:val="nl-NL"/>
              </w:rPr>
            </w:pPr>
            <w:r>
              <w:rPr>
                <w:rFonts w:cs="Arial"/>
                <w:sz w:val="16"/>
                <w:szCs w:val="16"/>
                <w:lang w:val="nl-NL"/>
              </w:rPr>
              <w:t>Aanpassing alinea looptijd en aflossing o.b.v. ASR 1901</w:t>
            </w:r>
            <w:r w:rsidR="003F09A3">
              <w:rPr>
                <w:rFonts w:cs="Arial"/>
                <w:sz w:val="16"/>
                <w:szCs w:val="16"/>
                <w:lang w:val="nl-NL"/>
              </w:rPr>
              <w:t xml:space="preserve">. De woorden lening en </w:t>
            </w:r>
            <w:proofErr w:type="spellStart"/>
            <w:r w:rsidR="003F09A3">
              <w:rPr>
                <w:rFonts w:cs="Arial"/>
                <w:sz w:val="16"/>
                <w:szCs w:val="16"/>
                <w:lang w:val="nl-NL"/>
              </w:rPr>
              <w:t>leningovereenkomst</w:t>
            </w:r>
            <w:proofErr w:type="spellEnd"/>
            <w:r w:rsidR="003F09A3">
              <w:rPr>
                <w:rFonts w:cs="Arial"/>
                <w:sz w:val="16"/>
                <w:szCs w:val="16"/>
                <w:lang w:val="nl-NL"/>
              </w:rPr>
              <w:t xml:space="preserve"> overal zonder hoofdletter toegepast</w:t>
            </w:r>
          </w:p>
          <w:p w14:paraId="562A4619" w14:textId="77777777" w:rsidR="009E77CC" w:rsidRDefault="009E77CC" w:rsidP="00FB2494">
            <w:pPr>
              <w:pStyle w:val="tussenkopje"/>
              <w:spacing w:before="0"/>
              <w:rPr>
                <w:rFonts w:cs="Arial"/>
                <w:sz w:val="16"/>
                <w:szCs w:val="16"/>
                <w:lang w:val="nl-NL"/>
              </w:rPr>
            </w:pPr>
          </w:p>
        </w:tc>
      </w:tr>
      <w:tr w:rsidR="003F09A3" w:rsidRPr="00F31DA8" w14:paraId="73A14B7E" w14:textId="77777777" w:rsidTr="00C3379B">
        <w:trPr>
          <w:trHeight w:hRule="exact" w:val="565"/>
          <w:tblHeader/>
        </w:trPr>
        <w:tc>
          <w:tcPr>
            <w:tcW w:w="779" w:type="dxa"/>
          </w:tcPr>
          <w:p w14:paraId="7F558A01" w14:textId="7550EA13" w:rsidR="003F09A3" w:rsidRDefault="003C6C95" w:rsidP="00FB2494">
            <w:pPr>
              <w:pStyle w:val="tussenkopje"/>
              <w:spacing w:before="0"/>
              <w:rPr>
                <w:rFonts w:cs="Arial"/>
                <w:sz w:val="16"/>
                <w:szCs w:val="16"/>
                <w:lang w:val="nl-NL"/>
              </w:rPr>
            </w:pPr>
            <w:r>
              <w:rPr>
                <w:rFonts w:cs="Arial"/>
                <w:sz w:val="16"/>
                <w:szCs w:val="16"/>
                <w:lang w:val="nl-NL"/>
              </w:rPr>
              <w:t>2.0</w:t>
            </w:r>
          </w:p>
        </w:tc>
        <w:tc>
          <w:tcPr>
            <w:tcW w:w="1909" w:type="dxa"/>
          </w:tcPr>
          <w:p w14:paraId="0F9C43C6" w14:textId="7FC99CB8" w:rsidR="003F09A3" w:rsidRDefault="00D45D05" w:rsidP="00FB2494">
            <w:pPr>
              <w:pStyle w:val="tussenkopje"/>
              <w:spacing w:before="0"/>
              <w:rPr>
                <w:rFonts w:cs="Arial"/>
                <w:sz w:val="16"/>
                <w:szCs w:val="16"/>
                <w:lang w:val="nl-NL"/>
              </w:rPr>
            </w:pPr>
            <w:r>
              <w:rPr>
                <w:rFonts w:cs="Arial"/>
                <w:sz w:val="16"/>
                <w:szCs w:val="16"/>
                <w:lang w:val="nl-NL"/>
              </w:rPr>
              <w:t>10 mei 2021</w:t>
            </w:r>
          </w:p>
        </w:tc>
        <w:tc>
          <w:tcPr>
            <w:tcW w:w="784" w:type="dxa"/>
          </w:tcPr>
          <w:p w14:paraId="78E0BCB2" w14:textId="4E740206" w:rsidR="003F09A3" w:rsidRDefault="00D45D05" w:rsidP="00FB2494">
            <w:pPr>
              <w:pStyle w:val="tussenkopje"/>
              <w:spacing w:before="0"/>
              <w:rPr>
                <w:rFonts w:cs="Arial"/>
                <w:sz w:val="16"/>
                <w:szCs w:val="16"/>
                <w:lang w:val="nl-NL"/>
              </w:rPr>
            </w:pPr>
            <w:r>
              <w:rPr>
                <w:rFonts w:cs="Arial"/>
                <w:sz w:val="16"/>
                <w:szCs w:val="16"/>
                <w:lang w:val="nl-NL"/>
              </w:rPr>
              <w:t>LG/PPB</w:t>
            </w:r>
          </w:p>
        </w:tc>
        <w:tc>
          <w:tcPr>
            <w:tcW w:w="4678" w:type="dxa"/>
          </w:tcPr>
          <w:p w14:paraId="60B3FA97" w14:textId="25E8B79D" w:rsidR="003F09A3" w:rsidRDefault="00103DC1" w:rsidP="009E77CC">
            <w:pPr>
              <w:pStyle w:val="tussenkopje"/>
              <w:spacing w:before="0"/>
              <w:rPr>
                <w:rFonts w:cs="Arial"/>
                <w:sz w:val="16"/>
                <w:szCs w:val="16"/>
                <w:lang w:val="nl-NL"/>
              </w:rPr>
            </w:pPr>
            <w:r>
              <w:rPr>
                <w:rFonts w:cs="Arial"/>
                <w:sz w:val="16"/>
                <w:szCs w:val="16"/>
                <w:lang w:val="nl-NL"/>
              </w:rPr>
              <w:t>Aanpassing alinea looptijd en aflossing o.b.v. ASR 21.01</w:t>
            </w:r>
          </w:p>
        </w:tc>
      </w:tr>
      <w:tr w:rsidR="001774C7" w:rsidRPr="00F31DA8" w14:paraId="3EAF4B68" w14:textId="77777777" w:rsidTr="00C3379B">
        <w:trPr>
          <w:trHeight w:hRule="exact" w:val="565"/>
          <w:tblHeader/>
        </w:trPr>
        <w:tc>
          <w:tcPr>
            <w:tcW w:w="779" w:type="dxa"/>
          </w:tcPr>
          <w:p w14:paraId="643802AE" w14:textId="4EE53590" w:rsidR="001774C7" w:rsidRDefault="003155C8" w:rsidP="00FB2494">
            <w:pPr>
              <w:pStyle w:val="tussenkopje"/>
              <w:spacing w:before="0"/>
              <w:rPr>
                <w:rFonts w:cs="Arial"/>
                <w:sz w:val="16"/>
                <w:szCs w:val="16"/>
                <w:lang w:val="nl-NL"/>
              </w:rPr>
            </w:pPr>
            <w:r>
              <w:rPr>
                <w:rFonts w:cs="Arial"/>
                <w:sz w:val="16"/>
                <w:szCs w:val="16"/>
                <w:lang w:val="nl-NL"/>
              </w:rPr>
              <w:t>3.0</w:t>
            </w:r>
          </w:p>
        </w:tc>
        <w:tc>
          <w:tcPr>
            <w:tcW w:w="1909" w:type="dxa"/>
          </w:tcPr>
          <w:p w14:paraId="53CBC64B" w14:textId="5B57004A" w:rsidR="001774C7" w:rsidRDefault="001774C7" w:rsidP="00FB2494">
            <w:pPr>
              <w:pStyle w:val="tussenkopje"/>
              <w:spacing w:before="0"/>
              <w:rPr>
                <w:rFonts w:cs="Arial"/>
                <w:sz w:val="16"/>
                <w:szCs w:val="16"/>
                <w:lang w:val="nl-NL"/>
              </w:rPr>
            </w:pPr>
            <w:r>
              <w:rPr>
                <w:rFonts w:cs="Arial"/>
                <w:sz w:val="16"/>
                <w:szCs w:val="16"/>
                <w:lang w:val="nl-NL"/>
              </w:rPr>
              <w:t>12 oktober 2021</w:t>
            </w:r>
          </w:p>
        </w:tc>
        <w:tc>
          <w:tcPr>
            <w:tcW w:w="784" w:type="dxa"/>
          </w:tcPr>
          <w:p w14:paraId="4B831977" w14:textId="7589FB31" w:rsidR="001774C7" w:rsidRDefault="001774C7" w:rsidP="00FB2494">
            <w:pPr>
              <w:pStyle w:val="tussenkopje"/>
              <w:spacing w:before="0"/>
              <w:rPr>
                <w:rFonts w:cs="Arial"/>
                <w:sz w:val="16"/>
                <w:szCs w:val="16"/>
                <w:lang w:val="nl-NL"/>
              </w:rPr>
            </w:pPr>
            <w:r>
              <w:rPr>
                <w:rFonts w:cs="Arial"/>
                <w:sz w:val="16"/>
                <w:szCs w:val="16"/>
                <w:lang w:val="nl-NL"/>
              </w:rPr>
              <w:t>ODR/DPI</w:t>
            </w:r>
          </w:p>
        </w:tc>
        <w:tc>
          <w:tcPr>
            <w:tcW w:w="4678" w:type="dxa"/>
          </w:tcPr>
          <w:p w14:paraId="7F74CB7C" w14:textId="05E99C9B" w:rsidR="001774C7" w:rsidRDefault="001774C7" w:rsidP="009E77CC">
            <w:pPr>
              <w:pStyle w:val="tussenkopje"/>
              <w:spacing w:before="0"/>
              <w:rPr>
                <w:rFonts w:cs="Arial"/>
                <w:sz w:val="16"/>
                <w:szCs w:val="16"/>
                <w:lang w:val="nl-NL"/>
              </w:rPr>
            </w:pPr>
            <w:r>
              <w:rPr>
                <w:rFonts w:cs="Arial"/>
                <w:sz w:val="16"/>
                <w:szCs w:val="16"/>
                <w:lang w:val="nl-NL"/>
              </w:rPr>
              <w:t>Aanpassingen o.b.v. ASR 21.02</w:t>
            </w:r>
          </w:p>
        </w:tc>
      </w:tr>
      <w:tr w:rsidR="00DF2578" w:rsidRPr="00F31DA8" w14:paraId="098218C6" w14:textId="77777777" w:rsidTr="00DF2578">
        <w:tblPrEx>
          <w:tblW w:w="8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ExChange w:id="57" w:author="Groot, Karina de" w:date="2025-02-18T11:44:00Z" w16du:dateUtc="2025-02-18T10:44:00Z">
            <w:tblPrEx>
              <w:tblW w:w="8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Ex>
          </w:tblPrExChange>
        </w:tblPrEx>
        <w:trPr>
          <w:trHeight w:hRule="exact" w:val="853"/>
          <w:tblHeader/>
          <w:ins w:id="58" w:author="Groot, Karina de" w:date="2025-02-18T11:40:00Z"/>
          <w:trPrChange w:id="59" w:author="Groot, Karina de" w:date="2025-02-18T11:44:00Z" w16du:dateUtc="2025-02-18T10:44:00Z">
            <w:trPr>
              <w:trHeight w:hRule="exact" w:val="565"/>
              <w:tblHeader/>
            </w:trPr>
          </w:trPrChange>
        </w:trPr>
        <w:tc>
          <w:tcPr>
            <w:tcW w:w="779" w:type="dxa"/>
            <w:tcPrChange w:id="60" w:author="Groot, Karina de" w:date="2025-02-18T11:44:00Z" w16du:dateUtc="2025-02-18T10:44:00Z">
              <w:tcPr>
                <w:tcW w:w="779" w:type="dxa"/>
              </w:tcPr>
            </w:tcPrChange>
          </w:tcPr>
          <w:p w14:paraId="635EE03C" w14:textId="4355419C" w:rsidR="00DF2578" w:rsidRDefault="00DF2578" w:rsidP="00FB2494">
            <w:pPr>
              <w:pStyle w:val="tussenkopje"/>
              <w:spacing w:before="0"/>
              <w:rPr>
                <w:ins w:id="61" w:author="Groot, Karina de" w:date="2025-02-18T11:40:00Z" w16du:dateUtc="2025-02-18T10:40:00Z"/>
                <w:rFonts w:cs="Arial"/>
                <w:sz w:val="16"/>
                <w:szCs w:val="16"/>
                <w:lang w:val="nl-NL"/>
              </w:rPr>
            </w:pPr>
            <w:ins w:id="62" w:author="Groot, Karina de" w:date="2025-02-18T11:40:00Z" w16du:dateUtc="2025-02-18T10:40:00Z">
              <w:r>
                <w:rPr>
                  <w:rFonts w:cs="Arial"/>
                  <w:sz w:val="16"/>
                  <w:szCs w:val="16"/>
                  <w:lang w:val="nl-NL"/>
                </w:rPr>
                <w:t>4.0</w:t>
              </w:r>
            </w:ins>
          </w:p>
        </w:tc>
        <w:tc>
          <w:tcPr>
            <w:tcW w:w="1909" w:type="dxa"/>
            <w:tcPrChange w:id="63" w:author="Groot, Karina de" w:date="2025-02-18T11:44:00Z" w16du:dateUtc="2025-02-18T10:44:00Z">
              <w:tcPr>
                <w:tcW w:w="1909" w:type="dxa"/>
              </w:tcPr>
            </w:tcPrChange>
          </w:tcPr>
          <w:p w14:paraId="49CD3743" w14:textId="38F88437" w:rsidR="00DF2578" w:rsidRDefault="00DF2578" w:rsidP="00FB2494">
            <w:pPr>
              <w:pStyle w:val="tussenkopje"/>
              <w:spacing w:before="0"/>
              <w:rPr>
                <w:ins w:id="64" w:author="Groot, Karina de" w:date="2025-02-18T11:40:00Z" w16du:dateUtc="2025-02-18T10:40:00Z"/>
                <w:rFonts w:cs="Arial"/>
                <w:sz w:val="16"/>
                <w:szCs w:val="16"/>
                <w:lang w:val="nl-NL"/>
              </w:rPr>
            </w:pPr>
            <w:ins w:id="65" w:author="Groot, Karina de" w:date="2025-02-18T11:41:00Z" w16du:dateUtc="2025-02-18T10:41:00Z">
              <w:r>
                <w:rPr>
                  <w:rFonts w:cs="Arial"/>
                  <w:sz w:val="16"/>
                  <w:szCs w:val="16"/>
                  <w:lang w:val="nl-NL"/>
                </w:rPr>
                <w:t>11 februari 2025</w:t>
              </w:r>
            </w:ins>
          </w:p>
        </w:tc>
        <w:tc>
          <w:tcPr>
            <w:tcW w:w="784" w:type="dxa"/>
            <w:tcPrChange w:id="66" w:author="Groot, Karina de" w:date="2025-02-18T11:44:00Z" w16du:dateUtc="2025-02-18T10:44:00Z">
              <w:tcPr>
                <w:tcW w:w="784" w:type="dxa"/>
              </w:tcPr>
            </w:tcPrChange>
          </w:tcPr>
          <w:p w14:paraId="60CDDA88" w14:textId="3C4A5950" w:rsidR="00DF2578" w:rsidRDefault="00DF2578" w:rsidP="00FB2494">
            <w:pPr>
              <w:pStyle w:val="tussenkopje"/>
              <w:spacing w:before="0"/>
              <w:rPr>
                <w:ins w:id="67" w:author="Groot, Karina de" w:date="2025-02-18T11:40:00Z" w16du:dateUtc="2025-02-18T10:40:00Z"/>
                <w:rFonts w:cs="Arial"/>
                <w:sz w:val="16"/>
                <w:szCs w:val="16"/>
                <w:lang w:val="nl-NL"/>
              </w:rPr>
            </w:pPr>
            <w:ins w:id="68" w:author="Groot, Karina de" w:date="2025-02-18T11:41:00Z" w16du:dateUtc="2025-02-18T10:41:00Z">
              <w:r>
                <w:rPr>
                  <w:rFonts w:cs="Arial"/>
                  <w:sz w:val="16"/>
                  <w:szCs w:val="16"/>
                  <w:lang w:val="nl-NL"/>
                </w:rPr>
                <w:t>ODR/DPI</w:t>
              </w:r>
            </w:ins>
          </w:p>
        </w:tc>
        <w:tc>
          <w:tcPr>
            <w:tcW w:w="4678" w:type="dxa"/>
            <w:tcPrChange w:id="69" w:author="Groot, Karina de" w:date="2025-02-18T11:44:00Z" w16du:dateUtc="2025-02-18T10:44:00Z">
              <w:tcPr>
                <w:tcW w:w="4678" w:type="dxa"/>
              </w:tcPr>
            </w:tcPrChange>
          </w:tcPr>
          <w:p w14:paraId="54458166" w14:textId="6DDBCEB8" w:rsidR="00DF2578" w:rsidRDefault="00DF2578" w:rsidP="009E77CC">
            <w:pPr>
              <w:pStyle w:val="tussenkopje"/>
              <w:spacing w:before="0"/>
              <w:rPr>
                <w:ins w:id="70" w:author="Groot, Karina de" w:date="2025-02-18T11:40:00Z" w16du:dateUtc="2025-02-18T10:40:00Z"/>
                <w:rFonts w:cs="Arial"/>
                <w:sz w:val="16"/>
                <w:szCs w:val="16"/>
                <w:lang w:val="nl-NL"/>
              </w:rPr>
            </w:pPr>
            <w:ins w:id="71" w:author="Groot, Karina de" w:date="2025-02-18T11:41:00Z" w16du:dateUtc="2025-02-18T10:41:00Z">
              <w:r>
                <w:rPr>
                  <w:rFonts w:cs="Arial"/>
                  <w:sz w:val="16"/>
                  <w:szCs w:val="16"/>
                  <w:lang w:val="nl-NL"/>
                </w:rPr>
                <w:t xml:space="preserve">AA-6628: </w:t>
              </w:r>
            </w:ins>
            <w:ins w:id="72" w:author="Groot, Karina de" w:date="2025-02-18T11:43:00Z" w16du:dateUtc="2025-02-18T10:43:00Z">
              <w:r>
                <w:rPr>
                  <w:rFonts w:cs="Arial"/>
                  <w:sz w:val="16"/>
                  <w:szCs w:val="16"/>
                  <w:lang w:val="nl-NL"/>
                </w:rPr>
                <w:t>Als er geen derd</w:t>
              </w:r>
            </w:ins>
            <w:ins w:id="73" w:author="Groot, Karina de" w:date="2025-02-18T11:44:00Z" w16du:dateUtc="2025-02-18T10:44:00Z">
              <w:r>
                <w:rPr>
                  <w:rFonts w:cs="Arial"/>
                  <w:sz w:val="16"/>
                  <w:szCs w:val="16"/>
                  <w:lang w:val="nl-NL"/>
                </w:rPr>
                <w:t xml:space="preserve">e hypotheekgever aanwezig is werd achter de partijaanduiding een puntkomma getoond </w:t>
              </w:r>
              <w:proofErr w:type="spellStart"/>
              <w:r>
                <w:rPr>
                  <w:rFonts w:cs="Arial"/>
                  <w:sz w:val="16"/>
                  <w:szCs w:val="16"/>
                  <w:lang w:val="nl-NL"/>
                </w:rPr>
                <w:t>ipv</w:t>
              </w:r>
              <w:proofErr w:type="spellEnd"/>
              <w:r>
                <w:rPr>
                  <w:rFonts w:cs="Arial"/>
                  <w:sz w:val="16"/>
                  <w:szCs w:val="16"/>
                  <w:lang w:val="nl-NL"/>
                </w:rPr>
                <w:t xml:space="preserve"> een punt.</w:t>
              </w:r>
            </w:ins>
          </w:p>
        </w:tc>
      </w:tr>
      <w:tr w:rsidR="001F4496" w:rsidRPr="00F31DA8" w14:paraId="4C30CAC9" w14:textId="77777777" w:rsidTr="00DF2578">
        <w:trPr>
          <w:trHeight w:hRule="exact" w:val="853"/>
          <w:tblHeader/>
          <w:ins w:id="74" w:author="Groote Haar, Linda" w:date="2026-04-08T10:36:00Z"/>
        </w:trPr>
        <w:tc>
          <w:tcPr>
            <w:tcW w:w="779" w:type="dxa"/>
          </w:tcPr>
          <w:p w14:paraId="536E418B" w14:textId="374A5952" w:rsidR="001F4496" w:rsidRDefault="001F4496" w:rsidP="00FB2494">
            <w:pPr>
              <w:pStyle w:val="tussenkopje"/>
              <w:spacing w:before="0"/>
              <w:rPr>
                <w:ins w:id="75" w:author="Groote Haar, Linda" w:date="2026-04-08T10:36:00Z" w16du:dateUtc="2026-04-08T08:36:00Z"/>
                <w:rFonts w:cs="Arial"/>
                <w:sz w:val="16"/>
                <w:szCs w:val="16"/>
                <w:lang w:val="nl-NL"/>
              </w:rPr>
            </w:pPr>
            <w:ins w:id="76" w:author="Groote Haar, Linda" w:date="2026-04-08T10:36:00Z" w16du:dateUtc="2026-04-08T08:36:00Z">
              <w:r>
                <w:rPr>
                  <w:rFonts w:cs="Arial"/>
                  <w:sz w:val="16"/>
                  <w:szCs w:val="16"/>
                  <w:lang w:val="nl-NL"/>
                </w:rPr>
                <w:t>5.0</w:t>
              </w:r>
            </w:ins>
          </w:p>
        </w:tc>
        <w:tc>
          <w:tcPr>
            <w:tcW w:w="1909" w:type="dxa"/>
          </w:tcPr>
          <w:p w14:paraId="47D561F7" w14:textId="5D4F4741" w:rsidR="001F4496" w:rsidRDefault="001F4496" w:rsidP="00FB2494">
            <w:pPr>
              <w:pStyle w:val="tussenkopje"/>
              <w:spacing w:before="0"/>
              <w:rPr>
                <w:ins w:id="77" w:author="Groote Haar, Linda" w:date="2026-04-08T10:36:00Z" w16du:dateUtc="2026-04-08T08:36:00Z"/>
                <w:rFonts w:cs="Arial"/>
                <w:sz w:val="16"/>
                <w:szCs w:val="16"/>
                <w:lang w:val="nl-NL"/>
              </w:rPr>
            </w:pPr>
            <w:ins w:id="78" w:author="Groote Haar, Linda" w:date="2026-04-08T10:36:00Z" w16du:dateUtc="2026-04-08T08:36:00Z">
              <w:r>
                <w:rPr>
                  <w:rFonts w:cs="Arial"/>
                  <w:sz w:val="16"/>
                  <w:szCs w:val="16"/>
                  <w:lang w:val="nl-NL"/>
                </w:rPr>
                <w:t>1 april 2026</w:t>
              </w:r>
            </w:ins>
          </w:p>
        </w:tc>
        <w:tc>
          <w:tcPr>
            <w:tcW w:w="784" w:type="dxa"/>
          </w:tcPr>
          <w:p w14:paraId="601C1852" w14:textId="56A24BD3" w:rsidR="001F4496" w:rsidRDefault="001F4496" w:rsidP="00FB2494">
            <w:pPr>
              <w:pStyle w:val="tussenkopje"/>
              <w:spacing w:before="0"/>
              <w:rPr>
                <w:ins w:id="79" w:author="Groote Haar, Linda" w:date="2026-04-08T10:36:00Z" w16du:dateUtc="2026-04-08T08:36:00Z"/>
                <w:rFonts w:cs="Arial"/>
                <w:sz w:val="16"/>
                <w:szCs w:val="16"/>
                <w:lang w:val="nl-NL"/>
              </w:rPr>
            </w:pPr>
            <w:ins w:id="80" w:author="Groote Haar, Linda" w:date="2026-04-08T10:36:00Z" w16du:dateUtc="2026-04-08T08:36:00Z">
              <w:r>
                <w:rPr>
                  <w:rFonts w:cs="Arial"/>
                  <w:sz w:val="16"/>
                  <w:szCs w:val="16"/>
                  <w:lang w:val="nl-NL"/>
                </w:rPr>
                <w:t>ODR/DPI</w:t>
              </w:r>
            </w:ins>
          </w:p>
        </w:tc>
        <w:tc>
          <w:tcPr>
            <w:tcW w:w="4678" w:type="dxa"/>
          </w:tcPr>
          <w:p w14:paraId="30DDE898" w14:textId="56AA58DF" w:rsidR="001F4496" w:rsidRDefault="001F4496" w:rsidP="009E77CC">
            <w:pPr>
              <w:pStyle w:val="tussenkopje"/>
              <w:spacing w:before="0"/>
              <w:rPr>
                <w:ins w:id="81" w:author="Groote Haar, Linda" w:date="2026-04-08T10:36:00Z" w16du:dateUtc="2026-04-08T08:36:00Z"/>
                <w:rFonts w:cs="Arial"/>
                <w:sz w:val="16"/>
                <w:szCs w:val="16"/>
                <w:lang w:val="nl-NL"/>
              </w:rPr>
            </w:pPr>
            <w:ins w:id="82" w:author="Groote Haar, Linda" w:date="2026-04-08T10:36:00Z" w16du:dateUtc="2026-04-08T08:36:00Z">
              <w:r>
                <w:rPr>
                  <w:rFonts w:cs="Arial"/>
                  <w:sz w:val="16"/>
                  <w:szCs w:val="16"/>
                  <w:lang w:val="nl-NL"/>
                </w:rPr>
                <w:t>Aanpass</w:t>
              </w:r>
            </w:ins>
            <w:ins w:id="83" w:author="Groote Haar, Linda" w:date="2026-04-08T10:37:00Z" w16du:dateUtc="2026-04-08T08:37:00Z">
              <w:r>
                <w:rPr>
                  <w:rFonts w:cs="Arial"/>
                  <w:sz w:val="16"/>
                  <w:szCs w:val="16"/>
                  <w:lang w:val="nl-NL"/>
                </w:rPr>
                <w:t xml:space="preserve">ingen </w:t>
              </w:r>
              <w:r w:rsidR="001473CF">
                <w:rPr>
                  <w:rFonts w:cs="Arial"/>
                  <w:sz w:val="16"/>
                  <w:szCs w:val="16"/>
                  <w:lang w:val="nl-NL"/>
                </w:rPr>
                <w:t>n.a.v.</w:t>
              </w:r>
              <w:r>
                <w:rPr>
                  <w:rFonts w:cs="Arial"/>
                  <w:sz w:val="16"/>
                  <w:szCs w:val="16"/>
                  <w:lang w:val="nl-NL"/>
                </w:rPr>
                <w:t xml:space="preserve"> </w:t>
              </w:r>
              <w:r w:rsidR="001473CF">
                <w:rPr>
                  <w:rFonts w:cs="Arial"/>
                  <w:sz w:val="16"/>
                  <w:szCs w:val="16"/>
                  <w:lang w:val="nl-NL"/>
                </w:rPr>
                <w:t xml:space="preserve">overgang </w:t>
              </w:r>
            </w:ins>
            <w:ins w:id="84" w:author="Groote Haar, Linda" w:date="2026-04-28T11:05:00Z" w16du:dateUtc="2026-04-28T09:05:00Z">
              <w:r w:rsidR="009B1D54">
                <w:rPr>
                  <w:rFonts w:cs="Arial"/>
                  <w:sz w:val="16"/>
                  <w:szCs w:val="16"/>
                  <w:lang w:val="nl-NL"/>
                </w:rPr>
                <w:t>Aegon</w:t>
              </w:r>
            </w:ins>
            <w:ins w:id="85" w:author="Groote Haar, Linda" w:date="2026-04-28T11:06:00Z" w16du:dateUtc="2026-04-28T09:06:00Z">
              <w:r w:rsidR="000A1A15">
                <w:rPr>
                  <w:rFonts w:cs="Arial"/>
                  <w:sz w:val="16"/>
                  <w:szCs w:val="16"/>
                  <w:lang w:val="nl-NL"/>
                </w:rPr>
                <w:t xml:space="preserve"> in </w:t>
              </w:r>
            </w:ins>
            <w:ins w:id="86" w:author="Groote Haar, Linda" w:date="2026-04-28T11:05:00Z" w16du:dateUtc="2026-04-28T09:05:00Z">
              <w:r w:rsidR="009B1D54">
                <w:rPr>
                  <w:rFonts w:cs="Arial"/>
                  <w:sz w:val="16"/>
                  <w:szCs w:val="16"/>
                  <w:lang w:val="nl-NL"/>
                </w:rPr>
                <w:t>ASR</w:t>
              </w:r>
            </w:ins>
          </w:p>
        </w:tc>
      </w:tr>
      <w:tr w:rsidR="00297234" w:rsidRPr="00F31DA8" w14:paraId="6D9DD291" w14:textId="77777777" w:rsidTr="00DF2578">
        <w:trPr>
          <w:trHeight w:hRule="exact" w:val="853"/>
          <w:tblHeader/>
          <w:ins w:id="87" w:author="Groote Haar, Linda" w:date="2026-08-18T14:05:00Z"/>
        </w:trPr>
        <w:tc>
          <w:tcPr>
            <w:tcW w:w="779" w:type="dxa"/>
          </w:tcPr>
          <w:p w14:paraId="368A1688" w14:textId="58C0AFB1" w:rsidR="00297234" w:rsidRDefault="00297234" w:rsidP="00FB2494">
            <w:pPr>
              <w:pStyle w:val="tussenkopje"/>
              <w:spacing w:before="0"/>
              <w:rPr>
                <w:ins w:id="88" w:author="Groote Haar, Linda" w:date="2026-08-18T14:05:00Z" w16du:dateUtc="2026-08-18T12:05:00Z"/>
                <w:rFonts w:cs="Arial"/>
                <w:sz w:val="16"/>
                <w:szCs w:val="16"/>
                <w:lang w:val="nl-NL"/>
              </w:rPr>
            </w:pPr>
            <w:ins w:id="89" w:author="Groote Haar, Linda" w:date="2026-08-18T14:05:00Z" w16du:dateUtc="2026-08-18T12:05:00Z">
              <w:r>
                <w:rPr>
                  <w:rFonts w:cs="Arial"/>
                  <w:sz w:val="16"/>
                  <w:szCs w:val="16"/>
                  <w:lang w:val="nl-NL"/>
                </w:rPr>
                <w:t>6.0</w:t>
              </w:r>
            </w:ins>
          </w:p>
        </w:tc>
        <w:tc>
          <w:tcPr>
            <w:tcW w:w="1909" w:type="dxa"/>
          </w:tcPr>
          <w:p w14:paraId="6A8F21DE" w14:textId="7D0A305E" w:rsidR="00297234" w:rsidRDefault="00297234" w:rsidP="00FB2494">
            <w:pPr>
              <w:pStyle w:val="tussenkopje"/>
              <w:spacing w:before="0"/>
              <w:rPr>
                <w:ins w:id="90" w:author="Groote Haar, Linda" w:date="2026-08-18T14:05:00Z" w16du:dateUtc="2026-08-18T12:05:00Z"/>
                <w:rFonts w:cs="Arial"/>
                <w:sz w:val="16"/>
                <w:szCs w:val="16"/>
                <w:lang w:val="nl-NL"/>
              </w:rPr>
            </w:pPr>
            <w:ins w:id="91" w:author="Groote Haar, Linda" w:date="2026-08-18T14:05:00Z" w16du:dateUtc="2026-08-18T12:05:00Z">
              <w:r>
                <w:rPr>
                  <w:rFonts w:cs="Arial"/>
                  <w:sz w:val="16"/>
                  <w:szCs w:val="16"/>
                  <w:lang w:val="nl-NL"/>
                </w:rPr>
                <w:t>18 augustus 2026</w:t>
              </w:r>
            </w:ins>
          </w:p>
        </w:tc>
        <w:tc>
          <w:tcPr>
            <w:tcW w:w="784" w:type="dxa"/>
          </w:tcPr>
          <w:p w14:paraId="10131FE9" w14:textId="4EC2582E" w:rsidR="00297234" w:rsidRDefault="00297234" w:rsidP="00FB2494">
            <w:pPr>
              <w:pStyle w:val="tussenkopje"/>
              <w:spacing w:before="0"/>
              <w:rPr>
                <w:ins w:id="92" w:author="Groote Haar, Linda" w:date="2026-08-18T14:05:00Z" w16du:dateUtc="2026-08-18T12:05:00Z"/>
                <w:rFonts w:cs="Arial"/>
                <w:sz w:val="16"/>
                <w:szCs w:val="16"/>
                <w:lang w:val="nl-NL"/>
              </w:rPr>
            </w:pPr>
            <w:ins w:id="93" w:author="Groote Haar, Linda" w:date="2026-08-18T14:05:00Z" w16du:dateUtc="2026-08-18T12:05:00Z">
              <w:r>
                <w:rPr>
                  <w:rFonts w:cs="Arial"/>
                  <w:sz w:val="16"/>
                  <w:szCs w:val="16"/>
                  <w:lang w:val="nl-NL"/>
                </w:rPr>
                <w:t>ODR/DPI</w:t>
              </w:r>
            </w:ins>
          </w:p>
        </w:tc>
        <w:tc>
          <w:tcPr>
            <w:tcW w:w="4678" w:type="dxa"/>
          </w:tcPr>
          <w:p w14:paraId="48BBF474" w14:textId="419136C7" w:rsidR="00297234" w:rsidRDefault="00C540B7" w:rsidP="009E77CC">
            <w:pPr>
              <w:pStyle w:val="tussenkopje"/>
              <w:spacing w:before="0"/>
              <w:rPr>
                <w:ins w:id="94" w:author="Groote Haar, Linda" w:date="2026-08-18T14:05:00Z" w16du:dateUtc="2026-08-18T12:05:00Z"/>
                <w:rFonts w:cs="Arial"/>
                <w:sz w:val="16"/>
                <w:szCs w:val="16"/>
                <w:lang w:val="nl-NL"/>
              </w:rPr>
            </w:pPr>
            <w:ins w:id="95" w:author="Groote Haar, Linda" w:date="2026-08-18T14:08:00Z" w16du:dateUtc="2026-08-18T12:08:00Z">
              <w:r>
                <w:rPr>
                  <w:rFonts w:cs="Arial"/>
                  <w:sz w:val="16"/>
                  <w:szCs w:val="16"/>
                  <w:lang w:val="nl-NL"/>
                </w:rPr>
                <w:t>Verduidelijking</w:t>
              </w:r>
            </w:ins>
            <w:ins w:id="96" w:author="Groote Haar, Linda" w:date="2026-08-18T14:05:00Z" w16du:dateUtc="2026-08-18T12:05:00Z">
              <w:r w:rsidR="00297234">
                <w:rPr>
                  <w:rFonts w:cs="Arial"/>
                  <w:sz w:val="16"/>
                  <w:szCs w:val="16"/>
                  <w:lang w:val="nl-NL"/>
                </w:rPr>
                <w:t xml:space="preserve"> in hypotheekstelling</w:t>
              </w:r>
            </w:ins>
            <w:ins w:id="97" w:author="Groote Haar, Linda" w:date="2026-08-18T14:06:00Z" w16du:dateUtc="2026-08-18T12:06:00Z">
              <w:r w:rsidR="00297234">
                <w:rPr>
                  <w:rFonts w:cs="Arial"/>
                  <w:sz w:val="16"/>
                  <w:szCs w:val="16"/>
                  <w:lang w:val="nl-NL"/>
                </w:rPr>
                <w:t xml:space="preserve"> Lening</w:t>
              </w:r>
            </w:ins>
            <w:ins w:id="98" w:author="Groote Haar, Linda" w:date="2026-08-18T14:05:00Z" w16du:dateUtc="2026-08-18T12:05:00Z">
              <w:r w:rsidR="00297234">
                <w:rPr>
                  <w:rFonts w:cs="Arial"/>
                  <w:sz w:val="16"/>
                  <w:szCs w:val="16"/>
                  <w:lang w:val="nl-NL"/>
                </w:rPr>
                <w:t xml:space="preserve"> en overb</w:t>
              </w:r>
            </w:ins>
            <w:ins w:id="99" w:author="Groote Haar, Linda" w:date="2026-08-18T14:06:00Z" w16du:dateUtc="2026-08-18T12:06:00Z">
              <w:r w:rsidR="00297234">
                <w:rPr>
                  <w:rFonts w:cs="Arial"/>
                  <w:sz w:val="16"/>
                  <w:szCs w:val="16"/>
                  <w:lang w:val="nl-NL"/>
                </w:rPr>
                <w:t xml:space="preserve">rugging. </w:t>
              </w:r>
              <w:proofErr w:type="spellStart"/>
              <w:r w:rsidR="00297234">
                <w:rPr>
                  <w:rFonts w:cs="Arial"/>
                  <w:sz w:val="16"/>
                  <w:szCs w:val="16"/>
                  <w:lang w:val="nl-NL"/>
                </w:rPr>
                <w:t>Leningbedrag</w:t>
              </w:r>
              <w:proofErr w:type="spellEnd"/>
              <w:r w:rsidR="00297234">
                <w:rPr>
                  <w:rFonts w:cs="Arial"/>
                  <w:sz w:val="16"/>
                  <w:szCs w:val="16"/>
                  <w:lang w:val="nl-NL"/>
                </w:rPr>
                <w:t xml:space="preserve"> is hypotheekbedrag en </w:t>
              </w:r>
              <w:proofErr w:type="spellStart"/>
              <w:r w:rsidR="00297234">
                <w:rPr>
                  <w:rFonts w:cs="Arial"/>
                  <w:sz w:val="16"/>
                  <w:szCs w:val="16"/>
                  <w:lang w:val="nl-NL"/>
                </w:rPr>
                <w:t>leningbedrag</w:t>
              </w:r>
              <w:proofErr w:type="spellEnd"/>
              <w:r w:rsidR="00297234">
                <w:rPr>
                  <w:rFonts w:cs="Arial"/>
                  <w:sz w:val="16"/>
                  <w:szCs w:val="16"/>
                  <w:lang w:val="nl-NL"/>
                </w:rPr>
                <w:t xml:space="preserve"> onder overbrugging is hypotheekbedrag over</w:t>
              </w:r>
            </w:ins>
            <w:ins w:id="100" w:author="Groote Haar, Linda" w:date="2026-08-18T14:08:00Z" w16du:dateUtc="2026-08-18T12:08:00Z">
              <w:r w:rsidR="00297234">
                <w:rPr>
                  <w:rFonts w:cs="Arial"/>
                  <w:sz w:val="16"/>
                  <w:szCs w:val="16"/>
                  <w:lang w:val="nl-NL"/>
                </w:rPr>
                <w:t>brugginshypotheek.</w:t>
              </w:r>
            </w:ins>
          </w:p>
        </w:tc>
      </w:tr>
    </w:tbl>
    <w:p w14:paraId="0DDA1C69" w14:textId="77777777" w:rsidR="001974F1" w:rsidRPr="001974F1" w:rsidRDefault="001974F1" w:rsidP="00E558D5">
      <w:pPr>
        <w:pStyle w:val="NormalWeb"/>
        <w:widowControl/>
        <w:suppressAutoHyphens/>
        <w:spacing w:before="0" w:beforeAutospacing="0" w:after="0" w:afterAutospacing="0" w:line="240" w:lineRule="atLeast"/>
        <w:rPr>
          <w:rFonts w:ascii="Arial" w:hAnsi="Arial" w:cs="Arial"/>
          <w:color w:val="FF0000"/>
          <w:sz w:val="20"/>
          <w:szCs w:val="20"/>
          <w:lang w:val="nl-NL"/>
        </w:rPr>
      </w:pPr>
    </w:p>
    <w:p w14:paraId="03809089" w14:textId="77777777" w:rsidR="00DE5315" w:rsidRPr="00DE5315" w:rsidDel="00635A23" w:rsidRDefault="00DE5315" w:rsidP="00E558D5">
      <w:pPr>
        <w:tabs>
          <w:tab w:val="left" w:pos="-1440"/>
          <w:tab w:val="left" w:pos="-720"/>
        </w:tabs>
        <w:suppressAutoHyphens/>
        <w:spacing w:line="240" w:lineRule="atLeast"/>
        <w:rPr>
          <w:del w:id="101" w:author="Groote Haar, Linda" w:date="2026-08-18T14:30:00Z" w16du:dateUtc="2026-08-18T12:30:00Z"/>
          <w:rFonts w:ascii="Arial" w:hAnsi="Arial" w:cs="Arial"/>
          <w:color w:val="FF0000"/>
          <w:sz w:val="20"/>
        </w:rPr>
      </w:pPr>
    </w:p>
    <w:p w14:paraId="76358792" w14:textId="77777777" w:rsidR="00737CBB" w:rsidRPr="000D7B52" w:rsidDel="00635A23" w:rsidRDefault="00737CBB" w:rsidP="00E558D5">
      <w:pPr>
        <w:spacing w:line="240" w:lineRule="atLeast"/>
        <w:ind w:right="96"/>
        <w:rPr>
          <w:del w:id="102" w:author="Groote Haar, Linda" w:date="2026-08-18T14:30:00Z" w16du:dateUtc="2026-08-18T12:30:00Z"/>
          <w:rFonts w:ascii="Arial" w:hAnsi="Arial" w:cs="Arial"/>
          <w:color w:val="000000"/>
          <w:sz w:val="22"/>
          <w:szCs w:val="22"/>
        </w:rPr>
      </w:pPr>
    </w:p>
    <w:p w14:paraId="7E9EE7E4" w14:textId="77777777" w:rsidR="007B5DBB" w:rsidRDefault="007B5DBB" w:rsidP="00E558D5">
      <w:pPr>
        <w:spacing w:line="240" w:lineRule="atLeast"/>
      </w:pPr>
    </w:p>
    <w:sectPr w:rsidR="007B5DBB">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84FC0" w14:textId="77777777" w:rsidR="00A54F53" w:rsidRDefault="00A54F53" w:rsidP="00094F88">
      <w:r>
        <w:separator/>
      </w:r>
    </w:p>
  </w:endnote>
  <w:endnote w:type="continuationSeparator" w:id="0">
    <w:p w14:paraId="0ED70289" w14:textId="77777777" w:rsidR="00A54F53" w:rsidRDefault="00A54F53" w:rsidP="00094F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9DFC3" w14:textId="77777777" w:rsidR="00A54F53" w:rsidRDefault="00A54F53" w:rsidP="00094F88">
      <w:r>
        <w:separator/>
      </w:r>
    </w:p>
  </w:footnote>
  <w:footnote w:type="continuationSeparator" w:id="0">
    <w:p w14:paraId="652E544B" w14:textId="77777777" w:rsidR="00A54F53" w:rsidRDefault="00A54F53" w:rsidP="00094F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34183"/>
    <w:multiLevelType w:val="hybridMultilevel"/>
    <w:tmpl w:val="22BABA4E"/>
    <w:lvl w:ilvl="0" w:tplc="04130019">
      <w:start w:val="1"/>
      <w:numFmt w:val="lowerLetter"/>
      <w:lvlText w:val="%1."/>
      <w:lvlJc w:val="left"/>
      <w:pPr>
        <w:ind w:left="644" w:hanging="360"/>
      </w:pPr>
    </w:lvl>
    <w:lvl w:ilvl="1" w:tplc="04130019" w:tentative="1">
      <w:start w:val="1"/>
      <w:numFmt w:val="lowerLetter"/>
      <w:lvlText w:val="%2."/>
      <w:lvlJc w:val="left"/>
      <w:pPr>
        <w:ind w:left="1364" w:hanging="360"/>
      </w:pPr>
    </w:lvl>
    <w:lvl w:ilvl="2" w:tplc="0413001B" w:tentative="1">
      <w:start w:val="1"/>
      <w:numFmt w:val="lowerRoman"/>
      <w:lvlText w:val="%3."/>
      <w:lvlJc w:val="right"/>
      <w:pPr>
        <w:ind w:left="2084" w:hanging="180"/>
      </w:pPr>
    </w:lvl>
    <w:lvl w:ilvl="3" w:tplc="0413000F" w:tentative="1">
      <w:start w:val="1"/>
      <w:numFmt w:val="decimal"/>
      <w:lvlText w:val="%4."/>
      <w:lvlJc w:val="left"/>
      <w:pPr>
        <w:ind w:left="2804" w:hanging="360"/>
      </w:pPr>
    </w:lvl>
    <w:lvl w:ilvl="4" w:tplc="04130019" w:tentative="1">
      <w:start w:val="1"/>
      <w:numFmt w:val="lowerLetter"/>
      <w:lvlText w:val="%5."/>
      <w:lvlJc w:val="left"/>
      <w:pPr>
        <w:ind w:left="3524" w:hanging="360"/>
      </w:pPr>
    </w:lvl>
    <w:lvl w:ilvl="5" w:tplc="0413001B" w:tentative="1">
      <w:start w:val="1"/>
      <w:numFmt w:val="lowerRoman"/>
      <w:lvlText w:val="%6."/>
      <w:lvlJc w:val="right"/>
      <w:pPr>
        <w:ind w:left="4244" w:hanging="180"/>
      </w:pPr>
    </w:lvl>
    <w:lvl w:ilvl="6" w:tplc="0413000F" w:tentative="1">
      <w:start w:val="1"/>
      <w:numFmt w:val="decimal"/>
      <w:lvlText w:val="%7."/>
      <w:lvlJc w:val="left"/>
      <w:pPr>
        <w:ind w:left="4964" w:hanging="360"/>
      </w:pPr>
    </w:lvl>
    <w:lvl w:ilvl="7" w:tplc="04130019" w:tentative="1">
      <w:start w:val="1"/>
      <w:numFmt w:val="lowerLetter"/>
      <w:lvlText w:val="%8."/>
      <w:lvlJc w:val="left"/>
      <w:pPr>
        <w:ind w:left="5684" w:hanging="360"/>
      </w:pPr>
    </w:lvl>
    <w:lvl w:ilvl="8" w:tplc="0413001B" w:tentative="1">
      <w:start w:val="1"/>
      <w:numFmt w:val="lowerRoman"/>
      <w:lvlText w:val="%9."/>
      <w:lvlJc w:val="right"/>
      <w:pPr>
        <w:ind w:left="6404" w:hanging="180"/>
      </w:pPr>
    </w:lvl>
  </w:abstractNum>
  <w:abstractNum w:abstractNumId="1" w15:restartNumberingAfterBreak="0">
    <w:nsid w:val="175D7C11"/>
    <w:multiLevelType w:val="hybridMultilevel"/>
    <w:tmpl w:val="22BABA4E"/>
    <w:lvl w:ilvl="0" w:tplc="FFFFFFFF">
      <w:start w:val="1"/>
      <w:numFmt w:val="lowerLetter"/>
      <w:lvlText w:val="%1."/>
      <w:lvlJc w:val="left"/>
      <w:pPr>
        <w:ind w:left="644" w:hanging="360"/>
      </w:p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2" w15:restartNumberingAfterBreak="0">
    <w:nsid w:val="1F541364"/>
    <w:multiLevelType w:val="hybridMultilevel"/>
    <w:tmpl w:val="81C25636"/>
    <w:lvl w:ilvl="0" w:tplc="04130015">
      <w:start w:val="1"/>
      <w:numFmt w:val="upperLetter"/>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3" w15:restartNumberingAfterBreak="0">
    <w:nsid w:val="395773AF"/>
    <w:multiLevelType w:val="hybridMultilevel"/>
    <w:tmpl w:val="7EAAE50E"/>
    <w:lvl w:ilvl="0" w:tplc="04130019">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3F1D7338"/>
    <w:multiLevelType w:val="hybridMultilevel"/>
    <w:tmpl w:val="7EAAE50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8F91CFE"/>
    <w:multiLevelType w:val="hybridMultilevel"/>
    <w:tmpl w:val="F732D780"/>
    <w:lvl w:ilvl="0" w:tplc="AF201150">
      <w:start w:val="11"/>
      <w:numFmt w:val="bullet"/>
      <w:lvlText w:val="-"/>
      <w:lvlJc w:val="left"/>
      <w:pPr>
        <w:ind w:left="360" w:hanging="360"/>
      </w:pPr>
      <w:rPr>
        <w:rFonts w:ascii="Arial" w:eastAsia="Times New Roman" w:hAnsi="Arial" w:cs="Aria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num w:numId="1" w16cid:durableId="2075354965">
    <w:abstractNumId w:val="5"/>
  </w:num>
  <w:num w:numId="2" w16cid:durableId="875582544">
    <w:abstractNumId w:val="0"/>
  </w:num>
  <w:num w:numId="3" w16cid:durableId="873738743">
    <w:abstractNumId w:val="3"/>
  </w:num>
  <w:num w:numId="4" w16cid:durableId="1839729426">
    <w:abstractNumId w:val="1"/>
  </w:num>
  <w:num w:numId="5" w16cid:durableId="1341391402">
    <w:abstractNumId w:val="2"/>
  </w:num>
  <w:num w:numId="6" w16cid:durableId="175559280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82457383">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roote Haar, Linda">
    <w15:presenceInfo w15:providerId="AD" w15:userId="S::Linda.GrooteHaar@kadaster.nl::6f5173d2-8871-4bb2-bb4f-be6bcfe3554d"/>
  </w15:person>
  <w15:person w15:author="Groot, Karina de">
    <w15:presenceInfo w15:providerId="None" w15:userId="Groot, Karina de"/>
  </w15:person>
  <w15:person w15:author="Groot, Karina de [2]">
    <w15:presenceInfo w15:providerId="AD" w15:userId="S::Karina.deGroot@kadaster.nl::b3cfa8ed-263d-407c-b220-be1bb393b8a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7CBB"/>
    <w:rsid w:val="00002150"/>
    <w:rsid w:val="00002628"/>
    <w:rsid w:val="0002322A"/>
    <w:rsid w:val="000247C3"/>
    <w:rsid w:val="0002796B"/>
    <w:rsid w:val="00030242"/>
    <w:rsid w:val="000812E1"/>
    <w:rsid w:val="00081DB1"/>
    <w:rsid w:val="000841DE"/>
    <w:rsid w:val="00094F88"/>
    <w:rsid w:val="000A1A15"/>
    <w:rsid w:val="000A3E45"/>
    <w:rsid w:val="00103DC1"/>
    <w:rsid w:val="00114248"/>
    <w:rsid w:val="00123618"/>
    <w:rsid w:val="00125EA2"/>
    <w:rsid w:val="0013720E"/>
    <w:rsid w:val="001473CF"/>
    <w:rsid w:val="0015633D"/>
    <w:rsid w:val="00160B10"/>
    <w:rsid w:val="00166573"/>
    <w:rsid w:val="001774C7"/>
    <w:rsid w:val="00186103"/>
    <w:rsid w:val="00192A65"/>
    <w:rsid w:val="001970CA"/>
    <w:rsid w:val="001974F1"/>
    <w:rsid w:val="001C47C6"/>
    <w:rsid w:val="001D17AD"/>
    <w:rsid w:val="001E74DD"/>
    <w:rsid w:val="001E792A"/>
    <w:rsid w:val="001F4496"/>
    <w:rsid w:val="002429E7"/>
    <w:rsid w:val="00263F25"/>
    <w:rsid w:val="00264523"/>
    <w:rsid w:val="00276158"/>
    <w:rsid w:val="00283CE0"/>
    <w:rsid w:val="00297234"/>
    <w:rsid w:val="00297F99"/>
    <w:rsid w:val="002A2B73"/>
    <w:rsid w:val="002C4CD4"/>
    <w:rsid w:val="002E5CE2"/>
    <w:rsid w:val="002F0582"/>
    <w:rsid w:val="002F091F"/>
    <w:rsid w:val="002F3BBC"/>
    <w:rsid w:val="002F7868"/>
    <w:rsid w:val="003036C8"/>
    <w:rsid w:val="003155C8"/>
    <w:rsid w:val="00355A52"/>
    <w:rsid w:val="00372AC2"/>
    <w:rsid w:val="00393EBB"/>
    <w:rsid w:val="003C389B"/>
    <w:rsid w:val="003C6C95"/>
    <w:rsid w:val="003D2851"/>
    <w:rsid w:val="003F09A3"/>
    <w:rsid w:val="00402D4B"/>
    <w:rsid w:val="00421649"/>
    <w:rsid w:val="00436C8D"/>
    <w:rsid w:val="00474DA3"/>
    <w:rsid w:val="00477C6B"/>
    <w:rsid w:val="004877D9"/>
    <w:rsid w:val="004A391F"/>
    <w:rsid w:val="004B7EF0"/>
    <w:rsid w:val="004D23F0"/>
    <w:rsid w:val="004E0A32"/>
    <w:rsid w:val="004F1FF7"/>
    <w:rsid w:val="00536424"/>
    <w:rsid w:val="00544260"/>
    <w:rsid w:val="0055241B"/>
    <w:rsid w:val="00565F06"/>
    <w:rsid w:val="005A5FBC"/>
    <w:rsid w:val="005B149E"/>
    <w:rsid w:val="005C6A3B"/>
    <w:rsid w:val="005D7BC1"/>
    <w:rsid w:val="005F3870"/>
    <w:rsid w:val="00635A23"/>
    <w:rsid w:val="006377FB"/>
    <w:rsid w:val="00656FF4"/>
    <w:rsid w:val="00661FC2"/>
    <w:rsid w:val="00694250"/>
    <w:rsid w:val="006A24A8"/>
    <w:rsid w:val="006A431F"/>
    <w:rsid w:val="006D3C1F"/>
    <w:rsid w:val="006E1BFE"/>
    <w:rsid w:val="006F7F99"/>
    <w:rsid w:val="00707658"/>
    <w:rsid w:val="00713CEE"/>
    <w:rsid w:val="00737CBB"/>
    <w:rsid w:val="007460D3"/>
    <w:rsid w:val="00750572"/>
    <w:rsid w:val="00760850"/>
    <w:rsid w:val="00762377"/>
    <w:rsid w:val="0077016A"/>
    <w:rsid w:val="0079712C"/>
    <w:rsid w:val="007B5C11"/>
    <w:rsid w:val="007B5DBB"/>
    <w:rsid w:val="007C4A1B"/>
    <w:rsid w:val="007E2BC7"/>
    <w:rsid w:val="007E6467"/>
    <w:rsid w:val="008117A1"/>
    <w:rsid w:val="0081395E"/>
    <w:rsid w:val="008808FF"/>
    <w:rsid w:val="0089387E"/>
    <w:rsid w:val="00896DE0"/>
    <w:rsid w:val="008A68C5"/>
    <w:rsid w:val="008C6B6A"/>
    <w:rsid w:val="00900898"/>
    <w:rsid w:val="009103B1"/>
    <w:rsid w:val="00944B1B"/>
    <w:rsid w:val="00953F2C"/>
    <w:rsid w:val="00965175"/>
    <w:rsid w:val="009662C1"/>
    <w:rsid w:val="00970E00"/>
    <w:rsid w:val="009B1D54"/>
    <w:rsid w:val="009C14B5"/>
    <w:rsid w:val="009E77CC"/>
    <w:rsid w:val="009F01B7"/>
    <w:rsid w:val="009F3D96"/>
    <w:rsid w:val="00A05363"/>
    <w:rsid w:val="00A06A31"/>
    <w:rsid w:val="00A247D0"/>
    <w:rsid w:val="00A3213A"/>
    <w:rsid w:val="00A42077"/>
    <w:rsid w:val="00A54F53"/>
    <w:rsid w:val="00A653BC"/>
    <w:rsid w:val="00A67FFB"/>
    <w:rsid w:val="00A7070A"/>
    <w:rsid w:val="00A83B29"/>
    <w:rsid w:val="00A97703"/>
    <w:rsid w:val="00AA569A"/>
    <w:rsid w:val="00AA6C0A"/>
    <w:rsid w:val="00AB6917"/>
    <w:rsid w:val="00B224BA"/>
    <w:rsid w:val="00B30F9F"/>
    <w:rsid w:val="00B45C8A"/>
    <w:rsid w:val="00B472A1"/>
    <w:rsid w:val="00BB4056"/>
    <w:rsid w:val="00BD1C52"/>
    <w:rsid w:val="00BF3AD8"/>
    <w:rsid w:val="00C10BE8"/>
    <w:rsid w:val="00C17677"/>
    <w:rsid w:val="00C20D0E"/>
    <w:rsid w:val="00C33411"/>
    <w:rsid w:val="00C42A5B"/>
    <w:rsid w:val="00C537E5"/>
    <w:rsid w:val="00C540B7"/>
    <w:rsid w:val="00C71CAF"/>
    <w:rsid w:val="00C839B3"/>
    <w:rsid w:val="00C85480"/>
    <w:rsid w:val="00C9560E"/>
    <w:rsid w:val="00CC7508"/>
    <w:rsid w:val="00CE076A"/>
    <w:rsid w:val="00D11832"/>
    <w:rsid w:val="00D22BFD"/>
    <w:rsid w:val="00D27145"/>
    <w:rsid w:val="00D321BD"/>
    <w:rsid w:val="00D34224"/>
    <w:rsid w:val="00D3589D"/>
    <w:rsid w:val="00D45D05"/>
    <w:rsid w:val="00D57D06"/>
    <w:rsid w:val="00DA46C1"/>
    <w:rsid w:val="00DC2C7A"/>
    <w:rsid w:val="00DC7D00"/>
    <w:rsid w:val="00DD377C"/>
    <w:rsid w:val="00DE5315"/>
    <w:rsid w:val="00DF2578"/>
    <w:rsid w:val="00DF5C1E"/>
    <w:rsid w:val="00E23F08"/>
    <w:rsid w:val="00E558D5"/>
    <w:rsid w:val="00E6452B"/>
    <w:rsid w:val="00E70D78"/>
    <w:rsid w:val="00E81B42"/>
    <w:rsid w:val="00E9628C"/>
    <w:rsid w:val="00EA7EB4"/>
    <w:rsid w:val="00EE03CB"/>
    <w:rsid w:val="00F33824"/>
    <w:rsid w:val="00F34C09"/>
    <w:rsid w:val="00F7602E"/>
    <w:rsid w:val="00FA4EB5"/>
    <w:rsid w:val="00FB2494"/>
    <w:rsid w:val="00FB542C"/>
    <w:rsid w:val="00FB684A"/>
    <w:rsid w:val="00FC18F7"/>
    <w:rsid w:val="00FE4620"/>
    <w:rsid w:val="00FE752A"/>
    <w:rsid w:val="00FE7F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6B1D8"/>
  <w15:chartTrackingRefBased/>
  <w15:docId w15:val="{67FCCCA0-36D5-4D95-BDE9-55FB377AE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737CBB"/>
    <w:pPr>
      <w:widowControl w:val="0"/>
      <w:spacing w:after="0" w:line="240" w:lineRule="auto"/>
    </w:pPr>
    <w:rPr>
      <w:rFonts w:ascii="Courier New" w:eastAsia="Times New Roman" w:hAnsi="Courier New" w:cs="Times New Roman"/>
      <w:snapToGrid w:val="0"/>
      <w:sz w:val="24"/>
      <w:szCs w:val="20"/>
      <w:lang w:eastAsia="nl-N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NormalWeb">
    <w:name w:val="Normal(Web)"/>
    <w:basedOn w:val="Standaard"/>
    <w:rsid w:val="00DE5315"/>
    <w:pPr>
      <w:autoSpaceDE w:val="0"/>
      <w:autoSpaceDN w:val="0"/>
      <w:adjustRightInd w:val="0"/>
      <w:spacing w:before="100" w:beforeAutospacing="1" w:after="100" w:afterAutospacing="1"/>
    </w:pPr>
    <w:rPr>
      <w:rFonts w:ascii="Times New Roman" w:hAnsi="Times New Roman"/>
      <w:snapToGrid/>
      <w:szCs w:val="24"/>
      <w:lang w:val="en-GB"/>
    </w:rPr>
  </w:style>
  <w:style w:type="character" w:customStyle="1" w:styleId="DeltaViewDeletion">
    <w:name w:val="DeltaView Deletion"/>
    <w:rsid w:val="001974F1"/>
    <w:rPr>
      <w:strike/>
      <w:color w:val="FF0000"/>
    </w:rPr>
  </w:style>
  <w:style w:type="character" w:styleId="Verwijzingopmerking">
    <w:name w:val="annotation reference"/>
    <w:basedOn w:val="Standaardalinea-lettertype"/>
    <w:uiPriority w:val="99"/>
    <w:semiHidden/>
    <w:unhideWhenUsed/>
    <w:rsid w:val="0077016A"/>
    <w:rPr>
      <w:sz w:val="16"/>
      <w:szCs w:val="16"/>
    </w:rPr>
  </w:style>
  <w:style w:type="paragraph" w:styleId="Tekstopmerking">
    <w:name w:val="annotation text"/>
    <w:basedOn w:val="Standaard"/>
    <w:link w:val="TekstopmerkingChar"/>
    <w:uiPriority w:val="99"/>
    <w:semiHidden/>
    <w:unhideWhenUsed/>
    <w:rsid w:val="0077016A"/>
    <w:rPr>
      <w:sz w:val="20"/>
    </w:rPr>
  </w:style>
  <w:style w:type="character" w:customStyle="1" w:styleId="TekstopmerkingChar">
    <w:name w:val="Tekst opmerking Char"/>
    <w:basedOn w:val="Standaardalinea-lettertype"/>
    <w:link w:val="Tekstopmerking"/>
    <w:uiPriority w:val="99"/>
    <w:semiHidden/>
    <w:rsid w:val="0077016A"/>
    <w:rPr>
      <w:rFonts w:ascii="Courier New" w:eastAsia="Times New Roman" w:hAnsi="Courier New" w:cs="Times New Roman"/>
      <w:snapToGrid w:val="0"/>
      <w:sz w:val="20"/>
      <w:szCs w:val="20"/>
      <w:lang w:eastAsia="nl-NL"/>
    </w:rPr>
  </w:style>
  <w:style w:type="paragraph" w:styleId="Onderwerpvanopmerking">
    <w:name w:val="annotation subject"/>
    <w:basedOn w:val="Tekstopmerking"/>
    <w:next w:val="Tekstopmerking"/>
    <w:link w:val="OnderwerpvanopmerkingChar"/>
    <w:uiPriority w:val="99"/>
    <w:semiHidden/>
    <w:unhideWhenUsed/>
    <w:rsid w:val="0077016A"/>
    <w:rPr>
      <w:b/>
      <w:bCs/>
    </w:rPr>
  </w:style>
  <w:style w:type="character" w:customStyle="1" w:styleId="OnderwerpvanopmerkingChar">
    <w:name w:val="Onderwerp van opmerking Char"/>
    <w:basedOn w:val="TekstopmerkingChar"/>
    <w:link w:val="Onderwerpvanopmerking"/>
    <w:uiPriority w:val="99"/>
    <w:semiHidden/>
    <w:rsid w:val="0077016A"/>
    <w:rPr>
      <w:rFonts w:ascii="Courier New" w:eastAsia="Times New Roman" w:hAnsi="Courier New" w:cs="Times New Roman"/>
      <w:b/>
      <w:bCs/>
      <w:snapToGrid w:val="0"/>
      <w:sz w:val="20"/>
      <w:szCs w:val="20"/>
      <w:lang w:eastAsia="nl-NL"/>
    </w:rPr>
  </w:style>
  <w:style w:type="paragraph" w:styleId="Ballontekst">
    <w:name w:val="Balloon Text"/>
    <w:basedOn w:val="Standaard"/>
    <w:link w:val="BallontekstChar"/>
    <w:uiPriority w:val="99"/>
    <w:semiHidden/>
    <w:unhideWhenUsed/>
    <w:rsid w:val="0077016A"/>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77016A"/>
    <w:rPr>
      <w:rFonts w:ascii="Segoe UI" w:eastAsia="Times New Roman" w:hAnsi="Segoe UI" w:cs="Segoe UI"/>
      <w:snapToGrid w:val="0"/>
      <w:sz w:val="18"/>
      <w:szCs w:val="18"/>
      <w:lang w:eastAsia="nl-NL"/>
    </w:rPr>
  </w:style>
  <w:style w:type="paragraph" w:customStyle="1" w:styleId="kopje">
    <w:name w:val="kopje"/>
    <w:basedOn w:val="Standaard"/>
    <w:next w:val="Standaard"/>
    <w:rsid w:val="00C85480"/>
    <w:pPr>
      <w:widowControl/>
      <w:snapToGrid w:val="0"/>
      <w:spacing w:before="120" w:line="280" w:lineRule="auto"/>
    </w:pPr>
    <w:rPr>
      <w:rFonts w:ascii="Arial" w:hAnsi="Arial"/>
      <w:b/>
      <w:snapToGrid/>
      <w:kern w:val="28"/>
      <w:sz w:val="18"/>
      <w:lang w:eastAsia="en-US"/>
    </w:rPr>
  </w:style>
  <w:style w:type="paragraph" w:customStyle="1" w:styleId="tussenkopje">
    <w:name w:val="tussenkopje"/>
    <w:basedOn w:val="Standaard"/>
    <w:rsid w:val="00C85480"/>
    <w:pPr>
      <w:widowControl/>
      <w:snapToGrid w:val="0"/>
      <w:spacing w:before="90" w:line="240" w:lineRule="atLeast"/>
    </w:pPr>
    <w:rPr>
      <w:rFonts w:ascii="Arial" w:hAnsi="Arial"/>
      <w:snapToGrid/>
      <w:kern w:val="28"/>
      <w:sz w:val="14"/>
      <w:lang w:val="nl" w:eastAsia="en-US"/>
    </w:rPr>
  </w:style>
  <w:style w:type="paragraph" w:styleId="Revisie">
    <w:name w:val="Revision"/>
    <w:hidden/>
    <w:uiPriority w:val="99"/>
    <w:semiHidden/>
    <w:rsid w:val="00125EA2"/>
    <w:pPr>
      <w:spacing w:after="0" w:line="240" w:lineRule="auto"/>
    </w:pPr>
    <w:rPr>
      <w:rFonts w:ascii="Courier New" w:eastAsia="Times New Roman" w:hAnsi="Courier New" w:cs="Times New Roman"/>
      <w:snapToGrid w:val="0"/>
      <w:sz w:val="24"/>
      <w:szCs w:val="20"/>
      <w:lang w:eastAsia="nl-NL"/>
    </w:rPr>
  </w:style>
  <w:style w:type="paragraph" w:styleId="Lijstalinea">
    <w:name w:val="List Paragraph"/>
    <w:basedOn w:val="Standaard"/>
    <w:uiPriority w:val="34"/>
    <w:qFormat/>
    <w:rsid w:val="00F7602E"/>
    <w:pPr>
      <w:ind w:left="720"/>
      <w:contextualSpacing/>
    </w:pPr>
  </w:style>
  <w:style w:type="paragraph" w:styleId="Koptekst">
    <w:name w:val="header"/>
    <w:basedOn w:val="Standaard"/>
    <w:link w:val="KoptekstChar"/>
    <w:uiPriority w:val="99"/>
    <w:unhideWhenUsed/>
    <w:rsid w:val="00094F88"/>
    <w:pPr>
      <w:tabs>
        <w:tab w:val="center" w:pos="4536"/>
        <w:tab w:val="right" w:pos="9072"/>
      </w:tabs>
    </w:pPr>
  </w:style>
  <w:style w:type="character" w:customStyle="1" w:styleId="KoptekstChar">
    <w:name w:val="Koptekst Char"/>
    <w:basedOn w:val="Standaardalinea-lettertype"/>
    <w:link w:val="Koptekst"/>
    <w:uiPriority w:val="99"/>
    <w:rsid w:val="00094F88"/>
    <w:rPr>
      <w:rFonts w:ascii="Courier New" w:eastAsia="Times New Roman" w:hAnsi="Courier New" w:cs="Times New Roman"/>
      <w:snapToGrid w:val="0"/>
      <w:sz w:val="24"/>
      <w:szCs w:val="20"/>
      <w:lang w:eastAsia="nl-NL"/>
    </w:rPr>
  </w:style>
  <w:style w:type="paragraph" w:styleId="Voettekst">
    <w:name w:val="footer"/>
    <w:basedOn w:val="Standaard"/>
    <w:link w:val="VoettekstChar"/>
    <w:uiPriority w:val="99"/>
    <w:unhideWhenUsed/>
    <w:rsid w:val="00094F88"/>
    <w:pPr>
      <w:tabs>
        <w:tab w:val="center" w:pos="4536"/>
        <w:tab w:val="right" w:pos="9072"/>
      </w:tabs>
    </w:pPr>
  </w:style>
  <w:style w:type="character" w:customStyle="1" w:styleId="VoettekstChar">
    <w:name w:val="Voettekst Char"/>
    <w:basedOn w:val="Standaardalinea-lettertype"/>
    <w:link w:val="Voettekst"/>
    <w:uiPriority w:val="99"/>
    <w:rsid w:val="00094F88"/>
    <w:rPr>
      <w:rFonts w:ascii="Courier New" w:eastAsia="Times New Roman" w:hAnsi="Courier New" w:cs="Times New Roman"/>
      <w:snapToGrid w:val="0"/>
      <w:sz w:val="24"/>
      <w:szCs w:val="20"/>
      <w:lang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people" Target="peop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399C30B66BD954B86F1C2EEBCCFBD34" ma:contentTypeVersion="9" ma:contentTypeDescription="Een nieuw document maken." ma:contentTypeScope="" ma:versionID="741433b3652fe7e03450efed9ea94582">
  <xsd:schema xmlns:xsd="http://www.w3.org/2001/XMLSchema" xmlns:xs="http://www.w3.org/2001/XMLSchema" xmlns:p="http://schemas.microsoft.com/office/2006/metadata/properties" xmlns:ns2="eb354532-2e9a-4d0a-af9f-82777415d42b" targetNamespace="http://schemas.microsoft.com/office/2006/metadata/properties" ma:root="true" ma:fieldsID="e74b295d3bf582dad1ee04af10ed7e25" ns2:_="">
    <xsd:import namespace="eb354532-2e9a-4d0a-af9f-82777415d42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354532-2e9a-4d0a-af9f-82777415d4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B928F28-2385-4973-99A5-A354419F117D}">
  <ds:schemaRefs>
    <ds:schemaRef ds:uri="http://schemas.openxmlformats.org/officeDocument/2006/bibliography"/>
  </ds:schemaRefs>
</ds:datastoreItem>
</file>

<file path=customXml/itemProps2.xml><?xml version="1.0" encoding="utf-8"?>
<ds:datastoreItem xmlns:ds="http://schemas.openxmlformats.org/officeDocument/2006/customXml" ds:itemID="{7FCA1117-2D27-481A-9B27-ED1349BDE1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354532-2e9a-4d0a-af9f-82777415d4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1508748-93E4-4A01-9658-1B30575972BB}">
  <ds:schemaRefs>
    <ds:schemaRef ds:uri="http://schemas.microsoft.com/sharepoint/v3/contenttype/forms"/>
  </ds:schemaRefs>
</ds:datastoreItem>
</file>

<file path=customXml/itemProps4.xml><?xml version="1.0" encoding="utf-8"?>
<ds:datastoreItem xmlns:ds="http://schemas.openxmlformats.org/officeDocument/2006/customXml" ds:itemID="{491028E0-C09E-4706-A5C5-6A29A5B5501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5</Pages>
  <Words>2099</Words>
  <Characters>11548</Characters>
  <Application>Microsoft Office Word</Application>
  <DocSecurity>0</DocSecurity>
  <Lines>96</Lines>
  <Paragraphs>27</Paragraphs>
  <ScaleCrop>false</ScaleCrop>
  <HeadingPairs>
    <vt:vector size="2" baseType="variant">
      <vt:variant>
        <vt:lpstr>Titel</vt:lpstr>
      </vt:variant>
      <vt:variant>
        <vt:i4>1</vt:i4>
      </vt:variant>
    </vt:vector>
  </HeadingPairs>
  <TitlesOfParts>
    <vt:vector size="1" baseType="lpstr">
      <vt:lpstr/>
    </vt:vector>
  </TitlesOfParts>
  <Company>Kadaster</Company>
  <LinksUpToDate>false</LinksUpToDate>
  <CharactersWithSpaces>13620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Schootbrugge, Jean-Michel van de</dc:creator>
  <cp:keywords/>
  <dc:description/>
  <cp:lastModifiedBy>Groot, Karina de</cp:lastModifiedBy>
  <cp:revision>8</cp:revision>
  <cp:lastPrinted>2019-04-10T09:11:00Z</cp:lastPrinted>
  <dcterms:created xsi:type="dcterms:W3CDTF">2026-08-18T11:59:00Z</dcterms:created>
  <dcterms:modified xsi:type="dcterms:W3CDTF">2026-09-21T09:58:00Z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0x010100B399C30B66BD954B86F1C2EEBCCFBD34</vt:lpwstr>
  </property>
  <property fmtid="{D5CDD505-2E9C-101B-9397-08002B2CF9AE}" pid="3" name="Order">
    <vt:r8>13461000</vt:r8>
  </property>
</Properties>
</file>