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833A" w14:textId="77777777" w:rsidR="003228A3" w:rsidRDefault="008E7934" w:rsidP="00C26BE6">
      <w:r>
        <w:t xml:space="preserve"> </w:t>
      </w:r>
    </w:p>
    <w:tbl>
      <w:tblPr>
        <w:tblpPr w:leftFromText="142" w:rightFromText="142" w:vertAnchor="page" w:horzAnchor="margin" w:tblpY="625"/>
        <w:tblW w:w="8859" w:type="dxa"/>
        <w:tblCellMar>
          <w:left w:w="70" w:type="dxa"/>
          <w:right w:w="70" w:type="dxa"/>
        </w:tblCellMar>
        <w:tblLook w:val="0000" w:firstRow="0" w:lastRow="0" w:firstColumn="0" w:lastColumn="0" w:noHBand="0" w:noVBand="0"/>
      </w:tblPr>
      <w:tblGrid>
        <w:gridCol w:w="5315"/>
        <w:gridCol w:w="3544"/>
      </w:tblGrid>
      <w:tr w:rsidR="003228A3" w14:paraId="60A8E2B3" w14:textId="77777777" w:rsidTr="008E3F95">
        <w:trPr>
          <w:gridAfter w:val="1"/>
          <w:wAfter w:w="3544" w:type="dxa"/>
        </w:trPr>
        <w:tc>
          <w:tcPr>
            <w:tcW w:w="5315" w:type="dxa"/>
          </w:tcPr>
          <w:p w14:paraId="74AB09EE" w14:textId="77777777" w:rsidR="003228A3" w:rsidRDefault="003228A3"/>
        </w:tc>
      </w:tr>
      <w:tr w:rsidR="003228A3" w14:paraId="0FAF6C03" w14:textId="77777777" w:rsidTr="008E3F95">
        <w:trPr>
          <w:gridAfter w:val="1"/>
          <w:wAfter w:w="3544" w:type="dxa"/>
        </w:trPr>
        <w:tc>
          <w:tcPr>
            <w:tcW w:w="5315" w:type="dxa"/>
          </w:tcPr>
          <w:p w14:paraId="4A0DD4F4" w14:textId="77777777" w:rsidR="003228A3" w:rsidRDefault="003228A3"/>
        </w:tc>
      </w:tr>
      <w:tr w:rsidR="003228A3" w:rsidRPr="00343045" w14:paraId="48D4740E" w14:textId="77777777" w:rsidTr="008E3F95">
        <w:trPr>
          <w:gridAfter w:val="1"/>
          <w:wAfter w:w="3544" w:type="dxa"/>
        </w:trPr>
        <w:tc>
          <w:tcPr>
            <w:tcW w:w="5315" w:type="dxa"/>
          </w:tcPr>
          <w:p w14:paraId="57CF5A9F" w14:textId="335D8D5A" w:rsidR="003228A3" w:rsidRPr="00343045" w:rsidRDefault="008D62E5">
            <w:pPr>
              <w:pStyle w:val="Eenheid"/>
            </w:pPr>
            <w:bookmarkStart w:id="0" w:name="bmDirectie"/>
            <w:bookmarkEnd w:id="0"/>
            <w:r w:rsidRPr="00E80392">
              <w:rPr>
                <w:rStyle w:val="Ondertitel1"/>
              </w:rPr>
              <w:t>Directie Beheer en Ontwikkeling Informatietechnologie</w:t>
            </w:r>
            <w:r>
              <w:rPr>
                <w:rStyle w:val="Ondertitel1"/>
              </w:rPr>
              <w:t xml:space="preserve"> </w:t>
            </w:r>
            <w:r w:rsidRPr="00E80392">
              <w:rPr>
                <w:rStyle w:val="Ondertitel1"/>
              </w:rPr>
              <w:t>(BOI)</w:t>
            </w:r>
          </w:p>
        </w:tc>
      </w:tr>
      <w:tr w:rsidR="003228A3" w:rsidRPr="00343045" w14:paraId="3E253AF0" w14:textId="77777777" w:rsidTr="008E3F95">
        <w:trPr>
          <w:gridAfter w:val="1"/>
          <w:wAfter w:w="3544" w:type="dxa"/>
        </w:trPr>
        <w:tc>
          <w:tcPr>
            <w:tcW w:w="5315" w:type="dxa"/>
          </w:tcPr>
          <w:p w14:paraId="19752550" w14:textId="24E5DDD6" w:rsidR="003228A3" w:rsidRPr="00343045" w:rsidRDefault="003228A3">
            <w:pPr>
              <w:pStyle w:val="Afdeling"/>
              <w:rPr>
                <w:sz w:val="20"/>
                <w:lang w:val="nl-NL"/>
              </w:rPr>
            </w:pPr>
            <w:bookmarkStart w:id="1" w:name="bmAfdeling"/>
            <w:bookmarkEnd w:id="1"/>
          </w:p>
        </w:tc>
      </w:tr>
      <w:tr w:rsidR="003228A3" w:rsidRPr="00343045" w14:paraId="49F2FD29" w14:textId="77777777" w:rsidTr="008E3F95">
        <w:trPr>
          <w:gridAfter w:val="1"/>
          <w:wAfter w:w="3544" w:type="dxa"/>
        </w:trPr>
        <w:tc>
          <w:tcPr>
            <w:tcW w:w="5315" w:type="dxa"/>
          </w:tcPr>
          <w:p w14:paraId="3552F0F7" w14:textId="77777777" w:rsidR="003228A3" w:rsidRPr="00343045" w:rsidRDefault="003228A3">
            <w:pPr>
              <w:spacing w:before="90"/>
              <w:rPr>
                <w:sz w:val="14"/>
              </w:rPr>
            </w:pPr>
          </w:p>
        </w:tc>
      </w:tr>
      <w:tr w:rsidR="003228A3" w:rsidRPr="00343045" w14:paraId="7A606873" w14:textId="77777777" w:rsidTr="008E3F95">
        <w:trPr>
          <w:gridAfter w:val="1"/>
          <w:wAfter w:w="3544" w:type="dxa"/>
          <w:trHeight w:val="3804"/>
        </w:trPr>
        <w:tc>
          <w:tcPr>
            <w:tcW w:w="5315" w:type="dxa"/>
            <w:vAlign w:val="bottom"/>
          </w:tcPr>
          <w:p w14:paraId="09E6E809" w14:textId="77777777" w:rsidR="003228A3" w:rsidRPr="00343045" w:rsidRDefault="003228A3">
            <w:pPr>
              <w:pStyle w:val="Vertrouwelijk"/>
              <w:framePr w:wrap="auto" w:vAnchor="margin" w:hAnchor="text" w:xAlign="left" w:yAlign="inline"/>
              <w:spacing w:before="200" w:line="240" w:lineRule="auto"/>
            </w:pPr>
            <w:bookmarkStart w:id="2" w:name="bmVertrouwelijk"/>
            <w:bookmarkEnd w:id="2"/>
          </w:p>
        </w:tc>
      </w:tr>
      <w:tr w:rsidR="003228A3" w:rsidRPr="00343045" w14:paraId="49DFE328" w14:textId="77777777" w:rsidTr="008E3F95">
        <w:trPr>
          <w:gridAfter w:val="1"/>
          <w:wAfter w:w="3544" w:type="dxa"/>
          <w:trHeight w:val="135"/>
        </w:trPr>
        <w:tc>
          <w:tcPr>
            <w:tcW w:w="5315" w:type="dxa"/>
          </w:tcPr>
          <w:p w14:paraId="5F93F30B" w14:textId="79BB4511" w:rsidR="003228A3" w:rsidRPr="00287AD2" w:rsidRDefault="003228A3" w:rsidP="00D43EF3">
            <w:pPr>
              <w:spacing w:before="90"/>
              <w:rPr>
                <w:szCs w:val="18"/>
              </w:rPr>
            </w:pPr>
          </w:p>
        </w:tc>
      </w:tr>
      <w:tr w:rsidR="003228A3" w:rsidRPr="00343045" w14:paraId="67F60391" w14:textId="77777777" w:rsidTr="008E3F95">
        <w:trPr>
          <w:gridAfter w:val="1"/>
          <w:wAfter w:w="3544" w:type="dxa"/>
          <w:trHeight w:val="181"/>
        </w:trPr>
        <w:tc>
          <w:tcPr>
            <w:tcW w:w="5315" w:type="dxa"/>
          </w:tcPr>
          <w:p w14:paraId="2D1A6088" w14:textId="77777777" w:rsidR="003228A3" w:rsidRPr="00343045" w:rsidRDefault="003228A3"/>
        </w:tc>
      </w:tr>
      <w:tr w:rsidR="003228A3" w:rsidRPr="00343045" w14:paraId="1843BEE4" w14:textId="77777777" w:rsidTr="008E3F95">
        <w:trPr>
          <w:gridAfter w:val="1"/>
          <w:wAfter w:w="3544" w:type="dxa"/>
        </w:trPr>
        <w:tc>
          <w:tcPr>
            <w:tcW w:w="5315" w:type="dxa"/>
          </w:tcPr>
          <w:p w14:paraId="63F3BA6C" w14:textId="4D644BED" w:rsidR="003228A3" w:rsidRPr="00343045" w:rsidRDefault="008D0862" w:rsidP="00C61CA0">
            <w:pPr>
              <w:pStyle w:val="Titel"/>
              <w:spacing w:line="240" w:lineRule="auto"/>
              <w:rPr>
                <w:lang w:val="nl-NL"/>
              </w:rPr>
            </w:pPr>
            <w:bookmarkStart w:id="3" w:name="bmTitel"/>
            <w:bookmarkEnd w:id="3"/>
            <w:r w:rsidRPr="00343045">
              <w:rPr>
                <w:lang w:val="nl-NL"/>
              </w:rPr>
              <w:t>Toelichting model</w:t>
            </w:r>
            <w:r w:rsidR="00C65477">
              <w:rPr>
                <w:lang w:val="nl-NL"/>
              </w:rPr>
              <w:t>document</w:t>
            </w:r>
            <w:r w:rsidR="004E516B">
              <w:rPr>
                <w:lang w:val="nl-NL"/>
              </w:rPr>
              <w:t xml:space="preserve"> </w:t>
            </w:r>
            <w:r w:rsidR="00A456DD">
              <w:rPr>
                <w:lang w:val="nl-NL"/>
              </w:rPr>
              <w:t>ASR</w:t>
            </w:r>
            <w:r w:rsidR="00C61CA0">
              <w:rPr>
                <w:lang w:val="nl-NL"/>
              </w:rPr>
              <w:t xml:space="preserve"> </w:t>
            </w:r>
            <w:r w:rsidR="00286F0E">
              <w:rPr>
                <w:lang w:val="nl-NL"/>
              </w:rPr>
              <w:t>hypotheek</w:t>
            </w:r>
            <w:r w:rsidR="00AC2F28">
              <w:rPr>
                <w:lang w:val="nl-NL"/>
              </w:rPr>
              <w:t xml:space="preserve"> v</w:t>
            </w:r>
            <w:ins w:id="4" w:author="Groot, Karina de" w:date="2026-09-21T13:22:00Z" w16du:dateUtc="2026-09-21T11:22:00Z">
              <w:r w:rsidR="006C6137">
                <w:rPr>
                  <w:lang w:val="nl-NL"/>
                </w:rPr>
                <w:t>6</w:t>
              </w:r>
            </w:ins>
            <w:del w:id="5" w:author="Groot, Karina de" w:date="2026-09-21T13:22:00Z" w16du:dateUtc="2026-09-21T11:22:00Z">
              <w:r w:rsidR="00CD3838" w:rsidDel="006C6137">
                <w:rPr>
                  <w:lang w:val="nl-NL"/>
                </w:rPr>
                <w:delText>5</w:delText>
              </w:r>
            </w:del>
            <w:r w:rsidR="00AC2F28">
              <w:rPr>
                <w:lang w:val="nl-NL"/>
              </w:rPr>
              <w:t>.0</w:t>
            </w:r>
          </w:p>
        </w:tc>
      </w:tr>
      <w:tr w:rsidR="003228A3" w:rsidRPr="00343045" w14:paraId="460D0D87" w14:textId="77777777" w:rsidTr="008E3F95">
        <w:trPr>
          <w:gridAfter w:val="1"/>
          <w:wAfter w:w="3544" w:type="dxa"/>
          <w:trHeight w:val="268"/>
        </w:trPr>
        <w:tc>
          <w:tcPr>
            <w:tcW w:w="5315" w:type="dxa"/>
          </w:tcPr>
          <w:p w14:paraId="79FEFBC1" w14:textId="77777777" w:rsidR="003228A3" w:rsidRPr="00343045" w:rsidRDefault="003228A3"/>
        </w:tc>
      </w:tr>
      <w:tr w:rsidR="003228A3" w:rsidRPr="00343045" w14:paraId="371F9076" w14:textId="77777777" w:rsidTr="008E3F95">
        <w:trPr>
          <w:gridAfter w:val="1"/>
          <w:wAfter w:w="3544" w:type="dxa"/>
          <w:cantSplit/>
          <w:trHeight w:hRule="exact" w:val="275"/>
        </w:trPr>
        <w:tc>
          <w:tcPr>
            <w:tcW w:w="5315" w:type="dxa"/>
            <w:vAlign w:val="bottom"/>
          </w:tcPr>
          <w:p w14:paraId="7DCCDBF7" w14:textId="77777777" w:rsidR="003228A3" w:rsidRPr="00343045" w:rsidRDefault="004A1631" w:rsidP="00B6769D">
            <w:pPr>
              <w:pStyle w:val="Subtitel"/>
            </w:pPr>
            <w:bookmarkStart w:id="6" w:name="bmSubtitel"/>
            <w:bookmarkEnd w:id="6"/>
            <w:proofErr w:type="spellStart"/>
            <w:r w:rsidRPr="00343045">
              <w:t>Automatische</w:t>
            </w:r>
            <w:proofErr w:type="spellEnd"/>
            <w:r w:rsidRPr="00343045">
              <w:t xml:space="preserve"> </w:t>
            </w:r>
            <w:proofErr w:type="spellStart"/>
            <w:r w:rsidRPr="00343045">
              <w:t>Akteverwerking</w:t>
            </w:r>
            <w:proofErr w:type="spellEnd"/>
          </w:p>
        </w:tc>
      </w:tr>
      <w:tr w:rsidR="003228A3" w:rsidRPr="00343045" w14:paraId="015C76E1" w14:textId="77777777" w:rsidTr="008E3F95">
        <w:trPr>
          <w:gridAfter w:val="1"/>
          <w:wAfter w:w="3544" w:type="dxa"/>
          <w:cantSplit/>
          <w:trHeight w:hRule="exact" w:val="804"/>
        </w:trPr>
        <w:tc>
          <w:tcPr>
            <w:tcW w:w="5315" w:type="dxa"/>
            <w:vAlign w:val="bottom"/>
          </w:tcPr>
          <w:p w14:paraId="50F5D0EA" w14:textId="77777777" w:rsidR="003228A3" w:rsidRPr="00343045" w:rsidRDefault="003228A3"/>
        </w:tc>
      </w:tr>
      <w:tr w:rsidR="003228A3" w:rsidRPr="00343045" w14:paraId="3E764A0D" w14:textId="77777777" w:rsidTr="008E3F95">
        <w:trPr>
          <w:gridAfter w:val="1"/>
          <w:wAfter w:w="3544" w:type="dxa"/>
          <w:cantSplit/>
        </w:trPr>
        <w:tc>
          <w:tcPr>
            <w:tcW w:w="5315" w:type="dxa"/>
            <w:vAlign w:val="bottom"/>
          </w:tcPr>
          <w:p w14:paraId="53494F5B" w14:textId="77777777" w:rsidR="003228A3" w:rsidRPr="00343045" w:rsidRDefault="00755C3E">
            <w:pPr>
              <w:pStyle w:val="tussenkopje"/>
              <w:rPr>
                <w:lang w:val="nl-NL"/>
              </w:rPr>
            </w:pPr>
            <w:r>
              <w:rPr>
                <w:lang w:val="nl-NL"/>
              </w:rPr>
              <w:t>Versie</w:t>
            </w:r>
          </w:p>
        </w:tc>
      </w:tr>
      <w:tr w:rsidR="00EC1610" w:rsidRPr="00343045" w14:paraId="344D1E84" w14:textId="77777777" w:rsidTr="00E2064D">
        <w:trPr>
          <w:gridAfter w:val="1"/>
          <w:wAfter w:w="3544" w:type="dxa"/>
          <w:cantSplit/>
          <w:trHeight w:val="80"/>
        </w:trPr>
        <w:tc>
          <w:tcPr>
            <w:tcW w:w="5315" w:type="dxa"/>
            <w:vAlign w:val="bottom"/>
          </w:tcPr>
          <w:p w14:paraId="5B039A8E" w14:textId="2B49AD24" w:rsidR="00EC1610" w:rsidRPr="00343045" w:rsidRDefault="006C6137" w:rsidP="00EC1610">
            <w:bookmarkStart w:id="7" w:name="bmAuteurs"/>
            <w:bookmarkEnd w:id="7"/>
            <w:ins w:id="8" w:author="Groot, Karina de" w:date="2026-09-21T13:23:00Z" w16du:dateUtc="2026-09-21T11:23:00Z">
              <w:r>
                <w:t>6</w:t>
              </w:r>
            </w:ins>
            <w:del w:id="9" w:author="Groot, Karina de" w:date="2026-09-21T13:23:00Z" w16du:dateUtc="2026-09-21T11:23:00Z">
              <w:r w:rsidR="00CD3838" w:rsidDel="006C6137">
                <w:delText>5</w:delText>
              </w:r>
            </w:del>
            <w:r w:rsidR="00CE6B45">
              <w:t>.0</w:t>
            </w:r>
          </w:p>
        </w:tc>
      </w:tr>
      <w:tr w:rsidR="00EC1610" w:rsidRPr="00343045" w14:paraId="2DB87E47" w14:textId="77777777">
        <w:trPr>
          <w:cantSplit/>
          <w:trHeight w:hRule="exact" w:val="246"/>
        </w:trPr>
        <w:tc>
          <w:tcPr>
            <w:tcW w:w="8859" w:type="dxa"/>
            <w:gridSpan w:val="2"/>
            <w:vAlign w:val="bottom"/>
          </w:tcPr>
          <w:p w14:paraId="0D987B22" w14:textId="77777777" w:rsidR="00EC1610" w:rsidRPr="00343045" w:rsidRDefault="00EC1610" w:rsidP="00EC1610"/>
        </w:tc>
      </w:tr>
    </w:tbl>
    <w:p w14:paraId="19D122BE" w14:textId="370DE88D" w:rsidR="003228A3" w:rsidRPr="00343045" w:rsidRDefault="003228A3" w:rsidP="00E97F19"/>
    <w:p w14:paraId="072E884D" w14:textId="77777777" w:rsidR="00EB68F7" w:rsidRDefault="00EB68F7"/>
    <w:p w14:paraId="1F2FAB12" w14:textId="77777777" w:rsidR="00EB68F7" w:rsidRPr="00EB68F7" w:rsidRDefault="00EB68F7" w:rsidP="00EB68F7"/>
    <w:p w14:paraId="02C294C1" w14:textId="77777777" w:rsidR="00EB68F7" w:rsidRPr="00EB68F7" w:rsidRDefault="00EB68F7" w:rsidP="00EB68F7"/>
    <w:p w14:paraId="7DD160F7" w14:textId="77777777" w:rsidR="00EB68F7" w:rsidRPr="00EB68F7" w:rsidRDefault="00EB68F7" w:rsidP="00EB68F7"/>
    <w:p w14:paraId="6481CE0E" w14:textId="77777777" w:rsidR="00EB68F7" w:rsidRPr="00EB68F7" w:rsidRDefault="00EB68F7" w:rsidP="00EB68F7"/>
    <w:p w14:paraId="62CAD643" w14:textId="77777777" w:rsidR="00EB68F7" w:rsidRPr="00EB68F7" w:rsidRDefault="00EB68F7" w:rsidP="00EB68F7"/>
    <w:p w14:paraId="1A8AA6C1" w14:textId="77777777" w:rsidR="00EB68F7" w:rsidRPr="00EB68F7" w:rsidRDefault="00EB68F7" w:rsidP="00EB68F7"/>
    <w:p w14:paraId="542BE87E" w14:textId="77777777" w:rsidR="00EB68F7" w:rsidRPr="00EB68F7" w:rsidRDefault="00EB68F7" w:rsidP="00EB68F7"/>
    <w:p w14:paraId="33831453" w14:textId="77777777" w:rsidR="00EB68F7" w:rsidRPr="00EB68F7" w:rsidRDefault="00EB68F7" w:rsidP="00EB68F7"/>
    <w:p w14:paraId="46AF72DE" w14:textId="77777777" w:rsidR="00EB68F7" w:rsidRDefault="00EB68F7" w:rsidP="00EB68F7"/>
    <w:p w14:paraId="53D689C3" w14:textId="77777777" w:rsidR="003228A3" w:rsidRPr="00EB68F7" w:rsidRDefault="00EB68F7" w:rsidP="00EB68F7">
      <w:pPr>
        <w:tabs>
          <w:tab w:val="center" w:pos="4394"/>
        </w:tabs>
        <w:sectPr w:rsidR="003228A3" w:rsidRPr="00EB68F7">
          <w:headerReference w:type="first" r:id="rId8"/>
          <w:footerReference w:type="first" r:id="rId9"/>
          <w:pgSz w:w="11906" w:h="16838" w:code="9"/>
          <w:pgMar w:top="2977" w:right="1304" w:bottom="1304" w:left="1814" w:header="567" w:footer="431" w:gutter="0"/>
          <w:pgNumType w:start="1"/>
          <w:cols w:space="708"/>
          <w:formProt w:val="0"/>
          <w:titlePg/>
        </w:sectPr>
      </w:pPr>
      <w:r>
        <w:tab/>
      </w:r>
    </w:p>
    <w:p w14:paraId="686FD2E2" w14:textId="77777777" w:rsidR="005B4409" w:rsidRDefault="005B4409"/>
    <w:tbl>
      <w:tblPr>
        <w:tblW w:w="5173" w:type="dxa"/>
        <w:tblCellMar>
          <w:left w:w="70" w:type="dxa"/>
          <w:right w:w="70" w:type="dxa"/>
        </w:tblCellMar>
        <w:tblLook w:val="0000" w:firstRow="0" w:lastRow="0" w:firstColumn="0" w:lastColumn="0" w:noHBand="0" w:noVBand="0"/>
      </w:tblPr>
      <w:tblGrid>
        <w:gridCol w:w="5173"/>
      </w:tblGrid>
      <w:tr w:rsidR="003228A3" w:rsidRPr="00343045" w14:paraId="2717E17E" w14:textId="77777777">
        <w:trPr>
          <w:trHeight w:hRule="exact" w:val="332"/>
        </w:trPr>
        <w:tc>
          <w:tcPr>
            <w:tcW w:w="5173" w:type="dxa"/>
            <w:vAlign w:val="bottom"/>
          </w:tcPr>
          <w:p w14:paraId="24FA0829" w14:textId="77777777" w:rsidR="003228A3" w:rsidRPr="00343045" w:rsidRDefault="003228A3">
            <w:pPr>
              <w:pStyle w:val="kopje"/>
              <w:rPr>
                <w:b w:val="0"/>
                <w:bCs/>
              </w:rPr>
            </w:pPr>
            <w:r w:rsidRPr="00343045">
              <w:t>Versiehistorie</w:t>
            </w:r>
          </w:p>
        </w:tc>
      </w:tr>
    </w:tbl>
    <w:p w14:paraId="5A325505" w14:textId="77777777" w:rsidR="003228A3" w:rsidRPr="00343045" w:rsidRDefault="003228A3">
      <w:pPr>
        <w:spacing w:line="14" w:lineRule="exact"/>
      </w:pPr>
    </w:p>
    <w:p w14:paraId="61FCFC76" w14:textId="77777777" w:rsidR="00010AA1" w:rsidRPr="005B41ED" w:rsidRDefault="00010AA1"/>
    <w:tbl>
      <w:tblPr>
        <w:tblW w:w="9568" w:type="dxa"/>
        <w:tblCellMar>
          <w:left w:w="70" w:type="dxa"/>
          <w:right w:w="70" w:type="dxa"/>
        </w:tblCellMar>
        <w:tblLook w:val="0000" w:firstRow="0" w:lastRow="0" w:firstColumn="0" w:lastColumn="0" w:noHBand="0" w:noVBand="0"/>
      </w:tblPr>
      <w:tblGrid>
        <w:gridCol w:w="637"/>
        <w:gridCol w:w="1560"/>
        <w:gridCol w:w="1984"/>
        <w:gridCol w:w="5387"/>
      </w:tblGrid>
      <w:tr w:rsidR="00C61CA0" w:rsidRPr="00343045" w14:paraId="76A33AF0" w14:textId="77777777" w:rsidTr="00EF111B">
        <w:trPr>
          <w:trHeight w:hRule="exact" w:val="281"/>
          <w:tblHeader/>
        </w:trPr>
        <w:tc>
          <w:tcPr>
            <w:tcW w:w="637" w:type="dxa"/>
            <w:tcBorders>
              <w:bottom w:val="single" w:sz="4" w:space="0" w:color="auto"/>
            </w:tcBorders>
            <w:vAlign w:val="bottom"/>
          </w:tcPr>
          <w:p w14:paraId="2B031BD1" w14:textId="77777777" w:rsidR="00C61CA0" w:rsidRPr="00343045" w:rsidRDefault="00C61CA0" w:rsidP="00323158">
            <w:pPr>
              <w:pStyle w:val="tussenkopje"/>
              <w:spacing w:before="0"/>
              <w:rPr>
                <w:lang w:val="nl-NL"/>
              </w:rPr>
            </w:pPr>
            <w:r w:rsidRPr="00343045">
              <w:rPr>
                <w:lang w:val="nl-NL"/>
              </w:rPr>
              <w:t>Versie</w:t>
            </w:r>
          </w:p>
        </w:tc>
        <w:tc>
          <w:tcPr>
            <w:tcW w:w="1560" w:type="dxa"/>
            <w:tcBorders>
              <w:bottom w:val="single" w:sz="4" w:space="0" w:color="auto"/>
            </w:tcBorders>
            <w:vAlign w:val="bottom"/>
          </w:tcPr>
          <w:p w14:paraId="314EF85E" w14:textId="77777777" w:rsidR="00C61CA0" w:rsidRPr="00343045" w:rsidRDefault="00C61CA0" w:rsidP="00323158">
            <w:pPr>
              <w:pStyle w:val="tussenkopje"/>
              <w:spacing w:before="0"/>
              <w:rPr>
                <w:lang w:val="nl-NL"/>
              </w:rPr>
            </w:pPr>
            <w:r w:rsidRPr="00343045">
              <w:rPr>
                <w:lang w:val="nl-NL"/>
              </w:rPr>
              <w:t>Datum</w:t>
            </w:r>
          </w:p>
        </w:tc>
        <w:tc>
          <w:tcPr>
            <w:tcW w:w="1984" w:type="dxa"/>
            <w:tcBorders>
              <w:bottom w:val="single" w:sz="4" w:space="0" w:color="auto"/>
            </w:tcBorders>
            <w:vAlign w:val="bottom"/>
          </w:tcPr>
          <w:p w14:paraId="3D9B0704" w14:textId="77777777" w:rsidR="00C61CA0" w:rsidRPr="00343045" w:rsidRDefault="00C61CA0" w:rsidP="00323158">
            <w:pPr>
              <w:pStyle w:val="tussenkopje"/>
              <w:spacing w:before="0"/>
              <w:rPr>
                <w:lang w:val="nl-NL"/>
              </w:rPr>
            </w:pPr>
            <w:r w:rsidRPr="00343045">
              <w:rPr>
                <w:lang w:val="nl-NL"/>
              </w:rPr>
              <w:t>Auteur</w:t>
            </w:r>
          </w:p>
        </w:tc>
        <w:tc>
          <w:tcPr>
            <w:tcW w:w="5387" w:type="dxa"/>
            <w:tcBorders>
              <w:bottom w:val="single" w:sz="4" w:space="0" w:color="auto"/>
            </w:tcBorders>
            <w:vAlign w:val="bottom"/>
          </w:tcPr>
          <w:p w14:paraId="7F68E842" w14:textId="77777777" w:rsidR="00C61CA0" w:rsidRPr="00343045" w:rsidRDefault="00C61CA0" w:rsidP="00323158">
            <w:pPr>
              <w:pStyle w:val="tussenkopje"/>
              <w:spacing w:before="0"/>
              <w:rPr>
                <w:lang w:val="nl-NL"/>
              </w:rPr>
            </w:pPr>
            <w:r w:rsidRPr="00343045">
              <w:rPr>
                <w:lang w:val="nl-NL"/>
              </w:rPr>
              <w:t>Opmerking</w:t>
            </w:r>
          </w:p>
        </w:tc>
      </w:tr>
      <w:tr w:rsidR="004C1BBE" w:rsidRPr="008C145E" w14:paraId="61BFD8F0" w14:textId="77777777" w:rsidTr="00EF111B">
        <w:tc>
          <w:tcPr>
            <w:tcW w:w="637" w:type="dxa"/>
            <w:tcBorders>
              <w:top w:val="single" w:sz="4" w:space="0" w:color="auto"/>
              <w:left w:val="single" w:sz="4" w:space="0" w:color="auto"/>
              <w:bottom w:val="single" w:sz="4" w:space="0" w:color="auto"/>
              <w:right w:val="single" w:sz="4" w:space="0" w:color="auto"/>
            </w:tcBorders>
          </w:tcPr>
          <w:p w14:paraId="0CD04CD7" w14:textId="26B21033" w:rsidR="004C1BBE" w:rsidRDefault="00A456DD" w:rsidP="004C1BBE">
            <w:pPr>
              <w:pStyle w:val="Subtitel"/>
              <w:spacing w:line="280" w:lineRule="exact"/>
              <w:rPr>
                <w:rStyle w:val="Versie0"/>
                <w:bCs/>
                <w:sz w:val="16"/>
              </w:rPr>
            </w:pPr>
            <w:r>
              <w:rPr>
                <w:rStyle w:val="Versie0"/>
                <w:bCs/>
                <w:sz w:val="16"/>
              </w:rPr>
              <w:t>1.0</w:t>
            </w:r>
            <w:r w:rsidR="004C1BBE">
              <w:rPr>
                <w:rStyle w:val="Versie0"/>
                <w:bCs/>
                <w:sz w:val="16"/>
              </w:rPr>
              <w:t>.0</w:t>
            </w:r>
          </w:p>
        </w:tc>
        <w:tc>
          <w:tcPr>
            <w:tcW w:w="1560" w:type="dxa"/>
            <w:tcBorders>
              <w:top w:val="single" w:sz="4" w:space="0" w:color="auto"/>
              <w:left w:val="single" w:sz="4" w:space="0" w:color="auto"/>
              <w:bottom w:val="single" w:sz="4" w:space="0" w:color="auto"/>
              <w:right w:val="single" w:sz="4" w:space="0" w:color="auto"/>
            </w:tcBorders>
          </w:tcPr>
          <w:p w14:paraId="2E209332" w14:textId="546ABB37" w:rsidR="004C1BBE" w:rsidRDefault="009E1A88" w:rsidP="00A456DD">
            <w:pPr>
              <w:rPr>
                <w:rStyle w:val="Datumopmaakprofiel"/>
                <w:sz w:val="16"/>
                <w:szCs w:val="16"/>
              </w:rPr>
            </w:pPr>
            <w:r>
              <w:rPr>
                <w:rStyle w:val="Datumopmaakprofiel"/>
                <w:rFonts w:cs="Helvetica"/>
                <w:sz w:val="16"/>
                <w:szCs w:val="16"/>
              </w:rPr>
              <w:t>24</w:t>
            </w:r>
            <w:r w:rsidR="004C1BBE" w:rsidRPr="0043720F">
              <w:rPr>
                <w:rStyle w:val="Datumopmaakprofiel"/>
                <w:rFonts w:cs="Helvetica"/>
                <w:sz w:val="16"/>
                <w:szCs w:val="16"/>
              </w:rPr>
              <w:t xml:space="preserve"> </w:t>
            </w:r>
            <w:r w:rsidR="00A456DD">
              <w:rPr>
                <w:rStyle w:val="Datumopmaakprofiel"/>
                <w:rFonts w:cs="Helvetica"/>
                <w:sz w:val="16"/>
                <w:szCs w:val="16"/>
              </w:rPr>
              <w:t>april 2019</w:t>
            </w:r>
          </w:p>
        </w:tc>
        <w:tc>
          <w:tcPr>
            <w:tcW w:w="1984" w:type="dxa"/>
            <w:tcBorders>
              <w:top w:val="single" w:sz="4" w:space="0" w:color="auto"/>
              <w:left w:val="single" w:sz="4" w:space="0" w:color="auto"/>
              <w:bottom w:val="single" w:sz="4" w:space="0" w:color="auto"/>
              <w:right w:val="single" w:sz="4" w:space="0" w:color="auto"/>
            </w:tcBorders>
          </w:tcPr>
          <w:p w14:paraId="32BBBCC2" w14:textId="3A01DBFB" w:rsidR="004C1BBE" w:rsidRPr="00583141" w:rsidRDefault="004C1BBE" w:rsidP="004C1BBE">
            <w:pPr>
              <w:rPr>
                <w:sz w:val="16"/>
                <w:szCs w:val="16"/>
                <w:lang w:val="en-US"/>
              </w:rPr>
            </w:pPr>
            <w:r w:rsidRPr="0043720F">
              <w:rPr>
                <w:rFonts w:ascii="Helvetica" w:hAnsi="Helvetica" w:cs="Helvetica"/>
                <w:sz w:val="16"/>
                <w:szCs w:val="16"/>
                <w:lang w:val="en-GB"/>
              </w:rPr>
              <w:t>IT/LG/AA</w:t>
            </w:r>
          </w:p>
        </w:tc>
        <w:tc>
          <w:tcPr>
            <w:tcW w:w="5387" w:type="dxa"/>
            <w:tcBorders>
              <w:top w:val="single" w:sz="4" w:space="0" w:color="auto"/>
              <w:left w:val="single" w:sz="4" w:space="0" w:color="auto"/>
              <w:bottom w:val="single" w:sz="4" w:space="0" w:color="auto"/>
              <w:right w:val="single" w:sz="4" w:space="0" w:color="auto"/>
            </w:tcBorders>
          </w:tcPr>
          <w:p w14:paraId="67451EEA" w14:textId="6188F9F7" w:rsidR="004C1BBE" w:rsidRPr="00F950F2" w:rsidRDefault="00A456DD" w:rsidP="00A456DD">
            <w:pPr>
              <w:rPr>
                <w:sz w:val="16"/>
                <w:szCs w:val="16"/>
              </w:rPr>
            </w:pPr>
            <w:r w:rsidRPr="00F51208">
              <w:rPr>
                <w:rFonts w:cs="Arial"/>
                <w:sz w:val="16"/>
                <w:szCs w:val="16"/>
              </w:rPr>
              <w:t xml:space="preserve">AA-4056 </w:t>
            </w:r>
            <w:r>
              <w:rPr>
                <w:rFonts w:cs="Arial"/>
                <w:sz w:val="16"/>
                <w:szCs w:val="16"/>
              </w:rPr>
              <w:t>Initiële versie</w:t>
            </w:r>
          </w:p>
        </w:tc>
      </w:tr>
      <w:tr w:rsidR="00EF111B" w:rsidRPr="008C145E" w14:paraId="4AD1CA23" w14:textId="77777777" w:rsidTr="00EF111B">
        <w:tc>
          <w:tcPr>
            <w:tcW w:w="637" w:type="dxa"/>
            <w:tcBorders>
              <w:top w:val="single" w:sz="4" w:space="0" w:color="auto"/>
              <w:left w:val="single" w:sz="4" w:space="0" w:color="auto"/>
              <w:bottom w:val="single" w:sz="4" w:space="0" w:color="auto"/>
              <w:right w:val="single" w:sz="4" w:space="0" w:color="auto"/>
            </w:tcBorders>
          </w:tcPr>
          <w:p w14:paraId="2FE69C0C" w14:textId="206D782C" w:rsidR="00EF111B" w:rsidRDefault="00EF111B" w:rsidP="004C1BBE">
            <w:pPr>
              <w:pStyle w:val="Subtitel"/>
              <w:spacing w:line="280" w:lineRule="exact"/>
              <w:rPr>
                <w:rStyle w:val="Versie0"/>
                <w:bCs/>
                <w:sz w:val="16"/>
              </w:rPr>
            </w:pPr>
            <w:r>
              <w:rPr>
                <w:rStyle w:val="Versie0"/>
                <w:bCs/>
                <w:sz w:val="16"/>
              </w:rPr>
              <w:t>1.1.0</w:t>
            </w:r>
          </w:p>
        </w:tc>
        <w:tc>
          <w:tcPr>
            <w:tcW w:w="1560" w:type="dxa"/>
            <w:tcBorders>
              <w:top w:val="single" w:sz="4" w:space="0" w:color="auto"/>
              <w:left w:val="single" w:sz="4" w:space="0" w:color="auto"/>
              <w:bottom w:val="single" w:sz="4" w:space="0" w:color="auto"/>
              <w:right w:val="single" w:sz="4" w:space="0" w:color="auto"/>
            </w:tcBorders>
          </w:tcPr>
          <w:p w14:paraId="3CFD508D" w14:textId="5E46297A" w:rsidR="00EF111B" w:rsidRDefault="00EF111B" w:rsidP="00A456DD">
            <w:pPr>
              <w:rPr>
                <w:rStyle w:val="Datumopmaakprofiel"/>
                <w:rFonts w:cs="Helvetica"/>
                <w:sz w:val="16"/>
                <w:szCs w:val="16"/>
              </w:rPr>
            </w:pPr>
            <w:r>
              <w:rPr>
                <w:rStyle w:val="Datumopmaakprofiel"/>
                <w:rFonts w:cs="Helvetica"/>
                <w:sz w:val="16"/>
                <w:szCs w:val="16"/>
              </w:rPr>
              <w:t>17 mei 2019</w:t>
            </w:r>
          </w:p>
        </w:tc>
        <w:tc>
          <w:tcPr>
            <w:tcW w:w="1984" w:type="dxa"/>
            <w:tcBorders>
              <w:top w:val="single" w:sz="4" w:space="0" w:color="auto"/>
              <w:left w:val="single" w:sz="4" w:space="0" w:color="auto"/>
              <w:bottom w:val="single" w:sz="4" w:space="0" w:color="auto"/>
              <w:right w:val="single" w:sz="4" w:space="0" w:color="auto"/>
            </w:tcBorders>
          </w:tcPr>
          <w:p w14:paraId="5D08030B" w14:textId="43B1D109" w:rsidR="00EF111B" w:rsidRPr="0043720F" w:rsidRDefault="00EF111B" w:rsidP="004C1BBE">
            <w:pPr>
              <w:rPr>
                <w:rFonts w:ascii="Helvetica" w:hAnsi="Helvetica" w:cs="Helvetica"/>
                <w:sz w:val="16"/>
                <w:szCs w:val="16"/>
                <w:lang w:val="en-GB"/>
              </w:rPr>
            </w:pPr>
            <w:r>
              <w:rPr>
                <w:rFonts w:ascii="Helvetica" w:hAnsi="Helvetica" w:cs="Helvetica"/>
                <w:sz w:val="16"/>
                <w:szCs w:val="16"/>
                <w:lang w:val="en-GB"/>
              </w:rPr>
              <w:t>I</w:t>
            </w:r>
            <w:r>
              <w:rPr>
                <w:lang w:val="en-GB"/>
              </w:rPr>
              <w:t>T/LG/AA</w:t>
            </w:r>
          </w:p>
        </w:tc>
        <w:tc>
          <w:tcPr>
            <w:tcW w:w="5387" w:type="dxa"/>
            <w:tcBorders>
              <w:top w:val="single" w:sz="4" w:space="0" w:color="auto"/>
              <w:left w:val="single" w:sz="4" w:space="0" w:color="auto"/>
              <w:bottom w:val="single" w:sz="4" w:space="0" w:color="auto"/>
              <w:right w:val="single" w:sz="4" w:space="0" w:color="auto"/>
            </w:tcBorders>
          </w:tcPr>
          <w:p w14:paraId="1769A453" w14:textId="495B0D99" w:rsidR="00EF111B" w:rsidRPr="00EF111B" w:rsidRDefault="00EF111B" w:rsidP="00A456DD">
            <w:pPr>
              <w:rPr>
                <w:rFonts w:cs="Arial"/>
              </w:rPr>
            </w:pPr>
            <w:r>
              <w:rPr>
                <w:rFonts w:cs="Arial"/>
                <w:sz w:val="16"/>
                <w:szCs w:val="16"/>
              </w:rPr>
              <w:t>A</w:t>
            </w:r>
            <w:r>
              <w:rPr>
                <w:rFonts w:cs="Arial"/>
              </w:rPr>
              <w:t>A-4409: dubbele punt ontbrak in de partij naam van de bank</w:t>
            </w:r>
          </w:p>
        </w:tc>
      </w:tr>
      <w:tr w:rsidR="00BA16FE" w:rsidRPr="008C145E" w14:paraId="40C112EF" w14:textId="77777777" w:rsidTr="00EF111B">
        <w:tc>
          <w:tcPr>
            <w:tcW w:w="637" w:type="dxa"/>
            <w:tcBorders>
              <w:top w:val="single" w:sz="4" w:space="0" w:color="auto"/>
              <w:left w:val="single" w:sz="4" w:space="0" w:color="auto"/>
              <w:bottom w:val="single" w:sz="4" w:space="0" w:color="auto"/>
              <w:right w:val="single" w:sz="4" w:space="0" w:color="auto"/>
            </w:tcBorders>
          </w:tcPr>
          <w:p w14:paraId="35DB5926" w14:textId="6116A82F" w:rsidR="00BA16FE" w:rsidRDefault="00BA16FE" w:rsidP="004C1BBE">
            <w:pPr>
              <w:pStyle w:val="Subtitel"/>
              <w:spacing w:line="280" w:lineRule="exact"/>
              <w:rPr>
                <w:rStyle w:val="Versie0"/>
                <w:bCs/>
                <w:sz w:val="16"/>
              </w:rPr>
            </w:pPr>
            <w:r>
              <w:rPr>
                <w:rStyle w:val="Versie0"/>
                <w:bCs/>
                <w:sz w:val="16"/>
              </w:rPr>
              <w:t>1.2.0</w:t>
            </w:r>
          </w:p>
        </w:tc>
        <w:tc>
          <w:tcPr>
            <w:tcW w:w="1560" w:type="dxa"/>
            <w:tcBorders>
              <w:top w:val="single" w:sz="4" w:space="0" w:color="auto"/>
              <w:left w:val="single" w:sz="4" w:space="0" w:color="auto"/>
              <w:bottom w:val="single" w:sz="4" w:space="0" w:color="auto"/>
              <w:right w:val="single" w:sz="4" w:space="0" w:color="auto"/>
            </w:tcBorders>
          </w:tcPr>
          <w:p w14:paraId="3AF7D362" w14:textId="1E38547E" w:rsidR="00BA16FE" w:rsidRDefault="00BA16FE" w:rsidP="00A456DD">
            <w:pPr>
              <w:rPr>
                <w:rStyle w:val="Datumopmaakprofiel"/>
                <w:rFonts w:cs="Helvetica"/>
                <w:sz w:val="16"/>
                <w:szCs w:val="16"/>
              </w:rPr>
            </w:pPr>
            <w:r>
              <w:rPr>
                <w:rStyle w:val="Datumopmaakprofiel"/>
                <w:rFonts w:cs="Helvetica"/>
                <w:sz w:val="16"/>
                <w:szCs w:val="16"/>
              </w:rPr>
              <w:t>16 oktober 2019</w:t>
            </w:r>
          </w:p>
        </w:tc>
        <w:tc>
          <w:tcPr>
            <w:tcW w:w="1984" w:type="dxa"/>
            <w:tcBorders>
              <w:top w:val="single" w:sz="4" w:space="0" w:color="auto"/>
              <w:left w:val="single" w:sz="4" w:space="0" w:color="auto"/>
              <w:bottom w:val="single" w:sz="4" w:space="0" w:color="auto"/>
              <w:right w:val="single" w:sz="4" w:space="0" w:color="auto"/>
            </w:tcBorders>
          </w:tcPr>
          <w:p w14:paraId="50752281" w14:textId="101643E9" w:rsidR="00BA16FE" w:rsidRDefault="00BA16FE" w:rsidP="004C1BBE">
            <w:pPr>
              <w:rPr>
                <w:rFonts w:ascii="Helvetica" w:hAnsi="Helvetica" w:cs="Helvetica"/>
                <w:sz w:val="16"/>
                <w:szCs w:val="16"/>
                <w:lang w:val="en-GB"/>
              </w:rPr>
            </w:pPr>
            <w:r>
              <w:rPr>
                <w:rFonts w:ascii="Helvetica" w:hAnsi="Helvetica" w:cs="Helvetica"/>
                <w:sz w:val="16"/>
                <w:szCs w:val="16"/>
                <w:lang w:val="en-GB"/>
              </w:rPr>
              <w:t>I</w:t>
            </w:r>
            <w:r>
              <w:rPr>
                <w:lang w:val="en-GB"/>
              </w:rPr>
              <w:t>T/LG/AA</w:t>
            </w:r>
          </w:p>
        </w:tc>
        <w:tc>
          <w:tcPr>
            <w:tcW w:w="5387" w:type="dxa"/>
            <w:tcBorders>
              <w:top w:val="single" w:sz="4" w:space="0" w:color="auto"/>
              <w:left w:val="single" w:sz="4" w:space="0" w:color="auto"/>
              <w:bottom w:val="single" w:sz="4" w:space="0" w:color="auto"/>
              <w:right w:val="single" w:sz="4" w:space="0" w:color="auto"/>
            </w:tcBorders>
          </w:tcPr>
          <w:p w14:paraId="38B988C7" w14:textId="105DDA29" w:rsidR="00BA16FE" w:rsidRDefault="00BA16FE" w:rsidP="00A456DD">
            <w:pPr>
              <w:rPr>
                <w:rFonts w:cs="Arial"/>
                <w:sz w:val="16"/>
                <w:szCs w:val="16"/>
              </w:rPr>
            </w:pPr>
            <w:r>
              <w:rPr>
                <w:rFonts w:cs="Arial"/>
                <w:sz w:val="16"/>
                <w:szCs w:val="16"/>
              </w:rPr>
              <w:t>A</w:t>
            </w:r>
            <w:r>
              <w:rPr>
                <w:rFonts w:cs="Arial"/>
              </w:rPr>
              <w:t xml:space="preserve">A-4521: </w:t>
            </w:r>
            <w:r w:rsidR="00B6312D">
              <w:rPr>
                <w:rFonts w:cs="Arial"/>
              </w:rPr>
              <w:t xml:space="preserve">Vaste tekst bij alinea “Looptijd en aflossing” bijgewerkt naar de nieuwste versie van het modeldocument. </w:t>
            </w:r>
          </w:p>
        </w:tc>
      </w:tr>
      <w:tr w:rsidR="00CE6B45" w:rsidRPr="008C145E" w14:paraId="1A489373" w14:textId="77777777" w:rsidTr="00EF111B">
        <w:tc>
          <w:tcPr>
            <w:tcW w:w="637" w:type="dxa"/>
            <w:tcBorders>
              <w:top w:val="single" w:sz="4" w:space="0" w:color="auto"/>
              <w:left w:val="single" w:sz="4" w:space="0" w:color="auto"/>
              <w:bottom w:val="single" w:sz="4" w:space="0" w:color="auto"/>
              <w:right w:val="single" w:sz="4" w:space="0" w:color="auto"/>
            </w:tcBorders>
          </w:tcPr>
          <w:p w14:paraId="5CF73BF7" w14:textId="0E5FFAE2" w:rsidR="00CE6B45" w:rsidRDefault="00CE6B45" w:rsidP="004C1BBE">
            <w:pPr>
              <w:pStyle w:val="Subtitel"/>
              <w:spacing w:line="280" w:lineRule="exact"/>
              <w:rPr>
                <w:rStyle w:val="Versie0"/>
                <w:bCs/>
                <w:sz w:val="16"/>
              </w:rPr>
            </w:pPr>
            <w:r>
              <w:rPr>
                <w:rStyle w:val="Versie0"/>
                <w:bCs/>
                <w:sz w:val="16"/>
              </w:rPr>
              <w:t>2.0</w:t>
            </w:r>
          </w:p>
        </w:tc>
        <w:tc>
          <w:tcPr>
            <w:tcW w:w="1560" w:type="dxa"/>
            <w:tcBorders>
              <w:top w:val="single" w:sz="4" w:space="0" w:color="auto"/>
              <w:left w:val="single" w:sz="4" w:space="0" w:color="auto"/>
              <w:bottom w:val="single" w:sz="4" w:space="0" w:color="auto"/>
              <w:right w:val="single" w:sz="4" w:space="0" w:color="auto"/>
            </w:tcBorders>
          </w:tcPr>
          <w:p w14:paraId="13C44FDF" w14:textId="6371D3A4" w:rsidR="00CE6B45" w:rsidRDefault="00CE6B45" w:rsidP="00A456DD">
            <w:pPr>
              <w:rPr>
                <w:rStyle w:val="Datumopmaakprofiel"/>
                <w:rFonts w:cs="Helvetica"/>
                <w:sz w:val="16"/>
                <w:szCs w:val="16"/>
              </w:rPr>
            </w:pPr>
            <w:r>
              <w:rPr>
                <w:rStyle w:val="Datumopmaakprofiel"/>
                <w:rFonts w:cs="Helvetica"/>
                <w:sz w:val="16"/>
                <w:szCs w:val="16"/>
              </w:rPr>
              <w:t>11 mei 2021</w:t>
            </w:r>
          </w:p>
        </w:tc>
        <w:tc>
          <w:tcPr>
            <w:tcW w:w="1984" w:type="dxa"/>
            <w:tcBorders>
              <w:top w:val="single" w:sz="4" w:space="0" w:color="auto"/>
              <w:left w:val="single" w:sz="4" w:space="0" w:color="auto"/>
              <w:bottom w:val="single" w:sz="4" w:space="0" w:color="auto"/>
              <w:right w:val="single" w:sz="4" w:space="0" w:color="auto"/>
            </w:tcBorders>
          </w:tcPr>
          <w:p w14:paraId="6D38C905" w14:textId="3DA60DE6" w:rsidR="00CE6B45" w:rsidRDefault="00CE6B45" w:rsidP="004C1BBE">
            <w:pPr>
              <w:rPr>
                <w:rFonts w:ascii="Helvetica" w:hAnsi="Helvetica" w:cs="Helvetica"/>
                <w:sz w:val="16"/>
                <w:szCs w:val="16"/>
                <w:lang w:val="en-GB"/>
              </w:rPr>
            </w:pPr>
            <w:r>
              <w:rPr>
                <w:rFonts w:ascii="Helvetica" w:hAnsi="Helvetica" w:cs="Helvetica"/>
                <w:sz w:val="16"/>
                <w:szCs w:val="16"/>
                <w:lang w:val="en-GB"/>
              </w:rPr>
              <w:t>I</w:t>
            </w:r>
            <w:r>
              <w:rPr>
                <w:lang w:val="en-GB"/>
              </w:rPr>
              <w:t>T/LG/AA</w:t>
            </w:r>
          </w:p>
        </w:tc>
        <w:tc>
          <w:tcPr>
            <w:tcW w:w="5387" w:type="dxa"/>
            <w:tcBorders>
              <w:top w:val="single" w:sz="4" w:space="0" w:color="auto"/>
              <w:left w:val="single" w:sz="4" w:space="0" w:color="auto"/>
              <w:bottom w:val="single" w:sz="4" w:space="0" w:color="auto"/>
              <w:right w:val="single" w:sz="4" w:space="0" w:color="auto"/>
            </w:tcBorders>
          </w:tcPr>
          <w:p w14:paraId="3684A8B2" w14:textId="6BC9F2B5" w:rsidR="00CE6B45" w:rsidRPr="005D0970" w:rsidRDefault="00CE6B45" w:rsidP="00A456DD">
            <w:pPr>
              <w:rPr>
                <w:rFonts w:cs="Arial"/>
                <w:szCs w:val="18"/>
              </w:rPr>
            </w:pPr>
            <w:r w:rsidRPr="005D0970">
              <w:rPr>
                <w:rFonts w:cs="Arial"/>
                <w:szCs w:val="18"/>
              </w:rPr>
              <w:t xml:space="preserve">AA-5075: Aanpassing in vaste tekst van alinea “Looptijd en aflossing” </w:t>
            </w:r>
            <w:proofErr w:type="spellStart"/>
            <w:r w:rsidRPr="005D0970">
              <w:rPr>
                <w:rFonts w:cs="Arial"/>
                <w:szCs w:val="18"/>
              </w:rPr>
              <w:t>nav</w:t>
            </w:r>
            <w:proofErr w:type="spellEnd"/>
            <w:r w:rsidRPr="005D0970">
              <w:rPr>
                <w:rFonts w:cs="Arial"/>
                <w:szCs w:val="18"/>
              </w:rPr>
              <w:t xml:space="preserve"> nieuwe versie bankmodel</w:t>
            </w:r>
          </w:p>
        </w:tc>
      </w:tr>
      <w:tr w:rsidR="00F81E98" w:rsidRPr="008C145E" w14:paraId="20ED60E8" w14:textId="77777777" w:rsidTr="00EF111B">
        <w:tc>
          <w:tcPr>
            <w:tcW w:w="637" w:type="dxa"/>
            <w:tcBorders>
              <w:top w:val="single" w:sz="4" w:space="0" w:color="auto"/>
              <w:left w:val="single" w:sz="4" w:space="0" w:color="auto"/>
              <w:bottom w:val="single" w:sz="4" w:space="0" w:color="auto"/>
              <w:right w:val="single" w:sz="4" w:space="0" w:color="auto"/>
            </w:tcBorders>
          </w:tcPr>
          <w:p w14:paraId="7E3D6802" w14:textId="31BB3CDE" w:rsidR="00F81E98" w:rsidRDefault="00F81E98" w:rsidP="004C1BBE">
            <w:pPr>
              <w:pStyle w:val="Subtitel"/>
              <w:spacing w:line="280" w:lineRule="exact"/>
              <w:rPr>
                <w:rStyle w:val="Versie0"/>
                <w:bCs/>
                <w:sz w:val="16"/>
              </w:rPr>
            </w:pPr>
            <w:r>
              <w:rPr>
                <w:rStyle w:val="Versie0"/>
                <w:bCs/>
                <w:sz w:val="16"/>
              </w:rPr>
              <w:t>3.0</w:t>
            </w:r>
          </w:p>
        </w:tc>
        <w:tc>
          <w:tcPr>
            <w:tcW w:w="1560" w:type="dxa"/>
            <w:tcBorders>
              <w:top w:val="single" w:sz="4" w:space="0" w:color="auto"/>
              <w:left w:val="single" w:sz="4" w:space="0" w:color="auto"/>
              <w:bottom w:val="single" w:sz="4" w:space="0" w:color="auto"/>
              <w:right w:val="single" w:sz="4" w:space="0" w:color="auto"/>
            </w:tcBorders>
          </w:tcPr>
          <w:p w14:paraId="14CBFE4E" w14:textId="046B7EC7" w:rsidR="00F81E98" w:rsidRDefault="00F81E98" w:rsidP="00A456DD">
            <w:pPr>
              <w:rPr>
                <w:rStyle w:val="Datumopmaakprofiel"/>
                <w:rFonts w:cs="Helvetica"/>
                <w:sz w:val="16"/>
                <w:szCs w:val="16"/>
              </w:rPr>
            </w:pPr>
            <w:r>
              <w:rPr>
                <w:rStyle w:val="Datumopmaakprofiel"/>
                <w:rFonts w:cs="Helvetica"/>
                <w:sz w:val="16"/>
                <w:szCs w:val="16"/>
              </w:rPr>
              <w:t>19 oktober 2021</w:t>
            </w:r>
          </w:p>
        </w:tc>
        <w:tc>
          <w:tcPr>
            <w:tcW w:w="1984" w:type="dxa"/>
            <w:tcBorders>
              <w:top w:val="single" w:sz="4" w:space="0" w:color="auto"/>
              <w:left w:val="single" w:sz="4" w:space="0" w:color="auto"/>
              <w:bottom w:val="single" w:sz="4" w:space="0" w:color="auto"/>
              <w:right w:val="single" w:sz="4" w:space="0" w:color="auto"/>
            </w:tcBorders>
          </w:tcPr>
          <w:p w14:paraId="70E7A743" w14:textId="38677532" w:rsidR="00F81E98" w:rsidRDefault="00F81E98" w:rsidP="004C1BBE">
            <w:pPr>
              <w:rPr>
                <w:rFonts w:ascii="Helvetica" w:hAnsi="Helvetica" w:cs="Helvetica"/>
                <w:sz w:val="16"/>
                <w:szCs w:val="16"/>
                <w:lang w:val="en-GB"/>
              </w:rPr>
            </w:pPr>
            <w:r>
              <w:rPr>
                <w:rFonts w:ascii="Helvetica" w:hAnsi="Helvetica" w:cs="Helvetica"/>
                <w:sz w:val="16"/>
                <w:szCs w:val="16"/>
                <w:lang w:val="en-GB"/>
              </w:rPr>
              <w:t>BOI/BSU2/Team2/AA</w:t>
            </w:r>
          </w:p>
        </w:tc>
        <w:tc>
          <w:tcPr>
            <w:tcW w:w="5387" w:type="dxa"/>
            <w:tcBorders>
              <w:top w:val="single" w:sz="4" w:space="0" w:color="auto"/>
              <w:left w:val="single" w:sz="4" w:space="0" w:color="auto"/>
              <w:bottom w:val="single" w:sz="4" w:space="0" w:color="auto"/>
              <w:right w:val="single" w:sz="4" w:space="0" w:color="auto"/>
            </w:tcBorders>
          </w:tcPr>
          <w:p w14:paraId="0208A6A3" w14:textId="06E36DE8" w:rsidR="00F81E98" w:rsidRPr="005D0970" w:rsidRDefault="00F81E98" w:rsidP="00A456DD">
            <w:pPr>
              <w:rPr>
                <w:rFonts w:cs="Arial"/>
                <w:szCs w:val="18"/>
              </w:rPr>
            </w:pPr>
            <w:r>
              <w:rPr>
                <w:rFonts w:cs="Arial"/>
                <w:szCs w:val="18"/>
              </w:rPr>
              <w:t xml:space="preserve">AA-5173: Diverse tekstuele aanpassingen </w:t>
            </w:r>
            <w:proofErr w:type="spellStart"/>
            <w:r>
              <w:rPr>
                <w:rFonts w:cs="Arial"/>
                <w:szCs w:val="18"/>
              </w:rPr>
              <w:t>o.b.v</w:t>
            </w:r>
            <w:proofErr w:type="spellEnd"/>
            <w:r>
              <w:rPr>
                <w:rFonts w:cs="Arial"/>
                <w:szCs w:val="18"/>
              </w:rPr>
              <w:t xml:space="preserve"> bankmodel ASR 21.02</w:t>
            </w:r>
          </w:p>
        </w:tc>
      </w:tr>
      <w:tr w:rsidR="00AD3D6A" w:rsidRPr="008C145E" w14:paraId="361A9AEA" w14:textId="77777777" w:rsidTr="00EF111B">
        <w:tc>
          <w:tcPr>
            <w:tcW w:w="637" w:type="dxa"/>
            <w:tcBorders>
              <w:top w:val="single" w:sz="4" w:space="0" w:color="auto"/>
              <w:left w:val="single" w:sz="4" w:space="0" w:color="auto"/>
              <w:bottom w:val="single" w:sz="4" w:space="0" w:color="auto"/>
              <w:right w:val="single" w:sz="4" w:space="0" w:color="auto"/>
            </w:tcBorders>
          </w:tcPr>
          <w:p w14:paraId="596003DF" w14:textId="594C45D9" w:rsidR="00AD3D6A" w:rsidRDefault="00AD3D6A" w:rsidP="004C1BBE">
            <w:pPr>
              <w:pStyle w:val="Subtitel"/>
              <w:spacing w:line="280" w:lineRule="exact"/>
              <w:rPr>
                <w:rStyle w:val="Versie0"/>
                <w:bCs/>
                <w:sz w:val="16"/>
              </w:rPr>
            </w:pPr>
            <w:r>
              <w:rPr>
                <w:rStyle w:val="Versie0"/>
                <w:bCs/>
                <w:sz w:val="16"/>
              </w:rPr>
              <w:t>4.0</w:t>
            </w:r>
          </w:p>
        </w:tc>
        <w:tc>
          <w:tcPr>
            <w:tcW w:w="1560" w:type="dxa"/>
            <w:tcBorders>
              <w:top w:val="single" w:sz="4" w:space="0" w:color="auto"/>
              <w:left w:val="single" w:sz="4" w:space="0" w:color="auto"/>
              <w:bottom w:val="single" w:sz="4" w:space="0" w:color="auto"/>
              <w:right w:val="single" w:sz="4" w:space="0" w:color="auto"/>
            </w:tcBorders>
          </w:tcPr>
          <w:p w14:paraId="53815D59" w14:textId="4F476BCB" w:rsidR="00AD3D6A" w:rsidRDefault="00AD3D6A" w:rsidP="00A456DD">
            <w:pPr>
              <w:rPr>
                <w:rStyle w:val="Datumopmaakprofiel"/>
                <w:rFonts w:cs="Helvetica"/>
                <w:sz w:val="16"/>
                <w:szCs w:val="16"/>
              </w:rPr>
            </w:pPr>
            <w:r>
              <w:rPr>
                <w:rStyle w:val="Datumopmaakprofiel"/>
                <w:rFonts w:cs="Helvetica"/>
                <w:sz w:val="16"/>
                <w:szCs w:val="16"/>
              </w:rPr>
              <w:t>11 februari 2025</w:t>
            </w:r>
          </w:p>
        </w:tc>
        <w:tc>
          <w:tcPr>
            <w:tcW w:w="1984" w:type="dxa"/>
            <w:tcBorders>
              <w:top w:val="single" w:sz="4" w:space="0" w:color="auto"/>
              <w:left w:val="single" w:sz="4" w:space="0" w:color="auto"/>
              <w:bottom w:val="single" w:sz="4" w:space="0" w:color="auto"/>
              <w:right w:val="single" w:sz="4" w:space="0" w:color="auto"/>
            </w:tcBorders>
          </w:tcPr>
          <w:p w14:paraId="24E70948" w14:textId="62A50969" w:rsidR="00AD3D6A" w:rsidRDefault="00AD3D6A" w:rsidP="004C1BBE">
            <w:pPr>
              <w:rPr>
                <w:rFonts w:ascii="Helvetica" w:hAnsi="Helvetica" w:cs="Helvetica"/>
                <w:sz w:val="16"/>
                <w:szCs w:val="16"/>
                <w:lang w:val="en-GB"/>
              </w:rPr>
            </w:pPr>
            <w:r>
              <w:rPr>
                <w:rFonts w:ascii="Helvetica" w:hAnsi="Helvetica" w:cs="Helvetica"/>
                <w:sz w:val="16"/>
                <w:szCs w:val="16"/>
                <w:lang w:val="en-GB"/>
              </w:rPr>
              <w:t>BOI/BSU2/Team2/AA</w:t>
            </w:r>
          </w:p>
        </w:tc>
        <w:tc>
          <w:tcPr>
            <w:tcW w:w="5387" w:type="dxa"/>
            <w:tcBorders>
              <w:top w:val="single" w:sz="4" w:space="0" w:color="auto"/>
              <w:left w:val="single" w:sz="4" w:space="0" w:color="auto"/>
              <w:bottom w:val="single" w:sz="4" w:space="0" w:color="auto"/>
              <w:right w:val="single" w:sz="4" w:space="0" w:color="auto"/>
            </w:tcBorders>
          </w:tcPr>
          <w:p w14:paraId="4E5BE2DA" w14:textId="668568A8" w:rsidR="00AD3D6A" w:rsidRDefault="00AD3D6A" w:rsidP="00A456DD">
            <w:pPr>
              <w:rPr>
                <w:rFonts w:cs="Arial"/>
                <w:szCs w:val="18"/>
              </w:rPr>
            </w:pPr>
            <w:r>
              <w:rPr>
                <w:rFonts w:cs="Arial"/>
                <w:szCs w:val="18"/>
              </w:rPr>
              <w:t xml:space="preserve">AA-6628: </w:t>
            </w:r>
            <w:r>
              <w:rPr>
                <w:rFonts w:cs="Arial"/>
                <w:sz w:val="16"/>
                <w:szCs w:val="16"/>
              </w:rPr>
              <w:t xml:space="preserve">Als er geen derde hypotheekgever aanwezig is werd achter de partijaanduiding een puntkomma getoond </w:t>
            </w:r>
            <w:proofErr w:type="spellStart"/>
            <w:r>
              <w:rPr>
                <w:rFonts w:cs="Arial"/>
                <w:sz w:val="16"/>
                <w:szCs w:val="16"/>
              </w:rPr>
              <w:t>ipv</w:t>
            </w:r>
            <w:proofErr w:type="spellEnd"/>
            <w:r>
              <w:rPr>
                <w:rFonts w:cs="Arial"/>
                <w:sz w:val="16"/>
                <w:szCs w:val="16"/>
              </w:rPr>
              <w:t xml:space="preserve"> een punt.</w:t>
            </w:r>
          </w:p>
        </w:tc>
      </w:tr>
      <w:tr w:rsidR="0096716A" w:rsidRPr="008C145E" w14:paraId="15B863F9" w14:textId="77777777" w:rsidTr="00EF111B">
        <w:tc>
          <w:tcPr>
            <w:tcW w:w="637" w:type="dxa"/>
            <w:tcBorders>
              <w:top w:val="single" w:sz="4" w:space="0" w:color="auto"/>
              <w:left w:val="single" w:sz="4" w:space="0" w:color="auto"/>
              <w:bottom w:val="single" w:sz="4" w:space="0" w:color="auto"/>
              <w:right w:val="single" w:sz="4" w:space="0" w:color="auto"/>
            </w:tcBorders>
          </w:tcPr>
          <w:p w14:paraId="3D4B0306" w14:textId="1D895892" w:rsidR="0096716A" w:rsidRDefault="0096716A" w:rsidP="004C1BBE">
            <w:pPr>
              <w:pStyle w:val="Subtitel"/>
              <w:spacing w:line="280" w:lineRule="exact"/>
              <w:rPr>
                <w:rStyle w:val="Versie0"/>
                <w:bCs/>
                <w:sz w:val="16"/>
              </w:rPr>
            </w:pPr>
            <w:r>
              <w:rPr>
                <w:rStyle w:val="Versie0"/>
                <w:bCs/>
                <w:sz w:val="16"/>
              </w:rPr>
              <w:t>5.0</w:t>
            </w:r>
          </w:p>
        </w:tc>
        <w:tc>
          <w:tcPr>
            <w:tcW w:w="1560" w:type="dxa"/>
            <w:tcBorders>
              <w:top w:val="single" w:sz="4" w:space="0" w:color="auto"/>
              <w:left w:val="single" w:sz="4" w:space="0" w:color="auto"/>
              <w:bottom w:val="single" w:sz="4" w:space="0" w:color="auto"/>
              <w:right w:val="single" w:sz="4" w:space="0" w:color="auto"/>
            </w:tcBorders>
          </w:tcPr>
          <w:p w14:paraId="01BFD36D" w14:textId="471BC84F" w:rsidR="0096716A" w:rsidRDefault="0096716A" w:rsidP="00A456DD">
            <w:pPr>
              <w:rPr>
                <w:rStyle w:val="Datumopmaakprofiel"/>
                <w:rFonts w:cs="Helvetica"/>
                <w:sz w:val="16"/>
                <w:szCs w:val="16"/>
              </w:rPr>
            </w:pPr>
            <w:r>
              <w:rPr>
                <w:rStyle w:val="Datumopmaakprofiel"/>
                <w:rFonts w:cs="Helvetica"/>
                <w:sz w:val="16"/>
                <w:szCs w:val="16"/>
              </w:rPr>
              <w:t>20 april 2026</w:t>
            </w:r>
          </w:p>
        </w:tc>
        <w:tc>
          <w:tcPr>
            <w:tcW w:w="1984" w:type="dxa"/>
            <w:tcBorders>
              <w:top w:val="single" w:sz="4" w:space="0" w:color="auto"/>
              <w:left w:val="single" w:sz="4" w:space="0" w:color="auto"/>
              <w:bottom w:val="single" w:sz="4" w:space="0" w:color="auto"/>
              <w:right w:val="single" w:sz="4" w:space="0" w:color="auto"/>
            </w:tcBorders>
          </w:tcPr>
          <w:p w14:paraId="371EB2B2" w14:textId="616C9B50" w:rsidR="0096716A" w:rsidRDefault="0096716A" w:rsidP="004C1BBE">
            <w:pPr>
              <w:rPr>
                <w:rFonts w:ascii="Helvetica" w:hAnsi="Helvetica" w:cs="Helvetica"/>
                <w:sz w:val="16"/>
                <w:szCs w:val="16"/>
                <w:lang w:val="en-GB"/>
              </w:rPr>
            </w:pPr>
            <w:r>
              <w:rPr>
                <w:rFonts w:ascii="Helvetica" w:hAnsi="Helvetica" w:cs="Helvetica"/>
                <w:sz w:val="16"/>
                <w:szCs w:val="16"/>
                <w:lang w:val="en-GB"/>
              </w:rPr>
              <w:t>BOI/BSU2/Team2/AA</w:t>
            </w:r>
          </w:p>
        </w:tc>
        <w:tc>
          <w:tcPr>
            <w:tcW w:w="5387" w:type="dxa"/>
            <w:tcBorders>
              <w:top w:val="single" w:sz="4" w:space="0" w:color="auto"/>
              <w:left w:val="single" w:sz="4" w:space="0" w:color="auto"/>
              <w:bottom w:val="single" w:sz="4" w:space="0" w:color="auto"/>
              <w:right w:val="single" w:sz="4" w:space="0" w:color="auto"/>
            </w:tcBorders>
          </w:tcPr>
          <w:p w14:paraId="2FBA360D" w14:textId="5D384319" w:rsidR="0096716A" w:rsidRDefault="0096716A" w:rsidP="00A456DD">
            <w:pPr>
              <w:rPr>
                <w:rFonts w:cs="Arial"/>
                <w:szCs w:val="18"/>
              </w:rPr>
            </w:pPr>
            <w:r>
              <w:rPr>
                <w:rFonts w:cs="Arial"/>
                <w:szCs w:val="18"/>
              </w:rPr>
              <w:t>AA-9407: Diverse tekstuele aanpassingen op basis van nieuw bankmodel 26.01</w:t>
            </w:r>
          </w:p>
        </w:tc>
      </w:tr>
      <w:tr w:rsidR="00380EDF" w:rsidRPr="008C145E" w14:paraId="29477566" w14:textId="77777777" w:rsidTr="00EF111B">
        <w:trPr>
          <w:ins w:id="10" w:author="Groot, Karina de" w:date="2026-09-21T13:23:00Z"/>
        </w:trPr>
        <w:tc>
          <w:tcPr>
            <w:tcW w:w="637" w:type="dxa"/>
            <w:tcBorders>
              <w:top w:val="single" w:sz="4" w:space="0" w:color="auto"/>
              <w:left w:val="single" w:sz="4" w:space="0" w:color="auto"/>
              <w:bottom w:val="single" w:sz="4" w:space="0" w:color="auto"/>
              <w:right w:val="single" w:sz="4" w:space="0" w:color="auto"/>
            </w:tcBorders>
          </w:tcPr>
          <w:p w14:paraId="555E7FA6" w14:textId="6D625279" w:rsidR="00380EDF" w:rsidRDefault="00380EDF" w:rsidP="004C1BBE">
            <w:pPr>
              <w:pStyle w:val="Subtitel"/>
              <w:spacing w:line="280" w:lineRule="exact"/>
              <w:rPr>
                <w:ins w:id="11" w:author="Groot, Karina de" w:date="2026-09-21T13:23:00Z" w16du:dateUtc="2026-09-21T11:23:00Z"/>
                <w:rStyle w:val="Versie0"/>
                <w:bCs/>
                <w:sz w:val="16"/>
              </w:rPr>
            </w:pPr>
            <w:ins w:id="12" w:author="Groot, Karina de" w:date="2026-09-21T13:23:00Z" w16du:dateUtc="2026-09-21T11:23:00Z">
              <w:r>
                <w:rPr>
                  <w:rStyle w:val="Versie0"/>
                  <w:bCs/>
                  <w:sz w:val="16"/>
                </w:rPr>
                <w:t>6.0</w:t>
              </w:r>
            </w:ins>
          </w:p>
        </w:tc>
        <w:tc>
          <w:tcPr>
            <w:tcW w:w="1560" w:type="dxa"/>
            <w:tcBorders>
              <w:top w:val="single" w:sz="4" w:space="0" w:color="auto"/>
              <w:left w:val="single" w:sz="4" w:space="0" w:color="auto"/>
              <w:bottom w:val="single" w:sz="4" w:space="0" w:color="auto"/>
              <w:right w:val="single" w:sz="4" w:space="0" w:color="auto"/>
            </w:tcBorders>
          </w:tcPr>
          <w:p w14:paraId="2553F4D3" w14:textId="6259D59F" w:rsidR="00380EDF" w:rsidRDefault="00380EDF" w:rsidP="00A456DD">
            <w:pPr>
              <w:rPr>
                <w:ins w:id="13" w:author="Groot, Karina de" w:date="2026-09-21T13:23:00Z" w16du:dateUtc="2026-09-21T11:23:00Z"/>
                <w:rStyle w:val="Datumopmaakprofiel"/>
                <w:rFonts w:cs="Helvetica"/>
                <w:sz w:val="16"/>
                <w:szCs w:val="16"/>
              </w:rPr>
            </w:pPr>
            <w:ins w:id="14" w:author="Groot, Karina de" w:date="2026-09-21T13:23:00Z" w16du:dateUtc="2026-09-21T11:23:00Z">
              <w:r>
                <w:rPr>
                  <w:rStyle w:val="Datumopmaakprofiel"/>
                  <w:rFonts w:cs="Helvetica"/>
                  <w:sz w:val="16"/>
                  <w:szCs w:val="16"/>
                </w:rPr>
                <w:t>21 september 2026</w:t>
              </w:r>
            </w:ins>
          </w:p>
        </w:tc>
        <w:tc>
          <w:tcPr>
            <w:tcW w:w="1984" w:type="dxa"/>
            <w:tcBorders>
              <w:top w:val="single" w:sz="4" w:space="0" w:color="auto"/>
              <w:left w:val="single" w:sz="4" w:space="0" w:color="auto"/>
              <w:bottom w:val="single" w:sz="4" w:space="0" w:color="auto"/>
              <w:right w:val="single" w:sz="4" w:space="0" w:color="auto"/>
            </w:tcBorders>
          </w:tcPr>
          <w:p w14:paraId="20E3FD40" w14:textId="197AAE32" w:rsidR="00380EDF" w:rsidRDefault="00380EDF" w:rsidP="004C1BBE">
            <w:pPr>
              <w:rPr>
                <w:ins w:id="15" w:author="Groot, Karina de" w:date="2026-09-21T13:23:00Z" w16du:dateUtc="2026-09-21T11:23:00Z"/>
                <w:rFonts w:ascii="Helvetica" w:hAnsi="Helvetica" w:cs="Helvetica"/>
                <w:sz w:val="16"/>
                <w:szCs w:val="16"/>
                <w:lang w:val="en-GB"/>
              </w:rPr>
            </w:pPr>
            <w:ins w:id="16" w:author="Groot, Karina de" w:date="2026-09-21T13:23:00Z" w16du:dateUtc="2026-09-21T11:23:00Z">
              <w:r>
                <w:rPr>
                  <w:rFonts w:ascii="Helvetica" w:hAnsi="Helvetica" w:cs="Helvetica"/>
                  <w:sz w:val="16"/>
                  <w:szCs w:val="16"/>
                  <w:lang w:val="en-GB"/>
                </w:rPr>
                <w:t>BOI/BSU2/Team2/AA</w:t>
              </w:r>
            </w:ins>
          </w:p>
        </w:tc>
        <w:tc>
          <w:tcPr>
            <w:tcW w:w="5387" w:type="dxa"/>
            <w:tcBorders>
              <w:top w:val="single" w:sz="4" w:space="0" w:color="auto"/>
              <w:left w:val="single" w:sz="4" w:space="0" w:color="auto"/>
              <w:bottom w:val="single" w:sz="4" w:space="0" w:color="auto"/>
              <w:right w:val="single" w:sz="4" w:space="0" w:color="auto"/>
            </w:tcBorders>
          </w:tcPr>
          <w:p w14:paraId="6577355F" w14:textId="64523F1D" w:rsidR="00380EDF" w:rsidRDefault="00380EDF" w:rsidP="00A456DD">
            <w:pPr>
              <w:rPr>
                <w:ins w:id="17" w:author="Groot, Karina de" w:date="2026-09-21T13:23:00Z" w16du:dateUtc="2026-09-21T11:23:00Z"/>
                <w:rFonts w:cs="Arial"/>
                <w:szCs w:val="18"/>
              </w:rPr>
            </w:pPr>
            <w:ins w:id="18" w:author="Groot, Karina de" w:date="2026-09-21T13:23:00Z" w16du:dateUtc="2026-09-21T11:23:00Z">
              <w:r>
                <w:rPr>
                  <w:rFonts w:cs="Arial"/>
                  <w:szCs w:val="18"/>
                </w:rPr>
                <w:t xml:space="preserve">AA-9697: </w:t>
              </w:r>
            </w:ins>
            <w:ins w:id="19" w:author="Groot, Karina de" w:date="2026-09-21T13:24:00Z" w16du:dateUtc="2026-09-21T11:24:00Z">
              <w:r>
                <w:rPr>
                  <w:rFonts w:cs="Arial"/>
                  <w:szCs w:val="18"/>
                </w:rPr>
                <w:t xml:space="preserve">Bug opgelost: In het </w:t>
              </w:r>
              <w:proofErr w:type="spellStart"/>
              <w:r>
                <w:rPr>
                  <w:rFonts w:cs="Arial"/>
                  <w:szCs w:val="18"/>
                </w:rPr>
                <w:t>modeldoc</w:t>
              </w:r>
              <w:proofErr w:type="spellEnd"/>
              <w:r>
                <w:rPr>
                  <w:rFonts w:cs="Arial"/>
                  <w:szCs w:val="18"/>
                </w:rPr>
                <w:t>., toelichting en stylesheet werd er onder de hypotheekstelling</w:t>
              </w:r>
            </w:ins>
            <w:ins w:id="20" w:author="Groot, Karina de" w:date="2026-09-21T13:28:00Z" w16du:dateUtc="2026-09-21T11:28:00Z">
              <w:r w:rsidR="0079362F">
                <w:rPr>
                  <w:rFonts w:cs="Arial"/>
                  <w:szCs w:val="18"/>
                </w:rPr>
                <w:t xml:space="preserve"> en onder de overbruggingshypotheek</w:t>
              </w:r>
            </w:ins>
            <w:ins w:id="21" w:author="Groot, Karina de" w:date="2026-09-21T13:24:00Z" w16du:dateUtc="2026-09-21T11:24:00Z">
              <w:r>
                <w:rPr>
                  <w:rFonts w:cs="Arial"/>
                  <w:szCs w:val="18"/>
                </w:rPr>
                <w:t xml:space="preserve"> verwezen naar het </w:t>
              </w:r>
              <w:proofErr w:type="spellStart"/>
              <w:r>
                <w:rPr>
                  <w:rFonts w:cs="Arial"/>
                  <w:szCs w:val="18"/>
                </w:rPr>
                <w:t>Leningbedrag</w:t>
              </w:r>
              <w:proofErr w:type="spellEnd"/>
              <w:r>
                <w:rPr>
                  <w:rFonts w:cs="Arial"/>
                  <w:szCs w:val="18"/>
                </w:rPr>
                <w:t xml:space="preserve"> </w:t>
              </w:r>
            </w:ins>
            <w:proofErr w:type="spellStart"/>
            <w:ins w:id="22" w:author="Groot, Karina de" w:date="2026-09-21T13:25:00Z" w16du:dateUtc="2026-09-21T11:25:00Z">
              <w:r>
                <w:rPr>
                  <w:rFonts w:cs="Arial"/>
                  <w:szCs w:val="18"/>
                </w:rPr>
                <w:t>ipv</w:t>
              </w:r>
              <w:proofErr w:type="spellEnd"/>
              <w:r>
                <w:rPr>
                  <w:rFonts w:cs="Arial"/>
                  <w:szCs w:val="18"/>
                </w:rPr>
                <w:t xml:space="preserve"> naar het hypotheekbedrag.</w:t>
              </w:r>
            </w:ins>
          </w:p>
        </w:tc>
      </w:tr>
    </w:tbl>
    <w:p w14:paraId="416E1B60" w14:textId="77777777" w:rsidR="003228A3" w:rsidRPr="005B41ED" w:rsidRDefault="003228A3">
      <w:pPr>
        <w:sectPr w:rsidR="003228A3" w:rsidRPr="005B41ED">
          <w:headerReference w:type="default" r:id="rId10"/>
          <w:footerReference w:type="default" r:id="rId11"/>
          <w:pgSz w:w="11906" w:h="16838" w:code="9"/>
          <w:pgMar w:top="2977" w:right="1304" w:bottom="1304" w:left="1814" w:header="567" w:footer="431" w:gutter="0"/>
          <w:pgNumType w:start="3"/>
          <w:cols w:space="708"/>
          <w:formProt w:val="0"/>
        </w:sectPr>
      </w:pPr>
    </w:p>
    <w:p w14:paraId="381D09EB" w14:textId="77777777" w:rsidR="003228A3" w:rsidRPr="005B41ED" w:rsidRDefault="003228A3"/>
    <w:p w14:paraId="4D124041" w14:textId="77777777" w:rsidR="003228A3" w:rsidRPr="00343045" w:rsidRDefault="003228A3">
      <w:pPr>
        <w:pStyle w:val="Koptekst"/>
        <w:tabs>
          <w:tab w:val="clear" w:pos="4536"/>
          <w:tab w:val="clear" w:pos="9072"/>
        </w:tabs>
        <w:rPr>
          <w:b/>
          <w:bCs w:val="0"/>
        </w:rPr>
      </w:pPr>
      <w:r w:rsidRPr="00343045">
        <w:rPr>
          <w:b/>
          <w:bCs w:val="0"/>
        </w:rPr>
        <w:t>Inhoudsopgave</w:t>
      </w:r>
    </w:p>
    <w:p w14:paraId="5037ED2E" w14:textId="77777777" w:rsidR="003228A3" w:rsidRPr="00343045" w:rsidRDefault="003228A3"/>
    <w:p w14:paraId="7B5CEB03" w14:textId="3E84D982" w:rsidR="003228A3" w:rsidRPr="00343045" w:rsidRDefault="003228A3">
      <w:bookmarkStart w:id="23" w:name="bmInhoudsopgave"/>
      <w:bookmarkEnd w:id="23"/>
    </w:p>
    <w:p w14:paraId="6752BF3F" w14:textId="77777777" w:rsidR="00E97F19" w:rsidRPr="00343045" w:rsidRDefault="00E97F19" w:rsidP="00E97F19"/>
    <w:p w14:paraId="37AD3957" w14:textId="6E58447A" w:rsidR="00F66B46" w:rsidRDefault="00E97F19">
      <w:pPr>
        <w:pStyle w:val="Inhopg1"/>
        <w:rPr>
          <w:rFonts w:asciiTheme="minorHAnsi" w:eastAsiaTheme="minorEastAsia" w:hAnsiTheme="minorHAnsi" w:cstheme="minorBidi"/>
          <w:b w:val="0"/>
          <w:bCs w:val="0"/>
          <w:snapToGrid/>
          <w:kern w:val="2"/>
          <w:sz w:val="24"/>
          <w:szCs w:val="24"/>
          <w:lang w:eastAsia="nl-NL"/>
          <w14:ligatures w14:val="standardContextual"/>
        </w:rPr>
      </w:pPr>
      <w:r w:rsidRPr="00343045">
        <w:fldChar w:fldCharType="begin"/>
      </w:r>
      <w:r w:rsidRPr="00343045">
        <w:instrText xml:space="preserve"> TOC \o "1-4" \h \z \t "Kop 2;2;Kop 3;3;Kop 4;4;Kop 5;5;Trefwoordenregister;1;Bijlagenblad;1;Verzendlijst;1" </w:instrText>
      </w:r>
      <w:r w:rsidRPr="00343045">
        <w:fldChar w:fldCharType="separate"/>
      </w:r>
      <w:hyperlink w:anchor="_Toc227673683" w:history="1">
        <w:r w:rsidR="00F66B46" w:rsidRPr="00B241C7">
          <w:rPr>
            <w:rStyle w:val="Hyperlink"/>
          </w:rPr>
          <w:t>1</w:t>
        </w:r>
        <w:r w:rsidR="00F66B46">
          <w:rPr>
            <w:rFonts w:asciiTheme="minorHAnsi" w:eastAsiaTheme="minorEastAsia" w:hAnsiTheme="minorHAnsi" w:cstheme="minorBidi"/>
            <w:b w:val="0"/>
            <w:bCs w:val="0"/>
            <w:snapToGrid/>
            <w:kern w:val="2"/>
            <w:sz w:val="24"/>
            <w:szCs w:val="24"/>
            <w:lang w:eastAsia="nl-NL"/>
            <w14:ligatures w14:val="standardContextual"/>
          </w:rPr>
          <w:tab/>
        </w:r>
        <w:r w:rsidR="00F66B46" w:rsidRPr="00B241C7">
          <w:rPr>
            <w:rStyle w:val="Hyperlink"/>
          </w:rPr>
          <w:t>Inleiding</w:t>
        </w:r>
        <w:r w:rsidR="00F66B46">
          <w:rPr>
            <w:webHidden/>
          </w:rPr>
          <w:tab/>
        </w:r>
        <w:r w:rsidR="00F66B46">
          <w:rPr>
            <w:webHidden/>
          </w:rPr>
          <w:fldChar w:fldCharType="begin"/>
        </w:r>
        <w:r w:rsidR="00F66B46">
          <w:rPr>
            <w:webHidden/>
          </w:rPr>
          <w:instrText xml:space="preserve"> PAGEREF _Toc227673683 \h </w:instrText>
        </w:r>
        <w:r w:rsidR="00F66B46">
          <w:rPr>
            <w:webHidden/>
          </w:rPr>
        </w:r>
        <w:r w:rsidR="00F66B46">
          <w:rPr>
            <w:webHidden/>
          </w:rPr>
          <w:fldChar w:fldCharType="separate"/>
        </w:r>
        <w:r w:rsidR="00F66B46">
          <w:rPr>
            <w:webHidden/>
          </w:rPr>
          <w:t>6</w:t>
        </w:r>
        <w:r w:rsidR="00F66B46">
          <w:rPr>
            <w:webHidden/>
          </w:rPr>
          <w:fldChar w:fldCharType="end"/>
        </w:r>
      </w:hyperlink>
    </w:p>
    <w:p w14:paraId="0B7D8D82" w14:textId="2167EC9B"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84" w:history="1">
        <w:r w:rsidRPr="00B241C7">
          <w:rPr>
            <w:rStyle w:val="Hyperlink"/>
          </w:rPr>
          <w:t>1.1</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Doel</w:t>
        </w:r>
        <w:r>
          <w:rPr>
            <w:webHidden/>
          </w:rPr>
          <w:tab/>
        </w:r>
        <w:r>
          <w:rPr>
            <w:webHidden/>
          </w:rPr>
          <w:fldChar w:fldCharType="begin"/>
        </w:r>
        <w:r>
          <w:rPr>
            <w:webHidden/>
          </w:rPr>
          <w:instrText xml:space="preserve"> PAGEREF _Toc227673684 \h </w:instrText>
        </w:r>
        <w:r>
          <w:rPr>
            <w:webHidden/>
          </w:rPr>
        </w:r>
        <w:r>
          <w:rPr>
            <w:webHidden/>
          </w:rPr>
          <w:fldChar w:fldCharType="separate"/>
        </w:r>
        <w:r>
          <w:rPr>
            <w:webHidden/>
          </w:rPr>
          <w:t>6</w:t>
        </w:r>
        <w:r>
          <w:rPr>
            <w:webHidden/>
          </w:rPr>
          <w:fldChar w:fldCharType="end"/>
        </w:r>
      </w:hyperlink>
    </w:p>
    <w:p w14:paraId="6AAA71F7" w14:textId="58CC410E"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85" w:history="1">
        <w:r w:rsidRPr="00B241C7">
          <w:rPr>
            <w:rStyle w:val="Hyperlink"/>
          </w:rPr>
          <w:t>1.2</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Algemeen</w:t>
        </w:r>
        <w:r>
          <w:rPr>
            <w:webHidden/>
          </w:rPr>
          <w:tab/>
        </w:r>
        <w:r>
          <w:rPr>
            <w:webHidden/>
          </w:rPr>
          <w:fldChar w:fldCharType="begin"/>
        </w:r>
        <w:r>
          <w:rPr>
            <w:webHidden/>
          </w:rPr>
          <w:instrText xml:space="preserve"> PAGEREF _Toc227673685 \h </w:instrText>
        </w:r>
        <w:r>
          <w:rPr>
            <w:webHidden/>
          </w:rPr>
        </w:r>
        <w:r>
          <w:rPr>
            <w:webHidden/>
          </w:rPr>
          <w:fldChar w:fldCharType="separate"/>
        </w:r>
        <w:r>
          <w:rPr>
            <w:webHidden/>
          </w:rPr>
          <w:t>6</w:t>
        </w:r>
        <w:r>
          <w:rPr>
            <w:webHidden/>
          </w:rPr>
          <w:fldChar w:fldCharType="end"/>
        </w:r>
      </w:hyperlink>
    </w:p>
    <w:p w14:paraId="27E30459" w14:textId="2C70170E"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86" w:history="1">
        <w:r w:rsidRPr="00B241C7">
          <w:rPr>
            <w:rStyle w:val="Hyperlink"/>
          </w:rPr>
          <w:t>1.3</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Referenties</w:t>
        </w:r>
        <w:r>
          <w:rPr>
            <w:webHidden/>
          </w:rPr>
          <w:tab/>
        </w:r>
        <w:r>
          <w:rPr>
            <w:webHidden/>
          </w:rPr>
          <w:fldChar w:fldCharType="begin"/>
        </w:r>
        <w:r>
          <w:rPr>
            <w:webHidden/>
          </w:rPr>
          <w:instrText xml:space="preserve"> PAGEREF _Toc227673686 \h </w:instrText>
        </w:r>
        <w:r>
          <w:rPr>
            <w:webHidden/>
          </w:rPr>
        </w:r>
        <w:r>
          <w:rPr>
            <w:webHidden/>
          </w:rPr>
          <w:fldChar w:fldCharType="separate"/>
        </w:r>
        <w:r>
          <w:rPr>
            <w:webHidden/>
          </w:rPr>
          <w:t>7</w:t>
        </w:r>
        <w:r>
          <w:rPr>
            <w:webHidden/>
          </w:rPr>
          <w:fldChar w:fldCharType="end"/>
        </w:r>
      </w:hyperlink>
    </w:p>
    <w:p w14:paraId="4B2A8839" w14:textId="71571F01" w:rsidR="00F66B46" w:rsidRDefault="00F66B46">
      <w:pPr>
        <w:pStyle w:val="Inhopg1"/>
        <w:rPr>
          <w:rFonts w:asciiTheme="minorHAnsi" w:eastAsiaTheme="minorEastAsia" w:hAnsiTheme="minorHAnsi" w:cstheme="minorBidi"/>
          <w:b w:val="0"/>
          <w:bCs w:val="0"/>
          <w:snapToGrid/>
          <w:kern w:val="2"/>
          <w:sz w:val="24"/>
          <w:szCs w:val="24"/>
          <w:lang w:eastAsia="nl-NL"/>
          <w14:ligatures w14:val="standardContextual"/>
        </w:rPr>
      </w:pPr>
      <w:hyperlink w:anchor="_Toc227673687" w:history="1">
        <w:r w:rsidRPr="00B241C7">
          <w:rPr>
            <w:rStyle w:val="Hyperlink"/>
          </w:rPr>
          <w:t>2</w:t>
        </w:r>
        <w:r>
          <w:rPr>
            <w:rFonts w:asciiTheme="minorHAnsi" w:eastAsiaTheme="minorEastAsia" w:hAnsiTheme="minorHAnsi" w:cstheme="minorBidi"/>
            <w:b w:val="0"/>
            <w:bCs w:val="0"/>
            <w:snapToGrid/>
            <w:kern w:val="2"/>
            <w:sz w:val="24"/>
            <w:szCs w:val="24"/>
            <w:lang w:eastAsia="nl-NL"/>
            <w14:ligatures w14:val="standardContextual"/>
          </w:rPr>
          <w:tab/>
        </w:r>
        <w:r w:rsidRPr="00B241C7">
          <w:rPr>
            <w:rStyle w:val="Hyperlink"/>
          </w:rPr>
          <w:t>ASR Hypotheekakte</w:t>
        </w:r>
        <w:r>
          <w:rPr>
            <w:webHidden/>
          </w:rPr>
          <w:tab/>
        </w:r>
        <w:r>
          <w:rPr>
            <w:webHidden/>
          </w:rPr>
          <w:fldChar w:fldCharType="begin"/>
        </w:r>
        <w:r>
          <w:rPr>
            <w:webHidden/>
          </w:rPr>
          <w:instrText xml:space="preserve"> PAGEREF _Toc227673687 \h </w:instrText>
        </w:r>
        <w:r>
          <w:rPr>
            <w:webHidden/>
          </w:rPr>
        </w:r>
        <w:r>
          <w:rPr>
            <w:webHidden/>
          </w:rPr>
          <w:fldChar w:fldCharType="separate"/>
        </w:r>
        <w:r>
          <w:rPr>
            <w:webHidden/>
          </w:rPr>
          <w:t>8</w:t>
        </w:r>
        <w:r>
          <w:rPr>
            <w:webHidden/>
          </w:rPr>
          <w:fldChar w:fldCharType="end"/>
        </w:r>
      </w:hyperlink>
    </w:p>
    <w:p w14:paraId="39B8CDE5" w14:textId="532B0D99"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88" w:history="1">
        <w:r w:rsidRPr="00B241C7">
          <w:rPr>
            <w:rStyle w:val="Hyperlink"/>
          </w:rPr>
          <w:t>2.1</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Equivalentieverklaring</w:t>
        </w:r>
        <w:r>
          <w:rPr>
            <w:webHidden/>
          </w:rPr>
          <w:tab/>
        </w:r>
        <w:r>
          <w:rPr>
            <w:webHidden/>
          </w:rPr>
          <w:fldChar w:fldCharType="begin"/>
        </w:r>
        <w:r>
          <w:rPr>
            <w:webHidden/>
          </w:rPr>
          <w:instrText xml:space="preserve"> PAGEREF _Toc227673688 \h </w:instrText>
        </w:r>
        <w:r>
          <w:rPr>
            <w:webHidden/>
          </w:rPr>
        </w:r>
        <w:r>
          <w:rPr>
            <w:webHidden/>
          </w:rPr>
          <w:fldChar w:fldCharType="separate"/>
        </w:r>
        <w:r>
          <w:rPr>
            <w:webHidden/>
          </w:rPr>
          <w:t>8</w:t>
        </w:r>
        <w:r>
          <w:rPr>
            <w:webHidden/>
          </w:rPr>
          <w:fldChar w:fldCharType="end"/>
        </w:r>
      </w:hyperlink>
    </w:p>
    <w:p w14:paraId="01BFA635" w14:textId="0E51A951"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89" w:history="1">
        <w:r w:rsidRPr="00B241C7">
          <w:rPr>
            <w:rStyle w:val="Hyperlink"/>
          </w:rPr>
          <w:t>2.2</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Titel</w:t>
        </w:r>
        <w:r>
          <w:rPr>
            <w:webHidden/>
          </w:rPr>
          <w:tab/>
        </w:r>
        <w:r>
          <w:rPr>
            <w:webHidden/>
          </w:rPr>
          <w:fldChar w:fldCharType="begin"/>
        </w:r>
        <w:r>
          <w:rPr>
            <w:webHidden/>
          </w:rPr>
          <w:instrText xml:space="preserve"> PAGEREF _Toc227673689 \h </w:instrText>
        </w:r>
        <w:r>
          <w:rPr>
            <w:webHidden/>
          </w:rPr>
        </w:r>
        <w:r>
          <w:rPr>
            <w:webHidden/>
          </w:rPr>
          <w:fldChar w:fldCharType="separate"/>
        </w:r>
        <w:r>
          <w:rPr>
            <w:webHidden/>
          </w:rPr>
          <w:t>9</w:t>
        </w:r>
        <w:r>
          <w:rPr>
            <w:webHidden/>
          </w:rPr>
          <w:fldChar w:fldCharType="end"/>
        </w:r>
      </w:hyperlink>
    </w:p>
    <w:p w14:paraId="3057F4D4" w14:textId="41B0C088"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90" w:history="1">
        <w:r w:rsidRPr="00B241C7">
          <w:rPr>
            <w:rStyle w:val="Hyperlink"/>
          </w:rPr>
          <w:t>2.3</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Aanhef</w:t>
        </w:r>
        <w:r>
          <w:rPr>
            <w:webHidden/>
          </w:rPr>
          <w:tab/>
        </w:r>
        <w:r>
          <w:rPr>
            <w:webHidden/>
          </w:rPr>
          <w:fldChar w:fldCharType="begin"/>
        </w:r>
        <w:r>
          <w:rPr>
            <w:webHidden/>
          </w:rPr>
          <w:instrText xml:space="preserve"> PAGEREF _Toc227673690 \h </w:instrText>
        </w:r>
        <w:r>
          <w:rPr>
            <w:webHidden/>
          </w:rPr>
        </w:r>
        <w:r>
          <w:rPr>
            <w:webHidden/>
          </w:rPr>
          <w:fldChar w:fldCharType="separate"/>
        </w:r>
        <w:r>
          <w:rPr>
            <w:webHidden/>
          </w:rPr>
          <w:t>9</w:t>
        </w:r>
        <w:r>
          <w:rPr>
            <w:webHidden/>
          </w:rPr>
          <w:fldChar w:fldCharType="end"/>
        </w:r>
      </w:hyperlink>
    </w:p>
    <w:p w14:paraId="39583DFD" w14:textId="34270BF1"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91" w:history="1">
        <w:r w:rsidRPr="00B241C7">
          <w:rPr>
            <w:rStyle w:val="Hyperlink"/>
          </w:rPr>
          <w:t>2.4</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Partijen</w:t>
        </w:r>
        <w:r>
          <w:rPr>
            <w:webHidden/>
          </w:rPr>
          <w:tab/>
        </w:r>
        <w:r>
          <w:rPr>
            <w:webHidden/>
          </w:rPr>
          <w:fldChar w:fldCharType="begin"/>
        </w:r>
        <w:r>
          <w:rPr>
            <w:webHidden/>
          </w:rPr>
          <w:instrText xml:space="preserve"> PAGEREF _Toc227673691 \h </w:instrText>
        </w:r>
        <w:r>
          <w:rPr>
            <w:webHidden/>
          </w:rPr>
        </w:r>
        <w:r>
          <w:rPr>
            <w:webHidden/>
          </w:rPr>
          <w:fldChar w:fldCharType="separate"/>
        </w:r>
        <w:r>
          <w:rPr>
            <w:webHidden/>
          </w:rPr>
          <w:t>10</w:t>
        </w:r>
        <w:r>
          <w:rPr>
            <w:webHidden/>
          </w:rPr>
          <w:fldChar w:fldCharType="end"/>
        </w:r>
      </w:hyperlink>
    </w:p>
    <w:p w14:paraId="094EDCA5" w14:textId="3AC67278" w:rsidR="00F66B46" w:rsidRDefault="00F66B46">
      <w:pPr>
        <w:pStyle w:val="Inhopg3"/>
        <w:rPr>
          <w:rFonts w:asciiTheme="minorHAnsi" w:eastAsiaTheme="minorEastAsia" w:hAnsiTheme="minorHAnsi" w:cstheme="minorBidi"/>
          <w:snapToGrid/>
          <w:kern w:val="2"/>
          <w:sz w:val="24"/>
          <w:szCs w:val="24"/>
          <w:lang w:eastAsia="nl-NL"/>
          <w14:ligatures w14:val="standardContextual"/>
        </w:rPr>
      </w:pPr>
      <w:hyperlink w:anchor="_Toc227673692" w:history="1">
        <w:r w:rsidRPr="00B241C7">
          <w:rPr>
            <w:rStyle w:val="Hyperlink"/>
          </w:rPr>
          <w:t>2.4.1</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Hypotheekbank</w:t>
        </w:r>
        <w:r>
          <w:rPr>
            <w:webHidden/>
          </w:rPr>
          <w:tab/>
        </w:r>
        <w:r>
          <w:rPr>
            <w:webHidden/>
          </w:rPr>
          <w:fldChar w:fldCharType="begin"/>
        </w:r>
        <w:r>
          <w:rPr>
            <w:webHidden/>
          </w:rPr>
          <w:instrText xml:space="preserve"> PAGEREF _Toc227673692 \h </w:instrText>
        </w:r>
        <w:r>
          <w:rPr>
            <w:webHidden/>
          </w:rPr>
        </w:r>
        <w:r>
          <w:rPr>
            <w:webHidden/>
          </w:rPr>
          <w:fldChar w:fldCharType="separate"/>
        </w:r>
        <w:r>
          <w:rPr>
            <w:webHidden/>
          </w:rPr>
          <w:t>10</w:t>
        </w:r>
        <w:r>
          <w:rPr>
            <w:webHidden/>
          </w:rPr>
          <w:fldChar w:fldCharType="end"/>
        </w:r>
      </w:hyperlink>
    </w:p>
    <w:p w14:paraId="31734F3A" w14:textId="3B39816A" w:rsidR="00F66B46" w:rsidRDefault="00F66B46">
      <w:pPr>
        <w:pStyle w:val="Inhopg3"/>
        <w:rPr>
          <w:rFonts w:asciiTheme="minorHAnsi" w:eastAsiaTheme="minorEastAsia" w:hAnsiTheme="minorHAnsi" w:cstheme="minorBidi"/>
          <w:snapToGrid/>
          <w:kern w:val="2"/>
          <w:sz w:val="24"/>
          <w:szCs w:val="24"/>
          <w:lang w:eastAsia="nl-NL"/>
          <w14:ligatures w14:val="standardContextual"/>
        </w:rPr>
      </w:pPr>
      <w:hyperlink w:anchor="_Toc227673693" w:history="1">
        <w:r w:rsidRPr="00B241C7">
          <w:rPr>
            <w:rStyle w:val="Hyperlink"/>
          </w:rPr>
          <w:t>2.4.2</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Hypotheekgever en schuldenaar</w:t>
        </w:r>
        <w:r>
          <w:rPr>
            <w:webHidden/>
          </w:rPr>
          <w:tab/>
        </w:r>
        <w:r>
          <w:rPr>
            <w:webHidden/>
          </w:rPr>
          <w:fldChar w:fldCharType="begin"/>
        </w:r>
        <w:r>
          <w:rPr>
            <w:webHidden/>
          </w:rPr>
          <w:instrText xml:space="preserve"> PAGEREF _Toc227673693 \h </w:instrText>
        </w:r>
        <w:r>
          <w:rPr>
            <w:webHidden/>
          </w:rPr>
        </w:r>
        <w:r>
          <w:rPr>
            <w:webHidden/>
          </w:rPr>
          <w:fldChar w:fldCharType="separate"/>
        </w:r>
        <w:r>
          <w:rPr>
            <w:webHidden/>
          </w:rPr>
          <w:t>11</w:t>
        </w:r>
        <w:r>
          <w:rPr>
            <w:webHidden/>
          </w:rPr>
          <w:fldChar w:fldCharType="end"/>
        </w:r>
      </w:hyperlink>
    </w:p>
    <w:p w14:paraId="2FB34122" w14:textId="6D1D6E42" w:rsidR="00F66B46" w:rsidRDefault="00F66B46">
      <w:pPr>
        <w:pStyle w:val="Inhopg3"/>
        <w:rPr>
          <w:rFonts w:asciiTheme="minorHAnsi" w:eastAsiaTheme="minorEastAsia" w:hAnsiTheme="minorHAnsi" w:cstheme="minorBidi"/>
          <w:snapToGrid/>
          <w:kern w:val="2"/>
          <w:sz w:val="24"/>
          <w:szCs w:val="24"/>
          <w:lang w:eastAsia="nl-NL"/>
          <w14:ligatures w14:val="standardContextual"/>
        </w:rPr>
      </w:pPr>
      <w:hyperlink w:anchor="_Toc227673694" w:history="1">
        <w:r w:rsidRPr="00B241C7">
          <w:rPr>
            <w:rStyle w:val="Hyperlink"/>
          </w:rPr>
          <w:t>2.4.3</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(Derde) hypotheekgever (facultatief)</w:t>
        </w:r>
        <w:r>
          <w:rPr>
            <w:webHidden/>
          </w:rPr>
          <w:tab/>
        </w:r>
        <w:r>
          <w:rPr>
            <w:webHidden/>
          </w:rPr>
          <w:fldChar w:fldCharType="begin"/>
        </w:r>
        <w:r>
          <w:rPr>
            <w:webHidden/>
          </w:rPr>
          <w:instrText xml:space="preserve"> PAGEREF _Toc227673694 \h </w:instrText>
        </w:r>
        <w:r>
          <w:rPr>
            <w:webHidden/>
          </w:rPr>
        </w:r>
        <w:r>
          <w:rPr>
            <w:webHidden/>
          </w:rPr>
          <w:fldChar w:fldCharType="separate"/>
        </w:r>
        <w:r>
          <w:rPr>
            <w:webHidden/>
          </w:rPr>
          <w:t>14</w:t>
        </w:r>
        <w:r>
          <w:rPr>
            <w:webHidden/>
          </w:rPr>
          <w:fldChar w:fldCharType="end"/>
        </w:r>
      </w:hyperlink>
    </w:p>
    <w:p w14:paraId="0AD67FC2" w14:textId="4F127987"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95" w:history="1">
        <w:r w:rsidRPr="00B241C7">
          <w:rPr>
            <w:rStyle w:val="Hyperlink"/>
          </w:rPr>
          <w:t>2.5</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Geldlening</w:t>
        </w:r>
        <w:r>
          <w:rPr>
            <w:webHidden/>
          </w:rPr>
          <w:tab/>
        </w:r>
        <w:r>
          <w:rPr>
            <w:webHidden/>
          </w:rPr>
          <w:fldChar w:fldCharType="begin"/>
        </w:r>
        <w:r>
          <w:rPr>
            <w:webHidden/>
          </w:rPr>
          <w:instrText xml:space="preserve"> PAGEREF _Toc227673695 \h </w:instrText>
        </w:r>
        <w:r>
          <w:rPr>
            <w:webHidden/>
          </w:rPr>
        </w:r>
        <w:r>
          <w:rPr>
            <w:webHidden/>
          </w:rPr>
          <w:fldChar w:fldCharType="separate"/>
        </w:r>
        <w:r>
          <w:rPr>
            <w:webHidden/>
          </w:rPr>
          <w:t>15</w:t>
        </w:r>
        <w:r>
          <w:rPr>
            <w:webHidden/>
          </w:rPr>
          <w:fldChar w:fldCharType="end"/>
        </w:r>
      </w:hyperlink>
    </w:p>
    <w:p w14:paraId="61EFF71D" w14:textId="61037D9F"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96" w:history="1">
        <w:r w:rsidRPr="00B241C7">
          <w:rPr>
            <w:rStyle w:val="Hyperlink"/>
          </w:rPr>
          <w:t>2.6</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Overbruggingskrediet</w:t>
        </w:r>
        <w:r>
          <w:rPr>
            <w:webHidden/>
          </w:rPr>
          <w:tab/>
        </w:r>
        <w:r>
          <w:rPr>
            <w:webHidden/>
          </w:rPr>
          <w:fldChar w:fldCharType="begin"/>
        </w:r>
        <w:r>
          <w:rPr>
            <w:webHidden/>
          </w:rPr>
          <w:instrText xml:space="preserve"> PAGEREF _Toc227673696 \h </w:instrText>
        </w:r>
        <w:r>
          <w:rPr>
            <w:webHidden/>
          </w:rPr>
        </w:r>
        <w:r>
          <w:rPr>
            <w:webHidden/>
          </w:rPr>
          <w:fldChar w:fldCharType="separate"/>
        </w:r>
        <w:r>
          <w:rPr>
            <w:webHidden/>
          </w:rPr>
          <w:t>18</w:t>
        </w:r>
        <w:r>
          <w:rPr>
            <w:webHidden/>
          </w:rPr>
          <w:fldChar w:fldCharType="end"/>
        </w:r>
      </w:hyperlink>
    </w:p>
    <w:p w14:paraId="4DE7F1DF" w14:textId="6F89114F"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97" w:history="1">
        <w:r w:rsidRPr="00B241C7">
          <w:rPr>
            <w:rStyle w:val="Hyperlink"/>
          </w:rPr>
          <w:t>2.7</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Starterslening</w:t>
        </w:r>
        <w:r>
          <w:rPr>
            <w:webHidden/>
          </w:rPr>
          <w:tab/>
        </w:r>
        <w:r>
          <w:rPr>
            <w:webHidden/>
          </w:rPr>
          <w:fldChar w:fldCharType="begin"/>
        </w:r>
        <w:r>
          <w:rPr>
            <w:webHidden/>
          </w:rPr>
          <w:instrText xml:space="preserve"> PAGEREF _Toc227673697 \h </w:instrText>
        </w:r>
        <w:r>
          <w:rPr>
            <w:webHidden/>
          </w:rPr>
        </w:r>
        <w:r>
          <w:rPr>
            <w:webHidden/>
          </w:rPr>
          <w:fldChar w:fldCharType="separate"/>
        </w:r>
        <w:r>
          <w:rPr>
            <w:webHidden/>
          </w:rPr>
          <w:t>18</w:t>
        </w:r>
        <w:r>
          <w:rPr>
            <w:webHidden/>
          </w:rPr>
          <w:fldChar w:fldCharType="end"/>
        </w:r>
      </w:hyperlink>
    </w:p>
    <w:p w14:paraId="5636C5C9" w14:textId="118CDBA3"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98" w:history="1">
        <w:r w:rsidRPr="00B241C7">
          <w:rPr>
            <w:rStyle w:val="Hyperlink"/>
          </w:rPr>
          <w:t>2.8</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Hypotheekstelling</w:t>
        </w:r>
        <w:r>
          <w:rPr>
            <w:webHidden/>
          </w:rPr>
          <w:tab/>
        </w:r>
        <w:r>
          <w:rPr>
            <w:webHidden/>
          </w:rPr>
          <w:fldChar w:fldCharType="begin"/>
        </w:r>
        <w:r>
          <w:rPr>
            <w:webHidden/>
          </w:rPr>
          <w:instrText xml:space="preserve"> PAGEREF _Toc227673698 \h </w:instrText>
        </w:r>
        <w:r>
          <w:rPr>
            <w:webHidden/>
          </w:rPr>
        </w:r>
        <w:r>
          <w:rPr>
            <w:webHidden/>
          </w:rPr>
          <w:fldChar w:fldCharType="separate"/>
        </w:r>
        <w:r>
          <w:rPr>
            <w:webHidden/>
          </w:rPr>
          <w:t>19</w:t>
        </w:r>
        <w:r>
          <w:rPr>
            <w:webHidden/>
          </w:rPr>
          <w:fldChar w:fldCharType="end"/>
        </w:r>
      </w:hyperlink>
    </w:p>
    <w:p w14:paraId="0E4E9EB1" w14:textId="265457D6"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99" w:history="1">
        <w:r w:rsidRPr="00B241C7">
          <w:rPr>
            <w:rStyle w:val="Hyperlink"/>
          </w:rPr>
          <w:t>2.9</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Registergoed</w:t>
        </w:r>
        <w:r>
          <w:rPr>
            <w:webHidden/>
          </w:rPr>
          <w:tab/>
        </w:r>
        <w:r>
          <w:rPr>
            <w:webHidden/>
          </w:rPr>
          <w:fldChar w:fldCharType="begin"/>
        </w:r>
        <w:r>
          <w:rPr>
            <w:webHidden/>
          </w:rPr>
          <w:instrText xml:space="preserve"> PAGEREF _Toc227673699 \h </w:instrText>
        </w:r>
        <w:r>
          <w:rPr>
            <w:webHidden/>
          </w:rPr>
        </w:r>
        <w:r>
          <w:rPr>
            <w:webHidden/>
          </w:rPr>
          <w:fldChar w:fldCharType="separate"/>
        </w:r>
        <w:r>
          <w:rPr>
            <w:webHidden/>
          </w:rPr>
          <w:t>20</w:t>
        </w:r>
        <w:r>
          <w:rPr>
            <w:webHidden/>
          </w:rPr>
          <w:fldChar w:fldCharType="end"/>
        </w:r>
      </w:hyperlink>
    </w:p>
    <w:p w14:paraId="792AAAA3" w14:textId="658E5011"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700" w:history="1">
        <w:r w:rsidRPr="00B241C7">
          <w:rPr>
            <w:rStyle w:val="Hyperlink"/>
          </w:rPr>
          <w:t>2.10</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Overbruggingskrediet</w:t>
        </w:r>
        <w:r>
          <w:rPr>
            <w:webHidden/>
          </w:rPr>
          <w:tab/>
        </w:r>
        <w:r>
          <w:rPr>
            <w:webHidden/>
          </w:rPr>
          <w:fldChar w:fldCharType="begin"/>
        </w:r>
        <w:r>
          <w:rPr>
            <w:webHidden/>
          </w:rPr>
          <w:instrText xml:space="preserve"> PAGEREF _Toc227673700 \h </w:instrText>
        </w:r>
        <w:r>
          <w:rPr>
            <w:webHidden/>
          </w:rPr>
        </w:r>
        <w:r>
          <w:rPr>
            <w:webHidden/>
          </w:rPr>
          <w:fldChar w:fldCharType="separate"/>
        </w:r>
        <w:r>
          <w:rPr>
            <w:webHidden/>
          </w:rPr>
          <w:t>21</w:t>
        </w:r>
        <w:r>
          <w:rPr>
            <w:webHidden/>
          </w:rPr>
          <w:fldChar w:fldCharType="end"/>
        </w:r>
      </w:hyperlink>
    </w:p>
    <w:p w14:paraId="74E13436" w14:textId="36DB4606"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710" w:history="1">
        <w:r w:rsidRPr="00B241C7">
          <w:rPr>
            <w:rStyle w:val="Hyperlink"/>
          </w:rPr>
          <w:t>2.11</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Woonplaatskeuze</w:t>
        </w:r>
        <w:r>
          <w:rPr>
            <w:webHidden/>
          </w:rPr>
          <w:tab/>
        </w:r>
        <w:r>
          <w:rPr>
            <w:webHidden/>
          </w:rPr>
          <w:fldChar w:fldCharType="begin"/>
        </w:r>
        <w:r>
          <w:rPr>
            <w:webHidden/>
          </w:rPr>
          <w:instrText xml:space="preserve"> PAGEREF _Toc227673710 \h </w:instrText>
        </w:r>
        <w:r>
          <w:rPr>
            <w:webHidden/>
          </w:rPr>
        </w:r>
        <w:r>
          <w:rPr>
            <w:webHidden/>
          </w:rPr>
          <w:fldChar w:fldCharType="separate"/>
        </w:r>
        <w:r>
          <w:rPr>
            <w:webHidden/>
          </w:rPr>
          <w:t>23</w:t>
        </w:r>
        <w:r>
          <w:rPr>
            <w:webHidden/>
          </w:rPr>
          <w:fldChar w:fldCharType="end"/>
        </w:r>
      </w:hyperlink>
    </w:p>
    <w:p w14:paraId="7E9CE556" w14:textId="25002E8C"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711" w:history="1">
        <w:r w:rsidRPr="00B241C7">
          <w:rPr>
            <w:rStyle w:val="Hyperlink"/>
          </w:rPr>
          <w:t>2.12</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Einde kadasterdeel</w:t>
        </w:r>
        <w:r>
          <w:rPr>
            <w:webHidden/>
          </w:rPr>
          <w:tab/>
        </w:r>
        <w:r>
          <w:rPr>
            <w:webHidden/>
          </w:rPr>
          <w:fldChar w:fldCharType="begin"/>
        </w:r>
        <w:r>
          <w:rPr>
            <w:webHidden/>
          </w:rPr>
          <w:instrText xml:space="preserve"> PAGEREF _Toc227673711 \h </w:instrText>
        </w:r>
        <w:r>
          <w:rPr>
            <w:webHidden/>
          </w:rPr>
        </w:r>
        <w:r>
          <w:rPr>
            <w:webHidden/>
          </w:rPr>
          <w:fldChar w:fldCharType="separate"/>
        </w:r>
        <w:r>
          <w:rPr>
            <w:webHidden/>
          </w:rPr>
          <w:t>23</w:t>
        </w:r>
        <w:r>
          <w:rPr>
            <w:webHidden/>
          </w:rPr>
          <w:fldChar w:fldCharType="end"/>
        </w:r>
      </w:hyperlink>
    </w:p>
    <w:p w14:paraId="64171FD5" w14:textId="79BC6C76"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712" w:history="1">
        <w:r w:rsidRPr="00B241C7">
          <w:rPr>
            <w:rStyle w:val="Hyperlink"/>
          </w:rPr>
          <w:t>2.13</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Vrije gedeelte</w:t>
        </w:r>
        <w:r>
          <w:rPr>
            <w:webHidden/>
          </w:rPr>
          <w:tab/>
        </w:r>
        <w:r>
          <w:rPr>
            <w:webHidden/>
          </w:rPr>
          <w:fldChar w:fldCharType="begin"/>
        </w:r>
        <w:r>
          <w:rPr>
            <w:webHidden/>
          </w:rPr>
          <w:instrText xml:space="preserve"> PAGEREF _Toc227673712 \h </w:instrText>
        </w:r>
        <w:r>
          <w:rPr>
            <w:webHidden/>
          </w:rPr>
        </w:r>
        <w:r>
          <w:rPr>
            <w:webHidden/>
          </w:rPr>
          <w:fldChar w:fldCharType="separate"/>
        </w:r>
        <w:r>
          <w:rPr>
            <w:webHidden/>
          </w:rPr>
          <w:t>24</w:t>
        </w:r>
        <w:r>
          <w:rPr>
            <w:webHidden/>
          </w:rPr>
          <w:fldChar w:fldCharType="end"/>
        </w:r>
      </w:hyperlink>
    </w:p>
    <w:p w14:paraId="1C799441" w14:textId="77777777" w:rsidR="00E97F19" w:rsidRPr="00343045" w:rsidRDefault="00E97F19" w:rsidP="00E97F19">
      <w:r w:rsidRPr="00343045">
        <w:fldChar w:fldCharType="end"/>
      </w:r>
    </w:p>
    <w:p w14:paraId="36B0D238" w14:textId="77777777" w:rsidR="003228A3" w:rsidRPr="00343045" w:rsidRDefault="003228A3"/>
    <w:p w14:paraId="387D7933" w14:textId="77777777" w:rsidR="004A1631" w:rsidRPr="00343045" w:rsidRDefault="004A1631" w:rsidP="004A1631">
      <w:pPr>
        <w:pStyle w:val="Kop1"/>
        <w:numPr>
          <w:ilvl w:val="0"/>
          <w:numId w:val="1"/>
        </w:numPr>
        <w:rPr>
          <w:lang w:val="nl-NL"/>
        </w:rPr>
      </w:pPr>
      <w:bookmarkStart w:id="24" w:name="bmStartpunt"/>
      <w:bookmarkStart w:id="25" w:name="_Toc498316301"/>
      <w:bookmarkStart w:id="26" w:name="_Toc20728828"/>
      <w:bookmarkStart w:id="27" w:name="_Toc464135491"/>
      <w:bookmarkStart w:id="28" w:name="_Toc227673683"/>
      <w:bookmarkStart w:id="29" w:name="_Toc179181706"/>
      <w:bookmarkEnd w:id="24"/>
      <w:bookmarkEnd w:id="25"/>
      <w:bookmarkEnd w:id="26"/>
      <w:r w:rsidRPr="00343045">
        <w:rPr>
          <w:lang w:val="nl-NL"/>
        </w:rPr>
        <w:lastRenderedPageBreak/>
        <w:t>Inleiding</w:t>
      </w:r>
      <w:bookmarkEnd w:id="27"/>
      <w:bookmarkEnd w:id="28"/>
    </w:p>
    <w:p w14:paraId="409F5E9D" w14:textId="77777777" w:rsidR="00987D5A" w:rsidRPr="00343045" w:rsidRDefault="00987D5A" w:rsidP="00987D5A">
      <w:pPr>
        <w:pStyle w:val="Kop2"/>
        <w:numPr>
          <w:ilvl w:val="1"/>
          <w:numId w:val="1"/>
        </w:numPr>
      </w:pPr>
      <w:bookmarkStart w:id="30" w:name="_Toc196114936"/>
      <w:bookmarkStart w:id="31" w:name="_Toc464135492"/>
      <w:bookmarkStart w:id="32" w:name="_Toc227673684"/>
      <w:r w:rsidRPr="00343045">
        <w:t>Doel</w:t>
      </w:r>
      <w:bookmarkEnd w:id="30"/>
      <w:bookmarkEnd w:id="31"/>
      <w:bookmarkEnd w:id="32"/>
    </w:p>
    <w:p w14:paraId="3CFD72A5" w14:textId="0D93A3C1" w:rsidR="008D0862" w:rsidRDefault="008D0862" w:rsidP="008D0862">
      <w:r w:rsidRPr="00343045">
        <w:t>I</w:t>
      </w:r>
      <w:r>
        <w:t>n dit document wordt beschreven</w:t>
      </w:r>
      <w:r w:rsidRPr="00343045">
        <w:t xml:space="preserve"> hoe het modeldocument voor</w:t>
      </w:r>
      <w:r w:rsidR="00286F0E">
        <w:t xml:space="preserve"> </w:t>
      </w:r>
      <w:r w:rsidR="00A456DD">
        <w:t>ASR</w:t>
      </w:r>
      <w:r w:rsidR="00C61CA0" w:rsidRPr="00343045">
        <w:t xml:space="preserve"> </w:t>
      </w:r>
      <w:r>
        <w:t>hypothe</w:t>
      </w:r>
      <w:r w:rsidR="00C723C4">
        <w:t>e</w:t>
      </w:r>
      <w:r>
        <w:t>k</w:t>
      </w:r>
      <w:r w:rsidR="00C723C4">
        <w:t xml:space="preserve">akten </w:t>
      </w:r>
      <w:r w:rsidRPr="00343045">
        <w:t>geïnterpreteerd moet worden.</w:t>
      </w:r>
      <w:r>
        <w:t xml:space="preserve"> Het modeldocument is, samen met het schema (XSD) van het essentialiabestand (de stukgegevens in XML), de basis voor de gegevensuitwisseling tussen notariaat en het Kadaster in het kader van de automatische verwerking. Het dient </w:t>
      </w:r>
      <w:r w:rsidR="00C723C4">
        <w:t xml:space="preserve">ook </w:t>
      </w:r>
      <w:r>
        <w:t xml:space="preserve">als ingangsdocument voor de bouw van de stylesheet, waarmee van het essentialiabestand een stuk kan worden samengesteld. </w:t>
      </w:r>
    </w:p>
    <w:p w14:paraId="6223F3F7" w14:textId="77777777" w:rsidR="00987D5A" w:rsidRPr="00343045" w:rsidRDefault="00987D5A" w:rsidP="00987D5A"/>
    <w:p w14:paraId="18532446" w14:textId="77777777" w:rsidR="00447EB0" w:rsidRDefault="00447EB0" w:rsidP="00447EB0">
      <w:pPr>
        <w:pStyle w:val="Kop2"/>
        <w:numPr>
          <w:ilvl w:val="1"/>
          <w:numId w:val="1"/>
        </w:numPr>
      </w:pPr>
      <w:bookmarkStart w:id="33" w:name="_Toc212447230"/>
      <w:bookmarkStart w:id="34" w:name="_Toc464135493"/>
      <w:bookmarkStart w:id="35" w:name="_Toc227673685"/>
      <w:bookmarkStart w:id="36" w:name="_Toc196114937"/>
      <w:r w:rsidRPr="00343045">
        <w:t>Algemeen</w:t>
      </w:r>
      <w:bookmarkEnd w:id="33"/>
      <w:bookmarkEnd w:id="34"/>
      <w:bookmarkEnd w:id="35"/>
    </w:p>
    <w:p w14:paraId="48A3473A" w14:textId="77777777" w:rsidR="009A53F9" w:rsidRDefault="009A53F9" w:rsidP="009A53F9">
      <w:pPr>
        <w:rPr>
          <w:lang w:val="nl"/>
        </w:rPr>
      </w:pPr>
      <w:r>
        <w:rPr>
          <w:lang w:val="nl"/>
        </w:rPr>
        <w:t>Voor de beschrijving van het kleurgebruik in het modeldocument en de presentatie van bepaalde gegevens zie het document “Tekstblok: algemene afspraken modeldocumenten en tekstblokken”.</w:t>
      </w:r>
    </w:p>
    <w:p w14:paraId="3AF065F2" w14:textId="77777777" w:rsidR="009A53F9" w:rsidRDefault="009A53F9" w:rsidP="009A53F9">
      <w:pPr>
        <w:rPr>
          <w:lang w:val="nl"/>
        </w:rPr>
      </w:pPr>
    </w:p>
    <w:p w14:paraId="3383C1A4" w14:textId="77777777" w:rsidR="00447EB0" w:rsidRPr="00343045" w:rsidRDefault="009A53F9" w:rsidP="00447EB0">
      <w:r>
        <w:rPr>
          <w:lang w:val="nl"/>
        </w:rPr>
        <w:t>Voor de toelichting op standaard tekstblokken zie de afzonderlijke beschrijvingen van die tekstblokken.</w:t>
      </w:r>
      <w:r w:rsidRPr="00343045">
        <w:t xml:space="preserve"> </w:t>
      </w:r>
    </w:p>
    <w:bookmarkEnd w:id="36"/>
    <w:p w14:paraId="60A88A6A" w14:textId="77777777" w:rsidR="00440164" w:rsidRDefault="00440164" w:rsidP="00A06FC5">
      <w:pPr>
        <w:rPr>
          <w:b/>
        </w:rPr>
      </w:pPr>
    </w:p>
    <w:p w14:paraId="3CD2FC8B" w14:textId="77777777" w:rsidR="00EF395F" w:rsidRDefault="00EF395F" w:rsidP="00A06FC5">
      <w:r w:rsidRPr="00EF395F">
        <w:t>Aanvullende</w:t>
      </w:r>
      <w:r>
        <w:t xml:space="preserve"> presentatie beschrijving:</w:t>
      </w:r>
    </w:p>
    <w:p w14:paraId="052F39E4" w14:textId="77777777" w:rsidR="00EF395F" w:rsidRPr="00EF395F" w:rsidRDefault="00EF395F" w:rsidP="00A06FC5">
      <w:r>
        <w:t>-</w:t>
      </w:r>
      <w:r w:rsidR="00470FC9" w:rsidRPr="00470FC9">
        <w:t xml:space="preserve"> </w:t>
      </w:r>
      <w:r w:rsidR="00470FC9">
        <w:t>Vanaf tekstblok Aanhef dienen alle alinea’s onder elkaar zonder blanco regels gepresenteerd te worden. Blanco regels vóór tekstblok Aanhef dienen opgenomen te worden conform het modeldocument.</w:t>
      </w:r>
    </w:p>
    <w:p w14:paraId="7FCC87B0" w14:textId="6B7E2F4C" w:rsidR="002B627D" w:rsidRDefault="00EF395F" w:rsidP="002B627D">
      <w:pPr>
        <w:rPr>
          <w:lang w:val="en-US"/>
        </w:rPr>
      </w:pPr>
      <w:r>
        <w:t xml:space="preserve">- </w:t>
      </w:r>
      <w:r w:rsidR="002B627D">
        <w:t>Een</w:t>
      </w:r>
      <w:r w:rsidR="002B627D" w:rsidRPr="00BF694E">
        <w:t xml:space="preserve"> akte zonder </w:t>
      </w:r>
      <w:r w:rsidR="002B627D">
        <w:t>equivalentie</w:t>
      </w:r>
      <w:r w:rsidR="002B627D" w:rsidRPr="00BF694E">
        <w:t>verklaring, die gebruikt worden voor de ondertekening</w:t>
      </w:r>
      <w:r w:rsidR="002B627D">
        <w:t xml:space="preserve"> (minuut),</w:t>
      </w:r>
      <w:r w:rsidR="002B627D" w:rsidRPr="00BF694E">
        <w:t xml:space="preserve"> moet </w:t>
      </w:r>
      <w:r w:rsidR="000F0EA5">
        <w:t xml:space="preserve">vanaf het Tekstblok Aanhef </w:t>
      </w:r>
      <w:r w:rsidR="002B627D" w:rsidRPr="00BF694E">
        <w:t xml:space="preserve">uitgelijnd worden met streepjes (’-‘). </w:t>
      </w:r>
      <w:r w:rsidR="002B627D">
        <w:t>Voorbeeld</w:t>
      </w:r>
      <w:r w:rsidR="002B627D" w:rsidRPr="00BF694E">
        <w:t>:</w:t>
      </w:r>
      <w:r w:rsidR="00C1144F">
        <w:br/>
      </w:r>
      <w:r w:rsidR="00C1144F">
        <w:tab/>
      </w:r>
      <w:r w:rsidR="00E2064D" w:rsidRPr="00482EB5">
        <w:rPr>
          <w:noProof/>
          <w:lang w:eastAsia="nl-NL"/>
        </w:rPr>
        <w:drawing>
          <wp:inline distT="0" distB="0" distL="0" distR="0" wp14:anchorId="28A32BF8" wp14:editId="0EE1120D">
            <wp:extent cx="3284220" cy="3175000"/>
            <wp:effectExtent l="0" t="0" r="0" b="635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4220" cy="3175000"/>
                    </a:xfrm>
                    <a:prstGeom prst="rect">
                      <a:avLst/>
                    </a:prstGeom>
                    <a:noFill/>
                    <a:ln>
                      <a:noFill/>
                    </a:ln>
                  </pic:spPr>
                </pic:pic>
              </a:graphicData>
            </a:graphic>
          </wp:inline>
        </w:drawing>
      </w:r>
    </w:p>
    <w:p w14:paraId="647E5D0D" w14:textId="77777777" w:rsidR="002B627D" w:rsidRPr="00440164" w:rsidRDefault="002B627D" w:rsidP="00A06FC5">
      <w:pPr>
        <w:rPr>
          <w:b/>
        </w:rPr>
      </w:pPr>
    </w:p>
    <w:p w14:paraId="5EC4AE23" w14:textId="77777777" w:rsidR="00BF18B4" w:rsidRPr="00343045" w:rsidRDefault="00BF18B4" w:rsidP="00056C54">
      <w:pPr>
        <w:pStyle w:val="Kop2"/>
        <w:pageBreakBefore/>
      </w:pPr>
      <w:bookmarkStart w:id="37" w:name="_Toc191216332"/>
      <w:bookmarkStart w:id="38" w:name="_Toc191373237"/>
      <w:bookmarkStart w:id="39" w:name="_Toc191216333"/>
      <w:bookmarkStart w:id="40" w:name="_Toc191373238"/>
      <w:bookmarkStart w:id="41" w:name="_Toc464135494"/>
      <w:bookmarkStart w:id="42" w:name="_Toc227673686"/>
      <w:bookmarkEnd w:id="37"/>
      <w:bookmarkEnd w:id="38"/>
      <w:bookmarkEnd w:id="39"/>
      <w:bookmarkEnd w:id="40"/>
      <w:r w:rsidRPr="00343045">
        <w:lastRenderedPageBreak/>
        <w:t>Referenties</w:t>
      </w:r>
      <w:bookmarkEnd w:id="41"/>
      <w:bookmarkEnd w:id="42"/>
    </w:p>
    <w:p w14:paraId="3A595C91" w14:textId="77777777" w:rsidR="00BF18B4" w:rsidRDefault="00BF18B4" w:rsidP="00BF18B4">
      <w:pPr>
        <w:rPr>
          <w:lang w:val="nl"/>
        </w:rPr>
      </w:pPr>
      <w:r w:rsidRPr="00343045">
        <w:rPr>
          <w:lang w:val="nl"/>
        </w:rPr>
        <w:t xml:space="preserve">Dit document is gebaseerd op de volgende </w:t>
      </w:r>
      <w:r w:rsidR="00F86040">
        <w:rPr>
          <w:lang w:val="nl"/>
        </w:rPr>
        <w:t>uitgangsdocumentatie</w:t>
      </w:r>
      <w:r w:rsidRPr="00343045">
        <w:rPr>
          <w:lang w:val="nl"/>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7519"/>
      </w:tblGrid>
      <w:tr w:rsidR="00D46F94" w:rsidRPr="00DB7FA4" w14:paraId="4CF0D5F8" w14:textId="77777777" w:rsidTr="0065552D">
        <w:tc>
          <w:tcPr>
            <w:tcW w:w="556" w:type="dxa"/>
            <w:shd w:val="clear" w:color="auto" w:fill="DEEAF6" w:themeFill="accent1" w:themeFillTint="33"/>
          </w:tcPr>
          <w:p w14:paraId="1140F714" w14:textId="77777777" w:rsidR="00D46F94" w:rsidRPr="00DB7FA4" w:rsidRDefault="00D46F94" w:rsidP="00BF18B4">
            <w:pPr>
              <w:rPr>
                <w:b/>
                <w:lang w:val="nl"/>
              </w:rPr>
            </w:pPr>
            <w:r w:rsidRPr="00DB7FA4">
              <w:rPr>
                <w:b/>
                <w:lang w:val="nl"/>
              </w:rPr>
              <w:t>ID</w:t>
            </w:r>
          </w:p>
        </w:tc>
        <w:tc>
          <w:tcPr>
            <w:tcW w:w="7519" w:type="dxa"/>
            <w:shd w:val="clear" w:color="auto" w:fill="DEEAF6" w:themeFill="accent1" w:themeFillTint="33"/>
          </w:tcPr>
          <w:p w14:paraId="045369ED" w14:textId="77777777" w:rsidR="00D46F94" w:rsidRPr="00DB7FA4" w:rsidRDefault="00D46F94" w:rsidP="00BF18B4">
            <w:pPr>
              <w:rPr>
                <w:b/>
                <w:lang w:val="nl"/>
              </w:rPr>
            </w:pPr>
            <w:r w:rsidRPr="00DB7FA4">
              <w:rPr>
                <w:b/>
                <w:lang w:val="nl"/>
              </w:rPr>
              <w:t>Documentnaam</w:t>
            </w:r>
          </w:p>
        </w:tc>
      </w:tr>
      <w:tr w:rsidR="00D46F94" w:rsidRPr="00DB7FA4" w14:paraId="60482898" w14:textId="77777777" w:rsidTr="00D46F94">
        <w:tc>
          <w:tcPr>
            <w:tcW w:w="556" w:type="dxa"/>
          </w:tcPr>
          <w:p w14:paraId="4E4D7112" w14:textId="77777777" w:rsidR="00D46F94" w:rsidRPr="00DB7FA4" w:rsidRDefault="00D46F94" w:rsidP="00BF18B4">
            <w:pPr>
              <w:rPr>
                <w:lang w:val="nl"/>
              </w:rPr>
            </w:pPr>
            <w:r w:rsidRPr="002C7327">
              <w:t>[1]</w:t>
            </w:r>
          </w:p>
        </w:tc>
        <w:tc>
          <w:tcPr>
            <w:tcW w:w="7519" w:type="dxa"/>
          </w:tcPr>
          <w:p w14:paraId="0BF7A18C" w14:textId="6AD39F66" w:rsidR="00D46F94" w:rsidRPr="00DB7FA4" w:rsidRDefault="00D46F94" w:rsidP="00EC1610">
            <w:pPr>
              <w:rPr>
                <w:lang w:val="nl"/>
              </w:rPr>
            </w:pPr>
            <w:r w:rsidRPr="00CC0276">
              <w:t xml:space="preserve">Modeldocument </w:t>
            </w:r>
            <w:r>
              <w:t>ASR hypotheek</w:t>
            </w:r>
          </w:p>
        </w:tc>
      </w:tr>
      <w:tr w:rsidR="00D46F94" w:rsidRPr="00DB7FA4" w14:paraId="4F78AA22" w14:textId="77777777" w:rsidTr="00D46F94">
        <w:tc>
          <w:tcPr>
            <w:tcW w:w="556" w:type="dxa"/>
          </w:tcPr>
          <w:p w14:paraId="4B4A411C" w14:textId="77777777" w:rsidR="00D46F94" w:rsidRPr="00DB7FA4" w:rsidRDefault="00D46F94" w:rsidP="00BF18B4">
            <w:pPr>
              <w:rPr>
                <w:lang w:val="nl"/>
              </w:rPr>
            </w:pPr>
            <w:r w:rsidRPr="00134AAB">
              <w:t>[2]</w:t>
            </w:r>
          </w:p>
        </w:tc>
        <w:tc>
          <w:tcPr>
            <w:tcW w:w="7519" w:type="dxa"/>
          </w:tcPr>
          <w:p w14:paraId="7AB0AC9B" w14:textId="29D5A5BD" w:rsidR="00D46F94" w:rsidRPr="00DB7FA4" w:rsidRDefault="00D46F94" w:rsidP="00BF18B4">
            <w:pPr>
              <w:rPr>
                <w:lang w:val="nl"/>
              </w:rPr>
            </w:pPr>
            <w:r w:rsidRPr="00134AAB">
              <w:t xml:space="preserve">Documentatie standaard tekstblokken: namen van de documenten en de versies daarvan zijn in </w:t>
            </w:r>
            <w:r>
              <w:t xml:space="preserve">de </w:t>
            </w:r>
            <w:proofErr w:type="spellStart"/>
            <w:r>
              <w:t>releasnotes</w:t>
            </w:r>
            <w:proofErr w:type="spellEnd"/>
            <w:r w:rsidRPr="00134AAB">
              <w:t xml:space="preserve"> opgenomen</w:t>
            </w:r>
          </w:p>
        </w:tc>
      </w:tr>
      <w:tr w:rsidR="00D46F94" w:rsidRPr="00DB7FA4" w14:paraId="59A3BC86" w14:textId="77777777" w:rsidTr="00D46F94">
        <w:tc>
          <w:tcPr>
            <w:tcW w:w="556" w:type="dxa"/>
          </w:tcPr>
          <w:p w14:paraId="6323B4CA" w14:textId="5588E449" w:rsidR="00D46F94" w:rsidRPr="00DB7FA4" w:rsidRDefault="00D46F94" w:rsidP="00BF18B4">
            <w:pPr>
              <w:rPr>
                <w:lang w:val="nl"/>
              </w:rPr>
            </w:pPr>
            <w:bookmarkStart w:id="43" w:name="AlgemeneAfsprakenDocument"/>
            <w:r>
              <w:t>[3]</w:t>
            </w:r>
            <w:bookmarkEnd w:id="43"/>
          </w:p>
        </w:tc>
        <w:tc>
          <w:tcPr>
            <w:tcW w:w="7519" w:type="dxa"/>
          </w:tcPr>
          <w:p w14:paraId="6BDB8C70" w14:textId="77777777" w:rsidR="00D46F94" w:rsidRPr="00DB7FA4" w:rsidRDefault="00D46F94" w:rsidP="00BF18B4">
            <w:pPr>
              <w:rPr>
                <w:lang w:val="nl"/>
              </w:rPr>
            </w:pPr>
            <w:r w:rsidRPr="00F04F48">
              <w:t>Tekstblok - Algemene afspraken modeldocumenten en tekstblokken</w:t>
            </w:r>
          </w:p>
        </w:tc>
      </w:tr>
      <w:tr w:rsidR="00D46F94" w:rsidRPr="00DB7FA4" w14:paraId="0BE56058" w14:textId="77777777" w:rsidTr="00D46F94">
        <w:tc>
          <w:tcPr>
            <w:tcW w:w="556" w:type="dxa"/>
          </w:tcPr>
          <w:p w14:paraId="79844382" w14:textId="2BAEF818" w:rsidR="00D46F94" w:rsidRDefault="00D46F94" w:rsidP="00BF18B4">
            <w:bookmarkStart w:id="44" w:name="TC"/>
            <w:r>
              <w:t>[</w:t>
            </w:r>
            <w:r w:rsidR="00CE6B45">
              <w:t>4</w:t>
            </w:r>
            <w:r>
              <w:t>]</w:t>
            </w:r>
            <w:bookmarkEnd w:id="44"/>
          </w:p>
        </w:tc>
        <w:tc>
          <w:tcPr>
            <w:tcW w:w="7519" w:type="dxa"/>
          </w:tcPr>
          <w:p w14:paraId="621EC278" w14:textId="77777777" w:rsidR="00D46F94" w:rsidRDefault="00D46F94" w:rsidP="00BF18B4">
            <w:r w:rsidRPr="00362DEE">
              <w:t xml:space="preserve">Toelichting - Comparitie nummering en </w:t>
            </w:r>
            <w:proofErr w:type="spellStart"/>
            <w:r w:rsidRPr="00362DEE">
              <w:t>layout</w:t>
            </w:r>
            <w:proofErr w:type="spellEnd"/>
          </w:p>
        </w:tc>
      </w:tr>
      <w:tr w:rsidR="00D46F94" w:rsidRPr="00DB7FA4" w14:paraId="5E527C8D" w14:textId="77777777" w:rsidTr="00D46F94">
        <w:tc>
          <w:tcPr>
            <w:tcW w:w="556" w:type="dxa"/>
          </w:tcPr>
          <w:p w14:paraId="79ADCB4F" w14:textId="1515DF6A" w:rsidR="00D46F94" w:rsidRDefault="00D46F94" w:rsidP="00BF18B4">
            <w:r>
              <w:t>[</w:t>
            </w:r>
            <w:r w:rsidR="00CE6B45">
              <w:t>5</w:t>
            </w:r>
            <w:r>
              <w:t>]</w:t>
            </w:r>
          </w:p>
        </w:tc>
        <w:tc>
          <w:tcPr>
            <w:tcW w:w="7519" w:type="dxa"/>
          </w:tcPr>
          <w:p w14:paraId="1B5D9082" w14:textId="77777777" w:rsidR="00D46F94" w:rsidRPr="00F04F48" w:rsidRDefault="00D46F94" w:rsidP="00BF18B4">
            <w:r>
              <w:t xml:space="preserve">Generieke XSD </w:t>
            </w:r>
            <w:proofErr w:type="spellStart"/>
            <w:r w:rsidRPr="00887623">
              <w:t>StukAlgemeen</w:t>
            </w:r>
            <w:proofErr w:type="spellEnd"/>
          </w:p>
        </w:tc>
      </w:tr>
    </w:tbl>
    <w:p w14:paraId="1D811EAB" w14:textId="77777777" w:rsidR="003743B2" w:rsidRPr="00343045" w:rsidRDefault="003743B2" w:rsidP="00BF18B4">
      <w:pPr>
        <w:rPr>
          <w:lang w:val="nl"/>
        </w:rPr>
      </w:pPr>
    </w:p>
    <w:p w14:paraId="7D8239BE" w14:textId="77777777" w:rsidR="008D0862" w:rsidRPr="002C7327" w:rsidRDefault="008D0862" w:rsidP="00075CF1">
      <w:pPr>
        <w:pStyle w:val="streepje"/>
        <w:numPr>
          <w:ilvl w:val="0"/>
          <w:numId w:val="0"/>
        </w:numPr>
        <w:rPr>
          <w:lang w:val="nl-NL"/>
        </w:rPr>
      </w:pPr>
    </w:p>
    <w:p w14:paraId="07EE3400" w14:textId="77777777" w:rsidR="00075CF1" w:rsidRPr="00134AAB" w:rsidRDefault="00075CF1" w:rsidP="00134AAB">
      <w:pPr>
        <w:pStyle w:val="streepje"/>
        <w:numPr>
          <w:ilvl w:val="0"/>
          <w:numId w:val="0"/>
        </w:numPr>
        <w:rPr>
          <w:lang w:val="nl-NL"/>
        </w:rPr>
      </w:pPr>
    </w:p>
    <w:p w14:paraId="584D8EC8" w14:textId="77777777" w:rsidR="00857117" w:rsidRDefault="00857117" w:rsidP="00857117">
      <w:pPr>
        <w:pStyle w:val="streepje"/>
        <w:numPr>
          <w:ilvl w:val="0"/>
          <w:numId w:val="0"/>
        </w:numPr>
        <w:ind w:left="284" w:hanging="284"/>
      </w:pPr>
    </w:p>
    <w:p w14:paraId="326B83FF" w14:textId="77777777" w:rsidR="00857117" w:rsidRPr="00343045" w:rsidRDefault="00857117" w:rsidP="00857117">
      <w:pPr>
        <w:pStyle w:val="streepje"/>
        <w:numPr>
          <w:ilvl w:val="0"/>
          <w:numId w:val="0"/>
        </w:numPr>
        <w:ind w:left="284" w:hanging="284"/>
        <w:sectPr w:rsidR="00857117" w:rsidRPr="00343045" w:rsidSect="00134AAB">
          <w:headerReference w:type="default" r:id="rId13"/>
          <w:type w:val="oddPage"/>
          <w:pgSz w:w="11906" w:h="16838" w:code="9"/>
          <w:pgMar w:top="3402" w:right="1304" w:bottom="1304" w:left="1814" w:header="567" w:footer="431" w:gutter="0"/>
          <w:cols w:space="708"/>
          <w:formProt w:val="0"/>
        </w:sectPr>
      </w:pPr>
    </w:p>
    <w:p w14:paraId="61B39258" w14:textId="60F83D2D" w:rsidR="008D0862" w:rsidRDefault="00A456DD" w:rsidP="008D0862">
      <w:pPr>
        <w:pStyle w:val="Kop1"/>
        <w:numPr>
          <w:ilvl w:val="0"/>
          <w:numId w:val="1"/>
        </w:numPr>
        <w:rPr>
          <w:lang w:val="nl-NL"/>
        </w:rPr>
      </w:pPr>
      <w:bookmarkStart w:id="51" w:name="_Toc464135495"/>
      <w:bookmarkStart w:id="52" w:name="_Toc227673687"/>
      <w:bookmarkEnd w:id="29"/>
      <w:r>
        <w:rPr>
          <w:lang w:val="nl-NL"/>
        </w:rPr>
        <w:lastRenderedPageBreak/>
        <w:t>ASR</w:t>
      </w:r>
      <w:r w:rsidR="00340045">
        <w:rPr>
          <w:lang w:val="nl-NL"/>
        </w:rPr>
        <w:t xml:space="preserve"> </w:t>
      </w:r>
      <w:r w:rsidR="008D0862">
        <w:rPr>
          <w:lang w:val="nl-NL"/>
        </w:rPr>
        <w:t>Hypotheekakte</w:t>
      </w:r>
      <w:bookmarkEnd w:id="51"/>
      <w:bookmarkEnd w:id="52"/>
    </w:p>
    <w:p w14:paraId="41022976" w14:textId="205D06F7" w:rsidR="008D0862" w:rsidRDefault="008D0862" w:rsidP="008D0862">
      <w:r>
        <w:t xml:space="preserve">In dit hoofdstuk is de structuur van de </w:t>
      </w:r>
      <w:r w:rsidR="00A456DD">
        <w:t>ASR</w:t>
      </w:r>
      <w:r w:rsidR="00C61CA0">
        <w:t xml:space="preserve"> </w:t>
      </w:r>
      <w:r>
        <w:t>hypotheekakte in detail beschreven.</w:t>
      </w:r>
    </w:p>
    <w:p w14:paraId="0AFD7880" w14:textId="77777777" w:rsidR="008D0862" w:rsidRPr="0090007F" w:rsidRDefault="008D0862" w:rsidP="008D0862">
      <w:r>
        <w:t xml:space="preserve">Bij de uitwerking staat ook de </w:t>
      </w:r>
      <w:proofErr w:type="spellStart"/>
      <w:r>
        <w:t>mapping</w:t>
      </w:r>
      <w:proofErr w:type="spellEnd"/>
      <w:r>
        <w:t xml:space="preserve"> naar de elementen in het essentialia bestand vermeld. Hierbij wordt eerst het </w:t>
      </w:r>
      <w:proofErr w:type="spellStart"/>
      <w:r>
        <w:t>basispad</w:t>
      </w:r>
      <w:proofErr w:type="spellEnd"/>
      <w:r>
        <w:t xml:space="preserve"> genoemd en, voorafgaand door een opsommingsteken, </w:t>
      </w:r>
      <w:r w:rsidR="003C2F33">
        <w:t xml:space="preserve">worden </w:t>
      </w:r>
      <w:r>
        <w:t xml:space="preserve">de achtereenvolgende elementen </w:t>
      </w:r>
      <w:r w:rsidR="003C2F33">
        <w:t xml:space="preserve">genoemd </w:t>
      </w:r>
      <w:r>
        <w:t xml:space="preserve">die corresponderen met de variabelen in </w:t>
      </w:r>
      <w:r w:rsidR="00EF395F">
        <w:t>het</w:t>
      </w:r>
      <w:r>
        <w:t xml:space="preserve"> model</w:t>
      </w:r>
      <w:r w:rsidR="00EF395F">
        <w:t>document</w:t>
      </w:r>
      <w:r>
        <w:t xml:space="preserve">. </w:t>
      </w:r>
    </w:p>
    <w:p w14:paraId="390477CE" w14:textId="7FF7502D" w:rsidR="00AA1E30" w:rsidRDefault="002E729C" w:rsidP="00AA1E30">
      <w:r>
        <w:t>In de</w:t>
      </w:r>
      <w:r w:rsidR="00EF395F">
        <w:t>ze</w:t>
      </w:r>
      <w:r>
        <w:t xml:space="preserve"> toelichting wordt verwezen naar tekstblokken, welke zijn beschreven in apart</w:t>
      </w:r>
      <w:r w:rsidR="00C723C4">
        <w:t>e</w:t>
      </w:r>
      <w:r>
        <w:t xml:space="preserve"> document</w:t>
      </w:r>
      <w:r w:rsidR="00C723C4">
        <w:t>en</w:t>
      </w:r>
      <w:r w:rsidR="00E76A16">
        <w:t>.</w:t>
      </w:r>
    </w:p>
    <w:p w14:paraId="1085F133" w14:textId="77777777" w:rsidR="00106B49" w:rsidRPr="00343045" w:rsidRDefault="00106B49" w:rsidP="00106B49">
      <w:pPr>
        <w:pStyle w:val="Kop2"/>
        <w:numPr>
          <w:ilvl w:val="1"/>
          <w:numId w:val="1"/>
        </w:numPr>
      </w:pPr>
      <w:bookmarkStart w:id="53" w:name="_Toc246925271"/>
      <w:bookmarkStart w:id="54" w:name="_Toc464135496"/>
      <w:bookmarkStart w:id="55" w:name="_Toc5887048"/>
      <w:bookmarkStart w:id="56" w:name="_Toc227673688"/>
      <w:r>
        <w:t>Equivalentieverklaring</w:t>
      </w:r>
      <w:bookmarkEnd w:id="53"/>
      <w:bookmarkEnd w:id="54"/>
      <w:bookmarkEnd w:id="55"/>
      <w:bookmarkEnd w:id="56"/>
    </w:p>
    <w:p w14:paraId="7D82F1AA" w14:textId="77777777" w:rsidR="00106B49" w:rsidRPr="00C70CBC" w:rsidRDefault="00106B49" w:rsidP="00106B49">
      <w:pPr>
        <w:rPr>
          <w:lang w:val="nl"/>
        </w:rPr>
      </w:pPr>
      <w:r>
        <w:rPr>
          <w:lang w:val="nl"/>
        </w:rPr>
        <w:t>De akte moet ook zonder equivalentieverklaring samengesteld en afgedrukt kunnen worden t.b.v. het passeren, maar de tekst is toch in rood vermeld omdat dat het formaat is zoals de akte door het Kadaster ontvangen zal worden.</w:t>
      </w:r>
    </w:p>
    <w:p w14:paraId="237DF32E" w14:textId="77777777" w:rsidR="00106B49" w:rsidRDefault="00106B49" w:rsidP="00106B49"/>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106B49" w:rsidRPr="00D77156" w14:paraId="496942C4" w14:textId="77777777" w:rsidTr="0065552D">
        <w:tc>
          <w:tcPr>
            <w:tcW w:w="2394" w:type="pct"/>
            <w:shd w:val="clear" w:color="auto" w:fill="DEEAF6" w:themeFill="accent1" w:themeFillTint="33"/>
          </w:tcPr>
          <w:p w14:paraId="31E6FF42" w14:textId="77777777" w:rsidR="00106B49" w:rsidRPr="00D77156" w:rsidRDefault="00106B49" w:rsidP="00787B69">
            <w:pPr>
              <w:rPr>
                <w:b/>
              </w:rPr>
            </w:pPr>
            <w:r w:rsidRPr="00DB7FA4">
              <w:rPr>
                <w:b/>
              </w:rPr>
              <w:t>Modeldocument tekst</w:t>
            </w:r>
          </w:p>
        </w:tc>
        <w:tc>
          <w:tcPr>
            <w:tcW w:w="2606" w:type="pct"/>
            <w:shd w:val="clear" w:color="auto" w:fill="DEEAF6" w:themeFill="accent1" w:themeFillTint="33"/>
          </w:tcPr>
          <w:p w14:paraId="05DB4EC3" w14:textId="1AE7B73E" w:rsidR="00106B49" w:rsidRPr="00D77156" w:rsidRDefault="00106B49" w:rsidP="00787B69">
            <w:pPr>
              <w:rPr>
                <w:b/>
              </w:rPr>
            </w:pPr>
            <w:r w:rsidRPr="00DB7FA4">
              <w:rPr>
                <w:b/>
              </w:rPr>
              <w:t>Toelichting</w:t>
            </w:r>
            <w:r w:rsidR="0011629C">
              <w:rPr>
                <w:b/>
              </w:rPr>
              <w:t xml:space="preserve"> en </w:t>
            </w:r>
            <w:proofErr w:type="spellStart"/>
            <w:r w:rsidR="0011629C">
              <w:rPr>
                <w:b/>
              </w:rPr>
              <w:t>mapping</w:t>
            </w:r>
            <w:proofErr w:type="spellEnd"/>
          </w:p>
        </w:tc>
      </w:tr>
      <w:tr w:rsidR="00106B49" w:rsidRPr="002E729C" w14:paraId="3F8DD315" w14:textId="77777777" w:rsidTr="00787B69">
        <w:tc>
          <w:tcPr>
            <w:tcW w:w="2394" w:type="pct"/>
          </w:tcPr>
          <w:p w14:paraId="66332E52" w14:textId="77777777" w:rsidR="00106B49" w:rsidRPr="0066615A" w:rsidRDefault="00106B49" w:rsidP="00787B69">
            <w:pPr>
              <w:rPr>
                <w:color w:val="FF0000"/>
                <w:sz w:val="20"/>
              </w:rPr>
            </w:pPr>
            <w:r w:rsidRPr="0066615A">
              <w:rPr>
                <w:rFonts w:cs="Arial"/>
                <w:bCs/>
                <w:color w:val="FF0000"/>
                <w:sz w:val="20"/>
                <w:highlight w:val="yellow"/>
                <w:lang w:val="en-US"/>
              </w:rPr>
              <w:t>TEKSTBLOK EQUIVALENTIEVERKLARING</w:t>
            </w:r>
            <w:r w:rsidRPr="0066615A">
              <w:rPr>
                <w:rFonts w:cs="Arial"/>
                <w:bCs/>
                <w:color w:val="FF0000"/>
                <w:sz w:val="20"/>
                <w:lang w:val="en-US"/>
              </w:rPr>
              <w:t>.</w:t>
            </w:r>
          </w:p>
        </w:tc>
        <w:tc>
          <w:tcPr>
            <w:tcW w:w="2606" w:type="pct"/>
          </w:tcPr>
          <w:p w14:paraId="5484E6D1" w14:textId="77777777" w:rsidR="00106B49" w:rsidRDefault="00106B49" w:rsidP="00787B69">
            <w:r>
              <w:rPr>
                <w:szCs w:val="18"/>
              </w:rPr>
              <w:t xml:space="preserve">Verplicht tekstblok. </w:t>
            </w:r>
            <w:r w:rsidRPr="00DB7FA4">
              <w:rPr>
                <w:szCs w:val="18"/>
              </w:rPr>
              <w:t>Gegevens van de notaris in de rol van verklaarder.</w:t>
            </w:r>
            <w:r>
              <w:t xml:space="preserve"> Dit tekstblok wordt alleen getoond bij het afschrift.</w:t>
            </w:r>
          </w:p>
          <w:p w14:paraId="0997B067" w14:textId="77777777" w:rsidR="00106B49" w:rsidRDefault="00106B49" w:rsidP="00787B69"/>
          <w:p w14:paraId="1B57160B" w14:textId="77777777" w:rsidR="00106B49" w:rsidRPr="00025A52" w:rsidRDefault="00106B49" w:rsidP="00787B69">
            <w:pPr>
              <w:rPr>
                <w:snapToGrid/>
                <w:u w:val="single"/>
              </w:rPr>
            </w:pPr>
            <w:r w:rsidRPr="00025A52">
              <w:rPr>
                <w:snapToGrid/>
                <w:u w:val="single"/>
              </w:rPr>
              <w:t>Mapping:</w:t>
            </w:r>
          </w:p>
          <w:p w14:paraId="76F5676E" w14:textId="77777777" w:rsidR="00106B49" w:rsidRPr="003146A3" w:rsidRDefault="00106B49" w:rsidP="00787B69">
            <w:pPr>
              <w:autoSpaceDE w:val="0"/>
              <w:autoSpaceDN w:val="0"/>
              <w:adjustRightInd w:val="0"/>
              <w:spacing w:line="240" w:lineRule="auto"/>
            </w:pPr>
            <w:r w:rsidRPr="00025A52">
              <w:rPr>
                <w:snapToGrid/>
                <w:sz w:val="16"/>
                <w:szCs w:val="16"/>
                <w:lang w:val="nl"/>
              </w:rPr>
              <w:t>-de mapping is opgenomen in het genoemde tekstblok.</w:t>
            </w:r>
          </w:p>
        </w:tc>
      </w:tr>
    </w:tbl>
    <w:p w14:paraId="3EE7AAAA" w14:textId="1BD841F3" w:rsidR="00106B49" w:rsidRDefault="00106B49" w:rsidP="00106B49">
      <w:pPr>
        <w:pStyle w:val="Kop2"/>
        <w:pageBreakBefore/>
        <w:numPr>
          <w:ilvl w:val="1"/>
          <w:numId w:val="1"/>
        </w:numPr>
      </w:pPr>
      <w:bookmarkStart w:id="57" w:name="_Toc464135497"/>
      <w:bookmarkStart w:id="58" w:name="_Toc5887049"/>
      <w:bookmarkStart w:id="59" w:name="_Toc227673689"/>
      <w:bookmarkStart w:id="60" w:name="_Ref438019207"/>
      <w:r>
        <w:lastRenderedPageBreak/>
        <w:t>Titel</w:t>
      </w:r>
      <w:bookmarkEnd w:id="57"/>
      <w:bookmarkEnd w:id="58"/>
      <w:bookmarkEnd w:id="59"/>
    </w:p>
    <w:p w14:paraId="5266BBE0" w14:textId="77777777" w:rsidR="0011629C" w:rsidRPr="0011629C" w:rsidRDefault="0011629C" w:rsidP="0011629C">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106B49" w:rsidRPr="00D77156" w14:paraId="185AC74D" w14:textId="77777777" w:rsidTr="0065552D">
        <w:tc>
          <w:tcPr>
            <w:tcW w:w="2394" w:type="pct"/>
            <w:shd w:val="clear" w:color="auto" w:fill="DEEAF6" w:themeFill="accent1" w:themeFillTint="33"/>
          </w:tcPr>
          <w:p w14:paraId="588B1406" w14:textId="77777777" w:rsidR="00106B49" w:rsidRPr="00D77156" w:rsidRDefault="00106B49" w:rsidP="00787B69">
            <w:pPr>
              <w:rPr>
                <w:b/>
              </w:rPr>
            </w:pPr>
            <w:r w:rsidRPr="00DB7FA4">
              <w:rPr>
                <w:b/>
              </w:rPr>
              <w:t>Modeldocument tekst</w:t>
            </w:r>
          </w:p>
        </w:tc>
        <w:tc>
          <w:tcPr>
            <w:tcW w:w="2606" w:type="pct"/>
            <w:shd w:val="clear" w:color="auto" w:fill="DEEAF6" w:themeFill="accent1" w:themeFillTint="33"/>
          </w:tcPr>
          <w:p w14:paraId="6A8C02F8" w14:textId="19FC0F6C" w:rsidR="00106B49" w:rsidRPr="00D77156" w:rsidRDefault="00106B49" w:rsidP="00787B69">
            <w:pPr>
              <w:rPr>
                <w:b/>
              </w:rPr>
            </w:pPr>
            <w:r w:rsidRPr="00DB7FA4">
              <w:rPr>
                <w:b/>
              </w:rPr>
              <w:t>Toelichting</w:t>
            </w:r>
            <w:r w:rsidR="0011629C">
              <w:rPr>
                <w:b/>
              </w:rPr>
              <w:t xml:space="preserve"> en </w:t>
            </w:r>
            <w:proofErr w:type="spellStart"/>
            <w:r w:rsidR="0011629C">
              <w:rPr>
                <w:b/>
              </w:rPr>
              <w:t>mapping</w:t>
            </w:r>
            <w:proofErr w:type="spellEnd"/>
          </w:p>
        </w:tc>
      </w:tr>
      <w:tr w:rsidR="00106B49" w:rsidRPr="002E729C" w14:paraId="07E7384D" w14:textId="77777777" w:rsidTr="00787B69">
        <w:tc>
          <w:tcPr>
            <w:tcW w:w="2394" w:type="pct"/>
          </w:tcPr>
          <w:p w14:paraId="6D9C9B54" w14:textId="77777777" w:rsidR="00106B49" w:rsidRPr="0066615A" w:rsidRDefault="00106B49" w:rsidP="00787B69">
            <w:pPr>
              <w:tabs>
                <w:tab w:val="left" w:pos="-1440"/>
                <w:tab w:val="left" w:pos="-720"/>
              </w:tabs>
              <w:suppressAutoHyphens/>
              <w:jc w:val="center"/>
              <w:rPr>
                <w:rFonts w:ascii="Times New Roman" w:hAnsi="Times New Roman"/>
                <w:color w:val="800080"/>
                <w:sz w:val="20"/>
                <w:highlight w:val="yellow"/>
              </w:rPr>
            </w:pPr>
            <w:r w:rsidRPr="0066615A">
              <w:rPr>
                <w:color w:val="800080"/>
                <w:sz w:val="20"/>
                <w:highlight w:val="yellow"/>
              </w:rPr>
              <w:t>TEKSTBLOK TITEL HYPOTHEEKAKTEN</w:t>
            </w:r>
          </w:p>
        </w:tc>
        <w:tc>
          <w:tcPr>
            <w:tcW w:w="2606" w:type="pct"/>
          </w:tcPr>
          <w:p w14:paraId="2BFFD4DC" w14:textId="77777777" w:rsidR="00106B49" w:rsidRPr="00025A52" w:rsidRDefault="00106B49" w:rsidP="00787B69">
            <w:pPr>
              <w:rPr>
                <w:snapToGrid/>
                <w:szCs w:val="18"/>
              </w:rPr>
            </w:pPr>
            <w:r>
              <w:rPr>
                <w:szCs w:val="18"/>
              </w:rPr>
              <w:t xml:space="preserve">Optioneel tekstblok. </w:t>
            </w:r>
            <w:r w:rsidRPr="00025A52">
              <w:rPr>
                <w:snapToGrid/>
                <w:szCs w:val="18"/>
              </w:rPr>
              <w:t>De titelvelden voor een hypotheekakte. De opmaak is conform het tekstblok.</w:t>
            </w:r>
          </w:p>
          <w:p w14:paraId="1095D2C4" w14:textId="77777777" w:rsidR="00106B49" w:rsidRDefault="00106B49" w:rsidP="00787B69">
            <w:pPr>
              <w:rPr>
                <w:szCs w:val="18"/>
              </w:rPr>
            </w:pPr>
          </w:p>
          <w:p w14:paraId="5EC370AF" w14:textId="77777777" w:rsidR="00106B49" w:rsidRPr="00025A52" w:rsidRDefault="00106B49" w:rsidP="00787B69">
            <w:pPr>
              <w:rPr>
                <w:snapToGrid/>
                <w:u w:val="single"/>
              </w:rPr>
            </w:pPr>
            <w:r w:rsidRPr="00025A52">
              <w:rPr>
                <w:snapToGrid/>
                <w:u w:val="single"/>
              </w:rPr>
              <w:t>Mapping:</w:t>
            </w:r>
          </w:p>
          <w:p w14:paraId="0AC6CE5B" w14:textId="77777777" w:rsidR="00106B49" w:rsidRPr="00DB7FA4" w:rsidRDefault="00106B49" w:rsidP="00787B69">
            <w:pPr>
              <w:autoSpaceDE w:val="0"/>
              <w:autoSpaceDN w:val="0"/>
              <w:adjustRightInd w:val="0"/>
              <w:spacing w:line="240" w:lineRule="auto"/>
              <w:rPr>
                <w:szCs w:val="18"/>
              </w:rPr>
            </w:pPr>
            <w:r w:rsidRPr="00025A52">
              <w:rPr>
                <w:snapToGrid/>
                <w:sz w:val="16"/>
                <w:szCs w:val="16"/>
                <w:lang w:val="nl"/>
              </w:rPr>
              <w:t>-de mapping is opgenomen in het genoemde tekstblok.</w:t>
            </w:r>
          </w:p>
        </w:tc>
      </w:tr>
    </w:tbl>
    <w:p w14:paraId="4C67A123" w14:textId="7DBE73B0" w:rsidR="00106B49" w:rsidRDefault="00106B49" w:rsidP="00106B49">
      <w:pPr>
        <w:pStyle w:val="Kop2"/>
        <w:numPr>
          <w:ilvl w:val="1"/>
          <w:numId w:val="1"/>
        </w:numPr>
      </w:pPr>
      <w:bookmarkStart w:id="61" w:name="_Toc464135498"/>
      <w:bookmarkStart w:id="62" w:name="_Toc5887050"/>
      <w:bookmarkStart w:id="63" w:name="_Toc227673690"/>
      <w:bookmarkEnd w:id="60"/>
      <w:r>
        <w:t>Aanhef</w:t>
      </w:r>
      <w:bookmarkEnd w:id="61"/>
      <w:bookmarkEnd w:id="62"/>
      <w:bookmarkEnd w:id="63"/>
    </w:p>
    <w:p w14:paraId="0E692844" w14:textId="77777777" w:rsidR="0011629C" w:rsidRPr="0011629C" w:rsidRDefault="0011629C" w:rsidP="0011629C">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106B49" w:rsidRPr="00D77156" w14:paraId="553EDE7A" w14:textId="77777777" w:rsidTr="0065552D">
        <w:tc>
          <w:tcPr>
            <w:tcW w:w="2394" w:type="pct"/>
            <w:shd w:val="clear" w:color="auto" w:fill="DEEAF6" w:themeFill="accent1" w:themeFillTint="33"/>
          </w:tcPr>
          <w:p w14:paraId="3E9D9A46" w14:textId="77777777" w:rsidR="00106B49" w:rsidRPr="00D77156" w:rsidRDefault="00106B49" w:rsidP="00787B69">
            <w:pPr>
              <w:rPr>
                <w:b/>
              </w:rPr>
            </w:pPr>
            <w:r w:rsidRPr="00DB7FA4">
              <w:rPr>
                <w:b/>
              </w:rPr>
              <w:t>Modeldocument tekst</w:t>
            </w:r>
          </w:p>
        </w:tc>
        <w:tc>
          <w:tcPr>
            <w:tcW w:w="2606" w:type="pct"/>
            <w:shd w:val="clear" w:color="auto" w:fill="DEEAF6" w:themeFill="accent1" w:themeFillTint="33"/>
          </w:tcPr>
          <w:p w14:paraId="3F34521C" w14:textId="6D42D691" w:rsidR="00106B49" w:rsidRPr="00D77156" w:rsidRDefault="00106B49" w:rsidP="00787B69">
            <w:pPr>
              <w:rPr>
                <w:b/>
              </w:rPr>
            </w:pPr>
            <w:r w:rsidRPr="00DB7FA4">
              <w:rPr>
                <w:b/>
              </w:rPr>
              <w:t>Toelichting</w:t>
            </w:r>
            <w:r w:rsidR="0011629C">
              <w:rPr>
                <w:b/>
              </w:rPr>
              <w:t xml:space="preserve"> en </w:t>
            </w:r>
            <w:proofErr w:type="spellStart"/>
            <w:r w:rsidR="0011629C">
              <w:rPr>
                <w:b/>
              </w:rPr>
              <w:t>mapping</w:t>
            </w:r>
            <w:proofErr w:type="spellEnd"/>
          </w:p>
        </w:tc>
      </w:tr>
      <w:tr w:rsidR="00106B49" w:rsidRPr="002E729C" w14:paraId="74903010" w14:textId="77777777" w:rsidTr="00787B69">
        <w:tc>
          <w:tcPr>
            <w:tcW w:w="2394" w:type="pct"/>
          </w:tcPr>
          <w:p w14:paraId="67E9D425" w14:textId="77777777" w:rsidR="00106B49" w:rsidRPr="0066615A" w:rsidRDefault="00106B49" w:rsidP="00787B69">
            <w:pPr>
              <w:tabs>
                <w:tab w:val="left" w:pos="-1440"/>
                <w:tab w:val="left" w:pos="-720"/>
              </w:tabs>
              <w:suppressAutoHyphens/>
              <w:rPr>
                <w:rFonts w:cs="Arial"/>
                <w:color w:val="FF0000"/>
                <w:sz w:val="20"/>
                <w:highlight w:val="yellow"/>
              </w:rPr>
            </w:pPr>
            <w:bookmarkStart w:id="64" w:name="_Toc245786300"/>
            <w:bookmarkEnd w:id="64"/>
            <w:r w:rsidRPr="0066615A">
              <w:rPr>
                <w:rFonts w:cs="Arial"/>
                <w:color w:val="FF0000"/>
                <w:sz w:val="20"/>
                <w:highlight w:val="yellow"/>
              </w:rPr>
              <w:t>TEKSTBLOK AANHEF</w:t>
            </w:r>
            <w:r w:rsidRPr="0066615A">
              <w:rPr>
                <w:rFonts w:cs="Arial"/>
                <w:color w:val="FF0000"/>
                <w:sz w:val="20"/>
              </w:rPr>
              <w:t>:</w:t>
            </w:r>
          </w:p>
        </w:tc>
        <w:tc>
          <w:tcPr>
            <w:tcW w:w="2606" w:type="pct"/>
          </w:tcPr>
          <w:p w14:paraId="107C89E1" w14:textId="77777777" w:rsidR="00106B49" w:rsidRDefault="00106B49" w:rsidP="00787B69">
            <w:pPr>
              <w:rPr>
                <w:szCs w:val="18"/>
              </w:rPr>
            </w:pPr>
            <w:r w:rsidRPr="00DB7FA4">
              <w:rPr>
                <w:szCs w:val="18"/>
              </w:rPr>
              <w:t>Details van de notaris in de rol van ondertekenaar.</w:t>
            </w:r>
          </w:p>
          <w:p w14:paraId="14C22893" w14:textId="77777777" w:rsidR="00106B49" w:rsidRDefault="00106B49" w:rsidP="00787B69">
            <w:pPr>
              <w:rPr>
                <w:szCs w:val="18"/>
              </w:rPr>
            </w:pPr>
          </w:p>
          <w:p w14:paraId="779B4CD7" w14:textId="77777777" w:rsidR="00106B49" w:rsidRPr="00025A52" w:rsidRDefault="00106B49" w:rsidP="00787B69">
            <w:pPr>
              <w:rPr>
                <w:snapToGrid/>
                <w:u w:val="single"/>
              </w:rPr>
            </w:pPr>
            <w:r w:rsidRPr="00025A52">
              <w:rPr>
                <w:snapToGrid/>
                <w:u w:val="single"/>
              </w:rPr>
              <w:t>Mapping:</w:t>
            </w:r>
          </w:p>
          <w:p w14:paraId="1BDFD236" w14:textId="77777777" w:rsidR="00106B49" w:rsidRPr="00DB7FA4" w:rsidRDefault="00106B49" w:rsidP="00787B69">
            <w:pPr>
              <w:autoSpaceDE w:val="0"/>
              <w:autoSpaceDN w:val="0"/>
              <w:adjustRightInd w:val="0"/>
              <w:spacing w:line="240" w:lineRule="auto"/>
              <w:rPr>
                <w:szCs w:val="18"/>
              </w:rPr>
            </w:pPr>
            <w:r w:rsidRPr="00025A52">
              <w:rPr>
                <w:snapToGrid/>
                <w:sz w:val="16"/>
                <w:szCs w:val="16"/>
                <w:lang w:val="nl"/>
              </w:rPr>
              <w:t>-de mapping is opgenomen in het genoemde tekstblok.</w:t>
            </w:r>
          </w:p>
        </w:tc>
      </w:tr>
    </w:tbl>
    <w:p w14:paraId="5A90DCD5" w14:textId="77777777" w:rsidR="00106B49" w:rsidRPr="002E729C" w:rsidRDefault="00106B49" w:rsidP="00106B49">
      <w:pPr>
        <w:tabs>
          <w:tab w:val="left" w:pos="6771"/>
        </w:tabs>
        <w:rPr>
          <w:szCs w:val="18"/>
        </w:rPr>
      </w:pPr>
    </w:p>
    <w:p w14:paraId="0274BD83" w14:textId="77777777" w:rsidR="00106B49" w:rsidRDefault="00106B49" w:rsidP="00106B49">
      <w:pPr>
        <w:pStyle w:val="Kop2"/>
        <w:pageBreakBefore/>
        <w:numPr>
          <w:ilvl w:val="1"/>
          <w:numId w:val="1"/>
        </w:numPr>
      </w:pPr>
      <w:bookmarkStart w:id="65" w:name="_Toc464135499"/>
      <w:bookmarkStart w:id="66" w:name="_Toc5887051"/>
      <w:bookmarkStart w:id="67" w:name="_Toc227673691"/>
      <w:bookmarkStart w:id="68" w:name="_Ref182807022"/>
      <w:r>
        <w:lastRenderedPageBreak/>
        <w:t>Partijen</w:t>
      </w:r>
      <w:bookmarkEnd w:id="65"/>
      <w:bookmarkEnd w:id="66"/>
      <w:bookmarkEnd w:id="67"/>
    </w:p>
    <w:p w14:paraId="5396EDCE" w14:textId="4D00D591" w:rsidR="00106B49" w:rsidRDefault="00106B49" w:rsidP="00106B49">
      <w:pPr>
        <w:rPr>
          <w:snapToGrid/>
          <w:szCs w:val="18"/>
        </w:rPr>
      </w:pPr>
      <w:r w:rsidRPr="00890735">
        <w:rPr>
          <w:snapToGrid/>
          <w:szCs w:val="18"/>
        </w:rPr>
        <w:t xml:space="preserve">In dit deel van de akte worden de partijen opgesomd. Partijen kunnen zich laten vertegenwoordigen door een gevolmachtigde. Als er sprake is van een volmacht wordt eerst de gevolmachtigde genoemd en daarna volgt (een opsomming van) de </w:t>
      </w:r>
      <w:proofErr w:type="spellStart"/>
      <w:r w:rsidRPr="00890735">
        <w:rPr>
          <w:snapToGrid/>
          <w:szCs w:val="18"/>
        </w:rPr>
        <w:t>perso</w:t>
      </w:r>
      <w:proofErr w:type="spellEnd"/>
      <w:r w:rsidRPr="00890735">
        <w:rPr>
          <w:snapToGrid/>
          <w:szCs w:val="18"/>
        </w:rPr>
        <w:t xml:space="preserve">(o)n(en) die de gevolmachtigde vertegenwoordigt/vertegenwoordigen. Elke partij kan meer personen bevatten. De nummering van partijen en personen wordt toegelicht in </w:t>
      </w:r>
      <w:r w:rsidRPr="00890735">
        <w:rPr>
          <w:snapToGrid/>
          <w:szCs w:val="18"/>
        </w:rPr>
        <w:fldChar w:fldCharType="begin"/>
      </w:r>
      <w:r w:rsidRPr="00890735">
        <w:rPr>
          <w:snapToGrid/>
          <w:szCs w:val="18"/>
        </w:rPr>
        <w:instrText xml:space="preserve"> REF TC \h  \* MERGEFORMAT </w:instrText>
      </w:r>
      <w:r w:rsidRPr="00890735">
        <w:rPr>
          <w:snapToGrid/>
          <w:szCs w:val="18"/>
        </w:rPr>
      </w:r>
      <w:r w:rsidRPr="00890735">
        <w:rPr>
          <w:snapToGrid/>
          <w:szCs w:val="18"/>
        </w:rPr>
        <w:fldChar w:fldCharType="separate"/>
      </w:r>
      <w:r w:rsidR="000721C4" w:rsidRPr="000721C4">
        <w:rPr>
          <w:snapToGrid/>
          <w:szCs w:val="18"/>
        </w:rPr>
        <w:t>[</w:t>
      </w:r>
      <w:r w:rsidR="00CE6B45">
        <w:rPr>
          <w:snapToGrid/>
          <w:szCs w:val="18"/>
        </w:rPr>
        <w:t>4</w:t>
      </w:r>
      <w:r w:rsidR="000721C4" w:rsidRPr="000721C4">
        <w:rPr>
          <w:snapToGrid/>
          <w:szCs w:val="18"/>
        </w:rPr>
        <w:t>]</w:t>
      </w:r>
      <w:r w:rsidRPr="00890735">
        <w:rPr>
          <w:snapToGrid/>
          <w:szCs w:val="18"/>
        </w:rPr>
        <w:fldChar w:fldCharType="end"/>
      </w:r>
      <w:r w:rsidRPr="00890735">
        <w:rPr>
          <w:snapToGrid/>
          <w:szCs w:val="18"/>
        </w:rPr>
        <w:t>.</w:t>
      </w:r>
      <w:r w:rsidRPr="00890735" w:rsidDel="0038607C">
        <w:rPr>
          <w:snapToGrid/>
          <w:szCs w:val="18"/>
        </w:rPr>
        <w:t xml:space="preserve"> </w:t>
      </w:r>
    </w:p>
    <w:p w14:paraId="14AB95F8" w14:textId="4692079B" w:rsidR="00CE6B45" w:rsidRDefault="00CE6B45" w:rsidP="00106B49">
      <w:pPr>
        <w:rPr>
          <w:snapToGrid/>
          <w:szCs w:val="18"/>
        </w:rPr>
      </w:pPr>
    </w:p>
    <w:p w14:paraId="6B3AA18B" w14:textId="3325E66F" w:rsidR="00CE6B45" w:rsidRDefault="00CE6B45" w:rsidP="00CE6B45">
      <w:pPr>
        <w:pStyle w:val="Kop3"/>
      </w:pPr>
      <w:bookmarkStart w:id="69" w:name="_Toc227673692"/>
      <w:r>
        <w:t>Hypotheekbank</w:t>
      </w:r>
      <w:bookmarkEnd w:id="69"/>
    </w:p>
    <w:p w14:paraId="50060119" w14:textId="45A59AF9" w:rsidR="00CE6B45" w:rsidRDefault="00CE6B45" w:rsidP="00CE6B45">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106B49" w:rsidRPr="00D77156" w14:paraId="391D1E4C" w14:textId="77777777" w:rsidTr="0065552D">
        <w:trPr>
          <w:trHeight w:val="125"/>
        </w:trPr>
        <w:tc>
          <w:tcPr>
            <w:tcW w:w="2394" w:type="pct"/>
            <w:shd w:val="clear" w:color="auto" w:fill="DEEAF6" w:themeFill="accent1" w:themeFillTint="33"/>
          </w:tcPr>
          <w:bookmarkEnd w:id="68"/>
          <w:p w14:paraId="5A62F63A" w14:textId="77777777" w:rsidR="00106B49" w:rsidRPr="00D77156" w:rsidRDefault="00106B49" w:rsidP="00787B69">
            <w:pPr>
              <w:rPr>
                <w:b/>
              </w:rPr>
            </w:pPr>
            <w:r w:rsidRPr="00DB7FA4">
              <w:rPr>
                <w:b/>
              </w:rPr>
              <w:t>Modeldocument tekst</w:t>
            </w:r>
          </w:p>
        </w:tc>
        <w:tc>
          <w:tcPr>
            <w:tcW w:w="2606" w:type="pct"/>
            <w:shd w:val="clear" w:color="auto" w:fill="DEEAF6" w:themeFill="accent1" w:themeFillTint="33"/>
          </w:tcPr>
          <w:p w14:paraId="218CFEF1" w14:textId="0E0FB059" w:rsidR="00106B49" w:rsidRPr="00D77156" w:rsidRDefault="00106B49" w:rsidP="00787B69">
            <w:pPr>
              <w:rPr>
                <w:b/>
              </w:rPr>
            </w:pPr>
            <w:r w:rsidRPr="00DB7FA4">
              <w:rPr>
                <w:b/>
              </w:rPr>
              <w:t>Toelichting</w:t>
            </w:r>
            <w:r w:rsidR="0011629C">
              <w:rPr>
                <w:b/>
              </w:rPr>
              <w:t xml:space="preserve"> en </w:t>
            </w:r>
            <w:proofErr w:type="spellStart"/>
            <w:r w:rsidR="0011629C">
              <w:rPr>
                <w:b/>
              </w:rPr>
              <w:t>mapping</w:t>
            </w:r>
            <w:proofErr w:type="spellEnd"/>
          </w:p>
        </w:tc>
      </w:tr>
      <w:tr w:rsidR="00106B49" w:rsidRPr="00123774" w14:paraId="7A6BF9F4" w14:textId="77777777" w:rsidTr="00787B69">
        <w:trPr>
          <w:trHeight w:val="125"/>
        </w:trPr>
        <w:tc>
          <w:tcPr>
            <w:tcW w:w="2394" w:type="pct"/>
          </w:tcPr>
          <w:p w14:paraId="2D200CAC" w14:textId="77777777" w:rsidR="00106B49" w:rsidRPr="0066615A" w:rsidRDefault="00106B49" w:rsidP="00787B69">
            <w:pPr>
              <w:rPr>
                <w:rFonts w:cs="Arial"/>
                <w:bCs/>
                <w:color w:val="FF0000"/>
                <w:sz w:val="20"/>
                <w:lang w:val="en-US"/>
              </w:rPr>
            </w:pPr>
            <w:r w:rsidRPr="0066615A">
              <w:rPr>
                <w:rFonts w:cs="Arial"/>
                <w:bCs/>
                <w:color w:val="FF0000"/>
                <w:sz w:val="20"/>
                <w:lang w:val="en-US"/>
              </w:rPr>
              <w:t>1.</w:t>
            </w:r>
          </w:p>
        </w:tc>
        <w:tc>
          <w:tcPr>
            <w:tcW w:w="2606" w:type="pct"/>
          </w:tcPr>
          <w:p w14:paraId="4192EBC4" w14:textId="77777777" w:rsidR="00106B49" w:rsidRPr="00527D55" w:rsidRDefault="00106B49" w:rsidP="00787B69">
            <w:pPr>
              <w:rPr>
                <w:szCs w:val="18"/>
                <w:lang w:val="nl"/>
              </w:rPr>
            </w:pPr>
            <w:r w:rsidRPr="00194473">
              <w:rPr>
                <w:snapToGrid/>
                <w:szCs w:val="18"/>
              </w:rPr>
              <w:t>V</w:t>
            </w:r>
            <w:r>
              <w:rPr>
                <w:snapToGrid/>
                <w:szCs w:val="18"/>
              </w:rPr>
              <w:t>aste</w:t>
            </w:r>
            <w:r w:rsidRPr="00527D55">
              <w:rPr>
                <w:szCs w:val="18"/>
                <w:lang w:val="nl"/>
              </w:rPr>
              <w:t xml:space="preserve"> tekst.</w:t>
            </w:r>
          </w:p>
          <w:p w14:paraId="3C6B8A68" w14:textId="77777777" w:rsidR="00106B49" w:rsidRDefault="00106B49" w:rsidP="00787B69">
            <w:pPr>
              <w:autoSpaceDE w:val="0"/>
              <w:autoSpaceDN w:val="0"/>
              <w:adjustRightInd w:val="0"/>
              <w:spacing w:line="240" w:lineRule="auto"/>
              <w:rPr>
                <w:sz w:val="16"/>
                <w:szCs w:val="16"/>
                <w:lang w:val="nl"/>
              </w:rPr>
            </w:pPr>
          </w:p>
          <w:p w14:paraId="04A98736" w14:textId="77777777" w:rsidR="00106B49" w:rsidRPr="00527D55" w:rsidRDefault="00106B49" w:rsidP="00787B69">
            <w:pPr>
              <w:autoSpaceDE w:val="0"/>
              <w:autoSpaceDN w:val="0"/>
              <w:adjustRightInd w:val="0"/>
              <w:spacing w:line="240" w:lineRule="auto"/>
              <w:rPr>
                <w:snapToGrid/>
                <w:kern w:val="0"/>
                <w:szCs w:val="18"/>
                <w:u w:val="single"/>
                <w:lang w:eastAsia="nl-NL"/>
              </w:rPr>
            </w:pPr>
            <w:r w:rsidRPr="00527D55">
              <w:rPr>
                <w:snapToGrid/>
                <w:kern w:val="0"/>
                <w:szCs w:val="18"/>
                <w:u w:val="single"/>
                <w:lang w:eastAsia="nl-NL"/>
              </w:rPr>
              <w:t xml:space="preserve">Controle </w:t>
            </w:r>
            <w:proofErr w:type="spellStart"/>
            <w:r w:rsidRPr="00527D55">
              <w:rPr>
                <w:snapToGrid/>
                <w:kern w:val="0"/>
                <w:szCs w:val="18"/>
                <w:u w:val="single"/>
                <w:lang w:eastAsia="nl-NL"/>
              </w:rPr>
              <w:t>backendverwerking</w:t>
            </w:r>
            <w:proofErr w:type="spellEnd"/>
            <w:r w:rsidRPr="00527D55">
              <w:rPr>
                <w:snapToGrid/>
                <w:kern w:val="0"/>
                <w:szCs w:val="18"/>
                <w:u w:val="single"/>
                <w:lang w:eastAsia="nl-NL"/>
              </w:rPr>
              <w:t xml:space="preserve"> voor de hele partij:</w:t>
            </w:r>
          </w:p>
          <w:p w14:paraId="76B4C468" w14:textId="77777777" w:rsidR="00106B49" w:rsidRPr="00FB1425" w:rsidRDefault="00106B49" w:rsidP="00787B69">
            <w:pPr>
              <w:autoSpaceDE w:val="0"/>
              <w:autoSpaceDN w:val="0"/>
              <w:adjustRightInd w:val="0"/>
              <w:spacing w:line="240" w:lineRule="auto"/>
              <w:rPr>
                <w:kern w:val="0"/>
                <w:sz w:val="16"/>
                <w:szCs w:val="16"/>
                <w:lang w:eastAsia="nl-NL"/>
              </w:rPr>
            </w:pPr>
            <w:r w:rsidRPr="00DB7FA4">
              <w:rPr>
                <w:rFonts w:cs="Arial"/>
                <w:snapToGrid/>
                <w:kern w:val="0"/>
                <w:sz w:val="16"/>
                <w:szCs w:val="16"/>
                <w:lang w:eastAsia="nl-NL"/>
              </w:rPr>
              <w:t>//</w:t>
            </w:r>
            <w:proofErr w:type="spellStart"/>
            <w:r w:rsidRPr="00DB7FA4">
              <w:rPr>
                <w:rFonts w:cs="Arial"/>
                <w:snapToGrid/>
                <w:kern w:val="0"/>
                <w:sz w:val="16"/>
                <w:szCs w:val="16"/>
                <w:lang w:eastAsia="nl-NL"/>
              </w:rPr>
              <w:t>IMKAD_</w:t>
            </w:r>
            <w:r w:rsidRPr="00DB7FA4">
              <w:rPr>
                <w:snapToGrid/>
                <w:kern w:val="0"/>
                <w:sz w:val="16"/>
                <w:szCs w:val="16"/>
                <w:lang w:eastAsia="nl-NL"/>
              </w:rPr>
              <w:t>AangebodenStuk</w:t>
            </w:r>
            <w:proofErr w:type="spellEnd"/>
            <w:r w:rsidRPr="00DB7FA4">
              <w:rPr>
                <w:rFonts w:cs="Arial"/>
                <w:snapToGrid/>
                <w:kern w:val="0"/>
                <w:sz w:val="16"/>
                <w:szCs w:val="16"/>
                <w:lang w:eastAsia="nl-NL"/>
              </w:rPr>
              <w:t>/Partij</w:t>
            </w:r>
            <w:r w:rsidRPr="00FB1425">
              <w:rPr>
                <w:rFonts w:cs="Arial"/>
                <w:snapToGrid/>
                <w:kern w:val="0"/>
                <w:sz w:val="16"/>
                <w:szCs w:val="16"/>
                <w:lang w:eastAsia="nl-NL"/>
              </w:rPr>
              <w:t>/</w:t>
            </w:r>
            <w:r w:rsidRPr="00FB1425">
              <w:rPr>
                <w:snapToGrid/>
                <w:kern w:val="0"/>
                <w:sz w:val="16"/>
                <w:szCs w:val="16"/>
                <w:lang w:eastAsia="nl-NL"/>
              </w:rPr>
              <w:t xml:space="preserve"> </w:t>
            </w:r>
            <w:r w:rsidRPr="00FB1425">
              <w:rPr>
                <w:kern w:val="0"/>
                <w:sz w:val="16"/>
                <w:szCs w:val="16"/>
                <w:lang w:eastAsia="nl-NL"/>
              </w:rPr>
              <w:t>waarbij ./</w:t>
            </w:r>
            <w:proofErr w:type="spellStart"/>
            <w:r w:rsidRPr="00FB1425">
              <w:rPr>
                <w:kern w:val="0"/>
                <w:sz w:val="16"/>
                <w:szCs w:val="16"/>
                <w:lang w:eastAsia="nl-NL"/>
              </w:rPr>
              <w:t>aanduidingPartij</w:t>
            </w:r>
            <w:proofErr w:type="spellEnd"/>
            <w:r w:rsidRPr="00FB1425">
              <w:rPr>
                <w:kern w:val="0"/>
                <w:sz w:val="16"/>
                <w:szCs w:val="16"/>
                <w:lang w:eastAsia="nl-NL"/>
              </w:rPr>
              <w:t>(‘</w:t>
            </w:r>
            <w:r w:rsidRPr="00AD2288">
              <w:rPr>
                <w:snapToGrid/>
                <w:kern w:val="0"/>
                <w:sz w:val="16"/>
                <w:szCs w:val="16"/>
                <w:lang w:eastAsia="nl-NL"/>
              </w:rPr>
              <w:t>de bank’</w:t>
            </w:r>
            <w:r w:rsidRPr="00FB1425">
              <w:rPr>
                <w:kern w:val="0"/>
                <w:sz w:val="16"/>
                <w:szCs w:val="16"/>
                <w:lang w:eastAsia="nl-NL"/>
              </w:rPr>
              <w:t>)</w:t>
            </w:r>
          </w:p>
          <w:p w14:paraId="0FDFC6EA" w14:textId="77777777" w:rsidR="00106B49" w:rsidRDefault="00106B49" w:rsidP="00787B69">
            <w:pPr>
              <w:autoSpaceDE w:val="0"/>
              <w:autoSpaceDN w:val="0"/>
              <w:adjustRightInd w:val="0"/>
              <w:spacing w:line="240" w:lineRule="auto"/>
              <w:rPr>
                <w:kern w:val="0"/>
                <w:lang w:eastAsia="nl-NL"/>
              </w:rPr>
            </w:pPr>
          </w:p>
          <w:p w14:paraId="16DEBFAC" w14:textId="77777777" w:rsidR="00106B49" w:rsidRPr="00DB7FA4" w:rsidRDefault="00106B49" w:rsidP="00787B69">
            <w:pPr>
              <w:autoSpaceDE w:val="0"/>
              <w:autoSpaceDN w:val="0"/>
              <w:adjustRightInd w:val="0"/>
              <w:spacing w:line="240" w:lineRule="auto"/>
              <w:rPr>
                <w:snapToGrid/>
                <w:kern w:val="0"/>
                <w:lang w:eastAsia="nl-NL"/>
              </w:rPr>
            </w:pPr>
            <w:r w:rsidRPr="007312B4">
              <w:rPr>
                <w:rFonts w:cs="Arial"/>
                <w:sz w:val="16"/>
                <w:szCs w:val="16"/>
              </w:rPr>
              <w:t>//</w:t>
            </w:r>
            <w:proofErr w:type="spellStart"/>
            <w:r w:rsidRPr="007312B4">
              <w:rPr>
                <w:rFonts w:cs="Arial"/>
                <w:sz w:val="16"/>
                <w:szCs w:val="16"/>
              </w:rPr>
              <w:t>IMKAD_AangebodenStuk</w:t>
            </w:r>
            <w:proofErr w:type="spellEnd"/>
            <w:r w:rsidRPr="007312B4">
              <w:rPr>
                <w:rFonts w:cs="Arial"/>
                <w:sz w:val="16"/>
                <w:szCs w:val="16"/>
              </w:rPr>
              <w:t>/</w:t>
            </w:r>
            <w:proofErr w:type="spellStart"/>
            <w:r w:rsidRPr="007312B4">
              <w:rPr>
                <w:rFonts w:cs="Arial"/>
                <w:sz w:val="16"/>
                <w:szCs w:val="16"/>
              </w:rPr>
              <w:t>StukdeelHypotheek</w:t>
            </w:r>
            <w:proofErr w:type="spellEnd"/>
            <w:r>
              <w:rPr>
                <w:rFonts w:cs="Arial"/>
                <w:sz w:val="16"/>
                <w:szCs w:val="16"/>
              </w:rPr>
              <w:t xml:space="preserve"> </w:t>
            </w:r>
            <w:r w:rsidRPr="00953854">
              <w:rPr>
                <w:rFonts w:cs="Arial"/>
                <w:sz w:val="16"/>
                <w:szCs w:val="16"/>
              </w:rPr>
              <w:t>[</w:t>
            </w:r>
            <w:proofErr w:type="spellStart"/>
            <w:r w:rsidRPr="00953854">
              <w:rPr>
                <w:rFonts w:cs="Arial"/>
                <w:sz w:val="16"/>
                <w:szCs w:val="16"/>
              </w:rPr>
              <w:t>aanduidingHypotheek</w:t>
            </w:r>
            <w:proofErr w:type="spellEnd"/>
            <w:r w:rsidRPr="00953854">
              <w:rPr>
                <w:rFonts w:cs="Arial"/>
                <w:sz w:val="16"/>
                <w:szCs w:val="16"/>
              </w:rPr>
              <w:t xml:space="preserve"> =</w:t>
            </w:r>
            <w:r>
              <w:rPr>
                <w:rFonts w:cs="Arial"/>
                <w:sz w:val="16"/>
                <w:szCs w:val="16"/>
              </w:rPr>
              <w:t xml:space="preserve"> niet aanwezig] </w:t>
            </w:r>
            <w:r w:rsidRPr="007312B4">
              <w:rPr>
                <w:rFonts w:cs="Arial"/>
                <w:sz w:val="16"/>
                <w:szCs w:val="16"/>
              </w:rPr>
              <w:t>/</w:t>
            </w:r>
            <w:proofErr w:type="spellStart"/>
            <w:r w:rsidRPr="007312B4">
              <w:rPr>
                <w:rFonts w:cs="Arial"/>
                <w:sz w:val="16"/>
                <w:szCs w:val="16"/>
              </w:rPr>
              <w:t>ver</w:t>
            </w:r>
            <w:r>
              <w:rPr>
                <w:rFonts w:cs="Arial"/>
                <w:sz w:val="16"/>
                <w:szCs w:val="16"/>
              </w:rPr>
              <w:t>krijger</w:t>
            </w:r>
            <w:r w:rsidRPr="007312B4">
              <w:rPr>
                <w:rFonts w:cs="Arial"/>
                <w:sz w:val="16"/>
                <w:szCs w:val="16"/>
              </w:rPr>
              <w:t>RechtRef</w:t>
            </w:r>
            <w:proofErr w:type="spellEnd"/>
            <w:r w:rsidRPr="007312B4">
              <w:rPr>
                <w:rFonts w:cs="Arial"/>
                <w:sz w:val="16"/>
                <w:szCs w:val="16"/>
              </w:rPr>
              <w:t xml:space="preserve"> </w:t>
            </w:r>
            <w:r>
              <w:rPr>
                <w:rFonts w:cs="Arial"/>
                <w:sz w:val="16"/>
                <w:szCs w:val="16"/>
              </w:rPr>
              <w:t>[</w:t>
            </w:r>
            <w:proofErr w:type="spellStart"/>
            <w:r w:rsidRPr="007312B4">
              <w:rPr>
                <w:rFonts w:cs="Arial"/>
                <w:sz w:val="16"/>
                <w:szCs w:val="16"/>
              </w:rPr>
              <w:t>xlink:href</w:t>
            </w:r>
            <w:proofErr w:type="spellEnd"/>
            <w:r w:rsidRPr="007312B4">
              <w:rPr>
                <w:rFonts w:cs="Arial"/>
                <w:sz w:val="16"/>
                <w:szCs w:val="16"/>
              </w:rPr>
              <w:t>="#</w:t>
            </w:r>
            <w:proofErr w:type="spellStart"/>
            <w:r w:rsidRPr="007312B4">
              <w:rPr>
                <w:rFonts w:cs="Arial"/>
                <w:sz w:val="16"/>
                <w:szCs w:val="16"/>
              </w:rPr>
              <w:t>id</w:t>
            </w:r>
            <w:proofErr w:type="spellEnd"/>
            <w:r w:rsidRPr="007312B4">
              <w:rPr>
                <w:rFonts w:cs="Arial"/>
                <w:sz w:val="16"/>
                <w:szCs w:val="16"/>
              </w:rPr>
              <w:t xml:space="preserve"> hypot</w:t>
            </w:r>
            <w:r>
              <w:rPr>
                <w:rFonts w:cs="Arial"/>
                <w:sz w:val="16"/>
                <w:szCs w:val="16"/>
              </w:rPr>
              <w:t>heekbank</w:t>
            </w:r>
            <w:r w:rsidRPr="007312B4">
              <w:rPr>
                <w:rFonts w:cs="Arial"/>
                <w:sz w:val="16"/>
                <w:szCs w:val="16"/>
              </w:rPr>
              <w:t>-partij"</w:t>
            </w:r>
            <w:r>
              <w:rPr>
                <w:rFonts w:cs="Arial"/>
                <w:sz w:val="16"/>
                <w:szCs w:val="16"/>
              </w:rPr>
              <w:t>]</w:t>
            </w:r>
          </w:p>
        </w:tc>
      </w:tr>
      <w:tr w:rsidR="00106B49" w:rsidRPr="00123774" w14:paraId="5011E3BB" w14:textId="77777777" w:rsidTr="00787B69">
        <w:trPr>
          <w:trHeight w:val="125"/>
        </w:trPr>
        <w:tc>
          <w:tcPr>
            <w:tcW w:w="2394" w:type="pct"/>
          </w:tcPr>
          <w:p w14:paraId="1B6108FE" w14:textId="77777777" w:rsidR="00106B49" w:rsidRPr="0066615A" w:rsidRDefault="00106B49" w:rsidP="00787B69">
            <w:pPr>
              <w:ind w:left="301"/>
              <w:rPr>
                <w:color w:val="FF0000"/>
                <w:sz w:val="20"/>
              </w:rPr>
            </w:pPr>
            <w:r w:rsidRPr="0066615A">
              <w:rPr>
                <w:rFonts w:cs="Arial"/>
                <w:bCs/>
                <w:color w:val="FF0000"/>
                <w:sz w:val="20"/>
                <w:highlight w:val="yellow"/>
                <w:lang w:val="en-US"/>
              </w:rPr>
              <w:t>TEKSTBLOK GEVOLMACHTIGDE</w:t>
            </w:r>
            <w:r w:rsidRPr="0066615A">
              <w:rPr>
                <w:rFonts w:cs="Arial"/>
                <w:bCs/>
                <w:color w:val="FF0000"/>
                <w:sz w:val="20"/>
                <w:lang w:val="en-US"/>
              </w:rPr>
              <w:t>:</w:t>
            </w:r>
          </w:p>
        </w:tc>
        <w:tc>
          <w:tcPr>
            <w:tcW w:w="2606" w:type="pct"/>
          </w:tcPr>
          <w:p w14:paraId="74A2BBC8" w14:textId="77777777" w:rsidR="00106B49" w:rsidRPr="00DB7FA4" w:rsidRDefault="00106B49" w:rsidP="00787B69">
            <w:pPr>
              <w:rPr>
                <w:snapToGrid/>
                <w:kern w:val="0"/>
                <w:lang w:eastAsia="nl-NL"/>
              </w:rPr>
            </w:pPr>
            <w:r w:rsidRPr="00DB7FA4">
              <w:rPr>
                <w:snapToGrid/>
                <w:kern w:val="0"/>
                <w:lang w:eastAsia="nl-NL"/>
              </w:rPr>
              <w:t>Dit tekstblok is verplicht omdat er altijd een gevolmachtigde optreedt in naam van de bank</w:t>
            </w:r>
            <w:r>
              <w:rPr>
                <w:snapToGrid/>
                <w:kern w:val="0"/>
                <w:lang w:eastAsia="nl-NL"/>
              </w:rPr>
              <w:t xml:space="preserve"> en wordt </w:t>
            </w:r>
            <w:r w:rsidRPr="00DB7FA4">
              <w:rPr>
                <w:snapToGrid/>
                <w:kern w:val="0"/>
                <w:lang w:eastAsia="nl-NL"/>
              </w:rPr>
              <w:t xml:space="preserve">één keer </w:t>
            </w:r>
            <w:r>
              <w:rPr>
                <w:snapToGrid/>
                <w:kern w:val="0"/>
                <w:lang w:eastAsia="nl-NL"/>
              </w:rPr>
              <w:t>getoond</w:t>
            </w:r>
            <w:r w:rsidRPr="00DB7FA4">
              <w:rPr>
                <w:snapToGrid/>
                <w:kern w:val="0"/>
                <w:lang w:eastAsia="nl-NL"/>
              </w:rPr>
              <w:t>.</w:t>
            </w:r>
          </w:p>
          <w:p w14:paraId="220ADAC0" w14:textId="77777777" w:rsidR="00106B49" w:rsidRPr="00DB7FA4" w:rsidRDefault="00106B49" w:rsidP="00787B69">
            <w:pPr>
              <w:rPr>
                <w:snapToGrid/>
                <w:kern w:val="0"/>
                <w:lang w:eastAsia="nl-NL"/>
              </w:rPr>
            </w:pPr>
          </w:p>
          <w:p w14:paraId="1576AB3B" w14:textId="77777777" w:rsidR="00106B49" w:rsidRPr="00DB7FA4" w:rsidRDefault="00106B49" w:rsidP="00787B69">
            <w:pPr>
              <w:rPr>
                <w:snapToGrid/>
                <w:kern w:val="0"/>
                <w:u w:val="single"/>
                <w:lang w:eastAsia="nl-NL"/>
              </w:rPr>
            </w:pPr>
            <w:r w:rsidRPr="00DB7FA4">
              <w:rPr>
                <w:snapToGrid/>
                <w:kern w:val="0"/>
                <w:u w:val="single"/>
                <w:lang w:eastAsia="nl-NL"/>
              </w:rPr>
              <w:t>Mapping</w:t>
            </w:r>
            <w:r>
              <w:rPr>
                <w:snapToGrid/>
                <w:kern w:val="0"/>
                <w:u w:val="single"/>
                <w:lang w:eastAsia="nl-NL"/>
              </w:rPr>
              <w:t xml:space="preserve"> gevolmachtigde</w:t>
            </w:r>
            <w:r w:rsidRPr="00DB7FA4">
              <w:rPr>
                <w:snapToGrid/>
                <w:kern w:val="0"/>
                <w:u w:val="single"/>
                <w:lang w:eastAsia="nl-NL"/>
              </w:rPr>
              <w:t>:</w:t>
            </w:r>
          </w:p>
          <w:p w14:paraId="0493A1BF" w14:textId="77777777" w:rsidR="00106B49" w:rsidRDefault="00106B49" w:rsidP="00787B69">
            <w:pPr>
              <w:autoSpaceDE w:val="0"/>
              <w:autoSpaceDN w:val="0"/>
              <w:adjustRightInd w:val="0"/>
              <w:spacing w:line="240" w:lineRule="auto"/>
              <w:rPr>
                <w:snapToGrid/>
                <w:kern w:val="0"/>
                <w:sz w:val="16"/>
                <w:szCs w:val="16"/>
                <w:lang w:eastAsia="nl-NL"/>
              </w:rPr>
            </w:pPr>
            <w:r w:rsidRPr="002E19B9">
              <w:rPr>
                <w:snapToGrid/>
                <w:kern w:val="0"/>
                <w:sz w:val="16"/>
                <w:szCs w:val="16"/>
                <w:lang w:eastAsia="nl-NL"/>
              </w:rPr>
              <w:t>//</w:t>
            </w:r>
            <w:proofErr w:type="spellStart"/>
            <w:r w:rsidRPr="002E19B9">
              <w:rPr>
                <w:snapToGrid/>
                <w:kern w:val="0"/>
                <w:sz w:val="16"/>
                <w:szCs w:val="16"/>
                <w:lang w:eastAsia="nl-NL"/>
              </w:rPr>
              <w:t>IMKAD_AangebodenStuk</w:t>
            </w:r>
            <w:proofErr w:type="spellEnd"/>
            <w:r w:rsidRPr="002E19B9">
              <w:rPr>
                <w:snapToGrid/>
                <w:kern w:val="0"/>
                <w:sz w:val="16"/>
                <w:szCs w:val="16"/>
                <w:lang w:eastAsia="nl-NL"/>
              </w:rPr>
              <w:t>/Partij/Gevolmachtigde</w:t>
            </w:r>
          </w:p>
          <w:p w14:paraId="2EB0CF6A" w14:textId="77777777" w:rsidR="00106B49" w:rsidRPr="002E19B9" w:rsidRDefault="00106B49" w:rsidP="00787B69">
            <w:pPr>
              <w:autoSpaceDE w:val="0"/>
              <w:autoSpaceDN w:val="0"/>
              <w:adjustRightInd w:val="0"/>
              <w:spacing w:line="240" w:lineRule="auto"/>
              <w:rPr>
                <w:rFonts w:cs="Arial"/>
                <w:snapToGrid/>
                <w:kern w:val="0"/>
                <w:sz w:val="16"/>
                <w:szCs w:val="16"/>
                <w:lang w:eastAsia="nl-NL"/>
              </w:rPr>
            </w:pPr>
            <w:r>
              <w:rPr>
                <w:sz w:val="16"/>
                <w:szCs w:val="16"/>
                <w:lang w:val="nl"/>
              </w:rPr>
              <w:t>-d</w:t>
            </w:r>
            <w:r w:rsidRPr="007312B4">
              <w:rPr>
                <w:sz w:val="16"/>
                <w:szCs w:val="16"/>
                <w:lang w:val="nl"/>
              </w:rPr>
              <w:t xml:space="preserve">e </w:t>
            </w:r>
            <w:r>
              <w:rPr>
                <w:sz w:val="16"/>
                <w:szCs w:val="16"/>
                <w:lang w:val="nl"/>
              </w:rPr>
              <w:t xml:space="preserve">overige </w:t>
            </w:r>
            <w:r w:rsidRPr="007312B4">
              <w:rPr>
                <w:sz w:val="16"/>
                <w:szCs w:val="16"/>
                <w:lang w:val="nl"/>
              </w:rPr>
              <w:t xml:space="preserve">mapping is opgenomen in </w:t>
            </w:r>
            <w:r>
              <w:rPr>
                <w:sz w:val="16"/>
                <w:szCs w:val="16"/>
                <w:lang w:val="nl"/>
              </w:rPr>
              <w:t>het genoemde tekstblok</w:t>
            </w:r>
            <w:r w:rsidRPr="007312B4">
              <w:rPr>
                <w:sz w:val="16"/>
                <w:szCs w:val="16"/>
                <w:lang w:val="nl"/>
              </w:rPr>
              <w:t>.</w:t>
            </w:r>
          </w:p>
        </w:tc>
      </w:tr>
      <w:tr w:rsidR="00106B49" w:rsidRPr="00123774" w14:paraId="7293E3D3" w14:textId="77777777" w:rsidTr="00787B69">
        <w:trPr>
          <w:trHeight w:val="125"/>
        </w:trPr>
        <w:tc>
          <w:tcPr>
            <w:tcW w:w="2394" w:type="pct"/>
          </w:tcPr>
          <w:p w14:paraId="595A6F0C" w14:textId="77777777" w:rsidR="00106B49" w:rsidRPr="0066615A" w:rsidRDefault="00106B49" w:rsidP="00787B69">
            <w:pPr>
              <w:ind w:left="301"/>
              <w:rPr>
                <w:rFonts w:cs="Arial"/>
                <w:bCs/>
                <w:color w:val="800080"/>
                <w:sz w:val="20"/>
              </w:rPr>
            </w:pPr>
            <w:r w:rsidRPr="0066615A">
              <w:rPr>
                <w:rFonts w:cs="Arial"/>
                <w:color w:val="FF0000"/>
                <w:sz w:val="20"/>
                <w:highlight w:val="yellow"/>
              </w:rPr>
              <w:t>TEKSTBLOK RECHTSPERSOON</w:t>
            </w:r>
            <w:r w:rsidRPr="0066615A">
              <w:rPr>
                <w:rFonts w:cs="Arial"/>
                <w:color w:val="FF0000"/>
                <w:sz w:val="20"/>
              </w:rPr>
              <w:t xml:space="preserve"> </w:t>
            </w:r>
          </w:p>
        </w:tc>
        <w:tc>
          <w:tcPr>
            <w:tcW w:w="2606" w:type="pct"/>
          </w:tcPr>
          <w:p w14:paraId="7D6311B2" w14:textId="77777777" w:rsidR="00106B49" w:rsidRDefault="00106B49" w:rsidP="00787B69">
            <w:pPr>
              <w:rPr>
                <w:rFonts w:cs="Arial"/>
                <w:szCs w:val="18"/>
              </w:rPr>
            </w:pPr>
            <w:r w:rsidRPr="00846FDB">
              <w:rPr>
                <w:rFonts w:cs="Arial"/>
                <w:szCs w:val="18"/>
              </w:rPr>
              <w:t>V</w:t>
            </w:r>
            <w:r>
              <w:rPr>
                <w:rFonts w:cs="Arial"/>
                <w:szCs w:val="18"/>
              </w:rPr>
              <w:t xml:space="preserve">erplicht </w:t>
            </w:r>
            <w:r w:rsidRPr="00194473">
              <w:rPr>
                <w:szCs w:val="18"/>
                <w:lang w:val="nl"/>
              </w:rPr>
              <w:t>tekstblok</w:t>
            </w:r>
            <w:r>
              <w:rPr>
                <w:rFonts w:cs="Arial"/>
                <w:szCs w:val="18"/>
              </w:rPr>
              <w:t xml:space="preserve"> met de gegevens van de hypotheekbank. </w:t>
            </w:r>
          </w:p>
          <w:p w14:paraId="5CAAE0E9" w14:textId="77777777" w:rsidR="00106B49" w:rsidRDefault="00106B49" w:rsidP="00787B69">
            <w:pPr>
              <w:autoSpaceDE w:val="0"/>
              <w:autoSpaceDN w:val="0"/>
              <w:adjustRightInd w:val="0"/>
              <w:spacing w:line="240" w:lineRule="auto"/>
              <w:rPr>
                <w:rFonts w:cs="Arial"/>
                <w:szCs w:val="18"/>
              </w:rPr>
            </w:pPr>
          </w:p>
          <w:p w14:paraId="22831F3E" w14:textId="77777777" w:rsidR="00106B49" w:rsidRDefault="00106B49" w:rsidP="00787B69">
            <w:pPr>
              <w:spacing w:line="240" w:lineRule="auto"/>
              <w:ind w:left="227"/>
              <w:rPr>
                <w:rFonts w:cs="Arial"/>
                <w:sz w:val="16"/>
                <w:szCs w:val="16"/>
              </w:rPr>
            </w:pPr>
          </w:p>
          <w:p w14:paraId="1B5243C6" w14:textId="77777777" w:rsidR="00106B49" w:rsidRPr="00FC6ED9" w:rsidRDefault="00106B49" w:rsidP="00787B69">
            <w:pPr>
              <w:spacing w:line="240" w:lineRule="auto"/>
              <w:rPr>
                <w:rFonts w:cs="Arial"/>
                <w:szCs w:val="18"/>
                <w:u w:val="single"/>
              </w:rPr>
            </w:pPr>
            <w:r w:rsidRPr="00FC6ED9">
              <w:rPr>
                <w:rFonts w:cs="Arial"/>
                <w:szCs w:val="18"/>
                <w:u w:val="single"/>
              </w:rPr>
              <w:t>Mapping:</w:t>
            </w:r>
          </w:p>
          <w:p w14:paraId="3DFEC9E3" w14:textId="77777777" w:rsidR="00106B49" w:rsidRPr="00DB7FA4" w:rsidRDefault="00106B49" w:rsidP="00787B69">
            <w:pPr>
              <w:spacing w:line="240" w:lineRule="auto"/>
              <w:rPr>
                <w:rFonts w:cs="Arial"/>
                <w:sz w:val="16"/>
                <w:szCs w:val="16"/>
              </w:rPr>
            </w:pPr>
            <w:r>
              <w:rPr>
                <w:rFonts w:cs="Arial"/>
                <w:sz w:val="16"/>
                <w:szCs w:val="16"/>
              </w:rPr>
              <w:t>-zie tekstblok</w:t>
            </w:r>
          </w:p>
        </w:tc>
      </w:tr>
      <w:tr w:rsidR="00106B49" w:rsidRPr="00123774" w14:paraId="62939137" w14:textId="77777777" w:rsidTr="00787B69">
        <w:trPr>
          <w:trHeight w:val="125"/>
        </w:trPr>
        <w:tc>
          <w:tcPr>
            <w:tcW w:w="2394" w:type="pct"/>
          </w:tcPr>
          <w:p w14:paraId="2E98181B" w14:textId="77777777" w:rsidR="00106B49" w:rsidRPr="0066615A" w:rsidRDefault="00106B49" w:rsidP="00787B69">
            <w:pPr>
              <w:tabs>
                <w:tab w:val="left" w:pos="-1440"/>
                <w:tab w:val="left" w:pos="-720"/>
              </w:tabs>
              <w:suppressAutoHyphens/>
              <w:spacing w:line="240" w:lineRule="atLeast"/>
              <w:ind w:left="284"/>
              <w:rPr>
                <w:rFonts w:cs="Arial"/>
                <w:color w:val="FF0000"/>
                <w:sz w:val="20"/>
              </w:rPr>
            </w:pPr>
            <w:r w:rsidRPr="0066615A">
              <w:rPr>
                <w:rFonts w:cs="Arial"/>
                <w:color w:val="800080"/>
                <w:sz w:val="20"/>
              </w:rPr>
              <w:t xml:space="preserve">(correspondentieadres: postbus </w:t>
            </w:r>
            <w:r w:rsidRPr="0066615A">
              <w:rPr>
                <w:rFonts w:cs="Arial"/>
                <w:sz w:val="20"/>
              </w:rPr>
              <w:fldChar w:fldCharType="begin"/>
            </w:r>
            <w:r w:rsidRPr="0066615A">
              <w:rPr>
                <w:rFonts w:cs="Arial"/>
                <w:sz w:val="20"/>
              </w:rPr>
              <w:instrText>MacroButton Nomacro §</w:instrText>
            </w:r>
            <w:r w:rsidRPr="0066615A">
              <w:rPr>
                <w:rFonts w:cs="Arial"/>
                <w:sz w:val="20"/>
              </w:rPr>
              <w:fldChar w:fldCharType="end"/>
            </w:r>
            <w:r w:rsidRPr="0066615A">
              <w:rPr>
                <w:rFonts w:cs="Arial"/>
                <w:sz w:val="20"/>
              </w:rPr>
              <w:t>postbusnummer</w:t>
            </w:r>
            <w:r w:rsidRPr="0066615A">
              <w:rPr>
                <w:rFonts w:cs="Arial"/>
                <w:sz w:val="20"/>
              </w:rPr>
              <w:fldChar w:fldCharType="begin"/>
            </w:r>
            <w:r w:rsidRPr="0066615A">
              <w:rPr>
                <w:rFonts w:cs="Arial"/>
                <w:sz w:val="20"/>
              </w:rPr>
              <w:instrText>MacroButton Nomacro §</w:instrText>
            </w:r>
            <w:r w:rsidRPr="0066615A">
              <w:rPr>
                <w:rFonts w:cs="Arial"/>
                <w:sz w:val="20"/>
              </w:rPr>
              <w:fldChar w:fldCharType="end"/>
            </w:r>
            <w:r w:rsidRPr="0066615A">
              <w:rPr>
                <w:rFonts w:cs="Arial"/>
                <w:color w:val="800080"/>
                <w:sz w:val="20"/>
              </w:rPr>
              <w:t xml:space="preserve"> </w:t>
            </w:r>
            <w:r w:rsidRPr="0066615A">
              <w:rPr>
                <w:rFonts w:cs="Arial"/>
                <w:sz w:val="20"/>
              </w:rPr>
              <w:fldChar w:fldCharType="begin"/>
            </w:r>
            <w:r w:rsidRPr="0066615A">
              <w:rPr>
                <w:rFonts w:cs="Arial"/>
                <w:sz w:val="20"/>
              </w:rPr>
              <w:instrText>MacroButton Nomacro §</w:instrText>
            </w:r>
            <w:r w:rsidRPr="0066615A">
              <w:rPr>
                <w:rFonts w:cs="Arial"/>
                <w:sz w:val="20"/>
              </w:rPr>
              <w:fldChar w:fldCharType="end"/>
            </w:r>
            <w:r w:rsidRPr="0066615A">
              <w:rPr>
                <w:rFonts w:cs="Arial"/>
                <w:sz w:val="20"/>
              </w:rPr>
              <w:t>postcode</w:t>
            </w:r>
            <w:r w:rsidRPr="0066615A">
              <w:rPr>
                <w:rFonts w:cs="Arial"/>
                <w:sz w:val="20"/>
              </w:rPr>
              <w:fldChar w:fldCharType="begin"/>
            </w:r>
            <w:r w:rsidRPr="0066615A">
              <w:rPr>
                <w:rFonts w:cs="Arial"/>
                <w:sz w:val="20"/>
              </w:rPr>
              <w:instrText>MacroButton Nomacro §</w:instrText>
            </w:r>
            <w:r w:rsidRPr="0066615A">
              <w:rPr>
                <w:rFonts w:cs="Arial"/>
                <w:sz w:val="20"/>
              </w:rPr>
              <w:fldChar w:fldCharType="end"/>
            </w:r>
            <w:r w:rsidRPr="0066615A">
              <w:rPr>
                <w:rFonts w:cs="Arial"/>
                <w:color w:val="800080"/>
                <w:sz w:val="20"/>
              </w:rPr>
              <w:t xml:space="preserve"> </w:t>
            </w:r>
            <w:r w:rsidRPr="0066615A">
              <w:rPr>
                <w:rFonts w:cs="Arial"/>
                <w:sz w:val="20"/>
              </w:rPr>
              <w:fldChar w:fldCharType="begin"/>
            </w:r>
            <w:r w:rsidRPr="0066615A">
              <w:rPr>
                <w:rFonts w:cs="Arial"/>
                <w:sz w:val="20"/>
              </w:rPr>
              <w:instrText>MacroButton Nomacro §</w:instrText>
            </w:r>
            <w:r w:rsidRPr="0066615A">
              <w:rPr>
                <w:rFonts w:cs="Arial"/>
                <w:sz w:val="20"/>
              </w:rPr>
              <w:fldChar w:fldCharType="end"/>
            </w:r>
            <w:r w:rsidRPr="0066615A">
              <w:rPr>
                <w:rFonts w:cs="Arial"/>
                <w:sz w:val="20"/>
              </w:rPr>
              <w:t>plaats</w:t>
            </w:r>
            <w:r w:rsidRPr="0066615A">
              <w:rPr>
                <w:rFonts w:cs="Arial"/>
                <w:sz w:val="20"/>
              </w:rPr>
              <w:fldChar w:fldCharType="begin"/>
            </w:r>
            <w:r w:rsidRPr="0066615A">
              <w:rPr>
                <w:rFonts w:cs="Arial"/>
                <w:sz w:val="20"/>
              </w:rPr>
              <w:instrText>MacroButton Nomacro §</w:instrText>
            </w:r>
            <w:r w:rsidRPr="0066615A">
              <w:rPr>
                <w:rFonts w:cs="Arial"/>
                <w:sz w:val="20"/>
              </w:rPr>
              <w:fldChar w:fldCharType="end"/>
            </w:r>
            <w:r w:rsidRPr="0066615A">
              <w:rPr>
                <w:rFonts w:cs="Arial"/>
                <w:color w:val="800080"/>
                <w:sz w:val="20"/>
              </w:rPr>
              <w:t>)</w:t>
            </w:r>
          </w:p>
        </w:tc>
        <w:tc>
          <w:tcPr>
            <w:tcW w:w="2606" w:type="pct"/>
          </w:tcPr>
          <w:p w14:paraId="1BE1806E" w14:textId="77777777" w:rsidR="00106B49" w:rsidRPr="0030107A" w:rsidRDefault="00106B49" w:rsidP="00787B69">
            <w:pPr>
              <w:spacing w:before="72"/>
              <w:rPr>
                <w:snapToGrid/>
              </w:rPr>
            </w:pPr>
            <w:r>
              <w:t>Optioneel postbusadres.</w:t>
            </w:r>
          </w:p>
          <w:p w14:paraId="3508AD6A" w14:textId="77777777" w:rsidR="00106B49" w:rsidRPr="00201932" w:rsidRDefault="00106B49" w:rsidP="00787B69">
            <w:pPr>
              <w:spacing w:before="72"/>
              <w:rPr>
                <w:sz w:val="16"/>
              </w:rPr>
            </w:pPr>
            <w:r w:rsidRPr="00201932">
              <w:rPr>
                <w:u w:val="single"/>
              </w:rPr>
              <w:t>Mapping postbusadres:</w:t>
            </w:r>
          </w:p>
          <w:p w14:paraId="28F190DA" w14:textId="77777777" w:rsidR="00106B49" w:rsidRPr="00201932" w:rsidRDefault="00106B49" w:rsidP="00787B69">
            <w:pPr>
              <w:pStyle w:val="streepje"/>
              <w:numPr>
                <w:ilvl w:val="0"/>
                <w:numId w:val="0"/>
              </w:numPr>
              <w:spacing w:line="240" w:lineRule="auto"/>
              <w:rPr>
                <w:sz w:val="16"/>
                <w:szCs w:val="16"/>
                <w:lang w:val="nl-NL"/>
              </w:rPr>
            </w:pPr>
            <w:r w:rsidRPr="00201932">
              <w:rPr>
                <w:sz w:val="16"/>
                <w:szCs w:val="16"/>
                <w:lang w:val="nl-NL"/>
              </w:rPr>
              <w:t>//IMKAD_Persoon/IMKAD_PostlocatiePersoon/adres/Imkad_AdreskeuzePI/postbusAdres/</w:t>
            </w:r>
          </w:p>
          <w:p w14:paraId="564ED0C3" w14:textId="77777777" w:rsidR="00106B49" w:rsidRDefault="00106B49" w:rsidP="00787B69">
            <w:pPr>
              <w:spacing w:line="240" w:lineRule="auto"/>
              <w:ind w:left="227"/>
              <w:rPr>
                <w:sz w:val="16"/>
                <w:szCs w:val="16"/>
              </w:rPr>
            </w:pPr>
            <w:r w:rsidRPr="00201932">
              <w:rPr>
                <w:sz w:val="16"/>
                <w:szCs w:val="16"/>
              </w:rPr>
              <w:tab/>
            </w:r>
            <w:r>
              <w:rPr>
                <w:sz w:val="16"/>
                <w:szCs w:val="16"/>
              </w:rPr>
              <w:t>./postbusnummer</w:t>
            </w:r>
          </w:p>
          <w:p w14:paraId="28ABB351" w14:textId="77777777" w:rsidR="00106B49" w:rsidRDefault="00106B49" w:rsidP="00787B69">
            <w:pPr>
              <w:spacing w:line="240" w:lineRule="auto"/>
              <w:ind w:left="227"/>
              <w:rPr>
                <w:sz w:val="16"/>
                <w:szCs w:val="16"/>
              </w:rPr>
            </w:pPr>
            <w:r>
              <w:rPr>
                <w:sz w:val="16"/>
              </w:rPr>
              <w:lastRenderedPageBreak/>
              <w:tab/>
              <w:t>./</w:t>
            </w:r>
            <w:r>
              <w:rPr>
                <w:sz w:val="16"/>
                <w:szCs w:val="16"/>
              </w:rPr>
              <w:t>postcode</w:t>
            </w:r>
          </w:p>
          <w:p w14:paraId="5E0AE22C" w14:textId="77777777" w:rsidR="00106B49" w:rsidRDefault="00106B49" w:rsidP="00787B69">
            <w:pPr>
              <w:spacing w:line="240" w:lineRule="auto"/>
              <w:ind w:left="227"/>
            </w:pPr>
            <w:r>
              <w:rPr>
                <w:sz w:val="16"/>
                <w:szCs w:val="16"/>
              </w:rPr>
              <w:tab/>
              <w:t>./woonplaatsnaam</w:t>
            </w:r>
          </w:p>
        </w:tc>
      </w:tr>
      <w:tr w:rsidR="00106B49" w:rsidRPr="00123774" w14:paraId="18AB5D53" w14:textId="77777777" w:rsidTr="00787B69">
        <w:trPr>
          <w:trHeight w:val="125"/>
        </w:trPr>
        <w:tc>
          <w:tcPr>
            <w:tcW w:w="2394" w:type="pct"/>
          </w:tcPr>
          <w:p w14:paraId="5236E603" w14:textId="77777777" w:rsidR="00106B49" w:rsidRPr="0066615A" w:rsidRDefault="00106B49" w:rsidP="00787B69">
            <w:pPr>
              <w:tabs>
                <w:tab w:val="left" w:pos="-1440"/>
                <w:tab w:val="left" w:pos="-720"/>
              </w:tabs>
              <w:suppressAutoHyphens/>
              <w:ind w:left="284"/>
              <w:rPr>
                <w:rFonts w:cs="Arial"/>
                <w:snapToGrid/>
                <w:color w:val="FF0000"/>
                <w:kern w:val="0"/>
                <w:sz w:val="20"/>
                <w:lang w:eastAsia="nl-NL"/>
              </w:rPr>
            </w:pPr>
            <w:r w:rsidRPr="0066615A">
              <w:rPr>
                <w:rFonts w:cs="Arial"/>
                <w:snapToGrid/>
                <w:color w:val="FF0000"/>
                <w:kern w:val="0"/>
                <w:sz w:val="20"/>
                <w:lang w:eastAsia="nl-NL"/>
              </w:rPr>
              <w:lastRenderedPageBreak/>
              <w:t>;</w:t>
            </w:r>
          </w:p>
        </w:tc>
        <w:tc>
          <w:tcPr>
            <w:tcW w:w="2606" w:type="pct"/>
          </w:tcPr>
          <w:p w14:paraId="1F22E4AC" w14:textId="77777777" w:rsidR="00106B49" w:rsidRDefault="00106B49" w:rsidP="00787B69">
            <w:pPr>
              <w:spacing w:before="72"/>
            </w:pPr>
            <w:r>
              <w:t>Vaste tekst.</w:t>
            </w:r>
          </w:p>
        </w:tc>
      </w:tr>
      <w:tr w:rsidR="00106B49" w:rsidRPr="00123774" w14:paraId="144C2AFA" w14:textId="77777777" w:rsidTr="00787B69">
        <w:trPr>
          <w:trHeight w:val="125"/>
        </w:trPr>
        <w:tc>
          <w:tcPr>
            <w:tcW w:w="2394" w:type="pct"/>
          </w:tcPr>
          <w:p w14:paraId="0127ED88" w14:textId="7F156370" w:rsidR="00106B49" w:rsidRPr="0066615A" w:rsidRDefault="00106B49" w:rsidP="00787B69">
            <w:pPr>
              <w:tabs>
                <w:tab w:val="left" w:pos="-1440"/>
                <w:tab w:val="left" w:pos="-720"/>
              </w:tabs>
              <w:suppressAutoHyphens/>
              <w:ind w:left="284"/>
              <w:rPr>
                <w:rFonts w:cs="Arial"/>
                <w:color w:val="339966"/>
                <w:sz w:val="20"/>
              </w:rPr>
            </w:pPr>
            <w:r w:rsidRPr="0066615A">
              <w:rPr>
                <w:rFonts w:cs="Arial"/>
                <w:color w:val="FF0000"/>
                <w:sz w:val="20"/>
              </w:rPr>
              <w:t>hierna te noemen</w:t>
            </w:r>
            <w:r w:rsidR="00756445" w:rsidRPr="0066615A">
              <w:rPr>
                <w:rFonts w:cs="Arial"/>
                <w:color w:val="FF0000"/>
                <w:sz w:val="20"/>
              </w:rPr>
              <w:t>:</w:t>
            </w:r>
            <w:r w:rsidRPr="0066615A">
              <w:rPr>
                <w:rFonts w:cs="Arial"/>
                <w:color w:val="FF0000"/>
                <w:sz w:val="20"/>
              </w:rPr>
              <w:t xml:space="preserve"> </w:t>
            </w:r>
            <w:r w:rsidR="0089211F" w:rsidRPr="006C6137">
              <w:rPr>
                <w:rFonts w:cs="Arial"/>
                <w:color w:val="FF0000"/>
                <w:sz w:val="20"/>
              </w:rPr>
              <w:t>"</w:t>
            </w:r>
            <w:r w:rsidRPr="0089211F">
              <w:rPr>
                <w:rFonts w:cs="Arial"/>
                <w:color w:val="FF0000"/>
                <w:sz w:val="20"/>
              </w:rPr>
              <w:t>ASR</w:t>
            </w:r>
            <w:r w:rsidR="0089211F" w:rsidRPr="006C6137">
              <w:rPr>
                <w:rFonts w:cs="Arial"/>
                <w:color w:val="FF0000"/>
                <w:sz w:val="20"/>
              </w:rPr>
              <w:t>"</w:t>
            </w:r>
          </w:p>
        </w:tc>
        <w:tc>
          <w:tcPr>
            <w:tcW w:w="2606" w:type="pct"/>
          </w:tcPr>
          <w:p w14:paraId="73D02C9B" w14:textId="77777777" w:rsidR="00106B49" w:rsidRPr="00584C9C" w:rsidRDefault="00106B49" w:rsidP="00787B69">
            <w:pPr>
              <w:spacing w:before="72"/>
              <w:rPr>
                <w:snapToGrid/>
                <w:sz w:val="16"/>
                <w:szCs w:val="16"/>
              </w:rPr>
            </w:pPr>
            <w:r>
              <w:t xml:space="preserve">Vaste </w:t>
            </w:r>
            <w:r w:rsidRPr="00B61F35">
              <w:t>tekst</w:t>
            </w:r>
            <w:r>
              <w:t>.</w:t>
            </w:r>
          </w:p>
        </w:tc>
      </w:tr>
    </w:tbl>
    <w:p w14:paraId="491970CB" w14:textId="77777777" w:rsidR="00106B49" w:rsidRPr="00890735" w:rsidRDefault="00106B49" w:rsidP="00106B49">
      <w:pPr>
        <w:rPr>
          <w:snapToGrid/>
          <w:szCs w:val="18"/>
        </w:rPr>
      </w:pPr>
    </w:p>
    <w:p w14:paraId="7008E985" w14:textId="0057D975" w:rsidR="00106B49" w:rsidRDefault="00106B49" w:rsidP="00106B49">
      <w:pPr>
        <w:pStyle w:val="Kop3"/>
        <w:numPr>
          <w:ilvl w:val="2"/>
          <w:numId w:val="1"/>
        </w:numPr>
      </w:pPr>
      <w:bookmarkStart w:id="70" w:name="_Toc464135501"/>
      <w:bookmarkStart w:id="71" w:name="_Toc5887053"/>
      <w:bookmarkStart w:id="72" w:name="_Toc227673693"/>
      <w:r>
        <w:t>Hypotheekgever en schuldenaar</w:t>
      </w:r>
      <w:bookmarkEnd w:id="70"/>
      <w:bookmarkEnd w:id="71"/>
      <w:bookmarkEnd w:id="72"/>
    </w:p>
    <w:p w14:paraId="453E04C4" w14:textId="77777777" w:rsidR="0020558E" w:rsidRPr="0065552D" w:rsidRDefault="0020558E" w:rsidP="0065552D">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106B49" w:rsidRPr="00D77156" w14:paraId="65DDA6C1" w14:textId="77777777" w:rsidTr="0065552D">
        <w:trPr>
          <w:trHeight w:val="125"/>
        </w:trPr>
        <w:tc>
          <w:tcPr>
            <w:tcW w:w="2394" w:type="pct"/>
            <w:shd w:val="clear" w:color="auto" w:fill="DEEAF6" w:themeFill="accent1" w:themeFillTint="33"/>
          </w:tcPr>
          <w:p w14:paraId="20F381FD" w14:textId="77777777" w:rsidR="00106B49" w:rsidRPr="00D77156" w:rsidRDefault="00106B49" w:rsidP="00787B69">
            <w:pPr>
              <w:rPr>
                <w:b/>
              </w:rPr>
            </w:pPr>
            <w:r w:rsidRPr="00DB7FA4">
              <w:rPr>
                <w:b/>
              </w:rPr>
              <w:t>Modeldocument tekst</w:t>
            </w:r>
          </w:p>
        </w:tc>
        <w:tc>
          <w:tcPr>
            <w:tcW w:w="2606" w:type="pct"/>
            <w:shd w:val="clear" w:color="auto" w:fill="DEEAF6" w:themeFill="accent1" w:themeFillTint="33"/>
          </w:tcPr>
          <w:p w14:paraId="38CE8554" w14:textId="589CC079" w:rsidR="00106B49" w:rsidRPr="00D77156" w:rsidRDefault="00106B49" w:rsidP="00787B69">
            <w:pPr>
              <w:rPr>
                <w:b/>
              </w:rPr>
            </w:pPr>
            <w:r w:rsidRPr="00DB7FA4">
              <w:rPr>
                <w:b/>
              </w:rPr>
              <w:t>Toelichting</w:t>
            </w:r>
            <w:r w:rsidR="00EB17BD">
              <w:rPr>
                <w:b/>
              </w:rPr>
              <w:t xml:space="preserve"> en </w:t>
            </w:r>
            <w:proofErr w:type="spellStart"/>
            <w:r w:rsidR="00EB17BD">
              <w:rPr>
                <w:b/>
              </w:rPr>
              <w:t>mapping</w:t>
            </w:r>
            <w:proofErr w:type="spellEnd"/>
          </w:p>
        </w:tc>
      </w:tr>
      <w:tr w:rsidR="00106B49" w:rsidRPr="00123774" w14:paraId="33003600" w14:textId="77777777" w:rsidTr="00787B69">
        <w:trPr>
          <w:trHeight w:val="125"/>
        </w:trPr>
        <w:tc>
          <w:tcPr>
            <w:tcW w:w="2394" w:type="pct"/>
          </w:tcPr>
          <w:p w14:paraId="03531FA5" w14:textId="77777777" w:rsidR="00106B49" w:rsidRPr="0066615A" w:rsidRDefault="00106B49" w:rsidP="00787B69">
            <w:pPr>
              <w:rPr>
                <w:rFonts w:cs="Arial"/>
                <w:bCs/>
                <w:color w:val="FF0000"/>
                <w:sz w:val="20"/>
              </w:rPr>
            </w:pPr>
            <w:r w:rsidRPr="0066615A">
              <w:rPr>
                <w:rFonts w:cs="Arial"/>
                <w:color w:val="FF0000"/>
                <w:sz w:val="20"/>
              </w:rPr>
              <w:t>2</w:t>
            </w:r>
            <w:r w:rsidRPr="0066615A">
              <w:rPr>
                <w:rFonts w:cs="Arial"/>
                <w:bCs/>
                <w:color w:val="FF0000"/>
                <w:sz w:val="20"/>
              </w:rPr>
              <w:t>.</w:t>
            </w:r>
          </w:p>
        </w:tc>
        <w:tc>
          <w:tcPr>
            <w:tcW w:w="2606" w:type="pct"/>
          </w:tcPr>
          <w:p w14:paraId="26F1B524" w14:textId="77777777" w:rsidR="00106B49" w:rsidRDefault="00106B49" w:rsidP="00787B69">
            <w:pPr>
              <w:rPr>
                <w:snapToGrid/>
                <w:szCs w:val="18"/>
              </w:rPr>
            </w:pPr>
            <w:r>
              <w:rPr>
                <w:snapToGrid/>
                <w:szCs w:val="18"/>
              </w:rPr>
              <w:t>Vaste tekst.</w:t>
            </w:r>
          </w:p>
          <w:p w14:paraId="21BEE266" w14:textId="77777777" w:rsidR="00106B49" w:rsidRPr="00C355B6" w:rsidRDefault="00106B49" w:rsidP="00787B69">
            <w:pPr>
              <w:rPr>
                <w:snapToGrid/>
                <w:szCs w:val="18"/>
              </w:rPr>
            </w:pPr>
          </w:p>
        </w:tc>
      </w:tr>
      <w:tr w:rsidR="00106B49" w:rsidRPr="00123774" w14:paraId="0F043AD8" w14:textId="77777777" w:rsidTr="00787B69">
        <w:trPr>
          <w:trHeight w:val="125"/>
        </w:trPr>
        <w:tc>
          <w:tcPr>
            <w:tcW w:w="2394" w:type="pct"/>
          </w:tcPr>
          <w:p w14:paraId="2A247AC3" w14:textId="77777777" w:rsidR="00106B49" w:rsidRPr="0066615A" w:rsidRDefault="00106B49" w:rsidP="00787B69">
            <w:pPr>
              <w:ind w:left="227"/>
              <w:rPr>
                <w:color w:val="FF0000"/>
                <w:sz w:val="20"/>
              </w:rPr>
            </w:pPr>
            <w:r w:rsidRPr="0066615A">
              <w:rPr>
                <w:rFonts w:cs="Arial"/>
                <w:bCs/>
                <w:color w:val="800080"/>
                <w:sz w:val="20"/>
                <w:highlight w:val="yellow"/>
              </w:rPr>
              <w:t>TEKSTBLOK GEVOLMACHTIGDE</w:t>
            </w:r>
            <w:r w:rsidRPr="0066615A">
              <w:rPr>
                <w:rFonts w:cs="Arial"/>
                <w:bCs/>
                <w:color w:val="800080"/>
                <w:sz w:val="20"/>
              </w:rPr>
              <w:t>:</w:t>
            </w:r>
          </w:p>
        </w:tc>
        <w:tc>
          <w:tcPr>
            <w:tcW w:w="2606" w:type="pct"/>
          </w:tcPr>
          <w:p w14:paraId="54865FBC" w14:textId="77777777" w:rsidR="00106B49" w:rsidRDefault="00106B49" w:rsidP="00787B69">
            <w:pPr>
              <w:rPr>
                <w:snapToGrid/>
                <w:kern w:val="0"/>
                <w:lang w:eastAsia="nl-NL"/>
              </w:rPr>
            </w:pPr>
            <w:r w:rsidRPr="00DB7FA4">
              <w:rPr>
                <w:snapToGrid/>
                <w:kern w:val="0"/>
                <w:lang w:eastAsia="nl-NL"/>
              </w:rPr>
              <w:t>Dit tekstblok is optioneel en wordt alleen weergegeven wanneer een gevolmachtigde optreedt voor de genoemde partij</w:t>
            </w:r>
            <w:r>
              <w:rPr>
                <w:snapToGrid/>
                <w:kern w:val="0"/>
                <w:lang w:eastAsia="nl-NL"/>
              </w:rPr>
              <w:t>(-en)</w:t>
            </w:r>
            <w:r w:rsidRPr="00DB7FA4">
              <w:rPr>
                <w:snapToGrid/>
                <w:kern w:val="0"/>
                <w:lang w:eastAsia="nl-NL"/>
              </w:rPr>
              <w:t>.</w:t>
            </w:r>
            <w:r>
              <w:rPr>
                <w:snapToGrid/>
                <w:kern w:val="0"/>
                <w:lang w:eastAsia="nl-NL"/>
              </w:rPr>
              <w:t xml:space="preserve"> </w:t>
            </w:r>
            <w:r w:rsidRPr="00DB7FA4">
              <w:rPr>
                <w:snapToGrid/>
                <w:kern w:val="0"/>
                <w:lang w:eastAsia="nl-NL"/>
              </w:rPr>
              <w:t>Er kan maximaal één gevolmachtigde vermeld worden, die optreedt voor de genoemde partij</w:t>
            </w:r>
            <w:r>
              <w:rPr>
                <w:snapToGrid/>
                <w:kern w:val="0"/>
                <w:lang w:eastAsia="nl-NL"/>
              </w:rPr>
              <w:t>(-en)</w:t>
            </w:r>
            <w:r w:rsidRPr="00DB7FA4">
              <w:rPr>
                <w:snapToGrid/>
                <w:kern w:val="0"/>
                <w:lang w:eastAsia="nl-NL"/>
              </w:rPr>
              <w:t>.</w:t>
            </w:r>
          </w:p>
          <w:p w14:paraId="244103AC" w14:textId="7294C91A" w:rsidR="00DF6F5E" w:rsidRDefault="006F7578" w:rsidP="00787B69">
            <w:pPr>
              <w:rPr>
                <w:snapToGrid/>
                <w:kern w:val="0"/>
                <w:lang w:eastAsia="nl-NL"/>
              </w:rPr>
            </w:pPr>
            <w:r>
              <w:rPr>
                <w:snapToGrid/>
                <w:kern w:val="0"/>
                <w:lang w:eastAsia="nl-NL"/>
              </w:rPr>
              <w:t>Het opnemen van een gevolmachtigde</w:t>
            </w:r>
            <w:r w:rsidR="00DF6F5E">
              <w:rPr>
                <w:snapToGrid/>
                <w:kern w:val="0"/>
                <w:lang w:eastAsia="nl-NL"/>
              </w:rPr>
              <w:t xml:space="preserve"> is ook alleen op dit niveau mogelijk. Het is</w:t>
            </w:r>
            <w:r>
              <w:rPr>
                <w:snapToGrid/>
                <w:kern w:val="0"/>
                <w:lang w:eastAsia="nl-NL"/>
              </w:rPr>
              <w:t xml:space="preserve"> in deze akte</w:t>
            </w:r>
            <w:r w:rsidR="00DF6F5E">
              <w:rPr>
                <w:snapToGrid/>
                <w:kern w:val="0"/>
                <w:lang w:eastAsia="nl-NL"/>
              </w:rPr>
              <w:t xml:space="preserve"> niet mogelijk om binnen </w:t>
            </w:r>
            <w:r>
              <w:rPr>
                <w:snapToGrid/>
                <w:kern w:val="0"/>
                <w:lang w:eastAsia="nl-NL"/>
              </w:rPr>
              <w:t xml:space="preserve">de hiernavolgende </w:t>
            </w:r>
            <w:r w:rsidRPr="006F7578">
              <w:rPr>
                <w:snapToGrid/>
                <w:kern w:val="0"/>
                <w:lang w:eastAsia="nl-NL"/>
              </w:rPr>
              <w:t>tekstblokken PARTIJ NA</w:t>
            </w:r>
            <w:r>
              <w:rPr>
                <w:snapToGrid/>
                <w:kern w:val="0"/>
                <w:lang w:eastAsia="nl-NL"/>
              </w:rPr>
              <w:t>TUURLIJK PERSOON /</w:t>
            </w:r>
            <w:r w:rsidRPr="006F7578">
              <w:rPr>
                <w:snapToGrid/>
                <w:kern w:val="0"/>
                <w:lang w:eastAsia="nl-NL"/>
              </w:rPr>
              <w:t xml:space="preserve"> PARTIJ NIET NATUURLIJK PERSOON</w:t>
            </w:r>
            <w:r>
              <w:rPr>
                <w:snapToGrid/>
                <w:kern w:val="0"/>
                <w:lang w:eastAsia="nl-NL"/>
              </w:rPr>
              <w:t xml:space="preserve"> gevolmachtigden op te nemen.</w:t>
            </w:r>
          </w:p>
          <w:p w14:paraId="4213816B" w14:textId="77777777" w:rsidR="00106B49" w:rsidRDefault="00106B49" w:rsidP="00787B69">
            <w:pPr>
              <w:rPr>
                <w:snapToGrid/>
                <w:kern w:val="0"/>
                <w:lang w:eastAsia="nl-NL"/>
              </w:rPr>
            </w:pPr>
          </w:p>
          <w:p w14:paraId="0158C2B6" w14:textId="77777777" w:rsidR="00106B49" w:rsidRDefault="00106B49" w:rsidP="00787B69">
            <w:pPr>
              <w:rPr>
                <w:snapToGrid/>
                <w:kern w:val="0"/>
                <w:lang w:eastAsia="nl-NL"/>
              </w:rPr>
            </w:pPr>
            <w:r>
              <w:rPr>
                <w:snapToGrid/>
                <w:kern w:val="0"/>
                <w:lang w:eastAsia="nl-NL"/>
              </w:rPr>
              <w:t>In deze akte treedt de gevolmachtigde op voor:</w:t>
            </w:r>
          </w:p>
          <w:p w14:paraId="4532759E" w14:textId="77777777" w:rsidR="00106B49" w:rsidRDefault="00106B49" w:rsidP="00787B69">
            <w:pPr>
              <w:rPr>
                <w:snapToGrid/>
                <w:kern w:val="0"/>
                <w:lang w:eastAsia="nl-NL"/>
              </w:rPr>
            </w:pPr>
            <w:r>
              <w:rPr>
                <w:snapToGrid/>
                <w:kern w:val="0"/>
                <w:lang w:eastAsia="nl-NL"/>
              </w:rPr>
              <w:t>a. één partij: de hypotheekgever en schuldenaar,</w:t>
            </w:r>
          </w:p>
          <w:p w14:paraId="3BD6FC67" w14:textId="77777777" w:rsidR="00106B49" w:rsidRDefault="00106B49" w:rsidP="00787B69">
            <w:pPr>
              <w:rPr>
                <w:snapToGrid/>
                <w:kern w:val="0"/>
                <w:lang w:eastAsia="nl-NL"/>
              </w:rPr>
            </w:pPr>
            <w:r>
              <w:rPr>
                <w:snapToGrid/>
                <w:kern w:val="0"/>
                <w:lang w:eastAsia="nl-NL"/>
              </w:rPr>
              <w:t>b. twee partijen: de partij hiervoor genoemd onder a. en de (derde) hypotheekgever.</w:t>
            </w:r>
          </w:p>
          <w:p w14:paraId="419DBDBB" w14:textId="77777777" w:rsidR="00106B49" w:rsidRDefault="00106B49" w:rsidP="00787B69">
            <w:pPr>
              <w:rPr>
                <w:snapToGrid/>
                <w:kern w:val="0"/>
                <w:lang w:eastAsia="nl-NL"/>
              </w:rPr>
            </w:pPr>
          </w:p>
          <w:p w14:paraId="5B847F41" w14:textId="77777777" w:rsidR="00106B49" w:rsidRPr="0030107A" w:rsidRDefault="00106B49" w:rsidP="00787B69">
            <w:pPr>
              <w:rPr>
                <w:snapToGrid/>
                <w:kern w:val="0"/>
                <w:u w:val="single"/>
                <w:lang w:eastAsia="nl-NL"/>
              </w:rPr>
            </w:pPr>
            <w:r w:rsidRPr="0030107A">
              <w:rPr>
                <w:snapToGrid/>
                <w:kern w:val="0"/>
                <w:u w:val="single"/>
                <w:lang w:eastAsia="nl-NL"/>
              </w:rPr>
              <w:t>Mapping optie a.:</w:t>
            </w:r>
          </w:p>
          <w:p w14:paraId="0512D608" w14:textId="77777777" w:rsidR="00106B49" w:rsidRPr="00AD2288" w:rsidRDefault="00106B49" w:rsidP="00787B69">
            <w:pPr>
              <w:rPr>
                <w:snapToGrid/>
                <w:kern w:val="0"/>
                <w:sz w:val="16"/>
                <w:szCs w:val="16"/>
                <w:lang w:eastAsia="nl-NL"/>
              </w:rPr>
            </w:pPr>
            <w:r w:rsidRPr="00AD2288">
              <w:rPr>
                <w:snapToGrid/>
                <w:kern w:val="0"/>
                <w:sz w:val="16"/>
                <w:szCs w:val="16"/>
                <w:lang w:eastAsia="nl-NL"/>
              </w:rPr>
              <w:t>//</w:t>
            </w:r>
            <w:proofErr w:type="spellStart"/>
            <w:r w:rsidRPr="00AD2288">
              <w:rPr>
                <w:snapToGrid/>
                <w:kern w:val="0"/>
                <w:sz w:val="16"/>
                <w:szCs w:val="16"/>
                <w:lang w:eastAsia="nl-NL"/>
              </w:rPr>
              <w:t>IMKAD_AangebodenStuk</w:t>
            </w:r>
            <w:proofErr w:type="spellEnd"/>
            <w:r w:rsidRPr="00AD2288">
              <w:rPr>
                <w:snapToGrid/>
                <w:kern w:val="0"/>
                <w:sz w:val="16"/>
                <w:szCs w:val="16"/>
                <w:lang w:eastAsia="nl-NL"/>
              </w:rPr>
              <w:t>/Partij/Gevolmachtigde, waarbij ./</w:t>
            </w:r>
            <w:proofErr w:type="spellStart"/>
            <w:r w:rsidRPr="00AD2288">
              <w:rPr>
                <w:snapToGrid/>
                <w:kern w:val="0"/>
                <w:sz w:val="16"/>
                <w:szCs w:val="16"/>
                <w:lang w:eastAsia="nl-NL"/>
              </w:rPr>
              <w:t>aanduidingpartij</w:t>
            </w:r>
            <w:proofErr w:type="spellEnd"/>
            <w:r w:rsidRPr="00AD2288">
              <w:rPr>
                <w:snapToGrid/>
                <w:kern w:val="0"/>
                <w:sz w:val="16"/>
                <w:szCs w:val="16"/>
                <w:lang w:eastAsia="nl-NL"/>
              </w:rPr>
              <w:t>(‘</w:t>
            </w:r>
            <w:r>
              <w:rPr>
                <w:rFonts w:cs="Arial"/>
                <w:snapToGrid/>
                <w:kern w:val="0"/>
                <w:sz w:val="16"/>
                <w:szCs w:val="16"/>
                <w:lang w:eastAsia="nl-NL"/>
              </w:rPr>
              <w:t>de schuldenaar</w:t>
            </w:r>
            <w:r w:rsidRPr="00AF2670">
              <w:rPr>
                <w:rFonts w:cs="Arial"/>
                <w:snapToGrid/>
                <w:kern w:val="0"/>
                <w:sz w:val="16"/>
                <w:szCs w:val="16"/>
                <w:lang w:eastAsia="nl-NL"/>
              </w:rPr>
              <w:t>’</w:t>
            </w:r>
            <w:r w:rsidRPr="00AD2288">
              <w:rPr>
                <w:snapToGrid/>
                <w:kern w:val="0"/>
                <w:sz w:val="16"/>
                <w:szCs w:val="16"/>
                <w:lang w:eastAsia="nl-NL"/>
              </w:rPr>
              <w:t>)</w:t>
            </w:r>
          </w:p>
          <w:p w14:paraId="3EA99639" w14:textId="77777777" w:rsidR="00106B49" w:rsidRDefault="00106B49" w:rsidP="00787B69">
            <w:pPr>
              <w:rPr>
                <w:rFonts w:cs="Arial"/>
                <w:snapToGrid/>
                <w:kern w:val="0"/>
                <w:sz w:val="16"/>
                <w:szCs w:val="16"/>
                <w:lang w:eastAsia="nl-NL"/>
              </w:rPr>
            </w:pPr>
          </w:p>
          <w:p w14:paraId="15F17301" w14:textId="3A46FCB1" w:rsidR="005305EF" w:rsidRPr="0030107A" w:rsidRDefault="00106B49" w:rsidP="00787B69">
            <w:pPr>
              <w:rPr>
                <w:rFonts w:cs="Arial"/>
                <w:snapToGrid/>
                <w:kern w:val="0"/>
                <w:sz w:val="16"/>
                <w:szCs w:val="16"/>
                <w:u w:val="single"/>
                <w:lang w:eastAsia="nl-NL"/>
              </w:rPr>
            </w:pPr>
            <w:r w:rsidRPr="0030107A">
              <w:rPr>
                <w:rFonts w:cs="Arial"/>
                <w:snapToGrid/>
                <w:kern w:val="0"/>
                <w:sz w:val="16"/>
                <w:szCs w:val="16"/>
                <w:u w:val="single"/>
                <w:lang w:eastAsia="nl-NL"/>
              </w:rPr>
              <w:t>Mapping optie b.:</w:t>
            </w:r>
          </w:p>
          <w:p w14:paraId="6C84CA7B" w14:textId="78926981" w:rsidR="00106B49" w:rsidRDefault="00106B49" w:rsidP="00787B69">
            <w:pPr>
              <w:rPr>
                <w:rFonts w:cs="Arial"/>
                <w:snapToGrid/>
                <w:kern w:val="0"/>
                <w:sz w:val="16"/>
                <w:szCs w:val="16"/>
                <w:lang w:eastAsia="nl-NL"/>
              </w:rPr>
            </w:pPr>
            <w:r>
              <w:rPr>
                <w:rFonts w:cs="Arial"/>
                <w:snapToGrid/>
                <w:kern w:val="0"/>
                <w:sz w:val="16"/>
                <w:szCs w:val="16"/>
                <w:lang w:eastAsia="nl-NL"/>
              </w:rPr>
              <w:lastRenderedPageBreak/>
              <w:t>In deze optie</w:t>
            </w:r>
            <w:r w:rsidR="00B94896">
              <w:rPr>
                <w:rFonts w:cs="Arial"/>
                <w:snapToGrid/>
                <w:kern w:val="0"/>
                <w:sz w:val="16"/>
                <w:szCs w:val="16"/>
                <w:lang w:eastAsia="nl-NL"/>
              </w:rPr>
              <w:t xml:space="preserve"> treedt de gevolmachtigde op vo</w:t>
            </w:r>
            <w:r>
              <w:rPr>
                <w:rFonts w:cs="Arial"/>
                <w:snapToGrid/>
                <w:kern w:val="0"/>
                <w:sz w:val="16"/>
                <w:szCs w:val="16"/>
                <w:lang w:eastAsia="nl-NL"/>
              </w:rPr>
              <w:t>o</w:t>
            </w:r>
            <w:r w:rsidR="00B94896">
              <w:rPr>
                <w:rFonts w:cs="Arial"/>
                <w:snapToGrid/>
                <w:kern w:val="0"/>
                <w:sz w:val="16"/>
                <w:szCs w:val="16"/>
                <w:lang w:eastAsia="nl-NL"/>
              </w:rPr>
              <w:t>r</w:t>
            </w:r>
            <w:r>
              <w:rPr>
                <w:rFonts w:cs="Arial"/>
                <w:snapToGrid/>
                <w:kern w:val="0"/>
                <w:sz w:val="16"/>
                <w:szCs w:val="16"/>
                <w:lang w:eastAsia="nl-NL"/>
              </w:rPr>
              <w:t xml:space="preserve"> 2 partijen, het is daarom noodzakelijk dat deze partijen gegroepeerd worden onder één partij waaraan de gevolmachtigde gekoppeld wordt.</w:t>
            </w:r>
          </w:p>
          <w:p w14:paraId="3D58CB31" w14:textId="77777777" w:rsidR="00106B49" w:rsidRDefault="00106B49" w:rsidP="00787B69">
            <w:pPr>
              <w:rPr>
                <w:snapToGrid/>
                <w:kern w:val="0"/>
                <w:u w:val="single"/>
                <w:lang w:eastAsia="nl-NL"/>
              </w:rPr>
            </w:pPr>
          </w:p>
          <w:p w14:paraId="1277F00B" w14:textId="50F3EFBE" w:rsidR="00106B49" w:rsidRPr="00AD2288" w:rsidRDefault="00106B49" w:rsidP="00787B69">
            <w:pPr>
              <w:rPr>
                <w:snapToGrid/>
                <w:kern w:val="0"/>
                <w:lang w:eastAsia="nl-NL"/>
              </w:rPr>
            </w:pPr>
            <w:r w:rsidRPr="00AD2288">
              <w:rPr>
                <w:snapToGrid/>
                <w:kern w:val="0"/>
                <w:u w:val="single"/>
                <w:lang w:eastAsia="nl-NL"/>
              </w:rPr>
              <w:t xml:space="preserve">Mapping </w:t>
            </w:r>
            <w:r w:rsidR="003B4398" w:rsidRPr="00AD2288">
              <w:rPr>
                <w:snapToGrid/>
                <w:kern w:val="0"/>
                <w:u w:val="single"/>
                <w:lang w:eastAsia="nl-NL"/>
              </w:rPr>
              <w:t>‘verzamel</w:t>
            </w:r>
            <w:r w:rsidRPr="00AD2288">
              <w:rPr>
                <w:snapToGrid/>
                <w:kern w:val="0"/>
                <w:u w:val="single"/>
                <w:lang w:eastAsia="nl-NL"/>
              </w:rPr>
              <w:t>‘ partij</w:t>
            </w:r>
            <w:r w:rsidRPr="00AD2288">
              <w:rPr>
                <w:snapToGrid/>
                <w:kern w:val="0"/>
                <w:lang w:eastAsia="nl-NL"/>
              </w:rPr>
              <w:t>:</w:t>
            </w:r>
          </w:p>
          <w:p w14:paraId="1E409649" w14:textId="77777777" w:rsidR="00106B49" w:rsidRPr="00AD2288"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w:t>
            </w:r>
          </w:p>
          <w:p w14:paraId="2ED24284" w14:textId="77777777" w:rsidR="00106B49" w:rsidRPr="00AD2288"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ab/>
            </w:r>
            <w:proofErr w:type="spellStart"/>
            <w:r w:rsidRPr="00AD2288">
              <w:rPr>
                <w:rFonts w:cs="Arial"/>
                <w:snapToGrid/>
                <w:kern w:val="0"/>
                <w:sz w:val="16"/>
                <w:szCs w:val="16"/>
                <w:lang w:eastAsia="nl-NL"/>
              </w:rPr>
              <w:t>attribute</w:t>
            </w:r>
            <w:proofErr w:type="spellEnd"/>
            <w:r w:rsidRPr="00AD2288">
              <w:rPr>
                <w:rFonts w:cs="Arial"/>
                <w:snapToGrid/>
                <w:kern w:val="0"/>
                <w:sz w:val="16"/>
                <w:szCs w:val="16"/>
                <w:lang w:eastAsia="nl-NL"/>
              </w:rPr>
              <w:t xml:space="preserve">: </w:t>
            </w:r>
            <w:proofErr w:type="spellStart"/>
            <w:r w:rsidRPr="00AD2288">
              <w:rPr>
                <w:rFonts w:cs="Arial"/>
                <w:snapToGrid/>
                <w:kern w:val="0"/>
                <w:sz w:val="16"/>
                <w:szCs w:val="16"/>
                <w:lang w:eastAsia="nl-NL"/>
              </w:rPr>
              <w:t>id</w:t>
            </w:r>
            <w:proofErr w:type="spellEnd"/>
            <w:r w:rsidRPr="00AD2288">
              <w:rPr>
                <w:rFonts w:cs="Arial"/>
                <w:snapToGrid/>
                <w:kern w:val="0"/>
                <w:sz w:val="16"/>
                <w:szCs w:val="16"/>
                <w:lang w:eastAsia="nl-NL"/>
              </w:rPr>
              <w:t xml:space="preserve"> = ‘unieke identificatie van de partij’</w:t>
            </w:r>
          </w:p>
          <w:p w14:paraId="534E8D2E" w14:textId="77777777" w:rsidR="00106B49" w:rsidRPr="00AD2288" w:rsidRDefault="00106B49" w:rsidP="00787B69">
            <w:pPr>
              <w:autoSpaceDE w:val="0"/>
              <w:autoSpaceDN w:val="0"/>
              <w:adjustRightInd w:val="0"/>
              <w:spacing w:line="240" w:lineRule="auto"/>
              <w:rPr>
                <w:snapToGrid/>
                <w:kern w:val="0"/>
                <w:sz w:val="16"/>
                <w:szCs w:val="16"/>
                <w:lang w:eastAsia="nl-NL"/>
              </w:rPr>
            </w:pPr>
            <w:r w:rsidRPr="00AD2288">
              <w:rPr>
                <w:snapToGrid/>
                <w:kern w:val="0"/>
                <w:sz w:val="16"/>
                <w:szCs w:val="16"/>
                <w:highlight w:val="white"/>
                <w:lang w:eastAsia="nl-NL"/>
              </w:rPr>
              <w:tab/>
              <w:t>./</w:t>
            </w:r>
            <w:proofErr w:type="spellStart"/>
            <w:r w:rsidRPr="00AD2288">
              <w:rPr>
                <w:rFonts w:cs="Arial"/>
                <w:snapToGrid/>
                <w:kern w:val="0"/>
                <w:sz w:val="16"/>
                <w:szCs w:val="16"/>
                <w:lang w:eastAsia="nl-NL"/>
              </w:rPr>
              <w:t>aanduidingPartij</w:t>
            </w:r>
            <w:proofErr w:type="spellEnd"/>
            <w:r w:rsidRPr="00AD2288">
              <w:rPr>
                <w:snapToGrid/>
                <w:kern w:val="0"/>
                <w:sz w:val="16"/>
                <w:szCs w:val="16"/>
                <w:lang w:eastAsia="nl-NL"/>
              </w:rPr>
              <w:t>(‘</w:t>
            </w:r>
            <w:r>
              <w:rPr>
                <w:snapToGrid/>
                <w:kern w:val="0"/>
                <w:sz w:val="16"/>
                <w:szCs w:val="16"/>
                <w:lang w:eastAsia="nl-NL"/>
              </w:rPr>
              <w:t>schuldenaar-derde hypotheekgever</w:t>
            </w:r>
            <w:r w:rsidRPr="00AD2288">
              <w:rPr>
                <w:snapToGrid/>
                <w:kern w:val="0"/>
                <w:sz w:val="16"/>
                <w:szCs w:val="16"/>
                <w:lang w:eastAsia="nl-NL"/>
              </w:rPr>
              <w:t>’)</w:t>
            </w:r>
          </w:p>
          <w:p w14:paraId="078B05A4" w14:textId="77777777" w:rsidR="00106B49" w:rsidRPr="00AD2288" w:rsidRDefault="00106B49" w:rsidP="00787B69">
            <w:pPr>
              <w:rPr>
                <w:sz w:val="16"/>
                <w:szCs w:val="16"/>
                <w:lang w:val="nl"/>
              </w:rPr>
            </w:pPr>
            <w:r w:rsidRPr="00AD2288">
              <w:rPr>
                <w:sz w:val="16"/>
                <w:szCs w:val="16"/>
                <w:lang w:val="nl"/>
              </w:rPr>
              <w:t>De overige mapping is opgenomen in het genoemde tekstblok.</w:t>
            </w:r>
          </w:p>
          <w:p w14:paraId="7B641594" w14:textId="77777777" w:rsidR="00106B49" w:rsidRPr="00AD2288" w:rsidRDefault="00106B49" w:rsidP="00787B69">
            <w:pPr>
              <w:rPr>
                <w:szCs w:val="18"/>
                <w:lang w:val="nl"/>
              </w:rPr>
            </w:pPr>
          </w:p>
          <w:p w14:paraId="499CC706" w14:textId="77777777" w:rsidR="00106B49" w:rsidRPr="00AD2288" w:rsidRDefault="00106B49" w:rsidP="00787B69">
            <w:pPr>
              <w:rPr>
                <w:snapToGrid/>
                <w:kern w:val="0"/>
                <w:lang w:eastAsia="nl-NL"/>
              </w:rPr>
            </w:pPr>
            <w:r w:rsidRPr="00AD2288">
              <w:rPr>
                <w:snapToGrid/>
                <w:kern w:val="0"/>
                <w:u w:val="single"/>
                <w:lang w:eastAsia="nl-NL"/>
              </w:rPr>
              <w:t>Mapping gevolmachtigde</w:t>
            </w:r>
            <w:r w:rsidRPr="00AD2288">
              <w:rPr>
                <w:snapToGrid/>
                <w:kern w:val="0"/>
                <w:lang w:eastAsia="nl-NL"/>
              </w:rPr>
              <w:t>:</w:t>
            </w:r>
          </w:p>
          <w:p w14:paraId="1E8C1F8D" w14:textId="77777777" w:rsidR="00106B49" w:rsidRDefault="00106B49" w:rsidP="00787B69">
            <w:pPr>
              <w:rPr>
                <w:rFonts w:cs="Arial"/>
                <w:snapToGrid/>
                <w:kern w:val="0"/>
                <w:sz w:val="16"/>
                <w:szCs w:val="16"/>
                <w:lang w:eastAsia="nl-NL"/>
              </w:rPr>
            </w:pPr>
            <w:r w:rsidRPr="00AD2288">
              <w:rPr>
                <w:snapToGrid/>
                <w:kern w:val="0"/>
                <w:sz w:val="16"/>
                <w:szCs w:val="16"/>
                <w:lang w:eastAsia="nl-NL"/>
              </w:rPr>
              <w:t>//</w:t>
            </w:r>
            <w:proofErr w:type="spellStart"/>
            <w:r w:rsidRPr="00AD2288">
              <w:rPr>
                <w:snapToGrid/>
                <w:kern w:val="0"/>
                <w:sz w:val="16"/>
                <w:szCs w:val="16"/>
                <w:lang w:eastAsia="nl-NL"/>
              </w:rPr>
              <w:t>IMKAD_</w:t>
            </w:r>
            <w:r w:rsidRPr="00AD2288">
              <w:rPr>
                <w:rFonts w:cs="Arial"/>
                <w:snapToGrid/>
                <w:kern w:val="0"/>
                <w:sz w:val="16"/>
                <w:szCs w:val="16"/>
                <w:lang w:eastAsia="nl-NL"/>
              </w:rPr>
              <w:t>AangebodenStuk</w:t>
            </w:r>
            <w:proofErr w:type="spellEnd"/>
            <w:r w:rsidRPr="00AD2288">
              <w:rPr>
                <w:snapToGrid/>
                <w:kern w:val="0"/>
                <w:sz w:val="16"/>
                <w:szCs w:val="16"/>
                <w:lang w:eastAsia="nl-NL"/>
              </w:rPr>
              <w:t>/Partij/Gevolmachtigde, waarbij ./</w:t>
            </w:r>
            <w:proofErr w:type="spellStart"/>
            <w:r w:rsidRPr="00AD2288">
              <w:rPr>
                <w:snapToGrid/>
                <w:kern w:val="0"/>
                <w:sz w:val="16"/>
                <w:szCs w:val="16"/>
                <w:lang w:eastAsia="nl-NL"/>
              </w:rPr>
              <w:t>aanduidingPartij</w:t>
            </w:r>
            <w:proofErr w:type="spellEnd"/>
            <w:r w:rsidRPr="00AD2288">
              <w:rPr>
                <w:snapToGrid/>
                <w:kern w:val="0"/>
                <w:sz w:val="16"/>
                <w:szCs w:val="16"/>
                <w:lang w:eastAsia="nl-NL"/>
              </w:rPr>
              <w:t>(‘</w:t>
            </w:r>
            <w:r>
              <w:rPr>
                <w:snapToGrid/>
                <w:kern w:val="0"/>
                <w:sz w:val="16"/>
                <w:szCs w:val="16"/>
                <w:lang w:eastAsia="nl-NL"/>
              </w:rPr>
              <w:t>schuldenaar-derde hypotheekgever</w:t>
            </w:r>
            <w:r w:rsidRPr="00AD2288">
              <w:rPr>
                <w:snapToGrid/>
                <w:kern w:val="0"/>
                <w:sz w:val="16"/>
                <w:szCs w:val="16"/>
                <w:lang w:eastAsia="nl-NL"/>
              </w:rPr>
              <w:t>’)</w:t>
            </w:r>
          </w:p>
          <w:p w14:paraId="00A32D0F" w14:textId="77777777" w:rsidR="00106B49" w:rsidRPr="00955FFA" w:rsidRDefault="00106B49" w:rsidP="00787B69">
            <w:pPr>
              <w:autoSpaceDE w:val="0"/>
              <w:autoSpaceDN w:val="0"/>
              <w:adjustRightInd w:val="0"/>
              <w:spacing w:line="240" w:lineRule="auto"/>
              <w:rPr>
                <w:snapToGrid/>
                <w:kern w:val="0"/>
                <w:sz w:val="16"/>
                <w:szCs w:val="16"/>
                <w:lang w:eastAsia="nl-NL"/>
              </w:rPr>
            </w:pPr>
          </w:p>
        </w:tc>
      </w:tr>
      <w:tr w:rsidR="00106B49" w:rsidRPr="00123774" w14:paraId="05F22823" w14:textId="77777777" w:rsidTr="00787B69">
        <w:trPr>
          <w:trHeight w:val="125"/>
        </w:trPr>
        <w:tc>
          <w:tcPr>
            <w:tcW w:w="2394" w:type="pct"/>
          </w:tcPr>
          <w:p w14:paraId="30523242" w14:textId="045C6E47" w:rsidR="00106B49" w:rsidRPr="0066615A" w:rsidRDefault="00106B49" w:rsidP="00787B69">
            <w:pPr>
              <w:ind w:left="681" w:hanging="454"/>
              <w:rPr>
                <w:rFonts w:ascii="Times New Roman" w:hAnsi="Times New Roman"/>
                <w:color w:val="339966"/>
                <w:sz w:val="20"/>
              </w:rPr>
            </w:pPr>
            <w:r w:rsidRPr="0066615A">
              <w:rPr>
                <w:rFonts w:cs="Arial"/>
                <w:sz w:val="20"/>
              </w:rPr>
              <w:lastRenderedPageBreak/>
              <w:fldChar w:fldCharType="begin"/>
            </w:r>
            <w:r w:rsidRPr="0066615A">
              <w:rPr>
                <w:rFonts w:cs="Arial"/>
                <w:szCs w:val="18"/>
              </w:rPr>
              <w:instrText>MacroButton Nomacro §</w:instrText>
            </w:r>
            <w:r w:rsidRPr="0066615A">
              <w:rPr>
                <w:rFonts w:cs="Arial"/>
                <w:sz w:val="20"/>
              </w:rPr>
              <w:fldChar w:fldCharType="end"/>
            </w:r>
            <w:r w:rsidRPr="0066615A">
              <w:rPr>
                <w:rFonts w:ascii="Times New Roman" w:hAnsi="Times New Roman"/>
                <w:sz w:val="20"/>
              </w:rPr>
              <w:t xml:space="preserve"> </w:t>
            </w:r>
            <w:r w:rsidRPr="0066615A">
              <w:rPr>
                <w:color w:val="800080"/>
                <w:sz w:val="20"/>
              </w:rPr>
              <w:t>a.</w:t>
            </w:r>
            <w:r w:rsidRPr="0066615A">
              <w:rPr>
                <w:rFonts w:ascii="Times New Roman" w:hAnsi="Times New Roman"/>
                <w:color w:val="800080"/>
                <w:sz w:val="20"/>
              </w:rPr>
              <w:t xml:space="preserve"> </w:t>
            </w:r>
            <w:r w:rsidRPr="0066615A">
              <w:rPr>
                <w:rFonts w:cs="Arial"/>
                <w:sz w:val="20"/>
              </w:rPr>
              <w:fldChar w:fldCharType="begin"/>
            </w:r>
            <w:r w:rsidRPr="0066615A">
              <w:rPr>
                <w:rFonts w:cs="Arial"/>
                <w:sz w:val="20"/>
              </w:rPr>
              <w:instrText>MacroButton Nomacro §</w:instrText>
            </w:r>
            <w:r w:rsidRPr="0066615A">
              <w:rPr>
                <w:rFonts w:cs="Arial"/>
                <w:sz w:val="20"/>
              </w:rPr>
              <w:fldChar w:fldCharType="end"/>
            </w:r>
            <w:r w:rsidRPr="0066615A">
              <w:rPr>
                <w:color w:val="339966"/>
                <w:sz w:val="20"/>
                <w:highlight w:val="yellow"/>
              </w:rPr>
              <w:t xml:space="preserve">TEKSTBLOK PARTIJ NATUURLIJK PERSOON / TEKSTBLOK </w:t>
            </w:r>
            <w:r w:rsidRPr="0066615A">
              <w:rPr>
                <w:color w:val="339966"/>
                <w:sz w:val="20"/>
              </w:rPr>
              <w:tab/>
            </w:r>
            <w:r w:rsidRPr="0066615A">
              <w:rPr>
                <w:color w:val="339966"/>
                <w:sz w:val="20"/>
              </w:rPr>
              <w:tab/>
            </w:r>
            <w:r w:rsidRPr="0066615A">
              <w:rPr>
                <w:color w:val="339966"/>
                <w:sz w:val="20"/>
              </w:rPr>
              <w:tab/>
              <w:t xml:space="preserve"> </w:t>
            </w:r>
            <w:r w:rsidRPr="0066615A">
              <w:rPr>
                <w:color w:val="339966"/>
                <w:sz w:val="20"/>
                <w:highlight w:val="yellow"/>
              </w:rPr>
              <w:t>PARTIJ NIET NATUURLIJK PERSOON</w:t>
            </w:r>
            <w:r w:rsidRPr="0066615A">
              <w:rPr>
                <w:rFonts w:cs="Arial"/>
                <w:color w:val="FF0000"/>
                <w:sz w:val="20"/>
              </w:rPr>
              <w:t>;</w:t>
            </w:r>
          </w:p>
          <w:p w14:paraId="5C5EDF62" w14:textId="77777777" w:rsidR="00106B49" w:rsidRPr="00FC6ED9" w:rsidRDefault="00106B49" w:rsidP="00787B69">
            <w:pPr>
              <w:rPr>
                <w:rFonts w:cs="Arial"/>
                <w:bCs/>
                <w:color w:val="800080"/>
                <w:sz w:val="20"/>
              </w:rPr>
            </w:pPr>
          </w:p>
        </w:tc>
        <w:tc>
          <w:tcPr>
            <w:tcW w:w="2606" w:type="pct"/>
          </w:tcPr>
          <w:p w14:paraId="3EACAD26" w14:textId="77777777" w:rsidR="00106B49" w:rsidRDefault="00106B49" w:rsidP="00787B69">
            <w:r w:rsidRPr="00286F0E">
              <w:t xml:space="preserve">Verplichte keuze uit 2 tekstblokken met de gegevens van de </w:t>
            </w:r>
            <w:proofErr w:type="spellStart"/>
            <w:r w:rsidRPr="00286F0E">
              <w:t>perso</w:t>
            </w:r>
            <w:proofErr w:type="spellEnd"/>
            <w:r w:rsidRPr="00286F0E">
              <w:t>(o)n(en), die tot de partij behoren.</w:t>
            </w:r>
            <w:r>
              <w:t xml:space="preserve"> Er moet minimaal één tekstblok ingevuld worden. Er mogen meerdere dezelfde of verschillende tekstblokken na elkaar vermeld worden. Alle combinaties zijn toegestaan. Zie </w:t>
            </w:r>
            <w:r>
              <w:fldChar w:fldCharType="begin"/>
            </w:r>
            <w:r>
              <w:instrText xml:space="preserve"> REF TC \h  \* MERGEFORMAT </w:instrText>
            </w:r>
            <w:r>
              <w:fldChar w:fldCharType="separate"/>
            </w:r>
            <w:r w:rsidR="000721C4">
              <w:t>[TC]</w:t>
            </w:r>
            <w:r>
              <w:fldChar w:fldCharType="end"/>
            </w:r>
            <w:r>
              <w:t xml:space="preserve"> voor de nummering van de partijen.</w:t>
            </w:r>
          </w:p>
          <w:p w14:paraId="017B543D" w14:textId="77777777" w:rsidR="00106B49" w:rsidRPr="00AD2288" w:rsidRDefault="00106B49" w:rsidP="00787B69">
            <w:pPr>
              <w:rPr>
                <w:rFonts w:cs="Arial"/>
                <w:snapToGrid/>
                <w:kern w:val="0"/>
                <w:szCs w:val="18"/>
                <w:lang w:eastAsia="nl-NL"/>
              </w:rPr>
            </w:pPr>
            <w:r w:rsidRPr="00AD2288">
              <w:rPr>
                <w:szCs w:val="18"/>
                <w:u w:val="single"/>
              </w:rPr>
              <w:t>Mapping alleen partij ‘</w:t>
            </w:r>
            <w:r w:rsidRPr="003A25CE">
              <w:rPr>
                <w:szCs w:val="18"/>
                <w:u w:val="single"/>
              </w:rPr>
              <w:t>de schuldenaar</w:t>
            </w:r>
            <w:r w:rsidRPr="00AD2288">
              <w:rPr>
                <w:szCs w:val="18"/>
                <w:u w:val="single"/>
              </w:rPr>
              <w:t>’ aanwezig:</w:t>
            </w:r>
          </w:p>
          <w:p w14:paraId="735B5BEF" w14:textId="77777777" w:rsidR="00106B49" w:rsidRPr="00AD2288"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 [</w:t>
            </w:r>
            <w:proofErr w:type="spellStart"/>
            <w:r w:rsidRPr="00AD2288">
              <w:rPr>
                <w:rFonts w:cs="Arial"/>
                <w:snapToGrid/>
                <w:kern w:val="0"/>
                <w:sz w:val="16"/>
                <w:szCs w:val="16"/>
                <w:lang w:eastAsia="nl-NL"/>
              </w:rPr>
              <w:t>attribute</w:t>
            </w:r>
            <w:proofErr w:type="spellEnd"/>
            <w:r w:rsidRPr="00AD2288">
              <w:rPr>
                <w:rFonts w:cs="Arial"/>
                <w:snapToGrid/>
                <w:kern w:val="0"/>
                <w:sz w:val="16"/>
                <w:szCs w:val="16"/>
                <w:lang w:eastAsia="nl-NL"/>
              </w:rPr>
              <w:t xml:space="preserve">: </w:t>
            </w:r>
            <w:proofErr w:type="spellStart"/>
            <w:r w:rsidRPr="00AD2288">
              <w:rPr>
                <w:rFonts w:cs="Arial"/>
                <w:snapToGrid/>
                <w:kern w:val="0"/>
                <w:sz w:val="16"/>
                <w:szCs w:val="16"/>
                <w:lang w:eastAsia="nl-NL"/>
              </w:rPr>
              <w:t>id</w:t>
            </w:r>
            <w:proofErr w:type="spellEnd"/>
            <w:r w:rsidRPr="00AD2288">
              <w:rPr>
                <w:rFonts w:cs="Arial"/>
                <w:snapToGrid/>
                <w:kern w:val="0"/>
                <w:sz w:val="16"/>
                <w:szCs w:val="16"/>
                <w:lang w:eastAsia="nl-NL"/>
              </w:rPr>
              <w:t xml:space="preserve"> = ‘unieke identificatie van de partij’]</w:t>
            </w:r>
          </w:p>
          <w:p w14:paraId="12E2CD60" w14:textId="77777777" w:rsidR="00106B49" w:rsidRPr="00AD2288" w:rsidRDefault="00106B49" w:rsidP="00787B69">
            <w:pPr>
              <w:autoSpaceDE w:val="0"/>
              <w:autoSpaceDN w:val="0"/>
              <w:adjustRightInd w:val="0"/>
              <w:spacing w:line="240" w:lineRule="auto"/>
              <w:rPr>
                <w:snapToGrid/>
                <w:kern w:val="0"/>
                <w:sz w:val="16"/>
                <w:szCs w:val="16"/>
                <w:lang w:eastAsia="nl-NL"/>
              </w:rPr>
            </w:pPr>
            <w:r w:rsidRPr="00AD2288">
              <w:rPr>
                <w:snapToGrid/>
                <w:kern w:val="0"/>
                <w:sz w:val="16"/>
                <w:szCs w:val="16"/>
                <w:highlight w:val="white"/>
                <w:lang w:eastAsia="nl-NL"/>
              </w:rPr>
              <w:tab/>
              <w:t>./</w:t>
            </w:r>
            <w:proofErr w:type="spellStart"/>
            <w:r w:rsidRPr="00AD2288">
              <w:rPr>
                <w:rFonts w:cs="Arial"/>
                <w:snapToGrid/>
                <w:kern w:val="0"/>
                <w:sz w:val="16"/>
                <w:szCs w:val="16"/>
                <w:lang w:eastAsia="nl-NL"/>
              </w:rPr>
              <w:t>aanduidingPartij</w:t>
            </w:r>
            <w:proofErr w:type="spellEnd"/>
            <w:r w:rsidRPr="00AD2288">
              <w:rPr>
                <w:snapToGrid/>
                <w:kern w:val="0"/>
                <w:sz w:val="16"/>
                <w:szCs w:val="16"/>
                <w:lang w:eastAsia="nl-NL"/>
              </w:rPr>
              <w:t>(‘</w:t>
            </w:r>
            <w:r w:rsidRPr="003A25CE">
              <w:rPr>
                <w:snapToGrid/>
                <w:kern w:val="0"/>
                <w:sz w:val="16"/>
                <w:szCs w:val="16"/>
                <w:lang w:eastAsia="nl-NL"/>
              </w:rPr>
              <w:t>de schuldenaar</w:t>
            </w:r>
            <w:r w:rsidRPr="00AD2288">
              <w:rPr>
                <w:snapToGrid/>
                <w:kern w:val="0"/>
                <w:sz w:val="16"/>
                <w:szCs w:val="16"/>
                <w:lang w:eastAsia="nl-NL"/>
              </w:rPr>
              <w:t>’)</w:t>
            </w:r>
          </w:p>
          <w:p w14:paraId="21ED89F5" w14:textId="77777777" w:rsidR="00106B49" w:rsidRPr="00AD2288" w:rsidRDefault="00106B49" w:rsidP="00787B69">
            <w:pPr>
              <w:autoSpaceDE w:val="0"/>
              <w:autoSpaceDN w:val="0"/>
              <w:adjustRightInd w:val="0"/>
              <w:spacing w:line="240" w:lineRule="auto"/>
              <w:rPr>
                <w:sz w:val="16"/>
                <w:szCs w:val="16"/>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w:t>
            </w:r>
            <w:proofErr w:type="spellStart"/>
            <w:r w:rsidRPr="00AD2288">
              <w:rPr>
                <w:rFonts w:cs="Arial"/>
                <w:snapToGrid/>
                <w:kern w:val="0"/>
                <w:sz w:val="16"/>
                <w:szCs w:val="16"/>
                <w:lang w:eastAsia="nl-NL"/>
              </w:rPr>
              <w:t>IMKAD_Persoon</w:t>
            </w:r>
            <w:proofErr w:type="spellEnd"/>
          </w:p>
          <w:p w14:paraId="30D24AAE" w14:textId="77777777" w:rsidR="00106B49" w:rsidRPr="00AD2288" w:rsidRDefault="00106B49" w:rsidP="00787B69">
            <w:pPr>
              <w:autoSpaceDE w:val="0"/>
              <w:autoSpaceDN w:val="0"/>
              <w:adjustRightInd w:val="0"/>
              <w:spacing w:line="240" w:lineRule="auto"/>
              <w:rPr>
                <w:sz w:val="16"/>
                <w:szCs w:val="16"/>
                <w:lang w:val="nl"/>
              </w:rPr>
            </w:pPr>
            <w:r w:rsidRPr="00AD2288">
              <w:rPr>
                <w:sz w:val="16"/>
                <w:szCs w:val="16"/>
                <w:lang w:val="nl"/>
              </w:rPr>
              <w:t xml:space="preserve">De overige </w:t>
            </w:r>
            <w:proofErr w:type="spellStart"/>
            <w:r w:rsidRPr="00AD2288">
              <w:rPr>
                <w:rFonts w:cs="Arial"/>
                <w:snapToGrid/>
                <w:kern w:val="0"/>
                <w:sz w:val="16"/>
                <w:szCs w:val="16"/>
                <w:lang w:eastAsia="nl-NL"/>
              </w:rPr>
              <w:t>mapping</w:t>
            </w:r>
            <w:proofErr w:type="spellEnd"/>
            <w:r w:rsidRPr="00AD2288">
              <w:rPr>
                <w:sz w:val="16"/>
                <w:szCs w:val="16"/>
                <w:lang w:val="nl"/>
              </w:rPr>
              <w:t xml:space="preserve"> is opgenomen in de genoemde tekstblokken.</w:t>
            </w:r>
          </w:p>
          <w:p w14:paraId="0E87C46A" w14:textId="77777777" w:rsidR="00106B49" w:rsidRPr="00AD2288" w:rsidRDefault="00106B49" w:rsidP="00787B69">
            <w:pPr>
              <w:rPr>
                <w:rFonts w:cs="Arial"/>
                <w:snapToGrid/>
                <w:kern w:val="0"/>
                <w:szCs w:val="18"/>
                <w:lang w:eastAsia="nl-NL"/>
              </w:rPr>
            </w:pPr>
          </w:p>
          <w:p w14:paraId="0986C9C3" w14:textId="77777777" w:rsidR="00106B49" w:rsidRPr="00AD2288" w:rsidRDefault="00106B49" w:rsidP="00787B69">
            <w:pPr>
              <w:rPr>
                <w:szCs w:val="18"/>
                <w:u w:val="single"/>
              </w:rPr>
            </w:pPr>
            <w:r w:rsidRPr="00AD2288">
              <w:rPr>
                <w:szCs w:val="18"/>
                <w:u w:val="single"/>
              </w:rPr>
              <w:t>Mapping ‘verzamel’ partij aanwezig:</w:t>
            </w:r>
          </w:p>
          <w:p w14:paraId="12F6FA9C" w14:textId="77777777" w:rsidR="00106B49" w:rsidRPr="00AD2288"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w:t>
            </w:r>
            <w:r w:rsidRPr="005C2284">
              <w:rPr>
                <w:snapToGrid/>
                <w:kern w:val="0"/>
                <w:sz w:val="16"/>
                <w:szCs w:val="16"/>
                <w:lang w:eastAsia="nl-NL"/>
              </w:rPr>
              <w:t>schuldenaar-derde hypotheekgever</w:t>
            </w:r>
            <w:r w:rsidRPr="00AD2288">
              <w:rPr>
                <w:rFonts w:cs="Arial"/>
                <w:snapToGrid/>
                <w:kern w:val="0"/>
                <w:sz w:val="16"/>
                <w:szCs w:val="16"/>
                <w:lang w:eastAsia="nl-NL"/>
              </w:rPr>
              <w:t>’)/Partij</w:t>
            </w:r>
          </w:p>
          <w:p w14:paraId="27F8F210" w14:textId="77777777" w:rsidR="00106B49" w:rsidRPr="00AD2288"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ab/>
              <w:t>[</w:t>
            </w:r>
            <w:proofErr w:type="spellStart"/>
            <w:r w:rsidRPr="00AD2288">
              <w:rPr>
                <w:rFonts w:cs="Arial"/>
                <w:snapToGrid/>
                <w:kern w:val="0"/>
                <w:sz w:val="16"/>
                <w:szCs w:val="16"/>
                <w:lang w:eastAsia="nl-NL"/>
              </w:rPr>
              <w:t>attribute</w:t>
            </w:r>
            <w:proofErr w:type="spellEnd"/>
            <w:r w:rsidRPr="00AD2288">
              <w:rPr>
                <w:rFonts w:cs="Arial"/>
                <w:snapToGrid/>
                <w:kern w:val="0"/>
                <w:sz w:val="16"/>
                <w:szCs w:val="16"/>
                <w:lang w:eastAsia="nl-NL"/>
              </w:rPr>
              <w:t>: id = ‘unieke identificatie van de partij’]</w:t>
            </w:r>
          </w:p>
          <w:p w14:paraId="146B1CEB" w14:textId="77777777" w:rsidR="00106B49" w:rsidRPr="00AD2288" w:rsidRDefault="00106B49" w:rsidP="00787B69">
            <w:pPr>
              <w:autoSpaceDE w:val="0"/>
              <w:autoSpaceDN w:val="0"/>
              <w:adjustRightInd w:val="0"/>
              <w:spacing w:line="240" w:lineRule="auto"/>
              <w:rPr>
                <w:snapToGrid/>
                <w:kern w:val="0"/>
                <w:sz w:val="16"/>
                <w:szCs w:val="16"/>
                <w:lang w:eastAsia="nl-NL"/>
              </w:rPr>
            </w:pPr>
            <w:r w:rsidRPr="00AD2288">
              <w:rPr>
                <w:snapToGrid/>
                <w:kern w:val="0"/>
                <w:sz w:val="16"/>
                <w:szCs w:val="16"/>
                <w:highlight w:val="white"/>
                <w:lang w:eastAsia="nl-NL"/>
              </w:rPr>
              <w:tab/>
              <w:t>./</w:t>
            </w:r>
            <w:proofErr w:type="spellStart"/>
            <w:r w:rsidRPr="00AD2288">
              <w:rPr>
                <w:rFonts w:cs="Arial"/>
                <w:snapToGrid/>
                <w:kern w:val="0"/>
                <w:sz w:val="16"/>
                <w:szCs w:val="16"/>
                <w:lang w:eastAsia="nl-NL"/>
              </w:rPr>
              <w:t>aanduidingPartij</w:t>
            </w:r>
            <w:proofErr w:type="spellEnd"/>
            <w:r>
              <w:rPr>
                <w:snapToGrid/>
                <w:kern w:val="0"/>
                <w:sz w:val="16"/>
                <w:szCs w:val="16"/>
                <w:lang w:eastAsia="nl-NL"/>
              </w:rPr>
              <w:t>(‘</w:t>
            </w:r>
            <w:r w:rsidRPr="005C2284">
              <w:rPr>
                <w:snapToGrid/>
                <w:kern w:val="0"/>
                <w:sz w:val="16"/>
                <w:szCs w:val="16"/>
                <w:lang w:eastAsia="nl-NL"/>
              </w:rPr>
              <w:t>de schuldenaar</w:t>
            </w:r>
            <w:r w:rsidRPr="00AD2288">
              <w:rPr>
                <w:snapToGrid/>
                <w:kern w:val="0"/>
                <w:sz w:val="16"/>
                <w:szCs w:val="16"/>
                <w:lang w:eastAsia="nl-NL"/>
              </w:rPr>
              <w:t>’)</w:t>
            </w:r>
          </w:p>
          <w:p w14:paraId="6C411353" w14:textId="77777777" w:rsidR="00106B49" w:rsidRPr="00AD2288" w:rsidRDefault="00106B49" w:rsidP="00787B69">
            <w:pPr>
              <w:autoSpaceDE w:val="0"/>
              <w:autoSpaceDN w:val="0"/>
              <w:adjustRightInd w:val="0"/>
              <w:spacing w:line="240" w:lineRule="auto"/>
              <w:rPr>
                <w:sz w:val="16"/>
                <w:szCs w:val="16"/>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/Partij/Partij/</w:t>
            </w:r>
            <w:proofErr w:type="spellStart"/>
            <w:r w:rsidRPr="00AD2288">
              <w:rPr>
                <w:rFonts w:cs="Arial"/>
                <w:snapToGrid/>
                <w:kern w:val="0"/>
                <w:sz w:val="16"/>
                <w:szCs w:val="16"/>
                <w:lang w:eastAsia="nl-NL"/>
              </w:rPr>
              <w:t>IMKAD_Persoon</w:t>
            </w:r>
            <w:proofErr w:type="spellEnd"/>
          </w:p>
          <w:p w14:paraId="178F3A96" w14:textId="77777777" w:rsidR="00106B49" w:rsidRPr="00AD2288" w:rsidRDefault="00106B49" w:rsidP="00787B69">
            <w:pPr>
              <w:autoSpaceDE w:val="0"/>
              <w:autoSpaceDN w:val="0"/>
              <w:adjustRightInd w:val="0"/>
              <w:spacing w:line="240" w:lineRule="auto"/>
              <w:rPr>
                <w:sz w:val="16"/>
                <w:szCs w:val="16"/>
                <w:lang w:val="nl"/>
              </w:rPr>
            </w:pPr>
            <w:r w:rsidRPr="00AD2288">
              <w:rPr>
                <w:sz w:val="16"/>
                <w:szCs w:val="16"/>
                <w:lang w:val="nl"/>
              </w:rPr>
              <w:t xml:space="preserve">De overige </w:t>
            </w:r>
            <w:proofErr w:type="spellStart"/>
            <w:r w:rsidRPr="00AD2288">
              <w:rPr>
                <w:rFonts w:cs="Arial"/>
                <w:snapToGrid/>
                <w:kern w:val="0"/>
                <w:sz w:val="16"/>
                <w:szCs w:val="16"/>
                <w:lang w:eastAsia="nl-NL"/>
              </w:rPr>
              <w:t>mapping</w:t>
            </w:r>
            <w:proofErr w:type="spellEnd"/>
            <w:r w:rsidRPr="00AD2288">
              <w:rPr>
                <w:sz w:val="16"/>
                <w:szCs w:val="16"/>
                <w:lang w:val="nl"/>
              </w:rPr>
              <w:t xml:space="preserve"> is opgenomen in de genoemde tekstblokken.</w:t>
            </w:r>
          </w:p>
          <w:p w14:paraId="6CC74177" w14:textId="77777777" w:rsidR="00106B49" w:rsidRPr="00F04F48" w:rsidRDefault="00106B49" w:rsidP="00787B69">
            <w:pPr>
              <w:autoSpaceDE w:val="0"/>
              <w:autoSpaceDN w:val="0"/>
              <w:adjustRightInd w:val="0"/>
              <w:spacing w:line="240" w:lineRule="auto"/>
            </w:pPr>
          </w:p>
          <w:p w14:paraId="33275C2E" w14:textId="77777777" w:rsidR="00106B49" w:rsidRPr="00AD2288" w:rsidRDefault="00106B49" w:rsidP="00787B69">
            <w:pPr>
              <w:rPr>
                <w:u w:val="single"/>
              </w:rPr>
            </w:pPr>
            <w:r w:rsidRPr="00AD2288">
              <w:rPr>
                <w:u w:val="single"/>
              </w:rPr>
              <w:t>Mapping stukdeel:</w:t>
            </w:r>
          </w:p>
          <w:p w14:paraId="0808248F" w14:textId="77777777" w:rsidR="00106B49" w:rsidRPr="00AD2288" w:rsidRDefault="00106B49" w:rsidP="00787B69">
            <w:pPr>
              <w:autoSpaceDE w:val="0"/>
              <w:autoSpaceDN w:val="0"/>
              <w:adjustRightInd w:val="0"/>
              <w:spacing w:line="240" w:lineRule="auto"/>
              <w:rPr>
                <w:rFonts w:cs="Arial"/>
                <w:sz w:val="16"/>
                <w:szCs w:val="16"/>
              </w:rPr>
            </w:pPr>
            <w:r w:rsidRPr="00AD2288">
              <w:rPr>
                <w:rFonts w:cs="Arial"/>
                <w:sz w:val="16"/>
                <w:szCs w:val="16"/>
              </w:rPr>
              <w:t xml:space="preserve">De </w:t>
            </w:r>
            <w:r>
              <w:rPr>
                <w:rFonts w:cs="Arial"/>
                <w:sz w:val="16"/>
                <w:szCs w:val="16"/>
              </w:rPr>
              <w:t>schuldenaar</w:t>
            </w:r>
            <w:r w:rsidRPr="00AD2288">
              <w:rPr>
                <w:rFonts w:cs="Arial"/>
                <w:sz w:val="16"/>
                <w:szCs w:val="16"/>
              </w:rPr>
              <w:t xml:space="preserve">-partij wordt tevens </w:t>
            </w:r>
            <w:r w:rsidRPr="00AD2288">
              <w:rPr>
                <w:rFonts w:cs="Arial"/>
                <w:snapToGrid/>
                <w:kern w:val="0"/>
                <w:sz w:val="16"/>
                <w:szCs w:val="16"/>
                <w:lang w:eastAsia="nl-NL"/>
              </w:rPr>
              <w:t>vastgelegd</w:t>
            </w:r>
            <w:r w:rsidRPr="00AD2288">
              <w:rPr>
                <w:rFonts w:cs="Arial"/>
                <w:sz w:val="16"/>
                <w:szCs w:val="16"/>
              </w:rPr>
              <w:t xml:space="preserve"> als </w:t>
            </w:r>
            <w:r>
              <w:rPr>
                <w:rFonts w:cs="Arial"/>
                <w:sz w:val="16"/>
                <w:szCs w:val="16"/>
              </w:rPr>
              <w:t>vervreemder</w:t>
            </w:r>
            <w:r w:rsidRPr="00AD2288">
              <w:rPr>
                <w:rFonts w:cs="Arial"/>
                <w:sz w:val="16"/>
                <w:szCs w:val="16"/>
              </w:rPr>
              <w:t xml:space="preserve"> bij het </w:t>
            </w:r>
            <w:proofErr w:type="spellStart"/>
            <w:r w:rsidRPr="00AD2288">
              <w:rPr>
                <w:rFonts w:cs="Arial"/>
                <w:sz w:val="16"/>
                <w:szCs w:val="16"/>
              </w:rPr>
              <w:t>StukdeelHypotheek</w:t>
            </w:r>
            <w:proofErr w:type="spellEnd"/>
            <w:r w:rsidRPr="00AD2288">
              <w:rPr>
                <w:rFonts w:cs="Arial"/>
                <w:sz w:val="16"/>
                <w:szCs w:val="16"/>
              </w:rPr>
              <w:t>:</w:t>
            </w:r>
          </w:p>
          <w:p w14:paraId="3B6F3F3E" w14:textId="77777777" w:rsidR="00106B49" w:rsidRPr="00AD2288" w:rsidRDefault="00106B49" w:rsidP="00787B69">
            <w:pPr>
              <w:autoSpaceDE w:val="0"/>
              <w:autoSpaceDN w:val="0"/>
              <w:adjustRightInd w:val="0"/>
              <w:spacing w:line="240" w:lineRule="auto"/>
              <w:rPr>
                <w:rFonts w:cs="Arial"/>
                <w:sz w:val="16"/>
                <w:szCs w:val="16"/>
              </w:rPr>
            </w:pPr>
            <w:r w:rsidRPr="00AD2288">
              <w:rPr>
                <w:rFonts w:cs="Arial"/>
                <w:sz w:val="16"/>
                <w:szCs w:val="16"/>
              </w:rPr>
              <w:lastRenderedPageBreak/>
              <w:t>//</w:t>
            </w:r>
            <w:proofErr w:type="spellStart"/>
            <w:r w:rsidRPr="00AD2288">
              <w:rPr>
                <w:rFonts w:cs="Arial"/>
                <w:sz w:val="16"/>
                <w:szCs w:val="16"/>
              </w:rPr>
              <w:t>IMKAD_AangebodenStuk</w:t>
            </w:r>
            <w:proofErr w:type="spellEnd"/>
            <w:r w:rsidRPr="00AD2288">
              <w:rPr>
                <w:rFonts w:cs="Arial"/>
                <w:sz w:val="16"/>
                <w:szCs w:val="16"/>
              </w:rPr>
              <w:t>/</w:t>
            </w:r>
            <w:proofErr w:type="spellStart"/>
            <w:r w:rsidRPr="00AD2288">
              <w:rPr>
                <w:rFonts w:cs="Arial"/>
                <w:snapToGrid/>
                <w:kern w:val="0"/>
                <w:sz w:val="16"/>
                <w:szCs w:val="16"/>
                <w:lang w:eastAsia="nl-NL"/>
              </w:rPr>
              <w:t>StukdeelHypotheek</w:t>
            </w:r>
            <w:proofErr w:type="spellEnd"/>
            <w:r w:rsidRPr="00AD2288">
              <w:rPr>
                <w:rFonts w:cs="Arial"/>
                <w:sz w:val="16"/>
                <w:szCs w:val="16"/>
              </w:rPr>
              <w:t xml:space="preserve"> [</w:t>
            </w:r>
            <w:proofErr w:type="spellStart"/>
            <w:r w:rsidRPr="00AD2288">
              <w:rPr>
                <w:rFonts w:cs="Arial"/>
                <w:sz w:val="16"/>
                <w:szCs w:val="16"/>
              </w:rPr>
              <w:t>aanduidingHypotheek</w:t>
            </w:r>
            <w:proofErr w:type="spellEnd"/>
            <w:r w:rsidRPr="00AD2288">
              <w:rPr>
                <w:rFonts w:cs="Arial"/>
                <w:sz w:val="16"/>
                <w:szCs w:val="16"/>
              </w:rPr>
              <w:t xml:space="preserve"> is niet aanwezig] </w:t>
            </w:r>
            <w:r>
              <w:rPr>
                <w:rFonts w:cs="Arial"/>
                <w:sz w:val="16"/>
                <w:szCs w:val="16"/>
              </w:rPr>
              <w:t>/</w:t>
            </w:r>
            <w:proofErr w:type="spellStart"/>
            <w:r>
              <w:rPr>
                <w:rFonts w:cs="Arial"/>
                <w:sz w:val="16"/>
                <w:szCs w:val="16"/>
              </w:rPr>
              <w:t>vervreender</w:t>
            </w:r>
            <w:r w:rsidRPr="00AD2288">
              <w:rPr>
                <w:rFonts w:cs="Arial"/>
                <w:sz w:val="16"/>
                <w:szCs w:val="16"/>
              </w:rPr>
              <w:t>RechtRef</w:t>
            </w:r>
            <w:proofErr w:type="spellEnd"/>
            <w:r w:rsidRPr="00AD2288">
              <w:rPr>
                <w:rFonts w:cs="Arial"/>
                <w:sz w:val="16"/>
                <w:szCs w:val="16"/>
              </w:rPr>
              <w:t xml:space="preserve"> </w:t>
            </w:r>
            <w:proofErr w:type="spellStart"/>
            <w:r w:rsidRPr="00AD2288">
              <w:rPr>
                <w:rFonts w:cs="Arial"/>
                <w:sz w:val="16"/>
                <w:szCs w:val="16"/>
              </w:rPr>
              <w:t>xlink:href</w:t>
            </w:r>
            <w:proofErr w:type="spellEnd"/>
            <w:r w:rsidRPr="00AD2288">
              <w:rPr>
                <w:rFonts w:cs="Arial"/>
                <w:sz w:val="16"/>
                <w:szCs w:val="16"/>
              </w:rPr>
              <w:t>="#</w:t>
            </w:r>
            <w:proofErr w:type="spellStart"/>
            <w:r w:rsidRPr="00AD2288">
              <w:rPr>
                <w:rFonts w:cs="Arial"/>
                <w:sz w:val="16"/>
                <w:szCs w:val="16"/>
              </w:rPr>
              <w:t>id</w:t>
            </w:r>
            <w:proofErr w:type="spellEnd"/>
            <w:r w:rsidRPr="00AD2288">
              <w:rPr>
                <w:rFonts w:cs="Arial"/>
                <w:sz w:val="16"/>
                <w:szCs w:val="16"/>
              </w:rPr>
              <w:t xml:space="preserve"> </w:t>
            </w:r>
            <w:r>
              <w:rPr>
                <w:rFonts w:cs="Arial"/>
                <w:sz w:val="16"/>
                <w:szCs w:val="16"/>
              </w:rPr>
              <w:t xml:space="preserve">schuldenaar </w:t>
            </w:r>
            <w:r w:rsidRPr="00AD2288">
              <w:rPr>
                <w:rFonts w:cs="Arial"/>
                <w:sz w:val="16"/>
                <w:szCs w:val="16"/>
              </w:rPr>
              <w:t>partij"</w:t>
            </w:r>
          </w:p>
          <w:p w14:paraId="35D9F754" w14:textId="77777777" w:rsidR="00106B49" w:rsidRPr="00DB7FA4" w:rsidRDefault="00106B49" w:rsidP="00787B69">
            <w:pPr>
              <w:autoSpaceDE w:val="0"/>
              <w:autoSpaceDN w:val="0"/>
              <w:adjustRightInd w:val="0"/>
              <w:spacing w:line="240" w:lineRule="auto"/>
              <w:rPr>
                <w:rFonts w:cs="Arial"/>
                <w:snapToGrid/>
                <w:kern w:val="0"/>
                <w:sz w:val="16"/>
                <w:szCs w:val="16"/>
                <w:lang w:eastAsia="nl-NL"/>
              </w:rPr>
            </w:pPr>
          </w:p>
        </w:tc>
      </w:tr>
      <w:tr w:rsidR="00106B49" w:rsidRPr="00123774" w14:paraId="73292648" w14:textId="77777777" w:rsidTr="00787B69">
        <w:trPr>
          <w:trHeight w:val="125"/>
        </w:trPr>
        <w:tc>
          <w:tcPr>
            <w:tcW w:w="2394" w:type="pct"/>
          </w:tcPr>
          <w:p w14:paraId="35FA794B" w14:textId="142557A6" w:rsidR="00106B49" w:rsidRPr="007C48F5" w:rsidRDefault="00106B49" w:rsidP="00787B69">
            <w:pPr>
              <w:widowControl w:val="0"/>
              <w:tabs>
                <w:tab w:val="left" w:pos="-1440"/>
                <w:tab w:val="left" w:pos="-720"/>
              </w:tabs>
              <w:suppressAutoHyphens/>
              <w:spacing w:line="240" w:lineRule="auto"/>
              <w:ind w:firstLine="284"/>
              <w:rPr>
                <w:rFonts w:cs="Arial"/>
                <w:color w:val="FF0000"/>
                <w:kern w:val="0"/>
                <w:sz w:val="20"/>
                <w:lang w:eastAsia="nl-NL"/>
              </w:rPr>
            </w:pPr>
            <w:r w:rsidRPr="007C48F5">
              <w:rPr>
                <w:rFonts w:cs="Arial"/>
                <w:color w:val="FF0000"/>
                <w:kern w:val="0"/>
                <w:sz w:val="20"/>
                <w:lang w:eastAsia="nl-NL"/>
              </w:rPr>
              <w:lastRenderedPageBreak/>
              <w:t>hierna</w:t>
            </w:r>
            <w:r w:rsidRPr="007C48F5">
              <w:rPr>
                <w:rFonts w:cs="Arial"/>
                <w:color w:val="7030A0"/>
                <w:kern w:val="0"/>
                <w:sz w:val="20"/>
                <w:lang w:eastAsia="nl-NL"/>
              </w:rPr>
              <w:t xml:space="preserve">, </w:t>
            </w:r>
            <w:r w:rsidRPr="007C48F5">
              <w:rPr>
                <w:rFonts w:cs="Arial"/>
                <w:color w:val="800080"/>
                <w:kern w:val="0"/>
                <w:sz w:val="20"/>
                <w:lang w:eastAsia="nl-NL"/>
              </w:rPr>
              <w:t>zowel tezamen als ieder afzonderlijk,</w:t>
            </w:r>
            <w:r w:rsidRPr="007C48F5">
              <w:rPr>
                <w:rFonts w:cs="Arial"/>
                <w:color w:val="FF0000"/>
                <w:kern w:val="0"/>
                <w:sz w:val="20"/>
                <w:lang w:eastAsia="nl-NL"/>
              </w:rPr>
              <w:t xml:space="preserve"> te noemen: </w:t>
            </w:r>
            <w:r w:rsidRPr="007C48F5">
              <w:rPr>
                <w:rFonts w:cs="Arial"/>
                <w:color w:val="FF0000"/>
                <w:kern w:val="0"/>
                <w:sz w:val="20"/>
                <w:lang w:eastAsia="nl-NL"/>
              </w:rPr>
              <w:br/>
              <w:t xml:space="preserve">     </w:t>
            </w:r>
            <w:r w:rsidR="0089211F" w:rsidRPr="003649F1">
              <w:rPr>
                <w:rFonts w:cs="Arial"/>
                <w:color w:val="FF0000"/>
                <w:sz w:val="20"/>
              </w:rPr>
              <w:t>"</w:t>
            </w:r>
            <w:r w:rsidR="0089211F">
              <w:rPr>
                <w:rFonts w:cs="Arial"/>
                <w:color w:val="FF0000"/>
                <w:sz w:val="20"/>
              </w:rPr>
              <w:t>Hypotheekgever</w:t>
            </w:r>
            <w:r w:rsidR="0089211F" w:rsidRPr="003649F1">
              <w:rPr>
                <w:rFonts w:cs="Arial"/>
                <w:color w:val="FF0000"/>
                <w:sz w:val="20"/>
              </w:rPr>
              <w:t>"</w:t>
            </w:r>
            <w:r w:rsidR="0089211F">
              <w:rPr>
                <w:rFonts w:cs="Arial"/>
                <w:color w:val="FF0000"/>
                <w:sz w:val="20"/>
              </w:rPr>
              <w:t xml:space="preserve"> en </w:t>
            </w:r>
            <w:r w:rsidR="0089211F" w:rsidRPr="003649F1">
              <w:rPr>
                <w:rFonts w:cs="Arial"/>
                <w:color w:val="FF0000"/>
                <w:sz w:val="20"/>
              </w:rPr>
              <w:t>"</w:t>
            </w:r>
            <w:r w:rsidR="0089211F">
              <w:rPr>
                <w:rFonts w:cs="Arial"/>
                <w:color w:val="FF0000"/>
                <w:sz w:val="20"/>
              </w:rPr>
              <w:t>Schuldenaar</w:t>
            </w:r>
            <w:r w:rsidR="0089211F" w:rsidRPr="003649F1">
              <w:rPr>
                <w:rFonts w:cs="Arial"/>
                <w:color w:val="FF0000"/>
                <w:sz w:val="20"/>
              </w:rPr>
              <w:t>"</w:t>
            </w:r>
            <w:r w:rsidR="0089211F" w:rsidRPr="00FB019B">
              <w:rPr>
                <w:rFonts w:cs="Arial"/>
                <w:color w:val="800080"/>
                <w:sz w:val="20"/>
              </w:rPr>
              <w:t>;</w:t>
            </w:r>
          </w:p>
        </w:tc>
        <w:tc>
          <w:tcPr>
            <w:tcW w:w="2606" w:type="pct"/>
          </w:tcPr>
          <w:p w14:paraId="650BFD06" w14:textId="40E71223" w:rsidR="00106B49" w:rsidRDefault="005D2D8A" w:rsidP="00787B69">
            <w:pPr>
              <w:rPr>
                <w:snapToGrid/>
                <w:szCs w:val="18"/>
              </w:rPr>
            </w:pPr>
            <w:r>
              <w:rPr>
                <w:snapToGrid/>
                <w:szCs w:val="18"/>
              </w:rPr>
              <w:t>-</w:t>
            </w:r>
            <w:r w:rsidR="00106B49" w:rsidRPr="00AF2670">
              <w:rPr>
                <w:snapToGrid/>
                <w:szCs w:val="18"/>
              </w:rPr>
              <w:t xml:space="preserve">Combinatie van </w:t>
            </w:r>
            <w:r w:rsidR="00106B49" w:rsidRPr="00AF2670">
              <w:t>vaste</w:t>
            </w:r>
            <w:r w:rsidR="00106B49" w:rsidRPr="00AF2670">
              <w:rPr>
                <w:snapToGrid/>
                <w:szCs w:val="18"/>
              </w:rPr>
              <w:t xml:space="preserve"> en afleidbare tekst. De aanduiding van deze partij zoals in de akte wordt gebruikt. De tekst</w:t>
            </w:r>
            <w:r w:rsidR="00106B49">
              <w:rPr>
                <w:snapToGrid/>
                <w:szCs w:val="18"/>
              </w:rPr>
              <w:t xml:space="preserve"> </w:t>
            </w:r>
            <w:r w:rsidR="00106B49" w:rsidRPr="007107F2">
              <w:rPr>
                <w:snapToGrid/>
                <w:szCs w:val="18"/>
              </w:rPr>
              <w:t>(</w:t>
            </w:r>
            <w:r w:rsidR="00106B49">
              <w:rPr>
                <w:snapToGrid/>
                <w:color w:val="800080"/>
                <w:szCs w:val="18"/>
              </w:rPr>
              <w:t xml:space="preserve">, zowel </w:t>
            </w:r>
            <w:r w:rsidR="00106B49" w:rsidRPr="00025A52">
              <w:rPr>
                <w:snapToGrid/>
                <w:color w:val="800080"/>
                <w:szCs w:val="18"/>
              </w:rPr>
              <w:t>tezamen</w:t>
            </w:r>
            <w:r w:rsidR="00106B49">
              <w:rPr>
                <w:snapToGrid/>
                <w:color w:val="800080"/>
                <w:szCs w:val="18"/>
              </w:rPr>
              <w:t xml:space="preserve"> als ieder afzonderlijk,</w:t>
            </w:r>
            <w:r w:rsidR="00106B49" w:rsidRPr="007107F2">
              <w:rPr>
                <w:snapToGrid/>
                <w:szCs w:val="18"/>
              </w:rPr>
              <w:t>)</w:t>
            </w:r>
            <w:r w:rsidR="00106B49">
              <w:rPr>
                <w:snapToGrid/>
                <w:szCs w:val="18"/>
              </w:rPr>
              <w:t xml:space="preserve"> </w:t>
            </w:r>
            <w:r w:rsidR="00106B49" w:rsidRPr="00AF2670">
              <w:rPr>
                <w:snapToGrid/>
                <w:szCs w:val="18"/>
              </w:rPr>
              <w:t>wordt getoond wanneer de partij bestaat uit meer dan één gerechtigde persoon.</w:t>
            </w:r>
          </w:p>
          <w:p w14:paraId="47955202" w14:textId="43FB9E8D" w:rsidR="00CD10F2" w:rsidRPr="00AF2670" w:rsidRDefault="005D2D8A" w:rsidP="00787B69">
            <w:pPr>
              <w:rPr>
                <w:snapToGrid/>
                <w:szCs w:val="18"/>
              </w:rPr>
            </w:pPr>
            <w:r>
              <w:rPr>
                <w:snapToGrid/>
                <w:szCs w:val="18"/>
              </w:rPr>
              <w:t>-</w:t>
            </w:r>
            <w:r w:rsidR="00CD10F2">
              <w:rPr>
                <w:snapToGrid/>
                <w:szCs w:val="18"/>
              </w:rPr>
              <w:t xml:space="preserve">Als de partij voor de </w:t>
            </w:r>
            <w:r w:rsidR="00CD10F2">
              <w:t>(Derde) hypotheekgever volgt dan wordt deze tekst afgesloten met een puntkomma (;) anders met een punt</w:t>
            </w:r>
            <w:r w:rsidR="003834DC">
              <w:t>(.)</w:t>
            </w:r>
            <w:r w:rsidR="00CD10F2">
              <w:t>.</w:t>
            </w:r>
          </w:p>
          <w:p w14:paraId="17F6B3A9" w14:textId="77777777" w:rsidR="00106B49" w:rsidRPr="00AF2670" w:rsidRDefault="00106B49" w:rsidP="00787B69">
            <w:pPr>
              <w:rPr>
                <w:snapToGrid/>
                <w:u w:val="single"/>
              </w:rPr>
            </w:pPr>
          </w:p>
          <w:p w14:paraId="6E57241F" w14:textId="77777777" w:rsidR="00106B49" w:rsidRPr="00AF2670" w:rsidRDefault="00106B49" w:rsidP="00787B69">
            <w:pPr>
              <w:rPr>
                <w:snapToGrid/>
                <w:u w:val="single"/>
              </w:rPr>
            </w:pPr>
            <w:r w:rsidRPr="00AF2670">
              <w:rPr>
                <w:snapToGrid/>
                <w:u w:val="single"/>
              </w:rPr>
              <w:t xml:space="preserve">Mapping </w:t>
            </w:r>
            <w:r>
              <w:rPr>
                <w:snapToGrid/>
                <w:u w:val="single"/>
              </w:rPr>
              <w:t>schuldenaar</w:t>
            </w:r>
            <w:r w:rsidRPr="00AF2670">
              <w:rPr>
                <w:snapToGrid/>
                <w:u w:val="single"/>
              </w:rPr>
              <w:t xml:space="preserve"> partij:</w:t>
            </w:r>
          </w:p>
          <w:p w14:paraId="2011AF47" w14:textId="77777777" w:rsidR="00106B49" w:rsidRPr="00AF2670" w:rsidRDefault="00106B49" w:rsidP="00787B69">
            <w:pPr>
              <w:autoSpaceDE w:val="0"/>
              <w:autoSpaceDN w:val="0"/>
              <w:adjustRightInd w:val="0"/>
              <w:spacing w:line="240" w:lineRule="auto"/>
              <w:rPr>
                <w:rFonts w:cs="Arial"/>
                <w:snapToGrid/>
                <w:sz w:val="16"/>
                <w:szCs w:val="16"/>
              </w:rPr>
            </w:pPr>
            <w:r w:rsidRPr="00AF2670">
              <w:rPr>
                <w:rFonts w:cs="Arial"/>
                <w:snapToGrid/>
                <w:sz w:val="16"/>
                <w:szCs w:val="16"/>
              </w:rPr>
              <w:t xml:space="preserve">De </w:t>
            </w:r>
            <w:r>
              <w:rPr>
                <w:rFonts w:cs="Arial"/>
                <w:snapToGrid/>
                <w:sz w:val="16"/>
                <w:szCs w:val="16"/>
              </w:rPr>
              <w:t xml:space="preserve">schuldenaar </w:t>
            </w:r>
            <w:r w:rsidRPr="00AF2670">
              <w:rPr>
                <w:rFonts w:cs="Arial"/>
                <w:snapToGrid/>
                <w:sz w:val="16"/>
                <w:szCs w:val="16"/>
              </w:rPr>
              <w:t xml:space="preserve">partij is vastgelegd als vervreemder bij het </w:t>
            </w:r>
            <w:proofErr w:type="spellStart"/>
            <w:r w:rsidRPr="00AF2670">
              <w:rPr>
                <w:rFonts w:cs="Arial"/>
                <w:snapToGrid/>
                <w:sz w:val="16"/>
                <w:szCs w:val="16"/>
              </w:rPr>
              <w:t>StukdeelHypotheek</w:t>
            </w:r>
            <w:proofErr w:type="spellEnd"/>
            <w:r w:rsidRPr="00AF2670">
              <w:rPr>
                <w:rFonts w:cs="Arial"/>
                <w:snapToGrid/>
                <w:sz w:val="16"/>
                <w:szCs w:val="16"/>
              </w:rPr>
              <w:t>:</w:t>
            </w:r>
          </w:p>
          <w:p w14:paraId="617DED90" w14:textId="77777777" w:rsidR="00106B49" w:rsidRPr="00AF2670" w:rsidRDefault="00106B49" w:rsidP="00787B69">
            <w:pPr>
              <w:autoSpaceDE w:val="0"/>
              <w:autoSpaceDN w:val="0"/>
              <w:adjustRightInd w:val="0"/>
              <w:spacing w:line="240" w:lineRule="auto"/>
              <w:rPr>
                <w:rFonts w:cs="Arial"/>
                <w:snapToGrid/>
                <w:kern w:val="0"/>
                <w:szCs w:val="18"/>
                <w:lang w:eastAsia="nl-NL"/>
              </w:rPr>
            </w:pPr>
            <w:r w:rsidRPr="00AF2670">
              <w:rPr>
                <w:rFonts w:cs="Arial"/>
                <w:snapToGrid/>
                <w:sz w:val="16"/>
                <w:szCs w:val="16"/>
              </w:rPr>
              <w:t>//IMKAD_</w:t>
            </w:r>
            <w:r w:rsidRPr="00AF2670">
              <w:rPr>
                <w:snapToGrid/>
                <w:sz w:val="16"/>
                <w:szCs w:val="16"/>
                <w:lang w:val="nl"/>
              </w:rPr>
              <w:t>AangebodenStuk</w:t>
            </w:r>
            <w:r w:rsidRPr="00AF2670">
              <w:rPr>
                <w:rFonts w:cs="Arial"/>
                <w:snapToGrid/>
                <w:sz w:val="16"/>
                <w:szCs w:val="16"/>
              </w:rPr>
              <w:t>/</w:t>
            </w:r>
            <w:proofErr w:type="spellStart"/>
            <w:r w:rsidRPr="00AF2670">
              <w:rPr>
                <w:rFonts w:cs="Arial"/>
                <w:snapToGrid/>
                <w:sz w:val="16"/>
                <w:szCs w:val="16"/>
              </w:rPr>
              <w:t>StukdeelHypotheek</w:t>
            </w:r>
            <w:proofErr w:type="spellEnd"/>
            <w:r w:rsidRPr="00AF2670">
              <w:rPr>
                <w:rFonts w:cs="Arial"/>
                <w:snapToGrid/>
                <w:sz w:val="16"/>
                <w:szCs w:val="16"/>
              </w:rPr>
              <w:t xml:space="preserve"> [</w:t>
            </w:r>
            <w:proofErr w:type="spellStart"/>
            <w:r w:rsidRPr="00AF2670">
              <w:rPr>
                <w:rFonts w:cs="Arial"/>
                <w:snapToGrid/>
                <w:sz w:val="16"/>
                <w:szCs w:val="16"/>
              </w:rPr>
              <w:t>aanduidingHypotheek</w:t>
            </w:r>
            <w:proofErr w:type="spellEnd"/>
            <w:r w:rsidRPr="00AF2670">
              <w:rPr>
                <w:rFonts w:cs="Arial"/>
                <w:snapToGrid/>
                <w:sz w:val="16"/>
                <w:szCs w:val="16"/>
              </w:rPr>
              <w:t xml:space="preserve"> = niet aanwezig] /</w:t>
            </w:r>
            <w:proofErr w:type="spellStart"/>
            <w:r w:rsidRPr="00AF2670">
              <w:rPr>
                <w:rFonts w:cs="Arial"/>
                <w:snapToGrid/>
                <w:sz w:val="16"/>
                <w:szCs w:val="16"/>
              </w:rPr>
              <w:t>vervreemderRechtRef</w:t>
            </w:r>
            <w:proofErr w:type="spellEnd"/>
            <w:r w:rsidRPr="00AF2670">
              <w:rPr>
                <w:rFonts w:cs="Arial"/>
                <w:snapToGrid/>
                <w:sz w:val="16"/>
                <w:szCs w:val="16"/>
              </w:rPr>
              <w:t xml:space="preserve"> [</w:t>
            </w:r>
            <w:proofErr w:type="spellStart"/>
            <w:r w:rsidRPr="00AF2670">
              <w:rPr>
                <w:rFonts w:cs="Arial"/>
                <w:snapToGrid/>
                <w:kern w:val="0"/>
                <w:sz w:val="16"/>
                <w:szCs w:val="16"/>
                <w:lang w:eastAsia="nl-NL"/>
              </w:rPr>
              <w:t>xlink:href</w:t>
            </w:r>
            <w:proofErr w:type="spellEnd"/>
            <w:r w:rsidRPr="00AF2670">
              <w:rPr>
                <w:rFonts w:cs="Arial"/>
                <w:snapToGrid/>
                <w:kern w:val="0"/>
                <w:sz w:val="16"/>
                <w:szCs w:val="16"/>
                <w:lang w:eastAsia="nl-NL"/>
              </w:rPr>
              <w:t>="#</w:t>
            </w:r>
            <w:proofErr w:type="spellStart"/>
            <w:r w:rsidRPr="00AF2670">
              <w:rPr>
                <w:rFonts w:cs="Arial"/>
                <w:snapToGrid/>
                <w:kern w:val="0"/>
                <w:sz w:val="16"/>
                <w:szCs w:val="16"/>
                <w:lang w:eastAsia="nl-NL"/>
              </w:rPr>
              <w:t>id</w:t>
            </w:r>
            <w:proofErr w:type="spellEnd"/>
            <w:r w:rsidRPr="00AF2670">
              <w:rPr>
                <w:rFonts w:cs="Arial"/>
                <w:snapToGrid/>
                <w:kern w:val="0"/>
                <w:sz w:val="16"/>
                <w:szCs w:val="16"/>
                <w:lang w:eastAsia="nl-NL"/>
              </w:rPr>
              <w:t xml:space="preserve"> </w:t>
            </w:r>
            <w:r>
              <w:rPr>
                <w:rFonts w:cs="Arial"/>
                <w:snapToGrid/>
                <w:kern w:val="0"/>
                <w:sz w:val="16"/>
                <w:szCs w:val="16"/>
                <w:lang w:eastAsia="nl-NL"/>
              </w:rPr>
              <w:t xml:space="preserve">schuldenaar </w:t>
            </w:r>
            <w:r w:rsidRPr="00AF2670">
              <w:rPr>
                <w:rFonts w:cs="Arial"/>
                <w:snapToGrid/>
                <w:kern w:val="0"/>
                <w:sz w:val="16"/>
                <w:szCs w:val="16"/>
                <w:lang w:eastAsia="nl-NL"/>
              </w:rPr>
              <w:t>partij"]</w:t>
            </w:r>
          </w:p>
          <w:p w14:paraId="370FA50C" w14:textId="77777777" w:rsidR="00106B49" w:rsidRPr="00AF2670" w:rsidRDefault="00106B49" w:rsidP="00787B69">
            <w:pPr>
              <w:rPr>
                <w:snapToGrid/>
                <w:szCs w:val="18"/>
                <w:u w:val="single"/>
              </w:rPr>
            </w:pPr>
          </w:p>
          <w:p w14:paraId="6E3BA13C" w14:textId="77777777" w:rsidR="00106B49" w:rsidRPr="00AF2670" w:rsidRDefault="00106B49" w:rsidP="00787B69">
            <w:pPr>
              <w:rPr>
                <w:snapToGrid/>
                <w:szCs w:val="18"/>
                <w:u w:val="single"/>
              </w:rPr>
            </w:pPr>
            <w:r w:rsidRPr="00AF2670">
              <w:rPr>
                <w:snapToGrid/>
                <w:kern w:val="0"/>
                <w:u w:val="single"/>
                <w:lang w:eastAsia="nl-NL"/>
              </w:rPr>
              <w:t xml:space="preserve">Mapping </w:t>
            </w:r>
            <w:r>
              <w:rPr>
                <w:snapToGrid/>
                <w:kern w:val="0"/>
                <w:u w:val="single"/>
                <w:lang w:eastAsia="nl-NL"/>
              </w:rPr>
              <w:t>(zowel tezamen als ieder afzonderlijk)</w:t>
            </w:r>
            <w:r w:rsidRPr="00AF2670">
              <w:rPr>
                <w:snapToGrid/>
                <w:kern w:val="0"/>
                <w:u w:val="single"/>
                <w:lang w:eastAsia="nl-NL"/>
              </w:rPr>
              <w:t>:</w:t>
            </w:r>
          </w:p>
          <w:p w14:paraId="00A57FE0" w14:textId="77777777" w:rsidR="00106B49" w:rsidRPr="00AF2670" w:rsidRDefault="00106B49" w:rsidP="00787B69">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w:t>
            </w:r>
            <w:proofErr w:type="spellStart"/>
            <w:r w:rsidRPr="00AF2670">
              <w:rPr>
                <w:rFonts w:cs="Arial"/>
                <w:snapToGrid/>
                <w:kern w:val="0"/>
                <w:sz w:val="16"/>
                <w:szCs w:val="16"/>
                <w:lang w:eastAsia="nl-NL"/>
              </w:rPr>
              <w:t>IMKAD_</w:t>
            </w:r>
            <w:r w:rsidRPr="00AF2670">
              <w:rPr>
                <w:snapToGrid/>
                <w:kern w:val="0"/>
                <w:sz w:val="16"/>
                <w:szCs w:val="16"/>
                <w:lang w:eastAsia="nl-NL"/>
              </w:rPr>
              <w:t>AangebodenStuk</w:t>
            </w:r>
            <w:proofErr w:type="spellEnd"/>
            <w:r w:rsidRPr="00AF2670">
              <w:rPr>
                <w:rFonts w:cs="Arial"/>
                <w:snapToGrid/>
                <w:kern w:val="0"/>
                <w:sz w:val="16"/>
                <w:szCs w:val="16"/>
                <w:lang w:eastAsia="nl-NL"/>
              </w:rPr>
              <w:t>/Partij[</w:t>
            </w:r>
            <w:proofErr w:type="spellStart"/>
            <w:r w:rsidRPr="00AF2670">
              <w:rPr>
                <w:rFonts w:cs="Arial"/>
                <w:snapToGrid/>
                <w:kern w:val="0"/>
                <w:sz w:val="16"/>
                <w:szCs w:val="16"/>
                <w:lang w:eastAsia="nl-NL"/>
              </w:rPr>
              <w:t>id</w:t>
            </w:r>
            <w:proofErr w:type="spellEnd"/>
            <w:r w:rsidRPr="00AF2670">
              <w:rPr>
                <w:rFonts w:cs="Arial"/>
                <w:snapToGrid/>
                <w:kern w:val="0"/>
                <w:sz w:val="16"/>
                <w:szCs w:val="16"/>
                <w:lang w:eastAsia="nl-NL"/>
              </w:rPr>
              <w:t xml:space="preserve"> </w:t>
            </w:r>
            <w:r>
              <w:rPr>
                <w:rFonts w:cs="Arial"/>
                <w:snapToGrid/>
                <w:kern w:val="0"/>
                <w:sz w:val="16"/>
                <w:szCs w:val="16"/>
                <w:lang w:eastAsia="nl-NL"/>
              </w:rPr>
              <w:t>schuldenaar</w:t>
            </w:r>
            <w:r w:rsidRPr="00AF2670">
              <w:rPr>
                <w:rFonts w:cs="Arial"/>
                <w:snapToGrid/>
                <w:kern w:val="0"/>
                <w:sz w:val="16"/>
                <w:szCs w:val="16"/>
                <w:lang w:eastAsia="nl-NL"/>
              </w:rPr>
              <w:t xml:space="preserve"> partij] </w:t>
            </w:r>
          </w:p>
          <w:p w14:paraId="68275843" w14:textId="77777777" w:rsidR="00106B49" w:rsidRPr="00AF2670" w:rsidRDefault="00106B49" w:rsidP="00787B69">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-wanneer de partij meer dan één gerechtigde persoon bevat:</w:t>
            </w:r>
          </w:p>
          <w:p w14:paraId="487202C5" w14:textId="77777777" w:rsidR="00106B49" w:rsidRPr="00AF2670" w:rsidRDefault="00106B49" w:rsidP="00787B69">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w:t>
            </w:r>
            <w:proofErr w:type="spellStart"/>
            <w:r w:rsidRPr="00AF2670">
              <w:rPr>
                <w:rFonts w:cs="Arial"/>
                <w:snapToGrid/>
                <w:kern w:val="0"/>
                <w:sz w:val="16"/>
                <w:szCs w:val="16"/>
                <w:lang w:eastAsia="nl-NL"/>
              </w:rPr>
              <w:t>IMKAD_Persoon</w:t>
            </w:r>
            <w:proofErr w:type="spellEnd"/>
            <w:r w:rsidRPr="00AF2670">
              <w:rPr>
                <w:rFonts w:cs="Arial"/>
                <w:snapToGrid/>
                <w:kern w:val="0"/>
                <w:sz w:val="16"/>
                <w:szCs w:val="16"/>
                <w:lang w:eastAsia="nl-NL"/>
              </w:rPr>
              <w:t>/</w:t>
            </w:r>
            <w:proofErr w:type="spellStart"/>
            <w:r w:rsidRPr="00AF2670">
              <w:rPr>
                <w:rFonts w:cs="Arial"/>
                <w:snapToGrid/>
                <w:kern w:val="0"/>
                <w:sz w:val="16"/>
                <w:szCs w:val="16"/>
                <w:lang w:eastAsia="nl-NL"/>
              </w:rPr>
              <w:t>tia_IndGerechtigde</w:t>
            </w:r>
            <w:proofErr w:type="spellEnd"/>
            <w:r w:rsidRPr="00AF2670">
              <w:rPr>
                <w:rFonts w:cs="Arial"/>
                <w:snapToGrid/>
                <w:kern w:val="0"/>
                <w:sz w:val="16"/>
                <w:szCs w:val="16"/>
                <w:lang w:eastAsia="nl-NL"/>
              </w:rPr>
              <w:t xml:space="preserve"> is ‘</w:t>
            </w:r>
            <w:proofErr w:type="spellStart"/>
            <w:r w:rsidRPr="00AF2670">
              <w:rPr>
                <w:rFonts w:cs="Arial"/>
                <w:snapToGrid/>
                <w:kern w:val="0"/>
                <w:sz w:val="16"/>
                <w:szCs w:val="16"/>
                <w:lang w:eastAsia="nl-NL"/>
              </w:rPr>
              <w:t>true</w:t>
            </w:r>
            <w:proofErr w:type="spellEnd"/>
            <w:r w:rsidRPr="00AF2670">
              <w:rPr>
                <w:rFonts w:cs="Arial"/>
                <w:snapToGrid/>
                <w:kern w:val="0"/>
                <w:sz w:val="16"/>
                <w:szCs w:val="16"/>
                <w:lang w:eastAsia="nl-NL"/>
              </w:rPr>
              <w:t>’ en/of</w:t>
            </w:r>
          </w:p>
          <w:p w14:paraId="58E10B3E" w14:textId="77777777" w:rsidR="00106B49" w:rsidRPr="00AF2670" w:rsidRDefault="00106B49" w:rsidP="00787B69">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//IMKAD_Persoon/gerelateerdePersoon/IMKAD_Persoon/tia_IndGerechtgde is ‘</w:t>
            </w:r>
            <w:proofErr w:type="spellStart"/>
            <w:r w:rsidRPr="00AF2670">
              <w:rPr>
                <w:rFonts w:cs="Arial"/>
                <w:snapToGrid/>
                <w:kern w:val="0"/>
                <w:sz w:val="16"/>
                <w:szCs w:val="16"/>
                <w:lang w:eastAsia="nl-NL"/>
              </w:rPr>
              <w:t>true</w:t>
            </w:r>
            <w:proofErr w:type="spellEnd"/>
            <w:r w:rsidRPr="00AF2670">
              <w:rPr>
                <w:rFonts w:cs="Arial"/>
                <w:snapToGrid/>
                <w:kern w:val="0"/>
                <w:sz w:val="16"/>
                <w:szCs w:val="16"/>
                <w:lang w:eastAsia="nl-NL"/>
              </w:rPr>
              <w:t>’ en/of</w:t>
            </w:r>
          </w:p>
          <w:p w14:paraId="4C7934E5" w14:textId="77777777" w:rsidR="00106B49" w:rsidRPr="00AF2670" w:rsidRDefault="00106B49" w:rsidP="00787B69">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//IMKAD_Persoon/gerelateerdePersoon/IMKAD_Persoon/gerelateerdePersoon/</w:t>
            </w:r>
          </w:p>
          <w:p w14:paraId="60EF1A31" w14:textId="77777777" w:rsidR="00106B49" w:rsidRPr="00AF2670" w:rsidRDefault="00106B49" w:rsidP="00787B69">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ab/>
            </w:r>
            <w:proofErr w:type="spellStart"/>
            <w:r w:rsidRPr="00AF2670">
              <w:rPr>
                <w:rFonts w:cs="Arial"/>
                <w:snapToGrid/>
                <w:kern w:val="0"/>
                <w:sz w:val="16"/>
                <w:szCs w:val="16"/>
                <w:lang w:eastAsia="nl-NL"/>
              </w:rPr>
              <w:t>IMKAD_Persoon</w:t>
            </w:r>
            <w:proofErr w:type="spellEnd"/>
            <w:r w:rsidRPr="00AF2670">
              <w:rPr>
                <w:rFonts w:cs="Arial"/>
                <w:snapToGrid/>
                <w:kern w:val="0"/>
                <w:sz w:val="16"/>
                <w:szCs w:val="16"/>
                <w:lang w:eastAsia="nl-NL"/>
              </w:rPr>
              <w:t>/</w:t>
            </w:r>
            <w:proofErr w:type="spellStart"/>
            <w:r w:rsidRPr="00AF2670">
              <w:rPr>
                <w:rFonts w:cs="Arial"/>
                <w:snapToGrid/>
                <w:kern w:val="0"/>
                <w:sz w:val="16"/>
                <w:szCs w:val="16"/>
                <w:lang w:eastAsia="nl-NL"/>
              </w:rPr>
              <w:t>tia_IndGerechtgde</w:t>
            </w:r>
            <w:proofErr w:type="spellEnd"/>
            <w:r w:rsidRPr="00AF2670">
              <w:rPr>
                <w:rFonts w:cs="Arial"/>
                <w:snapToGrid/>
                <w:kern w:val="0"/>
                <w:sz w:val="16"/>
                <w:szCs w:val="16"/>
                <w:lang w:eastAsia="nl-NL"/>
              </w:rPr>
              <w:t xml:space="preserve"> is ‘</w:t>
            </w:r>
            <w:proofErr w:type="spellStart"/>
            <w:r w:rsidRPr="00AF2670">
              <w:rPr>
                <w:rFonts w:cs="Arial"/>
                <w:snapToGrid/>
                <w:kern w:val="0"/>
                <w:sz w:val="16"/>
                <w:szCs w:val="16"/>
                <w:lang w:eastAsia="nl-NL"/>
              </w:rPr>
              <w:t>true</w:t>
            </w:r>
            <w:proofErr w:type="spellEnd"/>
            <w:r w:rsidRPr="00AF2670">
              <w:rPr>
                <w:rFonts w:cs="Arial"/>
                <w:snapToGrid/>
                <w:kern w:val="0"/>
                <w:sz w:val="16"/>
                <w:szCs w:val="16"/>
                <w:lang w:eastAsia="nl-NL"/>
              </w:rPr>
              <w:t>’</w:t>
            </w:r>
          </w:p>
          <w:p w14:paraId="4FCCC44F" w14:textId="77777777" w:rsidR="00106B49" w:rsidRPr="00AF2670" w:rsidRDefault="00106B49" w:rsidP="00787B69">
            <w:pPr>
              <w:autoSpaceDE w:val="0"/>
              <w:autoSpaceDN w:val="0"/>
              <w:adjustRightInd w:val="0"/>
              <w:spacing w:line="240" w:lineRule="auto"/>
              <w:rPr>
                <w:rFonts w:cs="Arial"/>
                <w:snapToGrid/>
                <w:kern w:val="0"/>
                <w:sz w:val="16"/>
                <w:szCs w:val="16"/>
                <w:lang w:eastAsia="nl-NL"/>
              </w:rPr>
            </w:pPr>
          </w:p>
          <w:p w14:paraId="7D93E3DC" w14:textId="77777777" w:rsidR="00106B49" w:rsidRPr="00AF2670" w:rsidRDefault="00106B49" w:rsidP="00787B69">
            <w:pPr>
              <w:rPr>
                <w:snapToGrid/>
                <w:u w:val="single"/>
              </w:rPr>
            </w:pPr>
            <w:r w:rsidRPr="00AF2670">
              <w:rPr>
                <w:snapToGrid/>
                <w:u w:val="single"/>
              </w:rPr>
              <w:t xml:space="preserve">Mapping aanduiding </w:t>
            </w:r>
            <w:r>
              <w:rPr>
                <w:snapToGrid/>
                <w:u w:val="single"/>
              </w:rPr>
              <w:t>schuldenaar</w:t>
            </w:r>
            <w:r w:rsidRPr="00AF2670">
              <w:rPr>
                <w:snapToGrid/>
                <w:u w:val="single"/>
              </w:rPr>
              <w:t xml:space="preserve"> partij:</w:t>
            </w:r>
          </w:p>
          <w:p w14:paraId="2D9974F8" w14:textId="77777777" w:rsidR="00106B49" w:rsidRDefault="00106B49" w:rsidP="00787B69">
            <w:pPr>
              <w:autoSpaceDE w:val="0"/>
              <w:autoSpaceDN w:val="0"/>
              <w:adjustRightInd w:val="0"/>
              <w:spacing w:line="240" w:lineRule="auto"/>
              <w:rPr>
                <w:szCs w:val="18"/>
              </w:rPr>
            </w:pPr>
            <w:r w:rsidRPr="00AF2670">
              <w:rPr>
                <w:rFonts w:cs="Arial"/>
                <w:snapToGrid/>
                <w:kern w:val="0"/>
                <w:sz w:val="16"/>
                <w:szCs w:val="16"/>
                <w:lang w:eastAsia="nl-NL"/>
              </w:rPr>
              <w:t>//</w:t>
            </w:r>
            <w:proofErr w:type="spellStart"/>
            <w:r w:rsidRPr="00AF2670">
              <w:rPr>
                <w:rFonts w:cs="Arial"/>
                <w:snapToGrid/>
                <w:kern w:val="0"/>
                <w:sz w:val="16"/>
                <w:szCs w:val="16"/>
                <w:lang w:eastAsia="nl-NL"/>
              </w:rPr>
              <w:t>IMKAD_</w:t>
            </w:r>
            <w:r w:rsidRPr="00AF2670">
              <w:rPr>
                <w:snapToGrid/>
                <w:kern w:val="0"/>
                <w:sz w:val="16"/>
                <w:szCs w:val="16"/>
                <w:lang w:eastAsia="nl-NL"/>
              </w:rPr>
              <w:t>AangebodenStuk</w:t>
            </w:r>
            <w:proofErr w:type="spellEnd"/>
            <w:r w:rsidRPr="00AF2670">
              <w:rPr>
                <w:rFonts w:cs="Arial"/>
                <w:snapToGrid/>
                <w:kern w:val="0"/>
                <w:sz w:val="16"/>
                <w:szCs w:val="16"/>
                <w:lang w:eastAsia="nl-NL"/>
              </w:rPr>
              <w:t>/Partij[</w:t>
            </w:r>
            <w:proofErr w:type="spellStart"/>
            <w:r w:rsidRPr="00AF2670">
              <w:rPr>
                <w:rFonts w:cs="Arial"/>
                <w:snapToGrid/>
                <w:kern w:val="0"/>
                <w:sz w:val="16"/>
                <w:szCs w:val="16"/>
                <w:lang w:eastAsia="nl-NL"/>
              </w:rPr>
              <w:t>id</w:t>
            </w:r>
            <w:proofErr w:type="spellEnd"/>
            <w:r w:rsidRPr="00AF2670">
              <w:rPr>
                <w:rFonts w:cs="Arial"/>
                <w:snapToGrid/>
                <w:kern w:val="0"/>
                <w:sz w:val="16"/>
                <w:szCs w:val="16"/>
                <w:lang w:eastAsia="nl-NL"/>
              </w:rPr>
              <w:t xml:space="preserve"> </w:t>
            </w:r>
            <w:r>
              <w:rPr>
                <w:rFonts w:cs="Arial"/>
                <w:snapToGrid/>
                <w:kern w:val="0"/>
                <w:sz w:val="16"/>
                <w:szCs w:val="16"/>
                <w:lang w:eastAsia="nl-NL"/>
              </w:rPr>
              <w:t xml:space="preserve">schuldenaar </w:t>
            </w:r>
            <w:r w:rsidRPr="00AF2670">
              <w:rPr>
                <w:rFonts w:cs="Arial"/>
                <w:snapToGrid/>
                <w:kern w:val="0"/>
                <w:sz w:val="16"/>
                <w:szCs w:val="16"/>
                <w:lang w:eastAsia="nl-NL"/>
              </w:rPr>
              <w:t>partij]/</w:t>
            </w:r>
            <w:proofErr w:type="spellStart"/>
            <w:r w:rsidRPr="00AF2670">
              <w:rPr>
                <w:rFonts w:cs="Arial"/>
                <w:snapToGrid/>
                <w:kern w:val="0"/>
                <w:sz w:val="16"/>
                <w:szCs w:val="16"/>
                <w:lang w:eastAsia="nl-NL"/>
              </w:rPr>
              <w:t>aanduidingPartij</w:t>
            </w:r>
            <w:proofErr w:type="spellEnd"/>
            <w:r w:rsidRPr="00AF2670">
              <w:rPr>
                <w:rFonts w:cs="Arial"/>
                <w:snapToGrid/>
                <w:kern w:val="0"/>
                <w:sz w:val="16"/>
                <w:szCs w:val="16"/>
                <w:lang w:eastAsia="nl-NL"/>
              </w:rPr>
              <w:t xml:space="preserve"> ‘</w:t>
            </w:r>
            <w:r>
              <w:rPr>
                <w:rFonts w:cs="Arial"/>
                <w:snapToGrid/>
                <w:kern w:val="0"/>
                <w:sz w:val="16"/>
                <w:szCs w:val="16"/>
                <w:lang w:eastAsia="nl-NL"/>
              </w:rPr>
              <w:t>de schuldenaar</w:t>
            </w:r>
            <w:r w:rsidRPr="00AF2670">
              <w:rPr>
                <w:rFonts w:cs="Arial"/>
                <w:snapToGrid/>
                <w:kern w:val="0"/>
                <w:sz w:val="16"/>
                <w:szCs w:val="16"/>
                <w:lang w:eastAsia="nl-NL"/>
              </w:rPr>
              <w:t>’</w:t>
            </w:r>
          </w:p>
        </w:tc>
      </w:tr>
    </w:tbl>
    <w:p w14:paraId="0CAE9058" w14:textId="77777777" w:rsidR="00106B49" w:rsidRDefault="00106B49" w:rsidP="00106B49"/>
    <w:p w14:paraId="1FE440EF" w14:textId="77777777" w:rsidR="00106B49" w:rsidRDefault="00106B49" w:rsidP="00106B49">
      <w:pPr>
        <w:pStyle w:val="Kop3"/>
        <w:pageBreakBefore/>
        <w:numPr>
          <w:ilvl w:val="2"/>
          <w:numId w:val="1"/>
        </w:numPr>
      </w:pPr>
      <w:bookmarkStart w:id="73" w:name="_Toc5887054"/>
      <w:bookmarkStart w:id="74" w:name="_Toc227673694"/>
      <w:r>
        <w:lastRenderedPageBreak/>
        <w:t>(Derde) hypotheekgever</w:t>
      </w:r>
      <w:bookmarkEnd w:id="73"/>
      <w:r>
        <w:t xml:space="preserve"> (facultatief)</w:t>
      </w:r>
      <w:bookmarkEnd w:id="74"/>
    </w:p>
    <w:p w14:paraId="129BD6CF" w14:textId="77777777" w:rsidR="00106B49" w:rsidRDefault="00106B49" w:rsidP="00106B49">
      <w:pPr>
        <w:rPr>
          <w:lang w:val="nl"/>
        </w:rPr>
      </w:pPr>
      <w:r>
        <w:rPr>
          <w:lang w:val="nl"/>
        </w:rPr>
        <w:t xml:space="preserve">De partij (derde) hypotheekgever is optioneel. </w:t>
      </w:r>
    </w:p>
    <w:p w14:paraId="7F8C8FB3" w14:textId="77777777" w:rsidR="00106B49" w:rsidRPr="00672FD4" w:rsidRDefault="00106B49" w:rsidP="00106B49">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106B49" w:rsidRPr="00D77156" w14:paraId="4ACA58B4" w14:textId="77777777" w:rsidTr="0065552D">
        <w:trPr>
          <w:trHeight w:val="125"/>
        </w:trPr>
        <w:tc>
          <w:tcPr>
            <w:tcW w:w="2394" w:type="pct"/>
            <w:shd w:val="clear" w:color="auto" w:fill="DEEAF6" w:themeFill="accent1" w:themeFillTint="33"/>
          </w:tcPr>
          <w:p w14:paraId="4E71B153" w14:textId="77777777" w:rsidR="00106B49" w:rsidRPr="00D77156" w:rsidRDefault="00106B49" w:rsidP="00787B69">
            <w:pPr>
              <w:rPr>
                <w:b/>
              </w:rPr>
            </w:pPr>
            <w:r w:rsidRPr="00DB7FA4">
              <w:rPr>
                <w:b/>
              </w:rPr>
              <w:t>Modeldocument tekst</w:t>
            </w:r>
          </w:p>
        </w:tc>
        <w:tc>
          <w:tcPr>
            <w:tcW w:w="2606" w:type="pct"/>
            <w:shd w:val="clear" w:color="auto" w:fill="DEEAF6" w:themeFill="accent1" w:themeFillTint="33"/>
          </w:tcPr>
          <w:p w14:paraId="7AAC9B2F" w14:textId="6E2DD5F8" w:rsidR="00106B49" w:rsidRPr="00D77156" w:rsidRDefault="00106B49" w:rsidP="00787B69">
            <w:pPr>
              <w:rPr>
                <w:b/>
              </w:rPr>
            </w:pPr>
            <w:r w:rsidRPr="00DB7FA4">
              <w:rPr>
                <w:b/>
              </w:rPr>
              <w:t>Toelichting</w:t>
            </w:r>
            <w:r w:rsidR="00EB17BD">
              <w:rPr>
                <w:b/>
              </w:rPr>
              <w:t xml:space="preserve"> en </w:t>
            </w:r>
            <w:proofErr w:type="spellStart"/>
            <w:r w:rsidR="00EB17BD">
              <w:rPr>
                <w:b/>
              </w:rPr>
              <w:t>mapping</w:t>
            </w:r>
            <w:proofErr w:type="spellEnd"/>
          </w:p>
        </w:tc>
      </w:tr>
      <w:tr w:rsidR="00106B49" w:rsidRPr="00123774" w14:paraId="30516DB4" w14:textId="77777777" w:rsidTr="00787B69">
        <w:trPr>
          <w:trHeight w:val="125"/>
        </w:trPr>
        <w:tc>
          <w:tcPr>
            <w:tcW w:w="2394" w:type="pct"/>
          </w:tcPr>
          <w:p w14:paraId="4FB9CA54" w14:textId="55BD8009" w:rsidR="00106B49" w:rsidRPr="007C48F5" w:rsidRDefault="007C48F5" w:rsidP="00787B69">
            <w:pPr>
              <w:ind w:left="681" w:hanging="454"/>
              <w:rPr>
                <w:rFonts w:ascii="Times New Roman" w:hAnsi="Times New Roman"/>
                <w:color w:val="339966"/>
                <w:sz w:val="20"/>
              </w:rPr>
            </w:pPr>
            <w:r w:rsidRPr="007C48F5">
              <w:rPr>
                <w:rFonts w:cs="Arial"/>
                <w:sz w:val="20"/>
              </w:rPr>
              <w:fldChar w:fldCharType="begin"/>
            </w:r>
            <w:r w:rsidRPr="007C48F5">
              <w:rPr>
                <w:rFonts w:cs="Arial"/>
                <w:sz w:val="20"/>
              </w:rPr>
              <w:instrText>MacroButton Nomacro §</w:instrText>
            </w:r>
            <w:r w:rsidRPr="007C48F5">
              <w:rPr>
                <w:rFonts w:cs="Arial"/>
                <w:sz w:val="20"/>
              </w:rPr>
              <w:fldChar w:fldCharType="end"/>
            </w:r>
            <w:r w:rsidR="00106B49" w:rsidRPr="007C48F5">
              <w:rPr>
                <w:color w:val="800080"/>
                <w:sz w:val="20"/>
              </w:rPr>
              <w:t>b.</w:t>
            </w:r>
            <w:r w:rsidR="00106B49" w:rsidRPr="007C48F5">
              <w:rPr>
                <w:rFonts w:ascii="Times New Roman" w:hAnsi="Times New Roman"/>
                <w:color w:val="800080"/>
                <w:sz w:val="20"/>
              </w:rPr>
              <w:t xml:space="preserve"> </w:t>
            </w:r>
            <w:r w:rsidR="00106B49" w:rsidRPr="007C48F5">
              <w:rPr>
                <w:rFonts w:cs="Arial"/>
                <w:sz w:val="20"/>
              </w:rPr>
              <w:fldChar w:fldCharType="begin"/>
            </w:r>
            <w:r w:rsidR="00106B49" w:rsidRPr="007C48F5">
              <w:rPr>
                <w:rFonts w:cs="Arial"/>
                <w:sz w:val="20"/>
              </w:rPr>
              <w:instrText>MacroButton Nomacro §</w:instrText>
            </w:r>
            <w:r w:rsidR="00106B49" w:rsidRPr="007C48F5">
              <w:rPr>
                <w:rFonts w:cs="Arial"/>
                <w:sz w:val="20"/>
              </w:rPr>
              <w:fldChar w:fldCharType="end"/>
            </w:r>
            <w:r w:rsidR="00106B49" w:rsidRPr="007C48F5">
              <w:rPr>
                <w:color w:val="800080"/>
                <w:sz w:val="20"/>
                <w:highlight w:val="yellow"/>
              </w:rPr>
              <w:t xml:space="preserve">TEKSTBLOK PARTIJ NATUURLIJK PERSOON / TEKSTBLOK </w:t>
            </w:r>
            <w:r w:rsidR="00106B49" w:rsidRPr="007C48F5">
              <w:rPr>
                <w:color w:val="800080"/>
                <w:sz w:val="20"/>
                <w:highlight w:val="yellow"/>
              </w:rPr>
              <w:tab/>
            </w:r>
            <w:r w:rsidR="00106B49" w:rsidRPr="007C48F5">
              <w:rPr>
                <w:color w:val="800080"/>
                <w:sz w:val="20"/>
                <w:highlight w:val="yellow"/>
              </w:rPr>
              <w:tab/>
            </w:r>
            <w:r w:rsidR="00106B49" w:rsidRPr="007C48F5">
              <w:rPr>
                <w:color w:val="800080"/>
                <w:sz w:val="20"/>
                <w:highlight w:val="yellow"/>
              </w:rPr>
              <w:tab/>
              <w:t xml:space="preserve"> PARTIJ NIET NATUURLIJK PERSOON</w:t>
            </w:r>
            <w:r w:rsidR="00106B49" w:rsidRPr="007C48F5">
              <w:rPr>
                <w:color w:val="800080"/>
                <w:sz w:val="20"/>
              </w:rPr>
              <w:t>;</w:t>
            </w:r>
          </w:p>
          <w:p w14:paraId="2593E9A9" w14:textId="77777777" w:rsidR="00106B49" w:rsidRPr="00FC6ED9" w:rsidRDefault="00106B49" w:rsidP="00787B69">
            <w:pPr>
              <w:rPr>
                <w:rFonts w:cs="Arial"/>
                <w:bCs/>
                <w:color w:val="800080"/>
                <w:sz w:val="20"/>
              </w:rPr>
            </w:pPr>
          </w:p>
        </w:tc>
        <w:tc>
          <w:tcPr>
            <w:tcW w:w="2606" w:type="pct"/>
          </w:tcPr>
          <w:p w14:paraId="3677B683" w14:textId="1F8DA875" w:rsidR="00106B49" w:rsidRDefault="00106B49" w:rsidP="00787B69">
            <w:r>
              <w:t>Verplichte</w:t>
            </w:r>
            <w:r w:rsidRPr="00286F0E">
              <w:t xml:space="preserve"> keuze uit 2 tekstblokken met de gegevens van de </w:t>
            </w:r>
            <w:proofErr w:type="spellStart"/>
            <w:r w:rsidRPr="00286F0E">
              <w:t>perso</w:t>
            </w:r>
            <w:proofErr w:type="spellEnd"/>
            <w:r w:rsidRPr="00286F0E">
              <w:t>(o)n(en), die tot de partij behoren.</w:t>
            </w:r>
            <w:r>
              <w:t xml:space="preserve"> Er moet minimaal één tekstblok ingevuld worden. Er mogen meerdere dezelfde of verschillende tekstblokken na elkaar vermeld worden. Alle combinaties zijn toegestaan. Zie </w:t>
            </w:r>
            <w:r>
              <w:fldChar w:fldCharType="begin"/>
            </w:r>
            <w:r>
              <w:instrText xml:space="preserve"> REF TC \h  \* MERGEFORMAT </w:instrText>
            </w:r>
            <w:r>
              <w:fldChar w:fldCharType="separate"/>
            </w:r>
            <w:r w:rsidR="00686221">
              <w:t>[4]</w:t>
            </w:r>
            <w:r>
              <w:fldChar w:fldCharType="end"/>
            </w:r>
            <w:r>
              <w:t xml:space="preserve"> voor de nummering van de partijen.</w:t>
            </w:r>
          </w:p>
          <w:p w14:paraId="29A18952" w14:textId="77777777" w:rsidR="00106B49" w:rsidRPr="00AD2288" w:rsidRDefault="00106B49" w:rsidP="00787B69">
            <w:pPr>
              <w:rPr>
                <w:rFonts w:cs="Arial"/>
                <w:snapToGrid/>
                <w:kern w:val="0"/>
                <w:szCs w:val="18"/>
                <w:lang w:eastAsia="nl-NL"/>
              </w:rPr>
            </w:pPr>
          </w:p>
          <w:p w14:paraId="351DDE70" w14:textId="77777777" w:rsidR="00106B49" w:rsidRPr="00AD2288" w:rsidRDefault="00106B49" w:rsidP="00787B69">
            <w:pPr>
              <w:rPr>
                <w:szCs w:val="18"/>
                <w:u w:val="single"/>
              </w:rPr>
            </w:pPr>
            <w:r w:rsidRPr="00AD2288">
              <w:rPr>
                <w:szCs w:val="18"/>
                <w:u w:val="single"/>
              </w:rPr>
              <w:t>Mapping partij en persoon:</w:t>
            </w:r>
          </w:p>
          <w:p w14:paraId="55EB4BBF" w14:textId="77777777" w:rsidR="00106B49" w:rsidRPr="00AD2288"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w:t>
            </w:r>
            <w:r w:rsidRPr="00275DA5">
              <w:rPr>
                <w:rFonts w:cs="Arial"/>
                <w:snapToGrid/>
                <w:kern w:val="0"/>
                <w:sz w:val="16"/>
                <w:szCs w:val="16"/>
                <w:lang w:eastAsia="nl-NL"/>
              </w:rPr>
              <w:t>schuldenaar-derde hypotheekgever</w:t>
            </w:r>
            <w:r w:rsidRPr="00AD2288">
              <w:rPr>
                <w:rFonts w:cs="Arial"/>
                <w:snapToGrid/>
                <w:kern w:val="0"/>
                <w:sz w:val="16"/>
                <w:szCs w:val="16"/>
                <w:lang w:eastAsia="nl-NL"/>
              </w:rPr>
              <w:t xml:space="preserve">’)/Partij </w:t>
            </w:r>
          </w:p>
          <w:p w14:paraId="3EC5CF27" w14:textId="77777777" w:rsidR="00106B49" w:rsidRPr="00AD2288"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ab/>
              <w:t>[</w:t>
            </w:r>
            <w:proofErr w:type="spellStart"/>
            <w:r w:rsidRPr="00AD2288">
              <w:rPr>
                <w:rFonts w:cs="Arial"/>
                <w:snapToGrid/>
                <w:kern w:val="0"/>
                <w:sz w:val="16"/>
                <w:szCs w:val="16"/>
                <w:lang w:eastAsia="nl-NL"/>
              </w:rPr>
              <w:t>attribute</w:t>
            </w:r>
            <w:proofErr w:type="spellEnd"/>
            <w:r w:rsidRPr="00AD2288">
              <w:rPr>
                <w:rFonts w:cs="Arial"/>
                <w:snapToGrid/>
                <w:kern w:val="0"/>
                <w:sz w:val="16"/>
                <w:szCs w:val="16"/>
                <w:lang w:eastAsia="nl-NL"/>
              </w:rPr>
              <w:t>: id = ‘unieke identificatie van de partij’]</w:t>
            </w:r>
          </w:p>
          <w:p w14:paraId="45A8F32B" w14:textId="77777777" w:rsidR="00106B49" w:rsidRPr="00AD2288" w:rsidRDefault="00106B49" w:rsidP="00787B69">
            <w:pPr>
              <w:autoSpaceDE w:val="0"/>
              <w:autoSpaceDN w:val="0"/>
              <w:adjustRightInd w:val="0"/>
              <w:spacing w:line="240" w:lineRule="auto"/>
              <w:rPr>
                <w:rFonts w:cs="Arial"/>
                <w:snapToGrid/>
                <w:color w:val="0000FF"/>
                <w:kern w:val="0"/>
                <w:sz w:val="16"/>
                <w:szCs w:val="16"/>
                <w:lang w:eastAsia="nl-NL"/>
              </w:rPr>
            </w:pPr>
            <w:r w:rsidRPr="00AD2288">
              <w:rPr>
                <w:snapToGrid/>
                <w:kern w:val="0"/>
                <w:sz w:val="16"/>
                <w:szCs w:val="16"/>
                <w:highlight w:val="white"/>
                <w:lang w:eastAsia="nl-NL"/>
              </w:rPr>
              <w:tab/>
              <w:t>./</w:t>
            </w:r>
            <w:proofErr w:type="spellStart"/>
            <w:r w:rsidRPr="00AD2288">
              <w:rPr>
                <w:rFonts w:cs="Arial"/>
                <w:snapToGrid/>
                <w:kern w:val="0"/>
                <w:sz w:val="16"/>
                <w:szCs w:val="16"/>
                <w:lang w:eastAsia="nl-NL"/>
              </w:rPr>
              <w:t>aanduidingPartij</w:t>
            </w:r>
            <w:proofErr w:type="spellEnd"/>
            <w:r w:rsidRPr="00AD2288">
              <w:rPr>
                <w:snapToGrid/>
                <w:kern w:val="0"/>
                <w:sz w:val="16"/>
                <w:szCs w:val="16"/>
                <w:lang w:eastAsia="nl-NL"/>
              </w:rPr>
              <w:t>(‘</w:t>
            </w:r>
            <w:r w:rsidRPr="00866596">
              <w:rPr>
                <w:rFonts w:cs="Arial"/>
                <w:snapToGrid/>
                <w:kern w:val="0"/>
                <w:sz w:val="16"/>
                <w:szCs w:val="16"/>
                <w:lang w:eastAsia="nl-NL"/>
              </w:rPr>
              <w:t xml:space="preserve">de </w:t>
            </w:r>
            <w:r>
              <w:rPr>
                <w:rFonts w:cs="Arial"/>
                <w:snapToGrid/>
                <w:kern w:val="0"/>
                <w:sz w:val="16"/>
                <w:szCs w:val="16"/>
                <w:lang w:eastAsia="nl-NL"/>
              </w:rPr>
              <w:t>derde hypotheekgever</w:t>
            </w:r>
            <w:r w:rsidRPr="00866596">
              <w:rPr>
                <w:rFonts w:cs="Arial"/>
                <w:snapToGrid/>
                <w:kern w:val="0"/>
                <w:sz w:val="16"/>
                <w:szCs w:val="16"/>
                <w:lang w:eastAsia="nl-NL"/>
              </w:rPr>
              <w:t>’</w:t>
            </w:r>
            <w:r w:rsidRPr="00AD2288">
              <w:rPr>
                <w:snapToGrid/>
                <w:kern w:val="0"/>
                <w:sz w:val="16"/>
                <w:szCs w:val="16"/>
                <w:lang w:eastAsia="nl-NL"/>
              </w:rPr>
              <w:t>)</w:t>
            </w:r>
          </w:p>
          <w:p w14:paraId="7D8596F4" w14:textId="77777777" w:rsidR="00106B49" w:rsidRPr="00AD2288" w:rsidRDefault="00106B49" w:rsidP="00787B69">
            <w:pPr>
              <w:autoSpaceDE w:val="0"/>
              <w:autoSpaceDN w:val="0"/>
              <w:adjustRightInd w:val="0"/>
              <w:spacing w:line="240" w:lineRule="auto"/>
              <w:rPr>
                <w:sz w:val="16"/>
                <w:szCs w:val="16"/>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/Partij/Partij/</w:t>
            </w:r>
            <w:proofErr w:type="spellStart"/>
            <w:r w:rsidRPr="00AD2288">
              <w:rPr>
                <w:rFonts w:cs="Arial"/>
                <w:snapToGrid/>
                <w:kern w:val="0"/>
                <w:sz w:val="16"/>
                <w:szCs w:val="16"/>
                <w:lang w:eastAsia="nl-NL"/>
              </w:rPr>
              <w:t>IMKAD_Persoon</w:t>
            </w:r>
            <w:proofErr w:type="spellEnd"/>
          </w:p>
          <w:p w14:paraId="08FD02C8" w14:textId="77777777" w:rsidR="00106B49" w:rsidRPr="00AD2288" w:rsidRDefault="00106B49" w:rsidP="00787B69">
            <w:pPr>
              <w:autoSpaceDE w:val="0"/>
              <w:autoSpaceDN w:val="0"/>
              <w:adjustRightInd w:val="0"/>
              <w:spacing w:line="240" w:lineRule="auto"/>
              <w:rPr>
                <w:sz w:val="16"/>
                <w:szCs w:val="16"/>
                <w:lang w:val="nl"/>
              </w:rPr>
            </w:pPr>
            <w:r w:rsidRPr="00AD2288">
              <w:rPr>
                <w:sz w:val="16"/>
                <w:szCs w:val="16"/>
                <w:lang w:val="nl"/>
              </w:rPr>
              <w:t>De overige mapping is opgenomen in de genoemde tekstblokken.</w:t>
            </w:r>
          </w:p>
          <w:p w14:paraId="6D607B1C" w14:textId="77777777" w:rsidR="00106B49" w:rsidRPr="00F04F48" w:rsidRDefault="00106B49" w:rsidP="00787B69">
            <w:pPr>
              <w:autoSpaceDE w:val="0"/>
              <w:autoSpaceDN w:val="0"/>
              <w:adjustRightInd w:val="0"/>
              <w:spacing w:line="240" w:lineRule="auto"/>
              <w:ind w:left="459"/>
            </w:pPr>
            <w:r>
              <w:tab/>
            </w:r>
            <w:r>
              <w:tab/>
            </w:r>
          </w:p>
          <w:p w14:paraId="295FD3D0" w14:textId="77777777" w:rsidR="00106B49" w:rsidRPr="00AD2288" w:rsidRDefault="00106B49" w:rsidP="00787B69">
            <w:pPr>
              <w:rPr>
                <w:u w:val="single"/>
              </w:rPr>
            </w:pPr>
            <w:r w:rsidRPr="00AD2288">
              <w:rPr>
                <w:u w:val="single"/>
              </w:rPr>
              <w:t>Mapping stukdeel:</w:t>
            </w:r>
          </w:p>
          <w:p w14:paraId="5C4DA91A" w14:textId="77777777" w:rsidR="00106B49" w:rsidRPr="00AD2288" w:rsidRDefault="00106B49" w:rsidP="00787B69">
            <w:pPr>
              <w:autoSpaceDE w:val="0"/>
              <w:autoSpaceDN w:val="0"/>
              <w:adjustRightInd w:val="0"/>
              <w:spacing w:line="240" w:lineRule="auto"/>
              <w:rPr>
                <w:rFonts w:cs="Arial"/>
                <w:sz w:val="16"/>
                <w:szCs w:val="16"/>
              </w:rPr>
            </w:pPr>
            <w:r w:rsidRPr="00AD2288">
              <w:rPr>
                <w:rFonts w:cs="Arial"/>
                <w:sz w:val="16"/>
                <w:szCs w:val="16"/>
              </w:rPr>
              <w:t xml:space="preserve">De </w:t>
            </w:r>
            <w:r w:rsidRPr="00275DA5">
              <w:rPr>
                <w:sz w:val="16"/>
                <w:szCs w:val="16"/>
                <w:lang w:val="nl"/>
              </w:rPr>
              <w:t>derde hypotheekgever</w:t>
            </w:r>
            <w:r w:rsidRPr="00AD2288">
              <w:rPr>
                <w:rFonts w:cs="Arial"/>
                <w:sz w:val="16"/>
                <w:szCs w:val="16"/>
              </w:rPr>
              <w:t xml:space="preserve">-partij wordt tevens vastgelegd als </w:t>
            </w:r>
            <w:r>
              <w:rPr>
                <w:rFonts w:cs="Arial"/>
                <w:sz w:val="16"/>
                <w:szCs w:val="16"/>
              </w:rPr>
              <w:t>vervreemder</w:t>
            </w:r>
            <w:r w:rsidRPr="00AD2288">
              <w:rPr>
                <w:rFonts w:cs="Arial"/>
                <w:sz w:val="16"/>
                <w:szCs w:val="16"/>
              </w:rPr>
              <w:t xml:space="preserve"> bij het </w:t>
            </w:r>
            <w:proofErr w:type="spellStart"/>
            <w:r w:rsidRPr="00AD2288">
              <w:rPr>
                <w:rFonts w:cs="Arial"/>
                <w:sz w:val="16"/>
                <w:szCs w:val="16"/>
              </w:rPr>
              <w:t>StukdeelHypotheek</w:t>
            </w:r>
            <w:proofErr w:type="spellEnd"/>
            <w:r w:rsidRPr="00AD2288">
              <w:rPr>
                <w:rFonts w:cs="Arial"/>
                <w:sz w:val="16"/>
                <w:szCs w:val="16"/>
              </w:rPr>
              <w:t>:</w:t>
            </w:r>
          </w:p>
          <w:p w14:paraId="2A5D42C8" w14:textId="77777777" w:rsidR="00106B49" w:rsidRPr="00AD2288" w:rsidRDefault="00106B49" w:rsidP="00787B69">
            <w:pPr>
              <w:autoSpaceDE w:val="0"/>
              <w:autoSpaceDN w:val="0"/>
              <w:adjustRightInd w:val="0"/>
              <w:spacing w:line="240" w:lineRule="auto"/>
              <w:rPr>
                <w:rFonts w:cs="Arial"/>
                <w:sz w:val="16"/>
                <w:szCs w:val="16"/>
              </w:rPr>
            </w:pPr>
            <w:r w:rsidRPr="00AD2288">
              <w:rPr>
                <w:rFonts w:cs="Arial"/>
                <w:sz w:val="16"/>
                <w:szCs w:val="16"/>
              </w:rPr>
              <w:t>//</w:t>
            </w:r>
            <w:proofErr w:type="spellStart"/>
            <w:r w:rsidRPr="00AD2288">
              <w:rPr>
                <w:rFonts w:cs="Arial"/>
                <w:sz w:val="16"/>
                <w:szCs w:val="16"/>
              </w:rPr>
              <w:t>IMKAD_AangebodenStuk</w:t>
            </w:r>
            <w:proofErr w:type="spellEnd"/>
            <w:r w:rsidRPr="00AD2288">
              <w:rPr>
                <w:rFonts w:cs="Arial"/>
                <w:sz w:val="16"/>
                <w:szCs w:val="16"/>
              </w:rPr>
              <w:t>/</w:t>
            </w:r>
            <w:r w:rsidRPr="00AD2288">
              <w:rPr>
                <w:sz w:val="16"/>
                <w:szCs w:val="16"/>
                <w:lang w:val="nl"/>
              </w:rPr>
              <w:t>StukdeelHypotheek</w:t>
            </w:r>
            <w:r w:rsidRPr="00AD2288">
              <w:rPr>
                <w:rFonts w:cs="Arial"/>
                <w:sz w:val="16"/>
                <w:szCs w:val="16"/>
              </w:rPr>
              <w:t xml:space="preserve"> [</w:t>
            </w:r>
            <w:proofErr w:type="spellStart"/>
            <w:r w:rsidRPr="00AD2288">
              <w:rPr>
                <w:rFonts w:cs="Arial"/>
                <w:sz w:val="16"/>
                <w:szCs w:val="16"/>
              </w:rPr>
              <w:t>aanduidingHypotheek</w:t>
            </w:r>
            <w:proofErr w:type="spellEnd"/>
            <w:r w:rsidRPr="00AD2288">
              <w:rPr>
                <w:rFonts w:cs="Arial"/>
                <w:sz w:val="16"/>
                <w:szCs w:val="16"/>
              </w:rPr>
              <w:t xml:space="preserve"> is niet aanwezig] /</w:t>
            </w:r>
            <w:proofErr w:type="spellStart"/>
            <w:r>
              <w:rPr>
                <w:rFonts w:cs="Arial"/>
                <w:sz w:val="16"/>
                <w:szCs w:val="16"/>
              </w:rPr>
              <w:t>vervreemderRecht</w:t>
            </w:r>
            <w:r w:rsidRPr="00AD2288">
              <w:rPr>
                <w:rFonts w:cs="Arial"/>
                <w:sz w:val="16"/>
                <w:szCs w:val="16"/>
              </w:rPr>
              <w:t>Ref</w:t>
            </w:r>
            <w:proofErr w:type="spellEnd"/>
            <w:r w:rsidRPr="00AD2288">
              <w:rPr>
                <w:rFonts w:cs="Arial"/>
                <w:sz w:val="16"/>
                <w:szCs w:val="16"/>
              </w:rPr>
              <w:t xml:space="preserve"> </w:t>
            </w:r>
            <w:proofErr w:type="spellStart"/>
            <w:r w:rsidRPr="00AD2288">
              <w:rPr>
                <w:rFonts w:cs="Arial"/>
                <w:sz w:val="16"/>
                <w:szCs w:val="16"/>
              </w:rPr>
              <w:t>xlink:href</w:t>
            </w:r>
            <w:proofErr w:type="spellEnd"/>
            <w:r w:rsidRPr="00AD2288">
              <w:rPr>
                <w:rFonts w:cs="Arial"/>
                <w:sz w:val="16"/>
                <w:szCs w:val="16"/>
              </w:rPr>
              <w:t>="#</w:t>
            </w:r>
            <w:proofErr w:type="spellStart"/>
            <w:r w:rsidRPr="00AD2288">
              <w:rPr>
                <w:rFonts w:cs="Arial"/>
                <w:sz w:val="16"/>
                <w:szCs w:val="16"/>
              </w:rPr>
              <w:t>id</w:t>
            </w:r>
            <w:proofErr w:type="spellEnd"/>
            <w:r w:rsidRPr="00AD2288">
              <w:rPr>
                <w:rFonts w:cs="Arial"/>
                <w:sz w:val="16"/>
                <w:szCs w:val="16"/>
              </w:rPr>
              <w:t xml:space="preserve"> </w:t>
            </w:r>
            <w:r>
              <w:rPr>
                <w:rFonts w:cs="Arial"/>
                <w:sz w:val="16"/>
                <w:szCs w:val="16"/>
              </w:rPr>
              <w:t>derde hypotheekgever</w:t>
            </w:r>
            <w:r w:rsidRPr="00AD2288">
              <w:rPr>
                <w:rFonts w:cs="Arial"/>
                <w:sz w:val="16"/>
                <w:szCs w:val="16"/>
              </w:rPr>
              <w:t>"</w:t>
            </w:r>
          </w:p>
          <w:p w14:paraId="56D7C18E" w14:textId="77777777" w:rsidR="00106B49" w:rsidRPr="00AD2288" w:rsidRDefault="00106B49" w:rsidP="00787B69">
            <w:pPr>
              <w:rPr>
                <w:rFonts w:cs="Arial"/>
                <w:sz w:val="16"/>
                <w:szCs w:val="16"/>
              </w:rPr>
            </w:pPr>
          </w:p>
          <w:p w14:paraId="2E2948B1" w14:textId="77777777" w:rsidR="00106B49"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Deze partij geldt ook voor het eventueel aanwezige stukdeel overbruggingshypotheek, hoewel de verwijzing daar niet wordt opgenomen.</w:t>
            </w:r>
          </w:p>
          <w:p w14:paraId="00D67B8E" w14:textId="77777777" w:rsidR="00106B49" w:rsidRDefault="00106B49" w:rsidP="00787B69">
            <w:pPr>
              <w:autoSpaceDE w:val="0"/>
              <w:autoSpaceDN w:val="0"/>
              <w:adjustRightInd w:val="0"/>
              <w:spacing w:line="240" w:lineRule="auto"/>
              <w:rPr>
                <w:rFonts w:cs="Arial"/>
                <w:snapToGrid/>
                <w:kern w:val="0"/>
                <w:sz w:val="16"/>
                <w:szCs w:val="16"/>
                <w:lang w:eastAsia="nl-NL"/>
              </w:rPr>
            </w:pPr>
          </w:p>
          <w:p w14:paraId="3F4EB47A" w14:textId="77777777" w:rsidR="00106B49" w:rsidRDefault="00106B49" w:rsidP="00787B69">
            <w:pPr>
              <w:autoSpaceDE w:val="0"/>
              <w:autoSpaceDN w:val="0"/>
              <w:adjustRightInd w:val="0"/>
              <w:spacing w:line="240" w:lineRule="auto"/>
              <w:rPr>
                <w:rFonts w:cs="Arial"/>
                <w:snapToGrid/>
                <w:kern w:val="0"/>
                <w:sz w:val="16"/>
                <w:szCs w:val="16"/>
                <w:lang w:eastAsia="nl-NL"/>
              </w:rPr>
            </w:pPr>
          </w:p>
          <w:p w14:paraId="496E8782" w14:textId="77777777" w:rsidR="00106B49" w:rsidRPr="00DB7FA4" w:rsidRDefault="00106B49" w:rsidP="00787B69">
            <w:pPr>
              <w:autoSpaceDE w:val="0"/>
              <w:autoSpaceDN w:val="0"/>
              <w:adjustRightInd w:val="0"/>
              <w:spacing w:line="240" w:lineRule="auto"/>
              <w:rPr>
                <w:rFonts w:cs="Arial"/>
                <w:snapToGrid/>
                <w:kern w:val="0"/>
                <w:sz w:val="16"/>
                <w:szCs w:val="16"/>
                <w:lang w:eastAsia="nl-NL"/>
              </w:rPr>
            </w:pPr>
          </w:p>
        </w:tc>
      </w:tr>
      <w:tr w:rsidR="00106B49" w:rsidRPr="00123774" w14:paraId="2963B0BC" w14:textId="77777777" w:rsidTr="00787B69">
        <w:trPr>
          <w:trHeight w:val="125"/>
        </w:trPr>
        <w:tc>
          <w:tcPr>
            <w:tcW w:w="2394" w:type="pct"/>
          </w:tcPr>
          <w:p w14:paraId="3EEA6650" w14:textId="77A03885" w:rsidR="00106B49" w:rsidRPr="00D84EC8" w:rsidRDefault="00106B49" w:rsidP="00787B69">
            <w:pPr>
              <w:spacing w:line="240" w:lineRule="atLeast"/>
              <w:ind w:left="284" w:firstLine="16"/>
              <w:rPr>
                <w:rFonts w:cs="Arial"/>
                <w:color w:val="FF0000"/>
                <w:sz w:val="20"/>
              </w:rPr>
            </w:pPr>
            <w:r w:rsidRPr="00D84EC8">
              <w:rPr>
                <w:rFonts w:cs="Arial"/>
                <w:color w:val="800080"/>
                <w:sz w:val="20"/>
              </w:rPr>
              <w:t>hierna</w:t>
            </w:r>
            <w:r w:rsidR="00E23EA5" w:rsidRPr="00D84EC8">
              <w:rPr>
                <w:color w:val="3366FF"/>
                <w:sz w:val="20"/>
              </w:rPr>
              <w:t>, zowel tezamen als ieder afzonderlijk,</w:t>
            </w:r>
            <w:r w:rsidRPr="00D84EC8">
              <w:rPr>
                <w:rFonts w:cs="Arial"/>
                <w:color w:val="800080"/>
                <w:sz w:val="20"/>
              </w:rPr>
              <w:t xml:space="preserve"> te noemen:</w:t>
            </w:r>
            <w:r w:rsidRPr="00D84EC8">
              <w:rPr>
                <w:rFonts w:cs="Arial"/>
                <w:sz w:val="20"/>
              </w:rPr>
              <w:t xml:space="preserve"> </w:t>
            </w:r>
            <w:r w:rsidRPr="00D84EC8">
              <w:rPr>
                <w:rFonts w:cs="Arial"/>
                <w:color w:val="800080"/>
                <w:sz w:val="20"/>
              </w:rPr>
              <w:t xml:space="preserve">de </w:t>
            </w:r>
            <w:r w:rsidR="007F4339" w:rsidRPr="00E70D78">
              <w:rPr>
                <w:rFonts w:cs="Arial"/>
                <w:color w:val="800080"/>
                <w:sz w:val="20"/>
              </w:rPr>
              <w:t>"</w:t>
            </w:r>
            <w:r w:rsidR="007F4339" w:rsidRPr="00DC7D00">
              <w:rPr>
                <w:rFonts w:cs="Arial"/>
                <w:color w:val="800080"/>
                <w:sz w:val="20"/>
              </w:rPr>
              <w:t xml:space="preserve">(Derde) </w:t>
            </w:r>
            <w:r w:rsidR="007F4339" w:rsidRPr="00E70D78">
              <w:rPr>
                <w:rFonts w:cs="Arial"/>
                <w:color w:val="800080"/>
                <w:sz w:val="20"/>
              </w:rPr>
              <w:t>Hypotheekgever"</w:t>
            </w:r>
            <w:r w:rsidR="007F4339">
              <w:rPr>
                <w:rFonts w:cs="Arial"/>
                <w:color w:val="800080"/>
                <w:sz w:val="20"/>
              </w:rPr>
              <w:t xml:space="preserve"> </w:t>
            </w:r>
            <w:r w:rsidR="007F4339" w:rsidRPr="00E70D78">
              <w:rPr>
                <w:rFonts w:cs="Arial"/>
                <w:color w:val="800080"/>
                <w:sz w:val="20"/>
              </w:rPr>
              <w:t>en zowel tezamen met de Hypotheekgever als afzonderlijk, te noemen de "(Derde) Hypotheekgever"</w:t>
            </w:r>
          </w:p>
          <w:p w14:paraId="4163CF53" w14:textId="77777777" w:rsidR="00106B49" w:rsidRPr="00866596" w:rsidRDefault="00106B49" w:rsidP="00787B69">
            <w:pPr>
              <w:widowControl w:val="0"/>
              <w:tabs>
                <w:tab w:val="left" w:pos="-1440"/>
                <w:tab w:val="left" w:pos="-720"/>
              </w:tabs>
              <w:suppressAutoHyphens/>
              <w:spacing w:line="240" w:lineRule="auto"/>
              <w:ind w:left="310"/>
              <w:rPr>
                <w:rFonts w:cs="Arial"/>
                <w:color w:val="FF0000"/>
                <w:kern w:val="0"/>
                <w:szCs w:val="18"/>
                <w:lang w:eastAsia="nl-NL"/>
              </w:rPr>
            </w:pPr>
          </w:p>
        </w:tc>
        <w:tc>
          <w:tcPr>
            <w:tcW w:w="2606" w:type="pct"/>
          </w:tcPr>
          <w:p w14:paraId="54A9CB96" w14:textId="1BEBE8A1" w:rsidR="00E23EA5" w:rsidRDefault="00106B49" w:rsidP="00787B69">
            <w:pPr>
              <w:rPr>
                <w:snapToGrid/>
                <w:szCs w:val="18"/>
              </w:rPr>
            </w:pPr>
            <w:r>
              <w:rPr>
                <w:snapToGrid/>
                <w:szCs w:val="18"/>
              </w:rPr>
              <w:t>Deze tekst wordt bij het voorkomen van een derde hypotheekgever altijd getoond.</w:t>
            </w:r>
          </w:p>
          <w:p w14:paraId="4F129AD1" w14:textId="49E2E3CD" w:rsidR="00E23EA5" w:rsidRPr="00AF2670" w:rsidRDefault="000A1B63" w:rsidP="00E23EA5">
            <w:pPr>
              <w:rPr>
                <w:snapToGrid/>
                <w:szCs w:val="18"/>
              </w:rPr>
            </w:pPr>
            <w:r>
              <w:rPr>
                <w:snapToGrid/>
                <w:szCs w:val="18"/>
              </w:rPr>
              <w:t>Dit is de</w:t>
            </w:r>
            <w:r w:rsidR="00E23EA5" w:rsidRPr="00AF2670">
              <w:rPr>
                <w:snapToGrid/>
                <w:szCs w:val="18"/>
              </w:rPr>
              <w:t xml:space="preserve"> aanduiding van deze partij z</w:t>
            </w:r>
            <w:r>
              <w:rPr>
                <w:snapToGrid/>
                <w:szCs w:val="18"/>
              </w:rPr>
              <w:t xml:space="preserve">oals in de akte wordt gebruikt. </w:t>
            </w:r>
            <w:r>
              <w:rPr>
                <w:snapToGrid/>
                <w:szCs w:val="18"/>
              </w:rPr>
              <w:br/>
            </w:r>
            <w:r w:rsidR="00E23EA5" w:rsidRPr="00AF2670">
              <w:rPr>
                <w:snapToGrid/>
                <w:szCs w:val="18"/>
              </w:rPr>
              <w:t>De tekst</w:t>
            </w:r>
            <w:r w:rsidR="00E23EA5" w:rsidRPr="00E23EA5">
              <w:rPr>
                <w:snapToGrid/>
                <w:szCs w:val="18"/>
              </w:rPr>
              <w:t xml:space="preserve"> </w:t>
            </w:r>
            <w:r w:rsidR="00E23EA5" w:rsidRPr="00E23EA5">
              <w:rPr>
                <w:szCs w:val="18"/>
              </w:rPr>
              <w:t>(</w:t>
            </w:r>
            <w:r w:rsidR="00E23EA5" w:rsidRPr="00E23EA5">
              <w:rPr>
                <w:color w:val="3366FF"/>
                <w:szCs w:val="18"/>
              </w:rPr>
              <w:t>, zowel tezamen als ieder afzonderlijk,</w:t>
            </w:r>
            <w:r w:rsidR="00E23EA5" w:rsidRPr="007107F2">
              <w:rPr>
                <w:snapToGrid/>
                <w:szCs w:val="18"/>
              </w:rPr>
              <w:t>)</w:t>
            </w:r>
            <w:r w:rsidR="00E23EA5">
              <w:rPr>
                <w:snapToGrid/>
                <w:szCs w:val="18"/>
              </w:rPr>
              <w:t xml:space="preserve"> </w:t>
            </w:r>
            <w:r w:rsidR="00E23EA5" w:rsidRPr="00AF2670">
              <w:rPr>
                <w:snapToGrid/>
                <w:szCs w:val="18"/>
              </w:rPr>
              <w:t>wordt getoond wanneer de partij bestaat uit meer dan één gerechtigde persoon.</w:t>
            </w:r>
          </w:p>
          <w:p w14:paraId="17CA366B" w14:textId="77777777" w:rsidR="00E23EA5" w:rsidRPr="00AF2670" w:rsidRDefault="00E23EA5" w:rsidP="00E23EA5">
            <w:pPr>
              <w:rPr>
                <w:snapToGrid/>
                <w:u w:val="single"/>
              </w:rPr>
            </w:pPr>
          </w:p>
          <w:p w14:paraId="5BFC4F8C" w14:textId="77777777" w:rsidR="00E23EA5" w:rsidRPr="00AF2670" w:rsidRDefault="00E23EA5" w:rsidP="00E23EA5">
            <w:pPr>
              <w:rPr>
                <w:snapToGrid/>
                <w:szCs w:val="18"/>
                <w:u w:val="single"/>
              </w:rPr>
            </w:pPr>
            <w:r w:rsidRPr="00AF2670">
              <w:rPr>
                <w:snapToGrid/>
                <w:kern w:val="0"/>
                <w:u w:val="single"/>
                <w:lang w:eastAsia="nl-NL"/>
              </w:rPr>
              <w:lastRenderedPageBreak/>
              <w:t xml:space="preserve">Mapping </w:t>
            </w:r>
            <w:r>
              <w:rPr>
                <w:snapToGrid/>
                <w:kern w:val="0"/>
                <w:u w:val="single"/>
                <w:lang w:eastAsia="nl-NL"/>
              </w:rPr>
              <w:t>(zowel tezamen als ieder afzonderlijk)</w:t>
            </w:r>
            <w:r w:rsidRPr="00AF2670">
              <w:rPr>
                <w:snapToGrid/>
                <w:kern w:val="0"/>
                <w:u w:val="single"/>
                <w:lang w:eastAsia="nl-NL"/>
              </w:rPr>
              <w:t>:</w:t>
            </w:r>
          </w:p>
          <w:p w14:paraId="79848D17" w14:textId="2F58A6F3" w:rsidR="00E23EA5" w:rsidRPr="00AF2670" w:rsidRDefault="00E23EA5" w:rsidP="00E23EA5">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w:t>
            </w:r>
            <w:proofErr w:type="spellStart"/>
            <w:r w:rsidRPr="00AF2670">
              <w:rPr>
                <w:rFonts w:cs="Arial"/>
                <w:snapToGrid/>
                <w:kern w:val="0"/>
                <w:sz w:val="16"/>
                <w:szCs w:val="16"/>
                <w:lang w:eastAsia="nl-NL"/>
              </w:rPr>
              <w:t>IMKAD_</w:t>
            </w:r>
            <w:r w:rsidRPr="00AF2670">
              <w:rPr>
                <w:snapToGrid/>
                <w:kern w:val="0"/>
                <w:sz w:val="16"/>
                <w:szCs w:val="16"/>
                <w:lang w:eastAsia="nl-NL"/>
              </w:rPr>
              <w:t>AangebodenStuk</w:t>
            </w:r>
            <w:proofErr w:type="spellEnd"/>
            <w:r w:rsidRPr="00AF2670">
              <w:rPr>
                <w:rFonts w:cs="Arial"/>
                <w:snapToGrid/>
                <w:kern w:val="0"/>
                <w:sz w:val="16"/>
                <w:szCs w:val="16"/>
                <w:lang w:eastAsia="nl-NL"/>
              </w:rPr>
              <w:t>/Partij[</w:t>
            </w:r>
            <w:proofErr w:type="spellStart"/>
            <w:r w:rsidRPr="00AF2670">
              <w:rPr>
                <w:rFonts w:cs="Arial"/>
                <w:snapToGrid/>
                <w:kern w:val="0"/>
                <w:sz w:val="16"/>
                <w:szCs w:val="16"/>
                <w:lang w:eastAsia="nl-NL"/>
              </w:rPr>
              <w:t>id</w:t>
            </w:r>
            <w:proofErr w:type="spellEnd"/>
            <w:r w:rsidRPr="00AF2670">
              <w:rPr>
                <w:rFonts w:cs="Arial"/>
                <w:snapToGrid/>
                <w:kern w:val="0"/>
                <w:sz w:val="16"/>
                <w:szCs w:val="16"/>
                <w:lang w:eastAsia="nl-NL"/>
              </w:rPr>
              <w:t xml:space="preserve"> </w:t>
            </w:r>
            <w:r w:rsidR="00673390">
              <w:rPr>
                <w:rFonts w:cs="Arial"/>
                <w:snapToGrid/>
                <w:kern w:val="0"/>
                <w:sz w:val="16"/>
                <w:szCs w:val="16"/>
                <w:lang w:eastAsia="nl-NL"/>
              </w:rPr>
              <w:t>derde hypotheekgever</w:t>
            </w:r>
            <w:r w:rsidRPr="00AF2670">
              <w:rPr>
                <w:rFonts w:cs="Arial"/>
                <w:snapToGrid/>
                <w:kern w:val="0"/>
                <w:sz w:val="16"/>
                <w:szCs w:val="16"/>
                <w:lang w:eastAsia="nl-NL"/>
              </w:rPr>
              <w:t xml:space="preserve">] </w:t>
            </w:r>
          </w:p>
          <w:p w14:paraId="6D25A663" w14:textId="77777777" w:rsidR="00E23EA5" w:rsidRPr="00AF2670" w:rsidRDefault="00E23EA5" w:rsidP="00E23EA5">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-wanneer de partij meer dan één gerechtigde persoon bevat:</w:t>
            </w:r>
          </w:p>
          <w:p w14:paraId="586D07B1" w14:textId="77777777" w:rsidR="00E23EA5" w:rsidRPr="00AF2670" w:rsidRDefault="00E23EA5" w:rsidP="00E23EA5">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w:t>
            </w:r>
            <w:proofErr w:type="spellStart"/>
            <w:r w:rsidRPr="00AF2670">
              <w:rPr>
                <w:rFonts w:cs="Arial"/>
                <w:snapToGrid/>
                <w:kern w:val="0"/>
                <w:sz w:val="16"/>
                <w:szCs w:val="16"/>
                <w:lang w:eastAsia="nl-NL"/>
              </w:rPr>
              <w:t>IMKAD_Persoon</w:t>
            </w:r>
            <w:proofErr w:type="spellEnd"/>
            <w:r w:rsidRPr="00AF2670">
              <w:rPr>
                <w:rFonts w:cs="Arial"/>
                <w:snapToGrid/>
                <w:kern w:val="0"/>
                <w:sz w:val="16"/>
                <w:szCs w:val="16"/>
                <w:lang w:eastAsia="nl-NL"/>
              </w:rPr>
              <w:t>/</w:t>
            </w:r>
            <w:proofErr w:type="spellStart"/>
            <w:r w:rsidRPr="00AF2670">
              <w:rPr>
                <w:rFonts w:cs="Arial"/>
                <w:snapToGrid/>
                <w:kern w:val="0"/>
                <w:sz w:val="16"/>
                <w:szCs w:val="16"/>
                <w:lang w:eastAsia="nl-NL"/>
              </w:rPr>
              <w:t>tia_IndGerechtigde</w:t>
            </w:r>
            <w:proofErr w:type="spellEnd"/>
            <w:r w:rsidRPr="00AF2670">
              <w:rPr>
                <w:rFonts w:cs="Arial"/>
                <w:snapToGrid/>
                <w:kern w:val="0"/>
                <w:sz w:val="16"/>
                <w:szCs w:val="16"/>
                <w:lang w:eastAsia="nl-NL"/>
              </w:rPr>
              <w:t xml:space="preserve"> is ‘</w:t>
            </w:r>
            <w:proofErr w:type="spellStart"/>
            <w:r w:rsidRPr="00AF2670">
              <w:rPr>
                <w:rFonts w:cs="Arial"/>
                <w:snapToGrid/>
                <w:kern w:val="0"/>
                <w:sz w:val="16"/>
                <w:szCs w:val="16"/>
                <w:lang w:eastAsia="nl-NL"/>
              </w:rPr>
              <w:t>true</w:t>
            </w:r>
            <w:proofErr w:type="spellEnd"/>
            <w:r w:rsidRPr="00AF2670">
              <w:rPr>
                <w:rFonts w:cs="Arial"/>
                <w:snapToGrid/>
                <w:kern w:val="0"/>
                <w:sz w:val="16"/>
                <w:szCs w:val="16"/>
                <w:lang w:eastAsia="nl-NL"/>
              </w:rPr>
              <w:t>’ en/of</w:t>
            </w:r>
          </w:p>
          <w:p w14:paraId="69CD0882" w14:textId="77777777" w:rsidR="00E23EA5" w:rsidRPr="00AF2670" w:rsidRDefault="00E23EA5" w:rsidP="00E23EA5">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//IMKAD_Persoon/gerelateerdePersoon/IMKAD_Persoon/tia_IndGerechtgde is ‘</w:t>
            </w:r>
            <w:proofErr w:type="spellStart"/>
            <w:r w:rsidRPr="00AF2670">
              <w:rPr>
                <w:rFonts w:cs="Arial"/>
                <w:snapToGrid/>
                <w:kern w:val="0"/>
                <w:sz w:val="16"/>
                <w:szCs w:val="16"/>
                <w:lang w:eastAsia="nl-NL"/>
              </w:rPr>
              <w:t>true</w:t>
            </w:r>
            <w:proofErr w:type="spellEnd"/>
            <w:r w:rsidRPr="00AF2670">
              <w:rPr>
                <w:rFonts w:cs="Arial"/>
                <w:snapToGrid/>
                <w:kern w:val="0"/>
                <w:sz w:val="16"/>
                <w:szCs w:val="16"/>
                <w:lang w:eastAsia="nl-NL"/>
              </w:rPr>
              <w:t>’ en/of</w:t>
            </w:r>
          </w:p>
          <w:p w14:paraId="79CC630D" w14:textId="77777777" w:rsidR="00E23EA5" w:rsidRPr="00AF2670" w:rsidRDefault="00E23EA5" w:rsidP="00E23EA5">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//IMKAD_Persoon/gerelateerdePersoon/IMKAD_Persoon/gerelateerdePersoon/</w:t>
            </w:r>
          </w:p>
          <w:p w14:paraId="3100E548" w14:textId="77777777" w:rsidR="00E23EA5" w:rsidRPr="00AF2670" w:rsidRDefault="00E23EA5" w:rsidP="00E23EA5">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ab/>
            </w:r>
            <w:proofErr w:type="spellStart"/>
            <w:r w:rsidRPr="00AF2670">
              <w:rPr>
                <w:rFonts w:cs="Arial"/>
                <w:snapToGrid/>
                <w:kern w:val="0"/>
                <w:sz w:val="16"/>
                <w:szCs w:val="16"/>
                <w:lang w:eastAsia="nl-NL"/>
              </w:rPr>
              <w:t>IMKAD_Persoon</w:t>
            </w:r>
            <w:proofErr w:type="spellEnd"/>
            <w:r w:rsidRPr="00AF2670">
              <w:rPr>
                <w:rFonts w:cs="Arial"/>
                <w:snapToGrid/>
                <w:kern w:val="0"/>
                <w:sz w:val="16"/>
                <w:szCs w:val="16"/>
                <w:lang w:eastAsia="nl-NL"/>
              </w:rPr>
              <w:t>/</w:t>
            </w:r>
            <w:proofErr w:type="spellStart"/>
            <w:r w:rsidRPr="00AF2670">
              <w:rPr>
                <w:rFonts w:cs="Arial"/>
                <w:snapToGrid/>
                <w:kern w:val="0"/>
                <w:sz w:val="16"/>
                <w:szCs w:val="16"/>
                <w:lang w:eastAsia="nl-NL"/>
              </w:rPr>
              <w:t>tia_IndGerechtgde</w:t>
            </w:r>
            <w:proofErr w:type="spellEnd"/>
            <w:r w:rsidRPr="00AF2670">
              <w:rPr>
                <w:rFonts w:cs="Arial"/>
                <w:snapToGrid/>
                <w:kern w:val="0"/>
                <w:sz w:val="16"/>
                <w:szCs w:val="16"/>
                <w:lang w:eastAsia="nl-NL"/>
              </w:rPr>
              <w:t xml:space="preserve"> is ‘</w:t>
            </w:r>
            <w:proofErr w:type="spellStart"/>
            <w:r w:rsidRPr="00AF2670">
              <w:rPr>
                <w:rFonts w:cs="Arial"/>
                <w:snapToGrid/>
                <w:kern w:val="0"/>
                <w:sz w:val="16"/>
                <w:szCs w:val="16"/>
                <w:lang w:eastAsia="nl-NL"/>
              </w:rPr>
              <w:t>true</w:t>
            </w:r>
            <w:proofErr w:type="spellEnd"/>
            <w:r w:rsidRPr="00AF2670">
              <w:rPr>
                <w:rFonts w:cs="Arial"/>
                <w:snapToGrid/>
                <w:kern w:val="0"/>
                <w:sz w:val="16"/>
                <w:szCs w:val="16"/>
                <w:lang w:eastAsia="nl-NL"/>
              </w:rPr>
              <w:t>’</w:t>
            </w:r>
          </w:p>
          <w:p w14:paraId="2D1568D6" w14:textId="3DCB9537" w:rsidR="00E23EA5" w:rsidRDefault="00E23EA5" w:rsidP="00673390">
            <w:pPr>
              <w:rPr>
                <w:szCs w:val="18"/>
              </w:rPr>
            </w:pPr>
          </w:p>
        </w:tc>
      </w:tr>
      <w:tr w:rsidR="00262A93" w:rsidRPr="00123774" w14:paraId="39805023" w14:textId="77777777" w:rsidTr="00787B69">
        <w:trPr>
          <w:trHeight w:val="125"/>
        </w:trPr>
        <w:tc>
          <w:tcPr>
            <w:tcW w:w="2394" w:type="pct"/>
          </w:tcPr>
          <w:p w14:paraId="4C7EC364" w14:textId="20B3E3E2" w:rsidR="00262A93" w:rsidRPr="00B20490" w:rsidRDefault="00262A93" w:rsidP="00787B69">
            <w:pPr>
              <w:spacing w:line="240" w:lineRule="atLeast"/>
              <w:ind w:left="284" w:firstLine="16"/>
              <w:rPr>
                <w:rFonts w:cs="Arial"/>
                <w:b/>
                <w:bCs/>
                <w:color w:val="800080"/>
                <w:sz w:val="20"/>
              </w:rPr>
            </w:pPr>
            <w:r w:rsidRPr="00B20490">
              <w:rPr>
                <w:rFonts w:cs="Arial"/>
                <w:b/>
                <w:bCs/>
                <w:color w:val="FF0000"/>
                <w:sz w:val="20"/>
              </w:rPr>
              <w:lastRenderedPageBreak/>
              <w:t>.</w:t>
            </w:r>
          </w:p>
        </w:tc>
        <w:tc>
          <w:tcPr>
            <w:tcW w:w="2606" w:type="pct"/>
          </w:tcPr>
          <w:p w14:paraId="576D6D1C" w14:textId="434A46E3" w:rsidR="00262A93" w:rsidRDefault="00262A93" w:rsidP="00787B69">
            <w:pPr>
              <w:rPr>
                <w:snapToGrid/>
                <w:szCs w:val="18"/>
              </w:rPr>
            </w:pPr>
            <w:r>
              <w:rPr>
                <w:snapToGrid/>
                <w:szCs w:val="18"/>
              </w:rPr>
              <w:t>Afsluitende punt. Moet altijd getoond worden</w:t>
            </w:r>
          </w:p>
          <w:p w14:paraId="361AB436" w14:textId="4C7F0165" w:rsidR="00262A93" w:rsidRDefault="00262A93" w:rsidP="00787B69">
            <w:pPr>
              <w:rPr>
                <w:snapToGrid/>
                <w:szCs w:val="18"/>
              </w:rPr>
            </w:pPr>
          </w:p>
        </w:tc>
      </w:tr>
    </w:tbl>
    <w:p w14:paraId="707FF1B6" w14:textId="23C51C8D" w:rsidR="00106B49" w:rsidRDefault="00106B49" w:rsidP="00106B49"/>
    <w:p w14:paraId="5BE5093D" w14:textId="54DA8EC8" w:rsidR="005305EF" w:rsidRDefault="005305EF" w:rsidP="00106B49"/>
    <w:p w14:paraId="7768D604" w14:textId="05C0C914" w:rsidR="00106B49" w:rsidRDefault="009F26F9" w:rsidP="0065552D">
      <w:pPr>
        <w:pStyle w:val="Kop2"/>
      </w:pPr>
      <w:bookmarkStart w:id="75" w:name="_Toc71643718"/>
      <w:bookmarkStart w:id="76" w:name="_Toc227673695"/>
      <w:bookmarkEnd w:id="75"/>
      <w:r>
        <w:t>Geldlening</w:t>
      </w:r>
      <w:bookmarkEnd w:id="76"/>
    </w:p>
    <w:p w14:paraId="363B021C" w14:textId="77777777" w:rsidR="009F26F9" w:rsidRPr="0065552D" w:rsidRDefault="009F26F9" w:rsidP="0065552D">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106B49" w:rsidRPr="00D77156" w14:paraId="79EBFD42" w14:textId="77777777" w:rsidTr="0065552D">
        <w:trPr>
          <w:trHeight w:val="125"/>
        </w:trPr>
        <w:tc>
          <w:tcPr>
            <w:tcW w:w="2394" w:type="pct"/>
            <w:shd w:val="clear" w:color="auto" w:fill="DEEAF6" w:themeFill="accent1" w:themeFillTint="33"/>
          </w:tcPr>
          <w:p w14:paraId="0BE73DE2" w14:textId="77777777" w:rsidR="00106B49" w:rsidRPr="00D77156" w:rsidRDefault="00106B49" w:rsidP="00787B69">
            <w:pPr>
              <w:rPr>
                <w:b/>
              </w:rPr>
            </w:pPr>
            <w:r w:rsidRPr="00DB7FA4">
              <w:rPr>
                <w:b/>
              </w:rPr>
              <w:t>Modeldocument tekst</w:t>
            </w:r>
          </w:p>
        </w:tc>
        <w:tc>
          <w:tcPr>
            <w:tcW w:w="2606" w:type="pct"/>
            <w:shd w:val="clear" w:color="auto" w:fill="DEEAF6" w:themeFill="accent1" w:themeFillTint="33"/>
          </w:tcPr>
          <w:p w14:paraId="413DC644" w14:textId="6B5E874A" w:rsidR="00106B49" w:rsidRPr="00D77156" w:rsidRDefault="00106B49" w:rsidP="00787B69">
            <w:pPr>
              <w:rPr>
                <w:b/>
              </w:rPr>
            </w:pPr>
            <w:r w:rsidRPr="00DB7FA4">
              <w:rPr>
                <w:b/>
              </w:rPr>
              <w:t>Toelichting</w:t>
            </w:r>
            <w:r w:rsidR="00193538">
              <w:rPr>
                <w:b/>
              </w:rPr>
              <w:t xml:space="preserve"> en </w:t>
            </w:r>
            <w:proofErr w:type="spellStart"/>
            <w:r w:rsidR="00193538">
              <w:rPr>
                <w:b/>
              </w:rPr>
              <w:t>mapping</w:t>
            </w:r>
            <w:proofErr w:type="spellEnd"/>
          </w:p>
        </w:tc>
      </w:tr>
      <w:tr w:rsidR="00106B49" w:rsidRPr="00123774" w14:paraId="17ECCFAF" w14:textId="77777777" w:rsidTr="00787B69">
        <w:trPr>
          <w:trHeight w:val="125"/>
        </w:trPr>
        <w:tc>
          <w:tcPr>
            <w:tcW w:w="2394" w:type="pct"/>
          </w:tcPr>
          <w:p w14:paraId="494CCA56" w14:textId="0595B5DF" w:rsidR="007A20B3" w:rsidRPr="0051554C" w:rsidRDefault="007A20B3" w:rsidP="007A20B3">
            <w:pPr>
              <w:spacing w:line="240" w:lineRule="atLeast"/>
              <w:ind w:left="748" w:hanging="748"/>
              <w:rPr>
                <w:rFonts w:cs="Arial"/>
                <w:color w:val="FF0000"/>
                <w:sz w:val="20"/>
              </w:rPr>
            </w:pPr>
            <w:bookmarkStart w:id="77" w:name="_DV_M30"/>
            <w:bookmarkStart w:id="78" w:name="_DV_M31"/>
            <w:bookmarkStart w:id="79" w:name="_DV_M34"/>
            <w:bookmarkStart w:id="80" w:name="_DV_M45"/>
            <w:bookmarkStart w:id="81" w:name="_DV_M48"/>
            <w:bookmarkStart w:id="82" w:name="_DV_M51"/>
            <w:bookmarkStart w:id="83" w:name="_DV_M54"/>
            <w:bookmarkStart w:id="84" w:name="_DV_M55"/>
            <w:bookmarkStart w:id="85" w:name="_DV_M56"/>
            <w:bookmarkEnd w:id="77"/>
            <w:bookmarkEnd w:id="78"/>
            <w:bookmarkEnd w:id="79"/>
            <w:bookmarkEnd w:id="80"/>
            <w:bookmarkEnd w:id="81"/>
            <w:bookmarkEnd w:id="82"/>
            <w:bookmarkEnd w:id="83"/>
            <w:bookmarkEnd w:id="84"/>
            <w:bookmarkEnd w:id="85"/>
            <w:r w:rsidRPr="0051554C">
              <w:rPr>
                <w:rFonts w:cs="Arial"/>
                <w:color w:val="FF0000"/>
                <w:sz w:val="20"/>
              </w:rPr>
              <w:t xml:space="preserve"> De comparanten verklaarden als volgt: </w:t>
            </w:r>
          </w:p>
          <w:p w14:paraId="57BB3EC8" w14:textId="59B61918" w:rsidR="0084237E" w:rsidRPr="0079712C" w:rsidRDefault="0084237E" w:rsidP="0084237E">
            <w:pPr>
              <w:widowControl w:val="0"/>
              <w:numPr>
                <w:ilvl w:val="0"/>
                <w:numId w:val="34"/>
              </w:numPr>
              <w:tabs>
                <w:tab w:val="left" w:pos="-1440"/>
                <w:tab w:val="left" w:pos="-720"/>
              </w:tabs>
              <w:spacing w:line="240" w:lineRule="auto"/>
              <w:rPr>
                <w:rFonts w:cs="Arial"/>
                <w:color w:val="FF0000"/>
                <w:sz w:val="20"/>
              </w:rPr>
            </w:pPr>
            <w:r>
              <w:rPr>
                <w:rFonts w:cs="Arial"/>
                <w:color w:val="FF0000"/>
                <w:sz w:val="20"/>
              </w:rPr>
              <w:t>ASR</w:t>
            </w:r>
            <w:r w:rsidRPr="0051554C">
              <w:rPr>
                <w:rFonts w:cs="Arial"/>
                <w:color w:val="FF0000"/>
                <w:sz w:val="20"/>
              </w:rPr>
              <w:t xml:space="preserve"> en de Schuldenaar zijn een</w:t>
            </w:r>
            <w:r>
              <w:rPr>
                <w:rFonts w:cs="Arial"/>
                <w:color w:val="FF0000"/>
                <w:sz w:val="20"/>
              </w:rPr>
              <w:t xml:space="preserve"> </w:t>
            </w:r>
            <w:r w:rsidRPr="0079712C">
              <w:rPr>
                <w:rFonts w:cs="Arial"/>
                <w:color w:val="FF0000"/>
                <w:sz w:val="20"/>
              </w:rPr>
              <w:t xml:space="preserve">overeenkomst van geldlening aangegaan, hierna te noemen: de </w:t>
            </w:r>
            <w:r w:rsidR="009708BB" w:rsidRPr="003649F1">
              <w:rPr>
                <w:rFonts w:cs="Arial"/>
                <w:color w:val="FF0000"/>
                <w:sz w:val="20"/>
              </w:rPr>
              <w:t>"</w:t>
            </w:r>
            <w:r w:rsidR="009708BB" w:rsidRPr="00F55016">
              <w:rPr>
                <w:rFonts w:cs="Arial"/>
                <w:color w:val="FF0000"/>
                <w:sz w:val="20"/>
              </w:rPr>
              <w:t>Overeenkomst van geldlening</w:t>
            </w:r>
            <w:r w:rsidR="009708BB" w:rsidRPr="003649F1">
              <w:rPr>
                <w:rFonts w:cs="Arial"/>
                <w:color w:val="FF0000"/>
                <w:sz w:val="20"/>
              </w:rPr>
              <w:t>"</w:t>
            </w:r>
            <w:r w:rsidRPr="0079712C">
              <w:rPr>
                <w:rFonts w:cs="Arial"/>
                <w:color w:val="FF0000"/>
                <w:sz w:val="20"/>
              </w:rPr>
              <w:t>, van welke overeenkomst blijkt uit een door ASR uitgebracht en door de Schuldenaar</w:t>
            </w:r>
            <w:bookmarkStart w:id="86" w:name="_DV_C6"/>
            <w:r w:rsidRPr="0079712C">
              <w:rPr>
                <w:rFonts w:cs="Arial"/>
                <w:color w:val="FF0000"/>
                <w:sz w:val="20"/>
              </w:rPr>
              <w:t xml:space="preserve"> </w:t>
            </w:r>
            <w:bookmarkStart w:id="87" w:name="_DV_M21"/>
            <w:bookmarkEnd w:id="86"/>
            <w:bookmarkEnd w:id="87"/>
            <w:r w:rsidRPr="0079712C">
              <w:rPr>
                <w:rFonts w:cs="Arial"/>
                <w:color w:val="FF0000"/>
                <w:sz w:val="20"/>
              </w:rPr>
              <w:t>geaccepteerd Bindend aanbod. Een afschrift van het door ASR en Schuldenaar ondertekende Bindend aanbod wordt aan deze akte gehecht.</w:t>
            </w:r>
          </w:p>
          <w:p w14:paraId="45645832" w14:textId="77777777" w:rsidR="0084237E" w:rsidRDefault="0084237E" w:rsidP="0084237E">
            <w:pPr>
              <w:widowControl w:val="0"/>
              <w:numPr>
                <w:ilvl w:val="0"/>
                <w:numId w:val="34"/>
              </w:numPr>
              <w:tabs>
                <w:tab w:val="left" w:pos="-1440"/>
                <w:tab w:val="left" w:pos="-720"/>
              </w:tabs>
              <w:suppressAutoHyphens/>
              <w:spacing w:line="240" w:lineRule="atLeast"/>
              <w:rPr>
                <w:rFonts w:cs="Arial"/>
                <w:color w:val="FF0000"/>
                <w:sz w:val="20"/>
              </w:rPr>
            </w:pPr>
            <w:r w:rsidRPr="00DE5315">
              <w:rPr>
                <w:rFonts w:cs="Arial"/>
                <w:color w:val="FF0000"/>
                <w:sz w:val="20"/>
              </w:rPr>
              <w:t xml:space="preserve">Blijkens de </w:t>
            </w:r>
            <w:r w:rsidRPr="00477C6B">
              <w:rPr>
                <w:rFonts w:cs="Arial"/>
                <w:color w:val="FF0000"/>
                <w:sz w:val="20"/>
              </w:rPr>
              <w:t xml:space="preserve">Overeenkomst van geldlening </w:t>
            </w:r>
            <w:r w:rsidRPr="00DE5315">
              <w:rPr>
                <w:rFonts w:cs="Arial"/>
                <w:color w:val="FF0000"/>
                <w:sz w:val="20"/>
              </w:rPr>
              <w:t xml:space="preserve">verstrekt ASR aan de Schuldenaar een geldlening voor het hierna te noemen bedrag en is de Schuldenaar verplicht aan ASR de in deze akte omschreven rechten van hypotheek en pand te (doen) verlenen op de wijze en onder de bepalingen en voorwaarden als uiteengezet in deze akte. </w:t>
            </w:r>
          </w:p>
          <w:p w14:paraId="35985254" w14:textId="77777777" w:rsidR="0084237E" w:rsidRDefault="0084237E" w:rsidP="0084237E">
            <w:pPr>
              <w:widowControl w:val="0"/>
              <w:numPr>
                <w:ilvl w:val="0"/>
                <w:numId w:val="34"/>
              </w:numPr>
              <w:tabs>
                <w:tab w:val="left" w:pos="-1440"/>
                <w:tab w:val="left" w:pos="-720"/>
              </w:tabs>
              <w:suppressAutoHyphens/>
              <w:spacing w:line="240" w:lineRule="atLeast"/>
              <w:rPr>
                <w:rFonts w:cs="Arial"/>
                <w:color w:val="FF0000"/>
                <w:sz w:val="20"/>
              </w:rPr>
            </w:pPr>
            <w:r w:rsidRPr="00DE5315">
              <w:rPr>
                <w:rFonts w:cs="Arial"/>
                <w:color w:val="FF0000"/>
                <w:sz w:val="20"/>
              </w:rPr>
              <w:t>Partijen zijn derhalve het navolgende overeengekomen.</w:t>
            </w:r>
          </w:p>
          <w:p w14:paraId="777230C2" w14:textId="76C11C4B" w:rsidR="00896F65" w:rsidRPr="0065552D" w:rsidRDefault="00896F65" w:rsidP="006C6137">
            <w:pPr>
              <w:rPr>
                <w:szCs w:val="18"/>
              </w:rPr>
            </w:pPr>
          </w:p>
        </w:tc>
        <w:tc>
          <w:tcPr>
            <w:tcW w:w="2606" w:type="pct"/>
          </w:tcPr>
          <w:p w14:paraId="05C5FFA3" w14:textId="5D662E11" w:rsidR="00106B49" w:rsidRDefault="00854DD5" w:rsidP="00787B69">
            <w:pPr>
              <w:keepNext/>
              <w:spacing w:line="240" w:lineRule="auto"/>
              <w:ind w:left="227"/>
            </w:pPr>
            <w:r>
              <w:t>Vaste tekst.</w:t>
            </w:r>
          </w:p>
        </w:tc>
      </w:tr>
      <w:tr w:rsidR="000434A9" w:rsidRPr="00123774" w14:paraId="6F7275E4" w14:textId="77777777" w:rsidTr="00787B69">
        <w:trPr>
          <w:trHeight w:val="125"/>
        </w:trPr>
        <w:tc>
          <w:tcPr>
            <w:tcW w:w="2394" w:type="pct"/>
          </w:tcPr>
          <w:p w14:paraId="3D4B0FD1" w14:textId="2FFAFAD3" w:rsidR="007C24D3" w:rsidRPr="006C6137" w:rsidRDefault="000434A9" w:rsidP="006C6137">
            <w:pPr>
              <w:pStyle w:val="Lijstalinea"/>
              <w:numPr>
                <w:ilvl w:val="0"/>
                <w:numId w:val="42"/>
              </w:numPr>
              <w:tabs>
                <w:tab w:val="left" w:pos="-1440"/>
                <w:tab w:val="left" w:pos="-720"/>
              </w:tabs>
              <w:suppressAutoHyphens/>
              <w:spacing w:line="240" w:lineRule="atLeast"/>
              <w:rPr>
                <w:rFonts w:cs="Arial"/>
                <w:color w:val="FF0000"/>
                <w:sz w:val="20"/>
              </w:rPr>
            </w:pPr>
            <w:r w:rsidRPr="006C6137">
              <w:rPr>
                <w:rFonts w:cs="Arial"/>
                <w:color w:val="FF0000"/>
                <w:sz w:val="20"/>
              </w:rPr>
              <w:lastRenderedPageBreak/>
              <w:t>GELDLENING</w:t>
            </w:r>
          </w:p>
          <w:p w14:paraId="5D5ABEEB" w14:textId="77817AA5" w:rsidR="000434A9" w:rsidRPr="006C6137" w:rsidRDefault="000434A9" w:rsidP="006C6137">
            <w:pPr>
              <w:pStyle w:val="Lijstalinea"/>
              <w:tabs>
                <w:tab w:val="left" w:pos="-1440"/>
                <w:tab w:val="left" w:pos="-720"/>
              </w:tabs>
              <w:suppressAutoHyphens/>
              <w:spacing w:line="240" w:lineRule="atLeast"/>
              <w:ind w:left="308" w:firstLine="5"/>
              <w:rPr>
                <w:rFonts w:cs="Arial"/>
                <w:color w:val="FF0000"/>
                <w:sz w:val="20"/>
              </w:rPr>
            </w:pPr>
            <w:r w:rsidRPr="006C6137">
              <w:rPr>
                <w:rFonts w:cs="Arial"/>
                <w:color w:val="FF0000"/>
                <w:sz w:val="20"/>
              </w:rPr>
              <w:t xml:space="preserve">De Schuldenaar verklaarde wegens van ASR ter leen ontvangen gelden hoofdelijk schuldig te zijn aan ASR een bedrag van: </w:t>
            </w:r>
            <w:r w:rsidRPr="006C6137">
              <w:rPr>
                <w:rFonts w:cs="Arial"/>
                <w:sz w:val="20"/>
              </w:rPr>
              <w:fldChar w:fldCharType="begin"/>
            </w:r>
            <w:r w:rsidRPr="006C6137">
              <w:rPr>
                <w:rFonts w:cs="Arial"/>
                <w:sz w:val="20"/>
              </w:rPr>
              <w:instrText>MacroButton Nomacro §</w:instrText>
            </w:r>
            <w:r w:rsidRPr="006C6137">
              <w:rPr>
                <w:rFonts w:cs="Arial"/>
                <w:sz w:val="20"/>
              </w:rPr>
              <w:fldChar w:fldCharType="end"/>
            </w:r>
            <w:proofErr w:type="spellStart"/>
            <w:r w:rsidRPr="006C6137">
              <w:rPr>
                <w:rFonts w:cs="Arial"/>
                <w:sz w:val="20"/>
              </w:rPr>
              <w:t>leningbedrag</w:t>
            </w:r>
            <w:proofErr w:type="spellEnd"/>
            <w:r w:rsidRPr="006C6137">
              <w:rPr>
                <w:rFonts w:cs="Arial"/>
                <w:sz w:val="20"/>
              </w:rPr>
              <w:t xml:space="preserve"> voluit in letters (</w:t>
            </w:r>
            <w:proofErr w:type="spellStart"/>
            <w:r w:rsidRPr="006C6137">
              <w:rPr>
                <w:rFonts w:cs="Arial"/>
                <w:sz w:val="20"/>
              </w:rPr>
              <w:t>leningbedrag</w:t>
            </w:r>
            <w:proofErr w:type="spellEnd"/>
            <w:r w:rsidRPr="006C6137">
              <w:rPr>
                <w:rFonts w:cs="Arial"/>
                <w:sz w:val="20"/>
              </w:rPr>
              <w:t xml:space="preserve"> in cijfers)</w:t>
            </w:r>
            <w:r w:rsidRPr="006C6137">
              <w:rPr>
                <w:rFonts w:cs="Arial"/>
                <w:sz w:val="20"/>
              </w:rPr>
              <w:fldChar w:fldCharType="begin"/>
            </w:r>
            <w:r w:rsidRPr="006C6137">
              <w:rPr>
                <w:rFonts w:cs="Arial"/>
                <w:sz w:val="20"/>
              </w:rPr>
              <w:instrText>MacroButton Nomacro §</w:instrText>
            </w:r>
            <w:r w:rsidRPr="006C6137">
              <w:rPr>
                <w:rFonts w:cs="Arial"/>
                <w:sz w:val="20"/>
              </w:rPr>
              <w:fldChar w:fldCharType="end"/>
            </w:r>
            <w:r w:rsidRPr="006C6137">
              <w:rPr>
                <w:rFonts w:cs="Arial"/>
                <w:sz w:val="20"/>
              </w:rPr>
              <w:t xml:space="preserve"> </w:t>
            </w:r>
            <w:r w:rsidRPr="006C6137">
              <w:rPr>
                <w:rFonts w:cs="Arial"/>
                <w:color w:val="FF0000"/>
                <w:sz w:val="20"/>
              </w:rPr>
              <w:t xml:space="preserve">(hierna te noemen: de "Lening"). </w:t>
            </w:r>
          </w:p>
          <w:p w14:paraId="231261CE" w14:textId="7D5B236C" w:rsidR="000434A9" w:rsidRPr="0051554C" w:rsidRDefault="000434A9" w:rsidP="003A5CB0">
            <w:pPr>
              <w:spacing w:line="240" w:lineRule="atLeast"/>
              <w:ind w:left="313"/>
              <w:rPr>
                <w:rFonts w:cs="Arial"/>
                <w:color w:val="FF0000"/>
                <w:sz w:val="20"/>
              </w:rPr>
            </w:pPr>
            <w:r>
              <w:rPr>
                <w:rFonts w:cs="Arial"/>
                <w:color w:val="FF0000"/>
                <w:sz w:val="20"/>
              </w:rPr>
              <w:t>ASR verklaarde de hiervoor vermelde schuldbekentenis te aanvaarden.</w:t>
            </w:r>
          </w:p>
        </w:tc>
        <w:tc>
          <w:tcPr>
            <w:tcW w:w="2606" w:type="pct"/>
          </w:tcPr>
          <w:p w14:paraId="1EB4AAC9" w14:textId="77777777" w:rsidR="000434A9" w:rsidRDefault="000434A9" w:rsidP="000434A9">
            <w:r>
              <w:t>Vaste tekst met verplichte variabelen.</w:t>
            </w:r>
          </w:p>
          <w:p w14:paraId="14089F37" w14:textId="77777777" w:rsidR="000434A9" w:rsidRDefault="000434A9" w:rsidP="000434A9"/>
          <w:p w14:paraId="29D0AB51" w14:textId="77777777" w:rsidR="000434A9" w:rsidRDefault="000434A9" w:rsidP="000434A9">
            <w:pPr>
              <w:spacing w:line="240" w:lineRule="auto"/>
            </w:pPr>
            <w:r>
              <w:t xml:space="preserve">Het </w:t>
            </w:r>
            <w:proofErr w:type="spellStart"/>
            <w:r>
              <w:t>lening</w:t>
            </w:r>
            <w:r w:rsidRPr="00BF6B9A">
              <w:t>bedrag</w:t>
            </w:r>
            <w:proofErr w:type="spellEnd"/>
            <w:r w:rsidRPr="00BF6B9A">
              <w:t xml:space="preserve"> </w:t>
            </w:r>
            <w:r>
              <w:t xml:space="preserve">wordt </w:t>
            </w:r>
            <w:r w:rsidRPr="00BF6B9A">
              <w:t>ui</w:t>
            </w:r>
            <w:r>
              <w:t>t</w:t>
            </w:r>
            <w:r w:rsidRPr="00BF6B9A">
              <w:t>gesch</w:t>
            </w:r>
            <w:r>
              <w:t>reven getoond, gevolgd door het b</w:t>
            </w:r>
            <w:r w:rsidRPr="00BF6B9A">
              <w:t>e</w:t>
            </w:r>
            <w:r>
              <w:t>drag in cijfers, tussen haakjes.</w:t>
            </w:r>
          </w:p>
          <w:p w14:paraId="45490DF4" w14:textId="77777777" w:rsidR="000434A9" w:rsidRPr="00DB7FA4" w:rsidRDefault="000434A9" w:rsidP="000434A9">
            <w:pPr>
              <w:spacing w:before="72"/>
              <w:rPr>
                <w:u w:val="single"/>
              </w:rPr>
            </w:pPr>
            <w:r w:rsidRPr="00DB7FA4">
              <w:rPr>
                <w:u w:val="single"/>
              </w:rPr>
              <w:t xml:space="preserve">Mapping </w:t>
            </w:r>
            <w:proofErr w:type="spellStart"/>
            <w:r>
              <w:rPr>
                <w:u w:val="single"/>
              </w:rPr>
              <w:t>lening</w:t>
            </w:r>
            <w:r w:rsidRPr="00DB7FA4">
              <w:rPr>
                <w:u w:val="single"/>
              </w:rPr>
              <w:t>bedrag</w:t>
            </w:r>
            <w:proofErr w:type="spellEnd"/>
            <w:r w:rsidRPr="00DB7FA4">
              <w:rPr>
                <w:u w:val="single"/>
              </w:rPr>
              <w:t>:</w:t>
            </w:r>
          </w:p>
          <w:p w14:paraId="1EA92714" w14:textId="77777777" w:rsidR="000434A9" w:rsidRPr="00DB7FA4" w:rsidRDefault="000434A9" w:rsidP="000434A9">
            <w:pPr>
              <w:spacing w:line="240" w:lineRule="auto"/>
              <w:rPr>
                <w:rFonts w:cs="Arial"/>
                <w:sz w:val="16"/>
                <w:szCs w:val="16"/>
              </w:rPr>
            </w:pPr>
            <w:r w:rsidRPr="00DB7FA4">
              <w:rPr>
                <w:sz w:val="16"/>
              </w:rPr>
              <w:t>//</w:t>
            </w:r>
            <w:proofErr w:type="spellStart"/>
            <w:r w:rsidRPr="00DB7FA4">
              <w:rPr>
                <w:sz w:val="16"/>
              </w:rPr>
              <w:t>IMKAD_AangebodenStuk</w:t>
            </w:r>
            <w:proofErr w:type="spellEnd"/>
            <w:r w:rsidRPr="00DB7FA4">
              <w:rPr>
                <w:sz w:val="16"/>
              </w:rPr>
              <w:t>/</w:t>
            </w:r>
            <w:proofErr w:type="spellStart"/>
            <w:r w:rsidRPr="00DB7FA4">
              <w:rPr>
                <w:sz w:val="16"/>
              </w:rPr>
              <w:t>StukdeelHypotheek</w:t>
            </w:r>
            <w:proofErr w:type="spellEnd"/>
            <w:r w:rsidRPr="00DB7FA4">
              <w:rPr>
                <w:sz w:val="16"/>
              </w:rPr>
              <w:t xml:space="preserve"> </w:t>
            </w:r>
            <w:r w:rsidRPr="00DB7FA4">
              <w:rPr>
                <w:rFonts w:cs="Arial"/>
                <w:sz w:val="16"/>
                <w:szCs w:val="16"/>
              </w:rPr>
              <w:t>[</w:t>
            </w:r>
            <w:proofErr w:type="spellStart"/>
            <w:r w:rsidRPr="00DB7FA4">
              <w:rPr>
                <w:rFonts w:cs="Arial"/>
                <w:sz w:val="16"/>
                <w:szCs w:val="16"/>
              </w:rPr>
              <w:t>aanduidingHypotheek</w:t>
            </w:r>
            <w:proofErr w:type="spellEnd"/>
            <w:r w:rsidRPr="00DB7FA4">
              <w:rPr>
                <w:rFonts w:cs="Arial"/>
                <w:sz w:val="16"/>
                <w:szCs w:val="16"/>
              </w:rPr>
              <w:t xml:space="preserve"> = leeg of niet aanwezig]</w:t>
            </w:r>
          </w:p>
          <w:p w14:paraId="056FF381" w14:textId="77777777" w:rsidR="000434A9" w:rsidRDefault="000434A9" w:rsidP="000434A9">
            <w:pPr>
              <w:keepNext/>
              <w:spacing w:line="240" w:lineRule="auto"/>
              <w:ind w:left="227"/>
              <w:rPr>
                <w:sz w:val="16"/>
                <w:szCs w:val="16"/>
              </w:rPr>
            </w:pPr>
            <w:r w:rsidRPr="007100DB">
              <w:rPr>
                <w:snapToGrid/>
                <w:kern w:val="0"/>
                <w:sz w:val="16"/>
                <w:szCs w:val="16"/>
                <w:lang w:eastAsia="nl-NL"/>
              </w:rPr>
              <w:t>./</w:t>
            </w:r>
            <w:proofErr w:type="spellStart"/>
            <w:r w:rsidRPr="00584C9C">
              <w:rPr>
                <w:snapToGrid/>
                <w:kern w:val="0"/>
                <w:sz w:val="16"/>
                <w:szCs w:val="16"/>
                <w:lang w:eastAsia="nl-NL"/>
              </w:rPr>
              <w:t>bedragLening</w:t>
            </w:r>
            <w:proofErr w:type="spellEnd"/>
            <w:r w:rsidRPr="007100DB">
              <w:rPr>
                <w:snapToGrid/>
                <w:kern w:val="0"/>
                <w:sz w:val="16"/>
                <w:szCs w:val="16"/>
                <w:lang w:eastAsia="nl-NL"/>
              </w:rPr>
              <w:t>/som</w:t>
            </w:r>
            <w:r w:rsidRPr="007100DB" w:rsidDel="00C46A8C">
              <w:rPr>
                <w:snapToGrid/>
                <w:kern w:val="0"/>
                <w:sz w:val="16"/>
                <w:szCs w:val="16"/>
                <w:lang w:eastAsia="nl-NL"/>
              </w:rPr>
              <w:t xml:space="preserve"> </w:t>
            </w:r>
            <w:r>
              <w:rPr>
                <w:snapToGrid/>
                <w:kern w:val="0"/>
                <w:sz w:val="16"/>
                <w:szCs w:val="16"/>
                <w:lang w:eastAsia="nl-NL"/>
              </w:rPr>
              <w:br/>
            </w:r>
            <w:r w:rsidRPr="007100DB">
              <w:rPr>
                <w:snapToGrid/>
                <w:kern w:val="0"/>
                <w:sz w:val="16"/>
                <w:szCs w:val="16"/>
                <w:lang w:eastAsia="nl-NL"/>
              </w:rPr>
              <w:t>./</w:t>
            </w:r>
            <w:proofErr w:type="spellStart"/>
            <w:r w:rsidRPr="007100DB">
              <w:rPr>
                <w:snapToGrid/>
                <w:kern w:val="0"/>
                <w:sz w:val="16"/>
                <w:szCs w:val="16"/>
                <w:lang w:eastAsia="nl-NL"/>
              </w:rPr>
              <w:t>bedragLening</w:t>
            </w:r>
            <w:proofErr w:type="spellEnd"/>
            <w:r w:rsidRPr="00DB7FA4">
              <w:rPr>
                <w:sz w:val="16"/>
                <w:szCs w:val="16"/>
              </w:rPr>
              <w:t>/valuta</w:t>
            </w:r>
          </w:p>
          <w:p w14:paraId="133EE8B7" w14:textId="5A4CF126" w:rsidR="005C1FB0" w:rsidDel="000434A9" w:rsidRDefault="005C1FB0" w:rsidP="000434A9">
            <w:pPr>
              <w:keepNext/>
              <w:spacing w:line="240" w:lineRule="auto"/>
              <w:ind w:left="227"/>
            </w:pPr>
          </w:p>
        </w:tc>
      </w:tr>
      <w:tr w:rsidR="0084237E" w:rsidRPr="00123774" w14:paraId="213B2D92" w14:textId="77777777" w:rsidTr="00787B69">
        <w:trPr>
          <w:trHeight w:val="125"/>
        </w:trPr>
        <w:tc>
          <w:tcPr>
            <w:tcW w:w="2394" w:type="pct"/>
          </w:tcPr>
          <w:p w14:paraId="650C7FCD" w14:textId="27FDBF36" w:rsidR="0084237E" w:rsidRDefault="000434A9" w:rsidP="00D84EC8">
            <w:pPr>
              <w:spacing w:line="240" w:lineRule="atLeast"/>
              <w:ind w:left="227"/>
              <w:rPr>
                <w:rFonts w:cs="Arial"/>
                <w:color w:val="800080"/>
                <w:sz w:val="20"/>
              </w:rPr>
            </w:pPr>
            <w:r w:rsidRPr="00FB019B">
              <w:rPr>
                <w:rFonts w:cs="Arial"/>
                <w:color w:val="800080"/>
                <w:sz w:val="20"/>
              </w:rPr>
              <w:t xml:space="preserve">De Schuldenaar verklaarde tevens wegens van ASR ter leen ontvangen gelden hoofdelijk schuldig te zijn aan ASR een bedrag van: </w:t>
            </w:r>
            <w:r w:rsidRPr="00D84EC8">
              <w:rPr>
                <w:rFonts w:cs="Arial"/>
                <w:color w:val="000000" w:themeColor="text1"/>
                <w:sz w:val="20"/>
              </w:rPr>
              <w:fldChar w:fldCharType="begin"/>
            </w:r>
            <w:r w:rsidRPr="006C6137">
              <w:rPr>
                <w:rFonts w:cs="Arial"/>
                <w:color w:val="000000" w:themeColor="text1"/>
                <w:sz w:val="20"/>
              </w:rPr>
              <w:instrText>MacroButton Nomacro §</w:instrText>
            </w:r>
            <w:r w:rsidRPr="00D84EC8">
              <w:rPr>
                <w:rFonts w:cs="Arial"/>
                <w:color w:val="000000" w:themeColor="text1"/>
                <w:sz w:val="20"/>
              </w:rPr>
              <w:fldChar w:fldCharType="end"/>
            </w:r>
            <w:proofErr w:type="spellStart"/>
            <w:r w:rsidRPr="00D84EC8">
              <w:rPr>
                <w:rFonts w:cs="Arial"/>
                <w:color w:val="000000" w:themeColor="text1"/>
                <w:sz w:val="20"/>
              </w:rPr>
              <w:t>leningbedrag</w:t>
            </w:r>
            <w:proofErr w:type="spellEnd"/>
            <w:r w:rsidRPr="00D84EC8">
              <w:rPr>
                <w:rFonts w:cs="Arial"/>
                <w:color w:val="000000" w:themeColor="text1"/>
                <w:sz w:val="20"/>
              </w:rPr>
              <w:t xml:space="preserve"> voluit in letters (</w:t>
            </w:r>
            <w:proofErr w:type="spellStart"/>
            <w:r w:rsidRPr="00D84EC8">
              <w:rPr>
                <w:rFonts w:cs="Arial"/>
                <w:color w:val="000000" w:themeColor="text1"/>
                <w:sz w:val="20"/>
              </w:rPr>
              <w:t>leningbedrag</w:t>
            </w:r>
            <w:proofErr w:type="spellEnd"/>
            <w:r w:rsidRPr="00D84EC8">
              <w:rPr>
                <w:rFonts w:cs="Arial"/>
                <w:color w:val="000000" w:themeColor="text1"/>
                <w:sz w:val="20"/>
              </w:rPr>
              <w:t xml:space="preserve"> in cijfers)</w:t>
            </w:r>
            <w:r w:rsidRPr="00D84EC8">
              <w:rPr>
                <w:rFonts w:cs="Arial"/>
                <w:color w:val="000000" w:themeColor="text1"/>
                <w:sz w:val="20"/>
              </w:rPr>
              <w:fldChar w:fldCharType="begin"/>
            </w:r>
            <w:r w:rsidRPr="00D84EC8">
              <w:rPr>
                <w:rFonts w:cs="Arial"/>
                <w:color w:val="000000" w:themeColor="text1"/>
                <w:sz w:val="20"/>
              </w:rPr>
              <w:instrText>MacroButton Nomacro §</w:instrText>
            </w:r>
            <w:r w:rsidRPr="00D84EC8">
              <w:rPr>
                <w:rFonts w:cs="Arial"/>
                <w:color w:val="000000" w:themeColor="text1"/>
                <w:sz w:val="20"/>
              </w:rPr>
              <w:fldChar w:fldCharType="end"/>
            </w:r>
            <w:r w:rsidRPr="00FB019B">
              <w:rPr>
                <w:rFonts w:cs="Arial"/>
                <w:color w:val="800080"/>
                <w:sz w:val="20"/>
              </w:rPr>
              <w:t xml:space="preserve"> (hierna te noemen: het </w:t>
            </w:r>
            <w:r w:rsidR="00140780" w:rsidRPr="003649F1">
              <w:rPr>
                <w:rFonts w:cs="Arial"/>
                <w:color w:val="800080"/>
                <w:sz w:val="20"/>
              </w:rPr>
              <w:t>"</w:t>
            </w:r>
            <w:r w:rsidR="00140780" w:rsidRPr="00F55016">
              <w:rPr>
                <w:rFonts w:cs="Arial"/>
                <w:color w:val="800080"/>
                <w:sz w:val="20"/>
              </w:rPr>
              <w:t>Overbruggingskrediet</w:t>
            </w:r>
            <w:r w:rsidR="00140780" w:rsidRPr="003649F1">
              <w:rPr>
                <w:rFonts w:cs="Arial"/>
                <w:color w:val="800080"/>
                <w:sz w:val="20"/>
              </w:rPr>
              <w:t>"</w:t>
            </w:r>
            <w:r w:rsidRPr="00FB019B">
              <w:rPr>
                <w:rFonts w:cs="Arial"/>
                <w:color w:val="800080"/>
                <w:sz w:val="20"/>
              </w:rPr>
              <w:t>).</w:t>
            </w:r>
          </w:p>
          <w:p w14:paraId="02CA433A" w14:textId="39D45FCA" w:rsidR="00854DD5" w:rsidRPr="0051554C" w:rsidRDefault="00854DD5" w:rsidP="00D84EC8">
            <w:pPr>
              <w:spacing w:line="240" w:lineRule="atLeast"/>
              <w:ind w:left="227"/>
              <w:rPr>
                <w:rFonts w:cs="Arial"/>
                <w:color w:val="FF0000"/>
                <w:sz w:val="20"/>
              </w:rPr>
            </w:pPr>
            <w:r w:rsidRPr="00FB019B">
              <w:rPr>
                <w:rFonts w:cs="Arial"/>
                <w:color w:val="800080"/>
                <w:sz w:val="20"/>
              </w:rPr>
              <w:t>ASR verklaarde de hiervoor vermelde schuldbekentenis te aanvaarden.</w:t>
            </w:r>
          </w:p>
        </w:tc>
        <w:tc>
          <w:tcPr>
            <w:tcW w:w="2606" w:type="pct"/>
          </w:tcPr>
          <w:p w14:paraId="27B67ED6" w14:textId="77777777" w:rsidR="0084237E" w:rsidRDefault="00614A81" w:rsidP="00787B69">
            <w:r>
              <w:t>Optionele tekst. Wordt getoond indien stukdeel Overbruggingshypotheek aanwezig is.</w:t>
            </w:r>
          </w:p>
          <w:p w14:paraId="5400BD46" w14:textId="77777777" w:rsidR="00DE4080" w:rsidRDefault="00DE4080" w:rsidP="00787B69"/>
          <w:p w14:paraId="64C2C882" w14:textId="77777777" w:rsidR="00DE4080" w:rsidRPr="005C72AF" w:rsidRDefault="00DE4080" w:rsidP="00DE4080">
            <w:pPr>
              <w:rPr>
                <w:szCs w:val="18"/>
                <w:u w:val="single"/>
                <w:lang w:val="nl"/>
              </w:rPr>
            </w:pPr>
            <w:r w:rsidRPr="005C72AF">
              <w:rPr>
                <w:szCs w:val="18"/>
                <w:u w:val="single"/>
                <w:lang w:val="nl"/>
              </w:rPr>
              <w:t>Mapping tonen overbruggingshypotheek:</w:t>
            </w:r>
          </w:p>
          <w:p w14:paraId="6B16761E" w14:textId="77777777" w:rsidR="005C1FB0" w:rsidRDefault="00DE4080" w:rsidP="00D84EC8">
            <w:pPr>
              <w:spacing w:line="240" w:lineRule="auto"/>
              <w:rPr>
                <w:rFonts w:cs="Arial"/>
                <w:sz w:val="16"/>
                <w:szCs w:val="16"/>
              </w:rPr>
            </w:pPr>
            <w:r w:rsidRPr="002A4B22">
              <w:rPr>
                <w:sz w:val="16"/>
                <w:szCs w:val="16"/>
              </w:rPr>
              <w:t>//</w:t>
            </w:r>
            <w:proofErr w:type="spellStart"/>
            <w:r w:rsidRPr="002A4B22">
              <w:rPr>
                <w:sz w:val="16"/>
                <w:szCs w:val="16"/>
              </w:rPr>
              <w:t>IMKAD_AangebodenStuk</w:t>
            </w:r>
            <w:proofErr w:type="spellEnd"/>
            <w:r w:rsidRPr="002A4B22">
              <w:rPr>
                <w:sz w:val="16"/>
                <w:szCs w:val="16"/>
              </w:rPr>
              <w:t>/</w:t>
            </w:r>
            <w:proofErr w:type="spellStart"/>
            <w:r w:rsidRPr="002A4B22">
              <w:rPr>
                <w:sz w:val="16"/>
                <w:szCs w:val="16"/>
              </w:rPr>
              <w:t>StukdeelHypotheek</w:t>
            </w:r>
            <w:proofErr w:type="spellEnd"/>
            <w:r w:rsidRPr="002A4B22">
              <w:rPr>
                <w:rFonts w:cs="Arial"/>
                <w:sz w:val="16"/>
                <w:szCs w:val="16"/>
              </w:rPr>
              <w:t>[</w:t>
            </w:r>
            <w:proofErr w:type="spellStart"/>
            <w:r w:rsidRPr="002A4B22">
              <w:rPr>
                <w:rFonts w:cs="Arial"/>
                <w:sz w:val="16"/>
                <w:szCs w:val="16"/>
              </w:rPr>
              <w:t>aanduidingHypotheek</w:t>
            </w:r>
            <w:proofErr w:type="spellEnd"/>
            <w:r w:rsidRPr="002A4B22">
              <w:rPr>
                <w:rFonts w:cs="Arial"/>
                <w:sz w:val="16"/>
                <w:szCs w:val="16"/>
              </w:rPr>
              <w:t xml:space="preserve"> = ‘overbruggingshypotheek’] is aanwezig</w:t>
            </w:r>
          </w:p>
          <w:p w14:paraId="5369268B" w14:textId="77777777" w:rsidR="007C1857" w:rsidRDefault="007C1857" w:rsidP="00D84EC8">
            <w:pPr>
              <w:spacing w:line="240" w:lineRule="auto"/>
              <w:rPr>
                <w:rFonts w:cs="Arial"/>
                <w:sz w:val="16"/>
                <w:szCs w:val="16"/>
              </w:rPr>
            </w:pPr>
          </w:p>
          <w:p w14:paraId="58CFBA0D" w14:textId="77777777" w:rsidR="007C1857" w:rsidRPr="00DB7FA4" w:rsidRDefault="007C1857" w:rsidP="007C1857">
            <w:pPr>
              <w:spacing w:before="72"/>
              <w:rPr>
                <w:u w:val="single"/>
              </w:rPr>
            </w:pPr>
            <w:r w:rsidRPr="00DB7FA4">
              <w:rPr>
                <w:u w:val="single"/>
              </w:rPr>
              <w:t xml:space="preserve">Mapping </w:t>
            </w:r>
            <w:proofErr w:type="spellStart"/>
            <w:r>
              <w:rPr>
                <w:u w:val="single"/>
              </w:rPr>
              <w:t>lening</w:t>
            </w:r>
            <w:r w:rsidRPr="00DB7FA4">
              <w:rPr>
                <w:u w:val="single"/>
              </w:rPr>
              <w:t>bedrag</w:t>
            </w:r>
            <w:proofErr w:type="spellEnd"/>
            <w:r w:rsidRPr="00DB7FA4">
              <w:rPr>
                <w:u w:val="single"/>
              </w:rPr>
              <w:t>:</w:t>
            </w:r>
          </w:p>
          <w:p w14:paraId="342161B6" w14:textId="1693861F" w:rsidR="007C1857" w:rsidRPr="00DB7FA4" w:rsidRDefault="007C1857" w:rsidP="007C1857">
            <w:pPr>
              <w:spacing w:line="240" w:lineRule="auto"/>
              <w:rPr>
                <w:rFonts w:cs="Arial"/>
                <w:sz w:val="16"/>
                <w:szCs w:val="16"/>
              </w:rPr>
            </w:pPr>
            <w:r w:rsidRPr="00DB7FA4">
              <w:rPr>
                <w:sz w:val="16"/>
              </w:rPr>
              <w:t>//</w:t>
            </w:r>
            <w:proofErr w:type="spellStart"/>
            <w:r w:rsidRPr="00DB7FA4">
              <w:rPr>
                <w:sz w:val="16"/>
              </w:rPr>
              <w:t>IMKAD_AangebodenStuk</w:t>
            </w:r>
            <w:proofErr w:type="spellEnd"/>
            <w:r w:rsidRPr="00DB7FA4">
              <w:rPr>
                <w:sz w:val="16"/>
              </w:rPr>
              <w:t>/</w:t>
            </w:r>
            <w:proofErr w:type="spellStart"/>
            <w:r w:rsidRPr="00DB7FA4">
              <w:rPr>
                <w:sz w:val="16"/>
              </w:rPr>
              <w:t>StukdeelHypotheek</w:t>
            </w:r>
            <w:proofErr w:type="spellEnd"/>
            <w:r w:rsidRPr="00DB7FA4">
              <w:rPr>
                <w:sz w:val="16"/>
              </w:rPr>
              <w:t xml:space="preserve"> </w:t>
            </w:r>
            <w:r w:rsidRPr="00DB7FA4">
              <w:rPr>
                <w:rFonts w:cs="Arial"/>
                <w:sz w:val="16"/>
                <w:szCs w:val="16"/>
              </w:rPr>
              <w:t>[</w:t>
            </w:r>
            <w:proofErr w:type="spellStart"/>
            <w:r w:rsidRPr="00DB7FA4">
              <w:rPr>
                <w:rFonts w:cs="Arial"/>
                <w:sz w:val="16"/>
                <w:szCs w:val="16"/>
              </w:rPr>
              <w:t>aanduidingHypotheek</w:t>
            </w:r>
            <w:proofErr w:type="spellEnd"/>
            <w:r w:rsidRPr="00DB7FA4">
              <w:rPr>
                <w:rFonts w:cs="Arial"/>
                <w:sz w:val="16"/>
                <w:szCs w:val="16"/>
              </w:rPr>
              <w:t xml:space="preserve"> = aanwezig]</w:t>
            </w:r>
          </w:p>
          <w:p w14:paraId="7FAE468D" w14:textId="77777777" w:rsidR="007C1857" w:rsidRPr="007100DB" w:rsidRDefault="007C1857" w:rsidP="00041C4C">
            <w:pPr>
              <w:keepNext/>
              <w:spacing w:line="240" w:lineRule="auto"/>
              <w:ind w:left="227"/>
              <w:rPr>
                <w:snapToGrid/>
                <w:kern w:val="0"/>
                <w:sz w:val="16"/>
                <w:szCs w:val="16"/>
                <w:lang w:eastAsia="nl-NL"/>
              </w:rPr>
            </w:pPr>
            <w:r w:rsidRPr="007100DB">
              <w:rPr>
                <w:snapToGrid/>
                <w:kern w:val="0"/>
                <w:sz w:val="16"/>
                <w:szCs w:val="16"/>
                <w:lang w:eastAsia="nl-NL"/>
              </w:rPr>
              <w:t>./</w:t>
            </w:r>
            <w:proofErr w:type="spellStart"/>
            <w:r w:rsidRPr="00584C9C">
              <w:rPr>
                <w:snapToGrid/>
                <w:kern w:val="0"/>
                <w:sz w:val="16"/>
                <w:szCs w:val="16"/>
                <w:lang w:eastAsia="nl-NL"/>
              </w:rPr>
              <w:t>bedragLening</w:t>
            </w:r>
            <w:proofErr w:type="spellEnd"/>
            <w:r w:rsidRPr="007100DB">
              <w:rPr>
                <w:snapToGrid/>
                <w:kern w:val="0"/>
                <w:sz w:val="16"/>
                <w:szCs w:val="16"/>
                <w:lang w:eastAsia="nl-NL"/>
              </w:rPr>
              <w:t>/som</w:t>
            </w:r>
            <w:r w:rsidRPr="007100DB" w:rsidDel="00C46A8C">
              <w:rPr>
                <w:snapToGrid/>
                <w:kern w:val="0"/>
                <w:sz w:val="16"/>
                <w:szCs w:val="16"/>
                <w:lang w:eastAsia="nl-NL"/>
              </w:rPr>
              <w:t xml:space="preserve"> </w:t>
            </w:r>
          </w:p>
          <w:p w14:paraId="2481C3A4" w14:textId="1B1579EC" w:rsidR="007C1857" w:rsidRPr="00D84EC8" w:rsidRDefault="00041C4C" w:rsidP="006C6137">
            <w:pPr>
              <w:spacing w:after="240" w:line="240" w:lineRule="auto"/>
              <w:rPr>
                <w:rFonts w:cs="Arial"/>
                <w:sz w:val="16"/>
                <w:szCs w:val="16"/>
              </w:rPr>
            </w:pPr>
            <w:r>
              <w:rPr>
                <w:snapToGrid/>
                <w:kern w:val="0"/>
                <w:sz w:val="16"/>
                <w:szCs w:val="16"/>
                <w:lang w:eastAsia="nl-NL"/>
              </w:rPr>
              <w:t xml:space="preserve">     </w:t>
            </w:r>
            <w:r w:rsidR="007C1857" w:rsidRPr="007100DB">
              <w:rPr>
                <w:snapToGrid/>
                <w:kern w:val="0"/>
                <w:sz w:val="16"/>
                <w:szCs w:val="16"/>
                <w:lang w:eastAsia="nl-NL"/>
              </w:rPr>
              <w:t>./</w:t>
            </w:r>
            <w:proofErr w:type="spellStart"/>
            <w:r w:rsidR="007C1857" w:rsidRPr="007100DB">
              <w:rPr>
                <w:snapToGrid/>
                <w:kern w:val="0"/>
                <w:sz w:val="16"/>
                <w:szCs w:val="16"/>
                <w:lang w:eastAsia="nl-NL"/>
              </w:rPr>
              <w:t>bedragLening</w:t>
            </w:r>
            <w:proofErr w:type="spellEnd"/>
            <w:r w:rsidR="007C1857" w:rsidRPr="00DB7FA4">
              <w:rPr>
                <w:sz w:val="16"/>
                <w:szCs w:val="16"/>
              </w:rPr>
              <w:t>/valuta</w:t>
            </w:r>
          </w:p>
        </w:tc>
      </w:tr>
      <w:tr w:rsidR="0084237E" w:rsidRPr="00123774" w14:paraId="47EB07B7" w14:textId="77777777" w:rsidTr="00787B69">
        <w:trPr>
          <w:trHeight w:val="125"/>
        </w:trPr>
        <w:tc>
          <w:tcPr>
            <w:tcW w:w="2394" w:type="pct"/>
          </w:tcPr>
          <w:p w14:paraId="4A3C1F21" w14:textId="77777777" w:rsidR="00206F3D" w:rsidRDefault="00854DD5" w:rsidP="00206F3D">
            <w:pPr>
              <w:pStyle w:val="NormalWeb"/>
              <w:widowControl/>
              <w:suppressAutoHyphens/>
              <w:spacing w:before="0" w:beforeAutospacing="0" w:after="0" w:afterAutospacing="0"/>
              <w:ind w:left="227"/>
              <w:rPr>
                <w:rFonts w:ascii="Arial" w:hAnsi="Arial" w:cs="Arial"/>
                <w:color w:val="FF0000"/>
                <w:sz w:val="20"/>
                <w:szCs w:val="20"/>
                <w:lang w:val="nl-NL"/>
              </w:rPr>
            </w:pPr>
            <w:r w:rsidRPr="001974F1">
              <w:rPr>
                <w:rFonts w:ascii="Arial" w:hAnsi="Arial" w:cs="Arial"/>
                <w:color w:val="FF0000"/>
                <w:sz w:val="20"/>
                <w:szCs w:val="20"/>
                <w:lang w:val="nl-NL"/>
              </w:rPr>
              <w:t>De Schuldenaar is met ASR overeengekomen en heeft zich jegens</w:t>
            </w:r>
          </w:p>
          <w:p w14:paraId="2EE42406" w14:textId="1466E3C1" w:rsidR="00854DD5" w:rsidRDefault="00854DD5" w:rsidP="006C6137">
            <w:pPr>
              <w:pStyle w:val="NormalWeb"/>
              <w:widowControl/>
              <w:suppressAutoHyphens/>
              <w:spacing w:before="0" w:beforeAutospacing="0" w:after="0" w:afterAutospacing="0"/>
              <w:ind w:left="227"/>
              <w:rPr>
                <w:rFonts w:ascii="Arial" w:hAnsi="Arial" w:cs="Arial"/>
                <w:color w:val="FF0000"/>
                <w:sz w:val="20"/>
                <w:szCs w:val="20"/>
                <w:lang w:val="nl-NL"/>
              </w:rPr>
            </w:pPr>
            <w:r w:rsidRPr="001974F1">
              <w:rPr>
                <w:rFonts w:ascii="Arial" w:hAnsi="Arial" w:cs="Arial"/>
                <w:color w:val="FF0000"/>
                <w:sz w:val="20"/>
                <w:szCs w:val="20"/>
                <w:lang w:val="nl-NL"/>
              </w:rPr>
              <w:t>ASR verbonden</w:t>
            </w:r>
            <w:r w:rsidRPr="006C6137">
              <w:rPr>
                <w:rFonts w:ascii="Arial" w:hAnsi="Arial" w:cs="Arial"/>
                <w:color w:val="FF0000"/>
                <w:sz w:val="20"/>
                <w:szCs w:val="20"/>
                <w:lang w:val="nl-NL"/>
              </w:rPr>
              <w:t xml:space="preserve"> -</w:t>
            </w:r>
            <w:r w:rsidRPr="001974F1">
              <w:rPr>
                <w:rFonts w:ascii="Arial" w:hAnsi="Arial" w:cs="Arial"/>
                <w:color w:val="FF0000"/>
                <w:sz w:val="20"/>
                <w:szCs w:val="20"/>
                <w:lang w:val="nl-NL"/>
              </w:rPr>
              <w:t xml:space="preserve"> en</w:t>
            </w:r>
            <w:bookmarkStart w:id="88" w:name="_DV_C8"/>
            <w:r w:rsidRPr="006C6137">
              <w:rPr>
                <w:rFonts w:ascii="Arial" w:hAnsi="Arial" w:cs="Arial"/>
                <w:color w:val="FF0000"/>
                <w:sz w:val="20"/>
                <w:szCs w:val="20"/>
                <w:lang w:val="nl-NL"/>
              </w:rPr>
              <w:t>,</w:t>
            </w:r>
            <w:bookmarkEnd w:id="88"/>
            <w:r w:rsidRPr="001974F1">
              <w:rPr>
                <w:rFonts w:ascii="Arial" w:hAnsi="Arial" w:cs="Arial"/>
                <w:color w:val="FF0000"/>
                <w:sz w:val="20"/>
                <w:szCs w:val="20"/>
                <w:lang w:val="nl-NL"/>
              </w:rPr>
              <w:t xml:space="preserve"> voor zover </w:t>
            </w:r>
            <w:bookmarkStart w:id="89" w:name="_DV_M32"/>
            <w:bookmarkEnd w:id="89"/>
            <w:r w:rsidRPr="001974F1">
              <w:rPr>
                <w:rFonts w:ascii="Arial" w:hAnsi="Arial" w:cs="Arial"/>
                <w:color w:val="FF0000"/>
                <w:sz w:val="20"/>
                <w:szCs w:val="20"/>
                <w:lang w:val="nl-NL"/>
              </w:rPr>
              <w:t>nodig</w:t>
            </w:r>
            <w:bookmarkStart w:id="90" w:name="_DV_M33"/>
            <w:bookmarkEnd w:id="90"/>
            <w:r w:rsidRPr="001974F1">
              <w:rPr>
                <w:rFonts w:ascii="Arial" w:hAnsi="Arial" w:cs="Arial"/>
                <w:color w:val="FF0000"/>
                <w:sz w:val="20"/>
                <w:szCs w:val="20"/>
                <w:lang w:val="nl-NL"/>
              </w:rPr>
              <w:t xml:space="preserve"> verklaart hierbij met ASR overeen te komen en zich te verbinden</w:t>
            </w:r>
            <w:r w:rsidRPr="006C6137">
              <w:rPr>
                <w:rFonts w:ascii="Arial" w:hAnsi="Arial" w:cs="Arial"/>
                <w:color w:val="FF0000"/>
                <w:sz w:val="20"/>
                <w:szCs w:val="20"/>
                <w:lang w:val="nl-NL"/>
              </w:rPr>
              <w:t xml:space="preserve"> -</w:t>
            </w:r>
            <w:r w:rsidRPr="001974F1">
              <w:rPr>
                <w:rFonts w:ascii="Arial" w:hAnsi="Arial" w:cs="Arial"/>
                <w:color w:val="FF0000"/>
                <w:sz w:val="20"/>
                <w:szCs w:val="20"/>
                <w:lang w:val="nl-NL"/>
              </w:rPr>
              <w:t xml:space="preserve"> tot het vestigen van het recht van hypotheek</w:t>
            </w:r>
            <w:bookmarkStart w:id="91" w:name="_DV_C13"/>
            <w:r w:rsidRPr="001974F1">
              <w:rPr>
                <w:rFonts w:ascii="Arial" w:hAnsi="Arial" w:cs="Arial"/>
                <w:color w:val="FF0000"/>
                <w:sz w:val="20"/>
                <w:szCs w:val="20"/>
                <w:lang w:val="nl-NL"/>
              </w:rPr>
              <w:t xml:space="preserve"> op het (de) hierna te omschrijven registergoed(eren)</w:t>
            </w:r>
            <w:bookmarkStart w:id="92" w:name="_DV_M35"/>
            <w:bookmarkEnd w:id="91"/>
            <w:bookmarkEnd w:id="92"/>
            <w:r w:rsidRPr="001974F1">
              <w:rPr>
                <w:rFonts w:ascii="Arial" w:hAnsi="Arial" w:cs="Arial"/>
                <w:color w:val="FF0000"/>
                <w:sz w:val="20"/>
                <w:szCs w:val="20"/>
                <w:lang w:val="nl-NL"/>
              </w:rPr>
              <w:t xml:space="preserve"> en tot het vestigen of, al naar gelang de omstandigheden, tot het bij voorbaat vestigen van pandrecht op hierna te omschrijven roerende zaken, rechten, vorderingen, effecten en vruchten, tot zekerheid voor de betaling van de</w:t>
            </w:r>
            <w:r>
              <w:rPr>
                <w:rFonts w:ascii="Arial" w:hAnsi="Arial" w:cs="Arial"/>
                <w:color w:val="FF0000"/>
                <w:sz w:val="20"/>
                <w:szCs w:val="20"/>
                <w:lang w:val="nl-NL"/>
              </w:rPr>
              <w:t xml:space="preserve"> </w:t>
            </w:r>
            <w:r w:rsidRPr="002F0582">
              <w:rPr>
                <w:rFonts w:ascii="Arial" w:hAnsi="Arial" w:cs="Arial"/>
                <w:color w:val="FF0000"/>
                <w:sz w:val="20"/>
                <w:szCs w:val="20"/>
                <w:lang w:val="nl-NL"/>
              </w:rPr>
              <w:t xml:space="preserve">Lening </w:t>
            </w:r>
            <w:r w:rsidRPr="006C6137">
              <w:rPr>
                <w:rFonts w:ascii="Arial" w:hAnsi="Arial" w:cs="Arial"/>
                <w:snapToGrid w:val="0"/>
                <w:color w:val="800080"/>
                <w:kern w:val="28"/>
                <w:sz w:val="20"/>
                <w:szCs w:val="20"/>
                <w:lang w:val="nl-NL" w:eastAsia="en-US"/>
              </w:rPr>
              <w:t>en het Overbruggingskrediet</w:t>
            </w:r>
            <w:r w:rsidRPr="001974F1">
              <w:rPr>
                <w:rFonts w:ascii="Arial" w:hAnsi="Arial" w:cs="Arial"/>
                <w:color w:val="FF0000"/>
                <w:sz w:val="20"/>
                <w:szCs w:val="20"/>
                <w:lang w:val="nl-NL"/>
              </w:rPr>
              <w:t>.</w:t>
            </w:r>
          </w:p>
          <w:p w14:paraId="22C24991" w14:textId="25A4DFD1" w:rsidR="00854DD5" w:rsidRPr="00D84EC8" w:rsidRDefault="00854DD5" w:rsidP="00D84EC8">
            <w:pPr>
              <w:spacing w:line="240" w:lineRule="atLeast"/>
              <w:ind w:left="256" w:hanging="29"/>
              <w:rPr>
                <w:rFonts w:cs="Arial"/>
                <w:color w:val="FF0000"/>
                <w:sz w:val="20"/>
                <w:lang w:val="nl"/>
              </w:rPr>
            </w:pPr>
            <w:r w:rsidRPr="00C17677">
              <w:rPr>
                <w:rFonts w:cs="Arial"/>
                <w:color w:val="FF0000"/>
                <w:sz w:val="20"/>
                <w:lang w:val="nl"/>
              </w:rPr>
              <w:t>De Sc</w:t>
            </w:r>
            <w:r>
              <w:rPr>
                <w:rFonts w:cs="Arial"/>
                <w:color w:val="FF0000"/>
                <w:sz w:val="20"/>
                <w:lang w:val="nl"/>
              </w:rPr>
              <w:t>h</w:t>
            </w:r>
            <w:r w:rsidRPr="00C17677">
              <w:rPr>
                <w:rFonts w:cs="Arial"/>
                <w:color w:val="FF0000"/>
                <w:sz w:val="20"/>
                <w:lang w:val="nl"/>
              </w:rPr>
              <w:t xml:space="preserve">uldenaar en ASR kunnen overeenkomen dat door ASR aan de Schuldenaar een aanvullende geldlening wordt verstrekt, hierna te noemen: </w:t>
            </w:r>
            <w:r w:rsidR="00A94DFD" w:rsidRPr="00B20EE4">
              <w:rPr>
                <w:rFonts w:cs="Arial"/>
                <w:color w:val="FF0000"/>
                <w:sz w:val="20"/>
                <w:lang w:val="nl"/>
              </w:rPr>
              <w:t>"</w:t>
            </w:r>
            <w:r w:rsidR="00A94DFD" w:rsidRPr="00C17677">
              <w:rPr>
                <w:rFonts w:cs="Arial"/>
                <w:color w:val="FF0000"/>
                <w:sz w:val="20"/>
                <w:lang w:val="nl"/>
              </w:rPr>
              <w:t>de aanvullende geldlening</w:t>
            </w:r>
            <w:r w:rsidR="00A94DFD" w:rsidRPr="00B20EE4">
              <w:rPr>
                <w:rFonts w:cs="Arial"/>
                <w:color w:val="FF0000"/>
                <w:sz w:val="20"/>
                <w:lang w:val="nl"/>
              </w:rPr>
              <w:t>"</w:t>
            </w:r>
            <w:r w:rsidRPr="00C17677">
              <w:rPr>
                <w:rFonts w:cs="Arial"/>
                <w:color w:val="FF0000"/>
                <w:sz w:val="20"/>
                <w:lang w:val="nl"/>
              </w:rPr>
              <w:t xml:space="preserve">. Een aanvullende geldlening wordt alleen verstrekt voor zover het op grond van de voormelde </w:t>
            </w:r>
            <w:r w:rsidRPr="00C17677">
              <w:rPr>
                <w:rFonts w:cs="Arial"/>
                <w:color w:val="FF0000"/>
                <w:sz w:val="20"/>
                <w:lang w:val="nl"/>
              </w:rPr>
              <w:lastRenderedPageBreak/>
              <w:t xml:space="preserve">overeenkomst van geldlening en eventuele aanvullende geldlening(en) uitstaande bedrag lager is dan het hierna onder </w:t>
            </w:r>
            <w:r w:rsidRPr="00A04718">
              <w:rPr>
                <w:rFonts w:cs="Arial"/>
                <w:color w:val="FF0000"/>
                <w:sz w:val="20"/>
                <w:lang w:val="nl"/>
              </w:rPr>
              <w:t>Hypotheekstelling Lening, sub (A) genoemde</w:t>
            </w:r>
            <w:r w:rsidRPr="00C17677">
              <w:rPr>
                <w:rFonts w:cs="Arial"/>
                <w:color w:val="FF0000"/>
                <w:sz w:val="20"/>
                <w:lang w:val="nl"/>
              </w:rPr>
              <w:t xml:space="preserve"> bedrag en indien aan de op dat moment geldende acceptatiecriteria wordt voldaan.</w:t>
            </w:r>
          </w:p>
        </w:tc>
        <w:tc>
          <w:tcPr>
            <w:tcW w:w="2606" w:type="pct"/>
          </w:tcPr>
          <w:p w14:paraId="128D0AFB" w14:textId="0815EDA9" w:rsidR="0084237E" w:rsidRDefault="005B7B31" w:rsidP="00787B69">
            <w:r>
              <w:lastRenderedPageBreak/>
              <w:t>Vaste tekst</w:t>
            </w:r>
            <w:r w:rsidR="00090B2C">
              <w:t>.</w:t>
            </w:r>
          </w:p>
        </w:tc>
      </w:tr>
      <w:tr w:rsidR="0084237E" w:rsidRPr="00123774" w14:paraId="4D38934D" w14:textId="77777777" w:rsidTr="00787B69">
        <w:trPr>
          <w:trHeight w:val="125"/>
        </w:trPr>
        <w:tc>
          <w:tcPr>
            <w:tcW w:w="2394" w:type="pct"/>
          </w:tcPr>
          <w:p w14:paraId="10534619" w14:textId="33930EC6" w:rsidR="0084237E" w:rsidRPr="009E77CC" w:rsidRDefault="0084237E" w:rsidP="00D84EC8">
            <w:pPr>
              <w:suppressAutoHyphens/>
              <w:autoSpaceDE w:val="0"/>
              <w:autoSpaceDN w:val="0"/>
              <w:adjustRightInd w:val="0"/>
              <w:spacing w:line="240" w:lineRule="atLeast"/>
              <w:ind w:left="227"/>
              <w:rPr>
                <w:rFonts w:cs="Arial"/>
                <w:snapToGrid/>
                <w:color w:val="FF0000"/>
                <w:sz w:val="20"/>
                <w:u w:val="single"/>
              </w:rPr>
            </w:pPr>
            <w:r w:rsidRPr="009E77CC">
              <w:rPr>
                <w:rFonts w:cs="Arial"/>
                <w:snapToGrid/>
                <w:color w:val="FF0000"/>
                <w:sz w:val="20"/>
                <w:u w:val="single"/>
              </w:rPr>
              <w:t xml:space="preserve">Looptijd en aflossing </w:t>
            </w:r>
          </w:p>
          <w:p w14:paraId="2E19A258" w14:textId="332F9FFB" w:rsidR="0084237E" w:rsidRPr="00D84EC8" w:rsidRDefault="00854DD5" w:rsidP="00D84EC8">
            <w:pPr>
              <w:pStyle w:val="NormalWeb"/>
              <w:widowControl/>
              <w:suppressAutoHyphens/>
              <w:spacing w:before="0" w:beforeAutospacing="0" w:after="0" w:afterAutospacing="0" w:line="240" w:lineRule="atLeast"/>
              <w:ind w:left="227"/>
              <w:rPr>
                <w:rFonts w:cs="Arial"/>
                <w:color w:val="FF0000"/>
                <w:sz w:val="20"/>
                <w:lang w:val="nl-NL"/>
              </w:rPr>
            </w:pPr>
            <w:r w:rsidRPr="009E77CC">
              <w:rPr>
                <w:rFonts w:ascii="Arial" w:hAnsi="Arial" w:cs="Arial"/>
                <w:color w:val="FF0000"/>
                <w:sz w:val="20"/>
                <w:szCs w:val="22"/>
                <w:lang w:val="nl-NL"/>
              </w:rPr>
              <w:t xml:space="preserve">De </w:t>
            </w:r>
            <w:r>
              <w:rPr>
                <w:rFonts w:ascii="Arial" w:hAnsi="Arial" w:cs="Arial"/>
                <w:color w:val="FF0000"/>
                <w:sz w:val="20"/>
                <w:szCs w:val="22"/>
                <w:lang w:val="nl-NL"/>
              </w:rPr>
              <w:t>L</w:t>
            </w:r>
            <w:r w:rsidRPr="009E77CC">
              <w:rPr>
                <w:rFonts w:ascii="Arial" w:hAnsi="Arial" w:cs="Arial"/>
                <w:color w:val="FF0000"/>
                <w:sz w:val="20"/>
                <w:szCs w:val="22"/>
                <w:lang w:val="nl-NL"/>
              </w:rPr>
              <w:t xml:space="preserve">ening heeft een looptijd zoals in de </w:t>
            </w:r>
            <w:r w:rsidRPr="001970CA">
              <w:rPr>
                <w:rFonts w:ascii="Arial" w:hAnsi="Arial" w:cs="Arial"/>
                <w:color w:val="FF0000"/>
                <w:sz w:val="20"/>
                <w:szCs w:val="22"/>
                <w:lang w:val="nl-NL"/>
              </w:rPr>
              <w:t xml:space="preserve">Overeenkomst van geldlening </w:t>
            </w:r>
            <w:r w:rsidRPr="009E77CC">
              <w:rPr>
                <w:rFonts w:ascii="Arial" w:hAnsi="Arial" w:cs="Arial"/>
                <w:color w:val="FF0000"/>
                <w:sz w:val="20"/>
                <w:szCs w:val="22"/>
                <w:lang w:val="nl-NL"/>
              </w:rPr>
              <w:t xml:space="preserve">is overeengekomen, dan wel eventueel nader tussen partijen (zal worden) overeengekomen. </w:t>
            </w:r>
            <w:r w:rsidRPr="008808FF">
              <w:rPr>
                <w:rFonts w:ascii="Arial" w:hAnsi="Arial" w:cs="Arial"/>
                <w:color w:val="FF0000"/>
                <w:sz w:val="20"/>
                <w:szCs w:val="22"/>
                <w:lang w:val="nl-NL"/>
              </w:rPr>
              <w:t xml:space="preserve">De terugbetaling van de Lening vindt plaats op de wijze als bepaald in de aan deze akte gehechte Bindend aanbod, en de Algemene </w:t>
            </w:r>
            <w:bookmarkStart w:id="93" w:name="_DV_M43"/>
            <w:bookmarkEnd w:id="93"/>
            <w:r w:rsidRPr="008808FF">
              <w:rPr>
                <w:rFonts w:ascii="Arial" w:hAnsi="Arial" w:cs="Arial"/>
                <w:color w:val="FF0000"/>
                <w:sz w:val="20"/>
                <w:szCs w:val="22"/>
                <w:lang w:val="nl-NL"/>
              </w:rPr>
              <w:t>Voorwaarden welke zijn gehecht aan het Bindend aanbod, en/of op een nader door partijen overeen te komen wijze</w:t>
            </w:r>
            <w:r w:rsidRPr="009E77CC">
              <w:rPr>
                <w:rFonts w:ascii="Arial" w:hAnsi="Arial" w:cs="Arial"/>
                <w:color w:val="FF0000"/>
                <w:sz w:val="20"/>
                <w:szCs w:val="22"/>
                <w:lang w:val="nl-NL"/>
              </w:rPr>
              <w:t>.</w:t>
            </w:r>
          </w:p>
        </w:tc>
        <w:tc>
          <w:tcPr>
            <w:tcW w:w="2606" w:type="pct"/>
          </w:tcPr>
          <w:p w14:paraId="2875E0AA" w14:textId="21A63935" w:rsidR="0084237E" w:rsidRDefault="00854DD5" w:rsidP="00787B69">
            <w:r>
              <w:t>Vaste tekst.</w:t>
            </w:r>
          </w:p>
        </w:tc>
      </w:tr>
      <w:tr w:rsidR="00854DD5" w:rsidRPr="00123774" w14:paraId="4C4A0974" w14:textId="77777777" w:rsidTr="00787B69">
        <w:trPr>
          <w:trHeight w:val="125"/>
        </w:trPr>
        <w:tc>
          <w:tcPr>
            <w:tcW w:w="2394" w:type="pct"/>
          </w:tcPr>
          <w:p w14:paraId="79FD8CFC" w14:textId="77777777" w:rsidR="00854DD5" w:rsidRPr="001974F1" w:rsidRDefault="00854DD5" w:rsidP="00D84EC8">
            <w:pPr>
              <w:pStyle w:val="NormalWeb"/>
              <w:widowControl/>
              <w:suppressAutoHyphens/>
              <w:spacing w:before="0" w:beforeAutospacing="0" w:after="0" w:afterAutospacing="0" w:line="240" w:lineRule="atLeast"/>
              <w:ind w:left="227"/>
              <w:rPr>
                <w:rFonts w:ascii="Arial" w:hAnsi="Arial" w:cs="Arial"/>
                <w:color w:val="FF0000"/>
                <w:sz w:val="20"/>
                <w:szCs w:val="20"/>
                <w:u w:val="single"/>
                <w:lang w:val="nl-NL"/>
              </w:rPr>
            </w:pPr>
            <w:r w:rsidRPr="001974F1">
              <w:rPr>
                <w:rFonts w:ascii="Arial" w:hAnsi="Arial" w:cs="Arial"/>
                <w:color w:val="FF0000"/>
                <w:sz w:val="20"/>
                <w:szCs w:val="20"/>
                <w:u w:val="single"/>
                <w:lang w:val="nl-NL"/>
              </w:rPr>
              <w:t>Rente</w:t>
            </w:r>
          </w:p>
          <w:p w14:paraId="32AE7D5D" w14:textId="12913E37" w:rsidR="00854DD5" w:rsidRPr="00D84EC8" w:rsidRDefault="00B2198F" w:rsidP="00D84EC8">
            <w:pPr>
              <w:pStyle w:val="NormalWeb"/>
              <w:widowControl/>
              <w:suppressAutoHyphens/>
              <w:spacing w:before="0" w:beforeAutospacing="0" w:after="0" w:afterAutospacing="0" w:line="240" w:lineRule="atLeast"/>
              <w:ind w:left="227"/>
              <w:rPr>
                <w:rFonts w:cs="Arial"/>
                <w:color w:val="FF0000"/>
                <w:sz w:val="20"/>
                <w:lang w:val="nl-NL"/>
              </w:rPr>
            </w:pPr>
            <w:r w:rsidRPr="006D3C1F">
              <w:rPr>
                <w:rFonts w:ascii="Arial" w:hAnsi="Arial" w:cs="Arial"/>
                <w:color w:val="FF0000"/>
                <w:sz w:val="20"/>
                <w:szCs w:val="20"/>
                <w:lang w:val="nl-NL"/>
              </w:rPr>
              <w:t>De Schuldenaar is rente over de Lening tegen het in de Overeenkomst van geldlening overeengekomen rentepercentage verschuldigd. De voor het eerst te betalen rente wordt berekend vanaf de datum waarop ASR het bedrag van de Lening ter beschikking heeft gesteld aan de Schuldenaar tot de laatste dag van de desbetreffende maand. Voor iedere volgende maand wordt de door de Schuldenaar te betalen rente berekend over het Uitstaande Bedrag per het einde van de daaraan voorafgaande maand</w:t>
            </w:r>
            <w:r w:rsidRPr="001974F1">
              <w:rPr>
                <w:rFonts w:ascii="Arial" w:hAnsi="Arial" w:cs="Arial"/>
                <w:color w:val="FF0000"/>
                <w:sz w:val="20"/>
                <w:szCs w:val="20"/>
                <w:lang w:val="nl-NL"/>
              </w:rPr>
              <w:t>.</w:t>
            </w:r>
          </w:p>
        </w:tc>
        <w:tc>
          <w:tcPr>
            <w:tcW w:w="2606" w:type="pct"/>
          </w:tcPr>
          <w:p w14:paraId="6B0C273C" w14:textId="5736884D" w:rsidR="00854DD5" w:rsidRDefault="00B2198F" w:rsidP="00787B69">
            <w:r>
              <w:t>Vaste tekst.</w:t>
            </w:r>
          </w:p>
        </w:tc>
      </w:tr>
      <w:tr w:rsidR="00B2198F" w:rsidRPr="00123774" w14:paraId="6A8E7CB5" w14:textId="77777777" w:rsidTr="00787B69">
        <w:trPr>
          <w:trHeight w:val="125"/>
        </w:trPr>
        <w:tc>
          <w:tcPr>
            <w:tcW w:w="2394" w:type="pct"/>
          </w:tcPr>
          <w:p w14:paraId="1AA9B994" w14:textId="662EE317" w:rsidR="00B2198F" w:rsidRPr="001974F1" w:rsidRDefault="00B2198F" w:rsidP="00D84EC8">
            <w:pPr>
              <w:pStyle w:val="NormalWeb"/>
              <w:widowControl/>
              <w:suppressAutoHyphens/>
              <w:spacing w:before="0" w:beforeAutospacing="0" w:after="0" w:afterAutospacing="0" w:line="240" w:lineRule="atLeast"/>
              <w:ind w:left="227"/>
              <w:rPr>
                <w:rFonts w:ascii="Arial" w:hAnsi="Arial" w:cs="Arial"/>
                <w:color w:val="FF0000"/>
                <w:sz w:val="20"/>
                <w:szCs w:val="20"/>
                <w:u w:val="single"/>
                <w:lang w:val="nl-NL"/>
              </w:rPr>
            </w:pPr>
            <w:r w:rsidRPr="001974F1">
              <w:rPr>
                <w:rFonts w:ascii="Arial" w:hAnsi="Arial" w:cs="Arial"/>
                <w:color w:val="FF0000"/>
                <w:sz w:val="20"/>
                <w:szCs w:val="20"/>
                <w:u w:val="single"/>
                <w:lang w:val="nl-NL"/>
              </w:rPr>
              <w:t>Algemene Voorwaarden</w:t>
            </w:r>
            <w:r w:rsidRPr="001974F1">
              <w:rPr>
                <w:rFonts w:ascii="Arial" w:hAnsi="Arial" w:cs="Arial"/>
                <w:color w:val="FF0000"/>
                <w:sz w:val="20"/>
                <w:szCs w:val="20"/>
                <w:u w:val="single"/>
                <w:lang w:val="nl-NL"/>
              </w:rPr>
              <w:br/>
            </w:r>
            <w:r w:rsidR="00EF2375" w:rsidRPr="00C10BE8">
              <w:rPr>
                <w:rFonts w:ascii="Arial" w:hAnsi="Arial" w:cs="Arial"/>
                <w:color w:val="FF0000"/>
                <w:sz w:val="20"/>
                <w:szCs w:val="20"/>
                <w:lang w:val="nl-NL"/>
              </w:rPr>
              <w:t xml:space="preserve">Op de Overeenkomst van geldlening en op deze akte en de daarbij te verstrekken rechten van hypotheek en pand zijn van toepassing de Algemene Voorwaarden. De Algemene Voorwaarden worden geacht een onderdeel te zijn van de Overeenkomst van geldlening en deze akte als waren zij in de Overeenkomst van geldlening en deze akte woordelijk opgenomen. Als de bepalingen in deze akte afwijken van de Algemene Voorwaarden, dan hebben de bepalingen in deze akte voorrang. De (Derde) Hypotheekgever verklaart een exemplaar van </w:t>
            </w:r>
            <w:r w:rsidR="00EF2375" w:rsidRPr="00C10BE8">
              <w:rPr>
                <w:rFonts w:ascii="Arial" w:hAnsi="Arial" w:cs="Arial"/>
                <w:color w:val="FF0000"/>
                <w:sz w:val="20"/>
                <w:szCs w:val="20"/>
                <w:lang w:val="nl-NL"/>
              </w:rPr>
              <w:lastRenderedPageBreak/>
              <w:t>de Algemene Voorwaarden te hebben ontvangen, daarvan kennis te hebben genomen en daarmee in te stemmen</w:t>
            </w:r>
            <w:r w:rsidR="00EF2375" w:rsidRPr="001974F1">
              <w:rPr>
                <w:rFonts w:ascii="Arial" w:hAnsi="Arial" w:cs="Arial"/>
                <w:color w:val="FF0000"/>
                <w:sz w:val="20"/>
                <w:szCs w:val="20"/>
                <w:lang w:val="nl-NL"/>
              </w:rPr>
              <w:t>.</w:t>
            </w:r>
          </w:p>
        </w:tc>
        <w:tc>
          <w:tcPr>
            <w:tcW w:w="2606" w:type="pct"/>
          </w:tcPr>
          <w:p w14:paraId="7C412752" w14:textId="2A29D9F3" w:rsidR="00B2198F" w:rsidRDefault="00090B2C" w:rsidP="00787B69">
            <w:r>
              <w:lastRenderedPageBreak/>
              <w:t>Vaste tekst.</w:t>
            </w:r>
          </w:p>
        </w:tc>
      </w:tr>
      <w:tr w:rsidR="00B2198F" w:rsidRPr="00123774" w14:paraId="7F191D5E" w14:textId="77777777" w:rsidTr="00787B69">
        <w:trPr>
          <w:trHeight w:val="125"/>
        </w:trPr>
        <w:tc>
          <w:tcPr>
            <w:tcW w:w="2394" w:type="pct"/>
          </w:tcPr>
          <w:p w14:paraId="76B3028E" w14:textId="77777777" w:rsidR="00B2198F" w:rsidRPr="001974F1" w:rsidRDefault="00B2198F" w:rsidP="00D84EC8">
            <w:pPr>
              <w:pStyle w:val="NormalWeb"/>
              <w:widowControl/>
              <w:suppressAutoHyphens/>
              <w:spacing w:before="0" w:beforeAutospacing="0" w:after="0" w:afterAutospacing="0" w:line="240" w:lineRule="atLeast"/>
              <w:ind w:left="227"/>
              <w:rPr>
                <w:rFonts w:ascii="Arial" w:hAnsi="Arial" w:cs="Arial"/>
                <w:color w:val="FF0000"/>
                <w:sz w:val="20"/>
                <w:szCs w:val="20"/>
                <w:u w:val="single"/>
                <w:lang w:val="nl-NL"/>
              </w:rPr>
            </w:pPr>
            <w:r w:rsidRPr="001974F1">
              <w:rPr>
                <w:rFonts w:ascii="Arial" w:hAnsi="Arial" w:cs="Arial"/>
                <w:color w:val="FF0000"/>
                <w:sz w:val="20"/>
                <w:szCs w:val="20"/>
                <w:u w:val="single"/>
                <w:lang w:val="nl-NL"/>
              </w:rPr>
              <w:t>Begrippen</w:t>
            </w:r>
          </w:p>
          <w:p w14:paraId="10E6B6BF" w14:textId="1B5211A7" w:rsidR="00B2198F" w:rsidRPr="00B2198F" w:rsidRDefault="00EF2375" w:rsidP="00D84EC8">
            <w:pPr>
              <w:pStyle w:val="NormalWeb"/>
              <w:widowControl/>
              <w:suppressAutoHyphens/>
              <w:spacing w:before="0" w:beforeAutospacing="0" w:after="0" w:afterAutospacing="0" w:line="240" w:lineRule="atLeast"/>
              <w:ind w:left="227"/>
              <w:rPr>
                <w:rFonts w:ascii="Arial" w:hAnsi="Arial" w:cs="Arial"/>
                <w:color w:val="FF0000"/>
                <w:sz w:val="20"/>
                <w:szCs w:val="20"/>
                <w:u w:val="single"/>
                <w:lang w:val="nl-NL"/>
              </w:rPr>
            </w:pPr>
            <w:r w:rsidRPr="001974F1">
              <w:rPr>
                <w:rFonts w:ascii="Arial" w:hAnsi="Arial" w:cs="Arial"/>
                <w:color w:val="FF0000"/>
                <w:sz w:val="20"/>
                <w:szCs w:val="20"/>
                <w:lang w:val="nl-NL"/>
              </w:rPr>
              <w:t>Begrippen die in deze akte worden gebruikt, hebben de betekenis die daaraan is toegekend in de Algemene Voorwaarden, tenzij in deze akte anders is bepaald of uit de strekking van deze akte het tegendeel voortvloeit.</w:t>
            </w:r>
          </w:p>
        </w:tc>
        <w:tc>
          <w:tcPr>
            <w:tcW w:w="2606" w:type="pct"/>
          </w:tcPr>
          <w:p w14:paraId="7DFD725C" w14:textId="48D4992E" w:rsidR="00B2198F" w:rsidRDefault="00090B2C" w:rsidP="00787B69">
            <w:r>
              <w:t>Vaste tekst</w:t>
            </w:r>
          </w:p>
        </w:tc>
      </w:tr>
    </w:tbl>
    <w:p w14:paraId="3E712FE5" w14:textId="55A0CDA2" w:rsidR="00E20127" w:rsidRDefault="00E20127"/>
    <w:p w14:paraId="35AEB3C8" w14:textId="4682D3A8" w:rsidR="00EF2375" w:rsidRDefault="00EF2375" w:rsidP="00EF2375">
      <w:pPr>
        <w:pStyle w:val="Kop2"/>
      </w:pPr>
      <w:bookmarkStart w:id="94" w:name="_Toc227673696"/>
      <w:r w:rsidRPr="00EF2375">
        <w:t>Overbruggingskredi</w:t>
      </w:r>
      <w:r>
        <w:t>et</w:t>
      </w:r>
      <w:bookmarkEnd w:id="94"/>
    </w:p>
    <w:p w14:paraId="1816BF0E" w14:textId="77777777" w:rsidR="00EF2375" w:rsidRDefault="00EF2375" w:rsidP="00EF2375">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EF2375" w:rsidRPr="003952DF" w14:paraId="00E34306" w14:textId="77777777" w:rsidTr="00FB019B">
        <w:trPr>
          <w:trHeight w:val="125"/>
        </w:trPr>
        <w:tc>
          <w:tcPr>
            <w:tcW w:w="2394" w:type="pct"/>
            <w:tcBorders>
              <w:top w:val="single" w:sz="6" w:space="0" w:color="000000"/>
              <w:left w:val="single" w:sz="6" w:space="0" w:color="000000"/>
              <w:bottom w:val="single" w:sz="6" w:space="0" w:color="000000"/>
              <w:right w:val="single" w:sz="6" w:space="0" w:color="000000"/>
            </w:tcBorders>
            <w:shd w:val="clear" w:color="auto" w:fill="DEEAF6" w:themeFill="accent1" w:themeFillTint="33"/>
          </w:tcPr>
          <w:p w14:paraId="20591F69" w14:textId="77777777" w:rsidR="00EF2375" w:rsidRPr="003952DF" w:rsidRDefault="00EF2375" w:rsidP="00FB019B">
            <w:pPr>
              <w:keepNext/>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s>
              <w:autoSpaceDE w:val="0"/>
              <w:autoSpaceDN w:val="0"/>
              <w:adjustRightInd w:val="0"/>
              <w:spacing w:line="240" w:lineRule="auto"/>
              <w:rPr>
                <w:rFonts w:cs="Arial"/>
                <w:b/>
                <w:bCs/>
                <w:snapToGrid/>
                <w:kern w:val="0"/>
                <w:sz w:val="20"/>
              </w:rPr>
            </w:pPr>
            <w:r w:rsidRPr="003952DF">
              <w:rPr>
                <w:rFonts w:cs="Arial"/>
                <w:b/>
                <w:bCs/>
                <w:snapToGrid/>
                <w:kern w:val="0"/>
                <w:sz w:val="20"/>
              </w:rPr>
              <w:t>Modeldocument tekst</w:t>
            </w:r>
          </w:p>
        </w:tc>
        <w:tc>
          <w:tcPr>
            <w:tcW w:w="2606" w:type="pct"/>
            <w:tcBorders>
              <w:top w:val="single" w:sz="6" w:space="0" w:color="000000"/>
              <w:left w:val="single" w:sz="6" w:space="0" w:color="000000"/>
              <w:bottom w:val="single" w:sz="6" w:space="0" w:color="000000"/>
              <w:right w:val="single" w:sz="6" w:space="0" w:color="000000"/>
            </w:tcBorders>
            <w:shd w:val="clear" w:color="auto" w:fill="DEEAF6" w:themeFill="accent1" w:themeFillTint="33"/>
          </w:tcPr>
          <w:p w14:paraId="1616B9D1" w14:textId="77777777" w:rsidR="00EF2375" w:rsidRPr="0065552D" w:rsidRDefault="00EF2375" w:rsidP="00FB019B">
            <w:pPr>
              <w:keepNext/>
              <w:rPr>
                <w:b/>
                <w:sz w:val="20"/>
              </w:rPr>
            </w:pPr>
            <w:r w:rsidRPr="0065552D">
              <w:rPr>
                <w:b/>
                <w:sz w:val="20"/>
              </w:rPr>
              <w:t>Toelichting</w:t>
            </w:r>
            <w:r>
              <w:rPr>
                <w:b/>
                <w:sz w:val="20"/>
              </w:rPr>
              <w:t xml:space="preserve"> en </w:t>
            </w:r>
            <w:proofErr w:type="spellStart"/>
            <w:r>
              <w:rPr>
                <w:b/>
                <w:sz w:val="20"/>
              </w:rPr>
              <w:t>mapping</w:t>
            </w:r>
            <w:proofErr w:type="spellEnd"/>
          </w:p>
        </w:tc>
      </w:tr>
      <w:tr w:rsidR="00EF2375" w:rsidRPr="00123774" w14:paraId="534D34CD" w14:textId="77777777" w:rsidTr="00FB019B">
        <w:trPr>
          <w:trHeight w:val="125"/>
        </w:trPr>
        <w:tc>
          <w:tcPr>
            <w:tcW w:w="2394" w:type="pct"/>
          </w:tcPr>
          <w:p w14:paraId="42423A54" w14:textId="77777777" w:rsidR="00EF2375" w:rsidRPr="00FB019B" w:rsidRDefault="00EF2375" w:rsidP="00D84EC8">
            <w:pPr>
              <w:pStyle w:val="NormalWeb"/>
              <w:widowControl/>
              <w:suppressAutoHyphens/>
              <w:spacing w:before="0" w:beforeAutospacing="0" w:after="0" w:afterAutospacing="0" w:line="240" w:lineRule="atLeast"/>
              <w:ind w:left="227"/>
              <w:rPr>
                <w:rFonts w:ascii="Arial" w:hAnsi="Arial" w:cs="Arial"/>
                <w:color w:val="800080"/>
                <w:sz w:val="20"/>
                <w:szCs w:val="20"/>
                <w:u w:val="single"/>
                <w:lang w:val="nl-NL"/>
              </w:rPr>
            </w:pPr>
            <w:r w:rsidRPr="00FB019B">
              <w:rPr>
                <w:rFonts w:ascii="Arial" w:hAnsi="Arial" w:cs="Arial"/>
                <w:color w:val="800080"/>
                <w:sz w:val="20"/>
                <w:szCs w:val="20"/>
                <w:u w:val="single"/>
                <w:lang w:val="nl-NL"/>
              </w:rPr>
              <w:t>Overbruggingskrediet</w:t>
            </w:r>
          </w:p>
          <w:p w14:paraId="69D6042C" w14:textId="34022515" w:rsidR="00EF2375" w:rsidRPr="00D813DB" w:rsidRDefault="00EF2375" w:rsidP="00D84EC8">
            <w:pPr>
              <w:pStyle w:val="NormalWeb"/>
              <w:widowControl/>
              <w:suppressAutoHyphens/>
              <w:spacing w:before="0" w:beforeAutospacing="0" w:after="0" w:afterAutospacing="0" w:line="240" w:lineRule="atLeast"/>
              <w:ind w:left="227"/>
              <w:rPr>
                <w:rFonts w:ascii="Arial" w:hAnsi="Arial" w:cs="Arial"/>
                <w:color w:val="800080"/>
                <w:sz w:val="20"/>
                <w:szCs w:val="20"/>
                <w:lang w:val="nl-NL"/>
              </w:rPr>
            </w:pPr>
            <w:r w:rsidRPr="00FB019B">
              <w:rPr>
                <w:rFonts w:ascii="Arial" w:hAnsi="Arial" w:cs="Arial"/>
                <w:color w:val="800080"/>
                <w:sz w:val="20"/>
                <w:szCs w:val="20"/>
                <w:lang w:val="nl-NL"/>
              </w:rPr>
              <w:t xml:space="preserve">In de Overeenkomst van geldlening is overeengekomen dat ASR, ter overbrugging van de periode tussen de koop van de nieuwe Woning en de verkoop van de bestaande Woning aan de Schuldenaar een tijdelijke Lening verstrekt, het Overbruggingskrediet. </w:t>
            </w:r>
            <w:r w:rsidR="002D0425" w:rsidRPr="002D0425">
              <w:rPr>
                <w:rFonts w:ascii="Arial" w:hAnsi="Arial" w:cs="Arial"/>
                <w:color w:val="800080"/>
                <w:sz w:val="20"/>
                <w:szCs w:val="20"/>
                <w:lang w:val="nl-NL"/>
              </w:rPr>
              <w:t>Zie hiervoor en de Hypotheekstelling Overbruggingskrediet.</w:t>
            </w:r>
            <w:r w:rsidRPr="00FB019B">
              <w:rPr>
                <w:rFonts w:ascii="Arial" w:hAnsi="Arial" w:cs="Arial"/>
                <w:color w:val="800080"/>
                <w:sz w:val="20"/>
                <w:szCs w:val="20"/>
                <w:lang w:val="nl-NL"/>
              </w:rPr>
              <w:t xml:space="preserve"> Het Overbruggingskrediet heeft een looptijd zoals in de Overeenkomst van geldlening is overeengekomen, dan wel eventueel nader tussen partijen (zal worden) overeengekomen. De Schuldenaar is rente over het Overbruggingskrediet tegen het in de Overeenkomst van geldlening overeengekomen rentepercentage verschuldigd.</w:t>
            </w:r>
          </w:p>
        </w:tc>
        <w:tc>
          <w:tcPr>
            <w:tcW w:w="2606" w:type="pct"/>
          </w:tcPr>
          <w:p w14:paraId="5F42CBE8" w14:textId="77777777" w:rsidR="0039493F" w:rsidRDefault="0039493F" w:rsidP="0039493F">
            <w:r>
              <w:t>Optionele tekst. Wordt getoond indien de Overbruggingshypotheek aanwezig is.</w:t>
            </w:r>
          </w:p>
          <w:p w14:paraId="20957373" w14:textId="77777777" w:rsidR="0039493F" w:rsidRDefault="0039493F" w:rsidP="0039493F"/>
          <w:p w14:paraId="207AD966" w14:textId="77777777" w:rsidR="0039493F" w:rsidRPr="005C72AF" w:rsidRDefault="0039493F" w:rsidP="0039493F">
            <w:pPr>
              <w:rPr>
                <w:szCs w:val="18"/>
                <w:u w:val="single"/>
                <w:lang w:val="nl"/>
              </w:rPr>
            </w:pPr>
            <w:r w:rsidRPr="005C72AF">
              <w:rPr>
                <w:szCs w:val="18"/>
                <w:u w:val="single"/>
                <w:lang w:val="nl"/>
              </w:rPr>
              <w:t>Mapping tonen overbruggingshypotheek:</w:t>
            </w:r>
          </w:p>
          <w:p w14:paraId="5B652BC6" w14:textId="23F2D0A2" w:rsidR="00EF2375" w:rsidRPr="004D42E8" w:rsidRDefault="0039493F" w:rsidP="0039493F">
            <w:pPr>
              <w:keepNext/>
              <w:spacing w:line="240" w:lineRule="auto"/>
            </w:pPr>
            <w:r w:rsidRPr="002A4B22">
              <w:rPr>
                <w:sz w:val="16"/>
                <w:szCs w:val="16"/>
              </w:rPr>
              <w:t>//</w:t>
            </w:r>
            <w:proofErr w:type="spellStart"/>
            <w:r w:rsidRPr="002A4B22">
              <w:rPr>
                <w:sz w:val="16"/>
                <w:szCs w:val="16"/>
              </w:rPr>
              <w:t>IMKAD_AangebodenStuk</w:t>
            </w:r>
            <w:proofErr w:type="spellEnd"/>
            <w:r w:rsidRPr="002A4B22">
              <w:rPr>
                <w:sz w:val="16"/>
                <w:szCs w:val="16"/>
              </w:rPr>
              <w:t>/</w:t>
            </w:r>
            <w:proofErr w:type="spellStart"/>
            <w:r w:rsidRPr="002A4B22">
              <w:rPr>
                <w:sz w:val="16"/>
                <w:szCs w:val="16"/>
              </w:rPr>
              <w:t>StukdeelHypotheek</w:t>
            </w:r>
            <w:proofErr w:type="spellEnd"/>
            <w:r w:rsidRPr="002A4B22">
              <w:rPr>
                <w:rFonts w:cs="Arial"/>
                <w:sz w:val="16"/>
                <w:szCs w:val="16"/>
              </w:rPr>
              <w:t>[</w:t>
            </w:r>
            <w:proofErr w:type="spellStart"/>
            <w:r w:rsidRPr="002A4B22">
              <w:rPr>
                <w:rFonts w:cs="Arial"/>
                <w:sz w:val="16"/>
                <w:szCs w:val="16"/>
              </w:rPr>
              <w:t>aanduidingHypotheek</w:t>
            </w:r>
            <w:proofErr w:type="spellEnd"/>
            <w:r w:rsidRPr="002A4B22">
              <w:rPr>
                <w:rFonts w:cs="Arial"/>
                <w:sz w:val="16"/>
                <w:szCs w:val="16"/>
              </w:rPr>
              <w:t xml:space="preserve"> = ‘overbruggingshypotheek’] is aanwezig</w:t>
            </w:r>
          </w:p>
        </w:tc>
      </w:tr>
    </w:tbl>
    <w:p w14:paraId="08775720" w14:textId="77777777" w:rsidR="00EF2375" w:rsidRDefault="00EF2375" w:rsidP="00EF2375"/>
    <w:p w14:paraId="28318449" w14:textId="77777777" w:rsidR="00240B4A" w:rsidRDefault="00240B4A" w:rsidP="00EF2375"/>
    <w:p w14:paraId="2F425F89" w14:textId="77777777" w:rsidR="00240B4A" w:rsidRDefault="00240B4A" w:rsidP="00EF2375"/>
    <w:p w14:paraId="12DCD62B" w14:textId="77777777" w:rsidR="00240B4A" w:rsidRPr="00EF2375" w:rsidRDefault="00240B4A" w:rsidP="00EF2375"/>
    <w:p w14:paraId="188CAB5A" w14:textId="2B913BE1" w:rsidR="00E20127" w:rsidRDefault="00E20127" w:rsidP="00EF2375">
      <w:pPr>
        <w:pStyle w:val="Kop2"/>
      </w:pPr>
      <w:bookmarkStart w:id="95" w:name="_Toc227673697"/>
      <w:r w:rsidRPr="00EF2375">
        <w:lastRenderedPageBreak/>
        <w:t>Starterslening</w:t>
      </w:r>
      <w:bookmarkEnd w:id="95"/>
    </w:p>
    <w:p w14:paraId="724610CB" w14:textId="77777777" w:rsidR="00173F7C" w:rsidRDefault="00173F7C" w:rsidP="00E20127">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E20127" w:rsidRPr="003952DF" w14:paraId="2B23A3DC" w14:textId="77777777" w:rsidTr="0065552D">
        <w:trPr>
          <w:trHeight w:val="125"/>
        </w:trPr>
        <w:tc>
          <w:tcPr>
            <w:tcW w:w="2394" w:type="pct"/>
            <w:tcBorders>
              <w:top w:val="single" w:sz="6" w:space="0" w:color="000000"/>
              <w:left w:val="single" w:sz="6" w:space="0" w:color="000000"/>
              <w:bottom w:val="single" w:sz="6" w:space="0" w:color="000000"/>
              <w:right w:val="single" w:sz="6" w:space="0" w:color="000000"/>
            </w:tcBorders>
            <w:shd w:val="clear" w:color="auto" w:fill="DEEAF6" w:themeFill="accent1" w:themeFillTint="33"/>
          </w:tcPr>
          <w:p w14:paraId="5C1C34D9" w14:textId="77777777" w:rsidR="00E20127" w:rsidRPr="003952DF" w:rsidRDefault="00E20127" w:rsidP="00173F7C">
            <w:pPr>
              <w:keepNext/>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s>
              <w:autoSpaceDE w:val="0"/>
              <w:autoSpaceDN w:val="0"/>
              <w:adjustRightInd w:val="0"/>
              <w:spacing w:line="240" w:lineRule="auto"/>
              <w:rPr>
                <w:rFonts w:cs="Arial"/>
                <w:b/>
                <w:bCs/>
                <w:snapToGrid/>
                <w:kern w:val="0"/>
                <w:sz w:val="20"/>
              </w:rPr>
            </w:pPr>
            <w:r w:rsidRPr="003952DF">
              <w:rPr>
                <w:rFonts w:cs="Arial"/>
                <w:b/>
                <w:bCs/>
                <w:snapToGrid/>
                <w:kern w:val="0"/>
                <w:sz w:val="20"/>
              </w:rPr>
              <w:t>Modeldocument tekst</w:t>
            </w:r>
          </w:p>
        </w:tc>
        <w:tc>
          <w:tcPr>
            <w:tcW w:w="2606" w:type="pct"/>
            <w:tcBorders>
              <w:top w:val="single" w:sz="6" w:space="0" w:color="000000"/>
              <w:left w:val="single" w:sz="6" w:space="0" w:color="000000"/>
              <w:bottom w:val="single" w:sz="6" w:space="0" w:color="000000"/>
              <w:right w:val="single" w:sz="6" w:space="0" w:color="000000"/>
            </w:tcBorders>
            <w:shd w:val="clear" w:color="auto" w:fill="DEEAF6" w:themeFill="accent1" w:themeFillTint="33"/>
          </w:tcPr>
          <w:p w14:paraId="41245D7F" w14:textId="4F590FED" w:rsidR="00E20127" w:rsidRPr="0065552D" w:rsidRDefault="00E20127" w:rsidP="00173F7C">
            <w:pPr>
              <w:keepNext/>
              <w:rPr>
                <w:b/>
                <w:sz w:val="20"/>
              </w:rPr>
            </w:pPr>
            <w:r w:rsidRPr="0065552D">
              <w:rPr>
                <w:b/>
                <w:sz w:val="20"/>
              </w:rPr>
              <w:t>Toelichting</w:t>
            </w:r>
            <w:r>
              <w:rPr>
                <w:b/>
                <w:sz w:val="20"/>
              </w:rPr>
              <w:t xml:space="preserve"> en </w:t>
            </w:r>
            <w:proofErr w:type="spellStart"/>
            <w:r>
              <w:rPr>
                <w:b/>
                <w:sz w:val="20"/>
              </w:rPr>
              <w:t>mapping</w:t>
            </w:r>
            <w:proofErr w:type="spellEnd"/>
          </w:p>
        </w:tc>
      </w:tr>
      <w:tr w:rsidR="00E20127" w:rsidRPr="00123774" w14:paraId="5BBA5F95" w14:textId="77777777" w:rsidTr="0065552D">
        <w:trPr>
          <w:trHeight w:val="125"/>
        </w:trPr>
        <w:tc>
          <w:tcPr>
            <w:tcW w:w="2394" w:type="pct"/>
          </w:tcPr>
          <w:p w14:paraId="1151F6C8" w14:textId="77777777" w:rsidR="00E20127" w:rsidRPr="00D84EC8" w:rsidRDefault="00E20127" w:rsidP="00D84EC8">
            <w:pPr>
              <w:tabs>
                <w:tab w:val="left" w:pos="-1440"/>
                <w:tab w:val="left" w:pos="-720"/>
              </w:tabs>
              <w:suppressAutoHyphens/>
              <w:ind w:left="227"/>
              <w:rPr>
                <w:rFonts w:cs="Arial"/>
                <w:color w:val="7030A0"/>
                <w:sz w:val="20"/>
                <w:u w:val="single"/>
              </w:rPr>
            </w:pPr>
            <w:proofErr w:type="spellStart"/>
            <w:r w:rsidRPr="00D84EC8">
              <w:rPr>
                <w:rFonts w:cs="Arial"/>
                <w:color w:val="7030A0"/>
                <w:sz w:val="20"/>
                <w:u w:val="single"/>
              </w:rPr>
              <w:t>SVn</w:t>
            </w:r>
            <w:proofErr w:type="spellEnd"/>
            <w:r w:rsidRPr="00D84EC8">
              <w:rPr>
                <w:rFonts w:cs="Arial"/>
                <w:color w:val="7030A0"/>
                <w:sz w:val="20"/>
                <w:u w:val="single"/>
              </w:rPr>
              <w:t xml:space="preserve"> Starterslening</w:t>
            </w:r>
          </w:p>
          <w:p w14:paraId="1075118E" w14:textId="77777777" w:rsidR="00E20127" w:rsidRPr="00D813DB" w:rsidRDefault="00E20127" w:rsidP="00D84EC8">
            <w:pPr>
              <w:pStyle w:val="NormalWeb"/>
              <w:widowControl/>
              <w:suppressAutoHyphens/>
              <w:spacing w:before="0" w:beforeAutospacing="0" w:after="0" w:afterAutospacing="0" w:line="240" w:lineRule="atLeast"/>
              <w:ind w:left="227"/>
              <w:rPr>
                <w:rFonts w:ascii="Arial" w:hAnsi="Arial" w:cs="Arial"/>
                <w:color w:val="800080"/>
                <w:sz w:val="20"/>
                <w:szCs w:val="20"/>
                <w:lang w:val="nl-NL"/>
              </w:rPr>
            </w:pPr>
            <w:r w:rsidRPr="00D84EC8">
              <w:rPr>
                <w:rFonts w:ascii="Arial" w:hAnsi="Arial" w:cs="Arial"/>
                <w:color w:val="800080"/>
                <w:sz w:val="20"/>
                <w:szCs w:val="20"/>
                <w:lang w:val="nl-NL"/>
              </w:rPr>
              <w:t>In</w:t>
            </w:r>
            <w:r w:rsidRPr="00D84EC8">
              <w:rPr>
                <w:rFonts w:ascii="Arial" w:hAnsi="Arial" w:cs="Arial"/>
                <w:color w:val="800080"/>
                <w:spacing w:val="-2"/>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ba</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d</w:t>
            </w:r>
            <w:r w:rsidRPr="00D84EC8">
              <w:rPr>
                <w:rFonts w:ascii="Arial" w:hAnsi="Arial" w:cs="Arial"/>
                <w:color w:val="800080"/>
                <w:spacing w:val="-1"/>
                <w:sz w:val="20"/>
                <w:szCs w:val="20"/>
                <w:lang w:val="nl-NL"/>
              </w:rPr>
              <w:t xml:space="preserve"> </w:t>
            </w:r>
            <w:r w:rsidRPr="00D84EC8">
              <w:rPr>
                <w:rFonts w:ascii="Arial" w:hAnsi="Arial" w:cs="Arial"/>
                <w:color w:val="800080"/>
                <w:spacing w:val="5"/>
                <w:sz w:val="20"/>
                <w:szCs w:val="20"/>
                <w:lang w:val="nl-NL"/>
              </w:rPr>
              <w:t>m</w:t>
            </w:r>
            <w:r w:rsidRPr="00D84EC8">
              <w:rPr>
                <w:rFonts w:ascii="Arial" w:hAnsi="Arial" w:cs="Arial"/>
                <w:color w:val="800080"/>
                <w:sz w:val="20"/>
                <w:szCs w:val="20"/>
                <w:lang w:val="nl-NL"/>
              </w:rPr>
              <w:t>et</w:t>
            </w:r>
            <w:r w:rsidRPr="00D84EC8">
              <w:rPr>
                <w:rFonts w:ascii="Arial" w:hAnsi="Arial" w:cs="Arial"/>
                <w:color w:val="800080"/>
                <w:spacing w:val="-2"/>
                <w:sz w:val="20"/>
                <w:szCs w:val="20"/>
                <w:lang w:val="nl-NL"/>
              </w:rPr>
              <w:t xml:space="preserve"> </w:t>
            </w:r>
            <w:r w:rsidRPr="00D84EC8">
              <w:rPr>
                <w:rFonts w:ascii="Arial" w:hAnsi="Arial" w:cs="Arial"/>
                <w:color w:val="800080"/>
                <w:sz w:val="20"/>
                <w:szCs w:val="20"/>
                <w:lang w:val="nl-NL"/>
              </w:rPr>
              <w:t>de</w:t>
            </w:r>
            <w:r w:rsidRPr="00D84EC8">
              <w:rPr>
                <w:rFonts w:ascii="Arial" w:hAnsi="Arial" w:cs="Arial"/>
                <w:color w:val="800080"/>
                <w:spacing w:val="-2"/>
                <w:sz w:val="20"/>
                <w:szCs w:val="20"/>
                <w:lang w:val="nl-NL"/>
              </w:rPr>
              <w:t xml:space="preserve"> </w:t>
            </w:r>
            <w:r w:rsidRPr="00D84EC8">
              <w:rPr>
                <w:rFonts w:ascii="Arial" w:hAnsi="Arial" w:cs="Arial"/>
                <w:color w:val="800080"/>
                <w:spacing w:val="2"/>
                <w:sz w:val="20"/>
                <w:szCs w:val="20"/>
                <w:lang w:val="nl-NL"/>
              </w:rPr>
              <w:t>d</w:t>
            </w:r>
            <w:r w:rsidRPr="00D84EC8">
              <w:rPr>
                <w:rFonts w:ascii="Arial" w:hAnsi="Arial" w:cs="Arial"/>
                <w:color w:val="800080"/>
                <w:sz w:val="20"/>
                <w:szCs w:val="20"/>
                <w:lang w:val="nl-NL"/>
              </w:rPr>
              <w:t xml:space="preserve">oor </w:t>
            </w:r>
            <w:r w:rsidRPr="00D84EC8">
              <w:rPr>
                <w:rFonts w:ascii="Arial" w:hAnsi="Arial" w:cs="Arial"/>
                <w:color w:val="800080"/>
                <w:spacing w:val="2"/>
                <w:sz w:val="20"/>
                <w:szCs w:val="20"/>
                <w:lang w:val="nl-NL"/>
              </w:rPr>
              <w:t>d</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i</w:t>
            </w:r>
            <w:r w:rsidRPr="00D84EC8">
              <w:rPr>
                <w:rFonts w:ascii="Arial" w:hAnsi="Arial" w:cs="Arial"/>
                <w:color w:val="800080"/>
                <w:spacing w:val="1"/>
                <w:sz w:val="20"/>
                <w:szCs w:val="20"/>
                <w:lang w:val="nl-NL"/>
              </w:rPr>
              <w:t>c</w:t>
            </w:r>
            <w:r w:rsidRPr="00D84EC8">
              <w:rPr>
                <w:rFonts w:ascii="Arial" w:hAnsi="Arial" w:cs="Arial"/>
                <w:color w:val="800080"/>
                <w:sz w:val="20"/>
                <w:szCs w:val="20"/>
                <w:lang w:val="nl-NL"/>
              </w:rPr>
              <w:t>h</w:t>
            </w:r>
            <w:r w:rsidRPr="00D84EC8">
              <w:rPr>
                <w:rFonts w:ascii="Arial" w:hAnsi="Arial" w:cs="Arial"/>
                <w:color w:val="800080"/>
                <w:spacing w:val="2"/>
                <w:sz w:val="20"/>
                <w:szCs w:val="20"/>
                <w:lang w:val="nl-NL"/>
              </w:rPr>
              <w:t>t</w:t>
            </w:r>
            <w:r w:rsidRPr="00D84EC8">
              <w:rPr>
                <w:rFonts w:ascii="Arial" w:hAnsi="Arial" w:cs="Arial"/>
                <w:color w:val="800080"/>
                <w:spacing w:val="-1"/>
                <w:sz w:val="20"/>
                <w:szCs w:val="20"/>
                <w:lang w:val="nl-NL"/>
              </w:rPr>
              <w:t>i</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w:t>
            </w:r>
            <w:r w:rsidRPr="00D84EC8">
              <w:rPr>
                <w:rFonts w:ascii="Arial" w:hAnsi="Arial" w:cs="Arial"/>
                <w:color w:val="800080"/>
                <w:spacing w:val="-1"/>
                <w:sz w:val="20"/>
                <w:szCs w:val="20"/>
                <w:lang w:val="nl-NL"/>
              </w:rPr>
              <w:t xml:space="preserve"> </w:t>
            </w:r>
            <w:r w:rsidRPr="00D84EC8">
              <w:rPr>
                <w:rFonts w:ascii="Arial" w:hAnsi="Arial" w:cs="Arial"/>
                <w:color w:val="800080"/>
                <w:spacing w:val="2"/>
                <w:sz w:val="20"/>
                <w:szCs w:val="20"/>
                <w:lang w:val="nl-NL"/>
              </w:rPr>
              <w:t>S</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i</w:t>
            </w:r>
            <w:r w:rsidRPr="00D84EC8">
              <w:rPr>
                <w:rFonts w:ascii="Arial" w:hAnsi="Arial" w:cs="Arial"/>
                <w:color w:val="800080"/>
                <w:spacing w:val="5"/>
                <w:sz w:val="20"/>
                <w:szCs w:val="20"/>
                <w:lang w:val="nl-NL"/>
              </w:rPr>
              <w:t>m</w:t>
            </w:r>
            <w:r w:rsidRPr="00D84EC8">
              <w:rPr>
                <w:rFonts w:ascii="Arial" w:hAnsi="Arial" w:cs="Arial"/>
                <w:color w:val="800080"/>
                <w:sz w:val="20"/>
                <w:szCs w:val="20"/>
                <w:lang w:val="nl-NL"/>
              </w:rPr>
              <w:t>u</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w:t>
            </w:r>
            <w:r w:rsidRPr="00D84EC8">
              <w:rPr>
                <w:rFonts w:ascii="Arial" w:hAnsi="Arial" w:cs="Arial"/>
                <w:color w:val="800080"/>
                <w:spacing w:val="-1"/>
                <w:sz w:val="20"/>
                <w:szCs w:val="20"/>
                <w:lang w:val="nl-NL"/>
              </w:rPr>
              <w:t>i</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w:t>
            </w:r>
            <w:r w:rsidRPr="00D84EC8">
              <w:rPr>
                <w:rFonts w:ascii="Arial" w:hAnsi="Arial" w:cs="Arial"/>
                <w:color w:val="800080"/>
                <w:spacing w:val="1"/>
                <w:sz w:val="20"/>
                <w:szCs w:val="20"/>
                <w:lang w:val="nl-NL"/>
              </w:rPr>
              <w:t>s</w:t>
            </w:r>
            <w:r w:rsidRPr="00D84EC8">
              <w:rPr>
                <w:rFonts w:ascii="Arial" w:hAnsi="Arial" w:cs="Arial"/>
                <w:color w:val="800080"/>
                <w:spacing w:val="2"/>
                <w:sz w:val="20"/>
                <w:szCs w:val="20"/>
                <w:lang w:val="nl-NL"/>
              </w:rPr>
              <w:t>f</w:t>
            </w:r>
            <w:r w:rsidRPr="00D84EC8">
              <w:rPr>
                <w:rFonts w:ascii="Arial" w:hAnsi="Arial" w:cs="Arial"/>
                <w:color w:val="800080"/>
                <w:sz w:val="20"/>
                <w:szCs w:val="20"/>
                <w:lang w:val="nl-NL"/>
              </w:rPr>
              <w:t xml:space="preserve">onds </w:t>
            </w:r>
            <w:r w:rsidRPr="00D84EC8">
              <w:rPr>
                <w:rFonts w:ascii="Arial" w:hAnsi="Arial" w:cs="Arial"/>
                <w:color w:val="800080"/>
                <w:spacing w:val="-1"/>
                <w:sz w:val="20"/>
                <w:szCs w:val="20"/>
                <w:lang w:val="nl-NL"/>
              </w:rPr>
              <w:t>V</w:t>
            </w:r>
            <w:r w:rsidRPr="00D84EC8">
              <w:rPr>
                <w:rFonts w:ascii="Arial" w:hAnsi="Arial" w:cs="Arial"/>
                <w:color w:val="800080"/>
                <w:spacing w:val="2"/>
                <w:sz w:val="20"/>
                <w:szCs w:val="20"/>
                <w:lang w:val="nl-NL"/>
              </w:rPr>
              <w:t>o</w:t>
            </w:r>
            <w:r w:rsidRPr="00D84EC8">
              <w:rPr>
                <w:rFonts w:ascii="Arial" w:hAnsi="Arial" w:cs="Arial"/>
                <w:color w:val="800080"/>
                <w:spacing w:val="-1"/>
                <w:sz w:val="20"/>
                <w:szCs w:val="20"/>
                <w:lang w:val="nl-NL"/>
              </w:rPr>
              <w:t>l</w:t>
            </w:r>
            <w:r w:rsidRPr="00D84EC8">
              <w:rPr>
                <w:rFonts w:ascii="Arial" w:hAnsi="Arial" w:cs="Arial"/>
                <w:color w:val="800080"/>
                <w:spacing w:val="4"/>
                <w:sz w:val="20"/>
                <w:szCs w:val="20"/>
                <w:lang w:val="nl-NL"/>
              </w:rPr>
              <w:t>k</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hu</w:t>
            </w:r>
            <w:r w:rsidRPr="00D84EC8">
              <w:rPr>
                <w:rFonts w:ascii="Arial" w:hAnsi="Arial" w:cs="Arial"/>
                <w:color w:val="800080"/>
                <w:spacing w:val="-1"/>
                <w:sz w:val="20"/>
                <w:szCs w:val="20"/>
                <w:lang w:val="nl-NL"/>
              </w:rPr>
              <w:t>i</w:t>
            </w:r>
            <w:r w:rsidRPr="00D84EC8">
              <w:rPr>
                <w:rFonts w:ascii="Arial" w:hAnsi="Arial" w:cs="Arial"/>
                <w:color w:val="800080"/>
                <w:spacing w:val="1"/>
                <w:sz w:val="20"/>
                <w:szCs w:val="20"/>
                <w:lang w:val="nl-NL"/>
              </w:rPr>
              <w:t>s</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ng</w:t>
            </w:r>
            <w:r w:rsidRPr="00D84EC8">
              <w:rPr>
                <w:rFonts w:ascii="Arial" w:hAnsi="Arial" w:cs="Arial"/>
                <w:color w:val="800080"/>
                <w:spacing w:val="-1"/>
                <w:sz w:val="20"/>
                <w:szCs w:val="20"/>
                <w:lang w:val="nl-NL"/>
              </w:rPr>
              <w:t xml:space="preserve"> </w:t>
            </w:r>
            <w:r w:rsidRPr="00D84EC8">
              <w:rPr>
                <w:rFonts w:ascii="Arial" w:hAnsi="Arial" w:cs="Arial"/>
                <w:color w:val="800080"/>
                <w:spacing w:val="3"/>
                <w:sz w:val="20"/>
                <w:szCs w:val="20"/>
                <w:lang w:val="nl-NL"/>
              </w:rPr>
              <w:t>N</w:t>
            </w:r>
            <w:r w:rsidRPr="00D84EC8">
              <w:rPr>
                <w:rFonts w:ascii="Arial" w:hAnsi="Arial" w:cs="Arial"/>
                <w:color w:val="800080"/>
                <w:sz w:val="20"/>
                <w:szCs w:val="20"/>
                <w:lang w:val="nl-NL"/>
              </w:rPr>
              <w:t>ede</w:t>
            </w:r>
            <w:r w:rsidRPr="00D84EC8">
              <w:rPr>
                <w:rFonts w:ascii="Arial" w:hAnsi="Arial" w:cs="Arial"/>
                <w:color w:val="800080"/>
                <w:spacing w:val="3"/>
                <w:sz w:val="20"/>
                <w:szCs w:val="20"/>
                <w:lang w:val="nl-NL"/>
              </w:rPr>
              <w:t>r</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a</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d</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 xml:space="preserve">e </w:t>
            </w:r>
            <w:r w:rsidRPr="00D84EC8">
              <w:rPr>
                <w:rFonts w:ascii="Arial" w:hAnsi="Arial" w:cs="Arial"/>
                <w:color w:val="800080"/>
                <w:spacing w:val="1"/>
                <w:sz w:val="20"/>
                <w:szCs w:val="20"/>
                <w:lang w:val="nl-NL"/>
              </w:rPr>
              <w:t>G</w:t>
            </w:r>
            <w:r w:rsidRPr="00D84EC8">
              <w:rPr>
                <w:rFonts w:ascii="Arial" w:hAnsi="Arial" w:cs="Arial"/>
                <w:color w:val="800080"/>
                <w:sz w:val="20"/>
                <w:szCs w:val="20"/>
                <w:lang w:val="nl-NL"/>
              </w:rPr>
              <w:t>e</w:t>
            </w:r>
            <w:r w:rsidRPr="00D84EC8">
              <w:rPr>
                <w:rFonts w:ascii="Arial" w:hAnsi="Arial" w:cs="Arial"/>
                <w:color w:val="800080"/>
                <w:spacing w:val="5"/>
                <w:sz w:val="20"/>
                <w:szCs w:val="20"/>
                <w:lang w:val="nl-NL"/>
              </w:rPr>
              <w:t>m</w:t>
            </w:r>
            <w:r w:rsidRPr="00D84EC8">
              <w:rPr>
                <w:rFonts w:ascii="Arial" w:hAnsi="Arial" w:cs="Arial"/>
                <w:color w:val="800080"/>
                <w:sz w:val="20"/>
                <w:szCs w:val="20"/>
                <w:lang w:val="nl-NL"/>
              </w:rPr>
              <w:t xml:space="preserve">eenten </w:t>
            </w:r>
            <w:r w:rsidRPr="00D84EC8">
              <w:rPr>
                <w:rFonts w:ascii="Arial" w:hAnsi="Arial" w:cs="Arial"/>
                <w:color w:val="800080"/>
                <w:spacing w:val="1"/>
                <w:sz w:val="20"/>
                <w:szCs w:val="20"/>
                <w:lang w:val="nl-NL"/>
              </w:rPr>
              <w:t>(</w:t>
            </w:r>
            <w:proofErr w:type="spellStart"/>
            <w:r w:rsidRPr="00D84EC8">
              <w:rPr>
                <w:rFonts w:ascii="Arial" w:hAnsi="Arial" w:cs="Arial"/>
                <w:color w:val="800080"/>
                <w:spacing w:val="2"/>
                <w:sz w:val="20"/>
                <w:szCs w:val="20"/>
                <w:lang w:val="nl-NL"/>
              </w:rPr>
              <w:t>S</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n</w:t>
            </w:r>
            <w:proofErr w:type="spellEnd"/>
            <w:r w:rsidRPr="00D84EC8">
              <w:rPr>
                <w:rFonts w:ascii="Arial" w:hAnsi="Arial" w:cs="Arial"/>
                <w:color w:val="800080"/>
                <w:sz w:val="20"/>
                <w:szCs w:val="20"/>
                <w:lang w:val="nl-NL"/>
              </w:rPr>
              <w:t xml:space="preserve">) te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rs</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k</w:t>
            </w:r>
            <w:r w:rsidRPr="00D84EC8">
              <w:rPr>
                <w:rFonts w:ascii="Arial" w:hAnsi="Arial" w:cs="Arial"/>
                <w:color w:val="800080"/>
                <w:spacing w:val="4"/>
                <w:sz w:val="20"/>
                <w:szCs w:val="20"/>
                <w:lang w:val="nl-NL"/>
              </w:rPr>
              <w:t>k</w:t>
            </w:r>
            <w:r w:rsidRPr="00D84EC8">
              <w:rPr>
                <w:rFonts w:ascii="Arial" w:hAnsi="Arial" w:cs="Arial"/>
                <w:color w:val="800080"/>
                <w:sz w:val="20"/>
                <w:szCs w:val="20"/>
                <w:lang w:val="nl-NL"/>
              </w:rPr>
              <w:t>en</w:t>
            </w:r>
            <w:r w:rsidRPr="00D84EC8">
              <w:rPr>
                <w:rFonts w:ascii="Arial" w:hAnsi="Arial" w:cs="Arial"/>
                <w:color w:val="800080"/>
                <w:spacing w:val="-1"/>
                <w:sz w:val="20"/>
                <w:szCs w:val="20"/>
                <w:lang w:val="nl-NL"/>
              </w:rPr>
              <w:t xml:space="preserve"> S</w:t>
            </w:r>
            <w:r w:rsidRPr="00D84EC8">
              <w:rPr>
                <w:rFonts w:ascii="Arial" w:hAnsi="Arial" w:cs="Arial"/>
                <w:color w:val="800080"/>
                <w:sz w:val="20"/>
                <w:szCs w:val="20"/>
                <w:lang w:val="nl-NL"/>
              </w:rPr>
              <w:t>ta</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te</w:t>
            </w:r>
            <w:r w:rsidRPr="00D84EC8">
              <w:rPr>
                <w:rFonts w:ascii="Arial" w:hAnsi="Arial" w:cs="Arial"/>
                <w:color w:val="800080"/>
                <w:spacing w:val="1"/>
                <w:sz w:val="20"/>
                <w:szCs w:val="20"/>
                <w:lang w:val="nl-NL"/>
              </w:rPr>
              <w:t>rs</w:t>
            </w:r>
            <w:r w:rsidRPr="00D84EC8">
              <w:rPr>
                <w:rFonts w:ascii="Arial" w:hAnsi="Arial" w:cs="Arial"/>
                <w:color w:val="800080"/>
                <w:spacing w:val="-1"/>
                <w:sz w:val="20"/>
                <w:szCs w:val="20"/>
                <w:lang w:val="nl-NL"/>
              </w:rPr>
              <w:t>l</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n</w:t>
            </w:r>
            <w:r w:rsidRPr="00D84EC8">
              <w:rPr>
                <w:rFonts w:ascii="Arial" w:hAnsi="Arial" w:cs="Arial"/>
                <w:color w:val="800080"/>
                <w:spacing w:val="-1"/>
                <w:sz w:val="20"/>
                <w:szCs w:val="20"/>
                <w:lang w:val="nl-NL"/>
              </w:rPr>
              <w:t>i</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w:t>
            </w:r>
            <w:r w:rsidRPr="00D84EC8">
              <w:rPr>
                <w:rFonts w:ascii="Arial" w:hAnsi="Arial" w:cs="Arial"/>
                <w:color w:val="800080"/>
                <w:spacing w:val="-1"/>
                <w:sz w:val="20"/>
                <w:szCs w:val="20"/>
                <w:lang w:val="nl-NL"/>
              </w:rPr>
              <w:t xml:space="preserve"> </w:t>
            </w:r>
            <w:r w:rsidRPr="00D84EC8">
              <w:rPr>
                <w:rFonts w:ascii="Arial" w:hAnsi="Arial" w:cs="Arial"/>
                <w:color w:val="800080"/>
                <w:spacing w:val="2"/>
                <w:sz w:val="20"/>
                <w:szCs w:val="20"/>
                <w:lang w:val="nl-NL"/>
              </w:rPr>
              <w:t>h</w:t>
            </w:r>
            <w:r w:rsidRPr="00D84EC8">
              <w:rPr>
                <w:rFonts w:ascii="Arial" w:hAnsi="Arial" w:cs="Arial"/>
                <w:color w:val="800080"/>
                <w:sz w:val="20"/>
                <w:szCs w:val="20"/>
                <w:lang w:val="nl-NL"/>
              </w:rPr>
              <w:t>ee</w:t>
            </w:r>
            <w:r w:rsidRPr="00D84EC8">
              <w:rPr>
                <w:rFonts w:ascii="Arial" w:hAnsi="Arial" w:cs="Arial"/>
                <w:color w:val="800080"/>
                <w:spacing w:val="2"/>
                <w:sz w:val="20"/>
                <w:szCs w:val="20"/>
                <w:lang w:val="nl-NL"/>
              </w:rPr>
              <w:t>f</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 xml:space="preserve"> ASR</w:t>
            </w:r>
            <w:r w:rsidRPr="00D84EC8">
              <w:rPr>
                <w:rFonts w:ascii="Arial" w:hAnsi="Arial" w:cs="Arial"/>
                <w:color w:val="800080"/>
                <w:spacing w:val="5"/>
                <w:sz w:val="20"/>
                <w:szCs w:val="20"/>
                <w:lang w:val="nl-NL"/>
              </w:rPr>
              <w:t xml:space="preserve"> </w:t>
            </w:r>
            <w:r w:rsidRPr="00D84EC8">
              <w:rPr>
                <w:rFonts w:ascii="Arial" w:hAnsi="Arial" w:cs="Arial"/>
                <w:color w:val="800080"/>
                <w:spacing w:val="-3"/>
                <w:sz w:val="20"/>
                <w:szCs w:val="20"/>
                <w:lang w:val="nl-NL"/>
              </w:rPr>
              <w:t>z</w:t>
            </w:r>
            <w:r w:rsidRPr="00D84EC8">
              <w:rPr>
                <w:rFonts w:ascii="Arial" w:hAnsi="Arial" w:cs="Arial"/>
                <w:color w:val="800080"/>
                <w:spacing w:val="-1"/>
                <w:sz w:val="20"/>
                <w:szCs w:val="20"/>
                <w:lang w:val="nl-NL"/>
              </w:rPr>
              <w:t>i</w:t>
            </w:r>
            <w:r w:rsidRPr="00D84EC8">
              <w:rPr>
                <w:rFonts w:ascii="Arial" w:hAnsi="Arial" w:cs="Arial"/>
                <w:color w:val="800080"/>
                <w:spacing w:val="1"/>
                <w:sz w:val="20"/>
                <w:szCs w:val="20"/>
                <w:lang w:val="nl-NL"/>
              </w:rPr>
              <w:t>c</w:t>
            </w:r>
            <w:r w:rsidRPr="00D84EC8">
              <w:rPr>
                <w:rFonts w:ascii="Arial" w:hAnsi="Arial" w:cs="Arial"/>
                <w:color w:val="800080"/>
                <w:sz w:val="20"/>
                <w:szCs w:val="20"/>
                <w:lang w:val="nl-NL"/>
              </w:rPr>
              <w:t>h</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j</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gens</w:t>
            </w:r>
            <w:r w:rsidRPr="00D84EC8">
              <w:rPr>
                <w:rFonts w:ascii="Arial" w:hAnsi="Arial" w:cs="Arial"/>
                <w:color w:val="800080"/>
                <w:spacing w:val="4"/>
                <w:sz w:val="20"/>
                <w:szCs w:val="20"/>
                <w:lang w:val="nl-NL"/>
              </w:rPr>
              <w:t xml:space="preserve"> </w:t>
            </w:r>
            <w:proofErr w:type="spellStart"/>
            <w:r w:rsidRPr="00D84EC8">
              <w:rPr>
                <w:rFonts w:ascii="Arial" w:hAnsi="Arial" w:cs="Arial"/>
                <w:color w:val="800080"/>
                <w:spacing w:val="-1"/>
                <w:sz w:val="20"/>
                <w:szCs w:val="20"/>
                <w:lang w:val="nl-NL"/>
              </w:rPr>
              <w:t>S</w:t>
            </w:r>
            <w:r w:rsidRPr="00D84EC8">
              <w:rPr>
                <w:rFonts w:ascii="Arial" w:hAnsi="Arial" w:cs="Arial"/>
                <w:color w:val="800080"/>
                <w:spacing w:val="2"/>
                <w:sz w:val="20"/>
                <w:szCs w:val="20"/>
                <w:lang w:val="nl-NL"/>
              </w:rPr>
              <w:t>V</w:t>
            </w:r>
            <w:r w:rsidRPr="00D84EC8">
              <w:rPr>
                <w:rFonts w:ascii="Arial" w:hAnsi="Arial" w:cs="Arial"/>
                <w:color w:val="800080"/>
                <w:sz w:val="20"/>
                <w:szCs w:val="20"/>
                <w:lang w:val="nl-NL"/>
              </w:rPr>
              <w:t>n</w:t>
            </w:r>
            <w:proofErr w:type="spellEnd"/>
            <w:r w:rsidRPr="00D84EC8">
              <w:rPr>
                <w:rFonts w:ascii="Arial" w:hAnsi="Arial" w:cs="Arial"/>
                <w:color w:val="800080"/>
                <w:spacing w:val="-1"/>
                <w:sz w:val="20"/>
                <w:szCs w:val="20"/>
                <w:lang w:val="nl-NL"/>
              </w:rPr>
              <w:t xml:space="preserve"> </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 xml:space="preserve">n </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i</w:t>
            </w:r>
            <w:r w:rsidRPr="00D84EC8">
              <w:rPr>
                <w:rFonts w:ascii="Arial" w:hAnsi="Arial" w:cs="Arial"/>
                <w:color w:val="800080"/>
                <w:spacing w:val="1"/>
                <w:sz w:val="20"/>
                <w:szCs w:val="20"/>
                <w:lang w:val="nl-NL"/>
              </w:rPr>
              <w:t>c</w:t>
            </w:r>
            <w:r w:rsidRPr="00D84EC8">
              <w:rPr>
                <w:rFonts w:ascii="Arial" w:hAnsi="Arial" w:cs="Arial"/>
                <w:color w:val="800080"/>
                <w:sz w:val="20"/>
                <w:szCs w:val="20"/>
                <w:lang w:val="nl-NL"/>
              </w:rPr>
              <w:t>h</w:t>
            </w:r>
            <w:r w:rsidRPr="00D84EC8">
              <w:rPr>
                <w:rFonts w:ascii="Arial" w:hAnsi="Arial" w:cs="Arial"/>
                <w:color w:val="800080"/>
                <w:spacing w:val="2"/>
                <w:sz w:val="20"/>
                <w:szCs w:val="20"/>
                <w:lang w:val="nl-NL"/>
              </w:rPr>
              <w:t>t</w:t>
            </w:r>
            <w:r w:rsidRPr="00D84EC8">
              <w:rPr>
                <w:rFonts w:ascii="Arial" w:hAnsi="Arial" w:cs="Arial"/>
                <w:color w:val="800080"/>
                <w:spacing w:val="-1"/>
                <w:sz w:val="20"/>
                <w:szCs w:val="20"/>
                <w:lang w:val="nl-NL"/>
              </w:rPr>
              <w:t>i</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w:t>
            </w:r>
            <w:r w:rsidRPr="00D84EC8">
              <w:rPr>
                <w:rFonts w:ascii="Arial" w:hAnsi="Arial" w:cs="Arial"/>
                <w:color w:val="800080"/>
                <w:spacing w:val="-5"/>
                <w:sz w:val="20"/>
                <w:szCs w:val="20"/>
                <w:lang w:val="nl-NL"/>
              </w:rPr>
              <w:t xml:space="preserve"> </w:t>
            </w:r>
            <w:r w:rsidRPr="00D84EC8">
              <w:rPr>
                <w:rFonts w:ascii="Arial" w:hAnsi="Arial" w:cs="Arial"/>
                <w:color w:val="800080"/>
                <w:spacing w:val="12"/>
                <w:sz w:val="20"/>
                <w:szCs w:val="20"/>
                <w:lang w:val="nl-NL"/>
              </w:rPr>
              <w:t>W</w:t>
            </w:r>
            <w:r w:rsidRPr="00D84EC8">
              <w:rPr>
                <w:rFonts w:ascii="Arial" w:hAnsi="Arial" w:cs="Arial"/>
                <w:color w:val="800080"/>
                <w:sz w:val="20"/>
                <w:szCs w:val="20"/>
                <w:lang w:val="nl-NL"/>
              </w:rPr>
              <w:t>aa</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bo</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g</w:t>
            </w:r>
            <w:r w:rsidRPr="00D84EC8">
              <w:rPr>
                <w:rFonts w:ascii="Arial" w:hAnsi="Arial" w:cs="Arial"/>
                <w:color w:val="800080"/>
                <w:spacing w:val="2"/>
                <w:sz w:val="20"/>
                <w:szCs w:val="20"/>
                <w:lang w:val="nl-NL"/>
              </w:rPr>
              <w:t>f</w:t>
            </w:r>
            <w:r w:rsidRPr="00D84EC8">
              <w:rPr>
                <w:rFonts w:ascii="Arial" w:hAnsi="Arial" w:cs="Arial"/>
                <w:color w:val="800080"/>
                <w:sz w:val="20"/>
                <w:szCs w:val="20"/>
                <w:lang w:val="nl-NL"/>
              </w:rPr>
              <w:t>onds</w:t>
            </w:r>
            <w:r w:rsidRPr="00D84EC8">
              <w:rPr>
                <w:rFonts w:ascii="Arial" w:hAnsi="Arial" w:cs="Arial"/>
                <w:color w:val="800080"/>
                <w:spacing w:val="-1"/>
                <w:sz w:val="20"/>
                <w:szCs w:val="20"/>
                <w:lang w:val="nl-NL"/>
              </w:rPr>
              <w:t xml:space="preserve"> E</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gen</w:t>
            </w:r>
            <w:r w:rsidRPr="00D84EC8">
              <w:rPr>
                <w:rFonts w:ascii="Arial" w:hAnsi="Arial" w:cs="Arial"/>
                <w:color w:val="800080"/>
                <w:spacing w:val="-4"/>
                <w:sz w:val="20"/>
                <w:szCs w:val="20"/>
                <w:lang w:val="nl-NL"/>
              </w:rPr>
              <w:t xml:space="preserve"> </w:t>
            </w:r>
            <w:r w:rsidRPr="00D84EC8">
              <w:rPr>
                <w:rFonts w:ascii="Arial" w:hAnsi="Arial" w:cs="Arial"/>
                <w:color w:val="800080"/>
                <w:spacing w:val="9"/>
                <w:sz w:val="20"/>
                <w:szCs w:val="20"/>
                <w:lang w:val="nl-NL"/>
              </w:rPr>
              <w:t>W</w:t>
            </w:r>
            <w:r w:rsidRPr="00D84EC8">
              <w:rPr>
                <w:rFonts w:ascii="Arial" w:hAnsi="Arial" w:cs="Arial"/>
                <w:color w:val="800080"/>
                <w:sz w:val="20"/>
                <w:szCs w:val="20"/>
                <w:lang w:val="nl-NL"/>
              </w:rPr>
              <w:t>on</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 xml:space="preserve">ngen </w:t>
            </w:r>
            <w:r w:rsidRPr="00D84EC8">
              <w:rPr>
                <w:rFonts w:ascii="Arial" w:hAnsi="Arial" w:cs="Arial"/>
                <w:color w:val="800080"/>
                <w:spacing w:val="-4"/>
                <w:sz w:val="20"/>
                <w:szCs w:val="20"/>
                <w:lang w:val="nl-NL"/>
              </w:rPr>
              <w:t>(</w:t>
            </w:r>
            <w:r w:rsidRPr="00D84EC8">
              <w:rPr>
                <w:rFonts w:ascii="Arial" w:hAnsi="Arial" w:cs="Arial"/>
                <w:color w:val="800080"/>
                <w:spacing w:val="12"/>
                <w:sz w:val="20"/>
                <w:szCs w:val="20"/>
                <w:lang w:val="nl-NL"/>
              </w:rPr>
              <w:t>W</w:t>
            </w:r>
            <w:r w:rsidRPr="00D84EC8">
              <w:rPr>
                <w:rFonts w:ascii="Arial" w:hAnsi="Arial" w:cs="Arial"/>
                <w:color w:val="800080"/>
                <w:spacing w:val="-8"/>
                <w:sz w:val="20"/>
                <w:szCs w:val="20"/>
                <w:lang w:val="nl-NL"/>
              </w:rPr>
              <w:t>E</w:t>
            </w:r>
            <w:r w:rsidRPr="00D84EC8">
              <w:rPr>
                <w:rFonts w:ascii="Arial" w:hAnsi="Arial" w:cs="Arial"/>
                <w:color w:val="800080"/>
                <w:spacing w:val="9"/>
                <w:sz w:val="20"/>
                <w:szCs w:val="20"/>
                <w:lang w:val="nl-NL"/>
              </w:rPr>
              <w:t>W</w:t>
            </w:r>
            <w:r w:rsidRPr="00D84EC8">
              <w:rPr>
                <w:rFonts w:ascii="Arial" w:hAnsi="Arial" w:cs="Arial"/>
                <w:color w:val="800080"/>
                <w:sz w:val="20"/>
                <w:szCs w:val="20"/>
                <w:lang w:val="nl-NL"/>
              </w:rPr>
              <w:t>)</w:t>
            </w:r>
            <w:r w:rsidRPr="00D84EC8">
              <w:rPr>
                <w:rFonts w:ascii="Arial" w:hAnsi="Arial" w:cs="Arial"/>
                <w:color w:val="800080"/>
                <w:spacing w:val="-3"/>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p</w:t>
            </w:r>
            <w:r w:rsidRPr="00D84EC8">
              <w:rPr>
                <w:rFonts w:ascii="Arial" w:hAnsi="Arial" w:cs="Arial"/>
                <w:color w:val="800080"/>
                <w:spacing w:val="-1"/>
                <w:sz w:val="20"/>
                <w:szCs w:val="20"/>
                <w:lang w:val="nl-NL"/>
              </w:rPr>
              <w:t>li</w:t>
            </w:r>
            <w:r w:rsidRPr="00D84EC8">
              <w:rPr>
                <w:rFonts w:ascii="Arial" w:hAnsi="Arial" w:cs="Arial"/>
                <w:color w:val="800080"/>
                <w:spacing w:val="1"/>
                <w:sz w:val="20"/>
                <w:szCs w:val="20"/>
                <w:lang w:val="nl-NL"/>
              </w:rPr>
              <w:t>c</w:t>
            </w:r>
            <w:r w:rsidRPr="00D84EC8">
              <w:rPr>
                <w:rFonts w:ascii="Arial" w:hAnsi="Arial" w:cs="Arial"/>
                <w:color w:val="800080"/>
                <w:sz w:val="20"/>
                <w:szCs w:val="20"/>
                <w:lang w:val="nl-NL"/>
              </w:rPr>
              <w:t>ht,</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na het</w:t>
            </w:r>
            <w:r w:rsidRPr="00D84EC8">
              <w:rPr>
                <w:rFonts w:ascii="Arial" w:hAnsi="Arial" w:cs="Arial"/>
                <w:color w:val="800080"/>
                <w:spacing w:val="-1"/>
                <w:sz w:val="20"/>
                <w:szCs w:val="20"/>
                <w:lang w:val="nl-NL"/>
              </w:rPr>
              <w:t xml:space="preserve"> i</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ga</w:t>
            </w:r>
            <w:r w:rsidRPr="00D84EC8">
              <w:rPr>
                <w:rFonts w:ascii="Arial" w:hAnsi="Arial" w:cs="Arial"/>
                <w:color w:val="800080"/>
                <w:spacing w:val="2"/>
                <w:sz w:val="20"/>
                <w:szCs w:val="20"/>
                <w:lang w:val="nl-NL"/>
              </w:rPr>
              <w:t>a</w:t>
            </w:r>
            <w:r w:rsidRPr="00D84EC8">
              <w:rPr>
                <w:rFonts w:ascii="Arial" w:hAnsi="Arial" w:cs="Arial"/>
                <w:color w:val="800080"/>
                <w:sz w:val="20"/>
                <w:szCs w:val="20"/>
                <w:lang w:val="nl-NL"/>
              </w:rPr>
              <w:t xml:space="preserve">n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an</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 xml:space="preserve">de </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en</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ng geen</w:t>
            </w:r>
            <w:r w:rsidRPr="00D84EC8">
              <w:rPr>
                <w:rFonts w:ascii="Arial" w:hAnsi="Arial" w:cs="Arial"/>
                <w:color w:val="800080"/>
                <w:spacing w:val="2"/>
                <w:sz w:val="20"/>
                <w:szCs w:val="20"/>
                <w:lang w:val="nl-NL"/>
              </w:rPr>
              <w:t xml:space="preserve"> </w:t>
            </w:r>
            <w:r w:rsidRPr="00D84EC8">
              <w:rPr>
                <w:rFonts w:ascii="Arial" w:hAnsi="Arial" w:cs="Arial"/>
                <w:color w:val="800080"/>
                <w:sz w:val="20"/>
                <w:szCs w:val="20"/>
                <w:lang w:val="nl-NL"/>
              </w:rPr>
              <w:t>g</w:t>
            </w:r>
            <w:r w:rsidRPr="00D84EC8">
              <w:rPr>
                <w:rFonts w:ascii="Arial" w:hAnsi="Arial" w:cs="Arial"/>
                <w:color w:val="800080"/>
                <w:spacing w:val="2"/>
                <w:sz w:val="20"/>
                <w:szCs w:val="20"/>
                <w:lang w:val="nl-NL"/>
              </w:rPr>
              <w:t>e</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d</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n</w:t>
            </w:r>
            <w:r w:rsidRPr="00D84EC8">
              <w:rPr>
                <w:rFonts w:ascii="Arial" w:hAnsi="Arial" w:cs="Arial"/>
                <w:color w:val="800080"/>
                <w:spacing w:val="-1"/>
                <w:sz w:val="20"/>
                <w:szCs w:val="20"/>
                <w:lang w:val="nl-NL"/>
              </w:rPr>
              <w:t xml:space="preserve"> </w:t>
            </w:r>
            <w:r w:rsidRPr="00D84EC8">
              <w:rPr>
                <w:rFonts w:ascii="Arial" w:hAnsi="Arial" w:cs="Arial"/>
                <w:color w:val="800080"/>
                <w:spacing w:val="5"/>
                <w:sz w:val="20"/>
                <w:szCs w:val="20"/>
                <w:lang w:val="nl-NL"/>
              </w:rPr>
              <w:t>m</w:t>
            </w:r>
            <w:r w:rsidRPr="00D84EC8">
              <w:rPr>
                <w:rFonts w:ascii="Arial" w:hAnsi="Arial" w:cs="Arial"/>
                <w:color w:val="800080"/>
                <w:sz w:val="20"/>
                <w:szCs w:val="20"/>
                <w:lang w:val="nl-NL"/>
              </w:rPr>
              <w:t>eer</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onder</w:t>
            </w:r>
            <w:r w:rsidRPr="00D84EC8">
              <w:rPr>
                <w:rFonts w:ascii="Arial" w:hAnsi="Arial" w:cs="Arial"/>
                <w:color w:val="800080"/>
                <w:spacing w:val="-2"/>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pacing w:val="2"/>
                <w:sz w:val="20"/>
                <w:szCs w:val="20"/>
                <w:lang w:val="nl-NL"/>
              </w:rPr>
              <w:t>e</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band</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pacing w:val="2"/>
                <w:sz w:val="20"/>
                <w:szCs w:val="20"/>
                <w:lang w:val="nl-NL"/>
              </w:rPr>
              <w:t>a</w:t>
            </w:r>
            <w:r w:rsidRPr="00D84EC8">
              <w:rPr>
                <w:rFonts w:ascii="Arial" w:hAnsi="Arial" w:cs="Arial"/>
                <w:color w:val="800080"/>
                <w:sz w:val="20"/>
                <w:szCs w:val="20"/>
                <w:lang w:val="nl-NL"/>
              </w:rPr>
              <w:t>n</w:t>
            </w:r>
            <w:r w:rsidRPr="00D84EC8">
              <w:rPr>
                <w:rFonts w:ascii="Arial" w:hAnsi="Arial" w:cs="Arial"/>
                <w:color w:val="800080"/>
                <w:spacing w:val="-1"/>
                <w:sz w:val="20"/>
                <w:szCs w:val="20"/>
                <w:lang w:val="nl-NL"/>
              </w:rPr>
              <w:t xml:space="preserve"> </w:t>
            </w:r>
            <w:r w:rsidRPr="00D84EC8">
              <w:rPr>
                <w:rFonts w:ascii="Arial" w:hAnsi="Arial" w:cs="Arial"/>
                <w:color w:val="800080"/>
                <w:spacing w:val="2"/>
                <w:sz w:val="20"/>
                <w:szCs w:val="20"/>
                <w:lang w:val="nl-NL"/>
              </w:rPr>
              <w:t>d</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ee</w:t>
            </w:r>
            <w:r w:rsidRPr="00D84EC8">
              <w:rPr>
                <w:rFonts w:ascii="Arial" w:hAnsi="Arial" w:cs="Arial"/>
                <w:color w:val="800080"/>
                <w:spacing w:val="1"/>
                <w:sz w:val="20"/>
                <w:szCs w:val="20"/>
                <w:lang w:val="nl-NL"/>
              </w:rPr>
              <w:t>rs</w:t>
            </w:r>
            <w:r w:rsidRPr="00D84EC8">
              <w:rPr>
                <w:rFonts w:ascii="Arial" w:hAnsi="Arial" w:cs="Arial"/>
                <w:color w:val="800080"/>
                <w:sz w:val="20"/>
                <w:szCs w:val="20"/>
                <w:lang w:val="nl-NL"/>
              </w:rPr>
              <w:t xml:space="preserve">te </w:t>
            </w:r>
            <w:r w:rsidRPr="00D84EC8">
              <w:rPr>
                <w:rFonts w:ascii="Arial" w:hAnsi="Arial" w:cs="Arial"/>
                <w:color w:val="800080"/>
                <w:spacing w:val="2"/>
                <w:sz w:val="20"/>
                <w:szCs w:val="20"/>
                <w:lang w:val="nl-NL"/>
              </w:rPr>
              <w:t>h</w:t>
            </w:r>
            <w:r w:rsidRPr="00D84EC8">
              <w:rPr>
                <w:rFonts w:ascii="Arial" w:hAnsi="Arial" w:cs="Arial"/>
                <w:color w:val="800080"/>
                <w:spacing w:val="-3"/>
                <w:sz w:val="20"/>
                <w:szCs w:val="20"/>
                <w:lang w:val="nl-NL"/>
              </w:rPr>
              <w:t>y</w:t>
            </w:r>
            <w:r w:rsidRPr="00D84EC8">
              <w:rPr>
                <w:rFonts w:ascii="Arial" w:hAnsi="Arial" w:cs="Arial"/>
                <w:color w:val="800080"/>
                <w:spacing w:val="2"/>
                <w:sz w:val="20"/>
                <w:szCs w:val="20"/>
                <w:lang w:val="nl-NL"/>
              </w:rPr>
              <w:t>p</w:t>
            </w:r>
            <w:r w:rsidRPr="00D84EC8">
              <w:rPr>
                <w:rFonts w:ascii="Arial" w:hAnsi="Arial" w:cs="Arial"/>
                <w:color w:val="800080"/>
                <w:sz w:val="20"/>
                <w:szCs w:val="20"/>
                <w:lang w:val="nl-NL"/>
              </w:rPr>
              <w:t>o</w:t>
            </w:r>
            <w:r w:rsidRPr="00D84EC8">
              <w:rPr>
                <w:rFonts w:ascii="Arial" w:hAnsi="Arial" w:cs="Arial"/>
                <w:color w:val="800080"/>
                <w:spacing w:val="2"/>
                <w:sz w:val="20"/>
                <w:szCs w:val="20"/>
                <w:lang w:val="nl-NL"/>
              </w:rPr>
              <w:t>th</w:t>
            </w:r>
            <w:r w:rsidRPr="00D84EC8">
              <w:rPr>
                <w:rFonts w:ascii="Arial" w:hAnsi="Arial" w:cs="Arial"/>
                <w:color w:val="800080"/>
                <w:sz w:val="20"/>
                <w:szCs w:val="20"/>
                <w:lang w:val="nl-NL"/>
              </w:rPr>
              <w:t>ee</w:t>
            </w:r>
            <w:r w:rsidRPr="00D84EC8">
              <w:rPr>
                <w:rFonts w:ascii="Arial" w:hAnsi="Arial" w:cs="Arial"/>
                <w:color w:val="800080"/>
                <w:spacing w:val="4"/>
                <w:sz w:val="20"/>
                <w:szCs w:val="20"/>
                <w:lang w:val="nl-NL"/>
              </w:rPr>
              <w:t>k</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te</w:t>
            </w:r>
            <w:r w:rsidRPr="00D84EC8">
              <w:rPr>
                <w:rFonts w:ascii="Arial" w:hAnsi="Arial" w:cs="Arial"/>
                <w:color w:val="800080"/>
                <w:spacing w:val="-1"/>
                <w:sz w:val="20"/>
                <w:szCs w:val="20"/>
                <w:lang w:val="nl-NL"/>
              </w:rPr>
              <w:t>lli</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ter</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l</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 xml:space="preserve">en </w:t>
            </w:r>
            <w:r w:rsidRPr="00D84EC8">
              <w:rPr>
                <w:rFonts w:ascii="Arial" w:hAnsi="Arial" w:cs="Arial"/>
                <w:color w:val="800080"/>
                <w:spacing w:val="2"/>
                <w:sz w:val="20"/>
                <w:szCs w:val="20"/>
                <w:lang w:val="nl-NL"/>
              </w:rPr>
              <w:t>t</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rs</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k</w:t>
            </w:r>
            <w:r w:rsidRPr="00D84EC8">
              <w:rPr>
                <w:rFonts w:ascii="Arial" w:hAnsi="Arial" w:cs="Arial"/>
                <w:color w:val="800080"/>
                <w:spacing w:val="4"/>
                <w:sz w:val="20"/>
                <w:szCs w:val="20"/>
                <w:lang w:val="nl-NL"/>
              </w:rPr>
              <w:t>k</w:t>
            </w:r>
            <w:r w:rsidRPr="00D84EC8">
              <w:rPr>
                <w:rFonts w:ascii="Arial" w:hAnsi="Arial" w:cs="Arial"/>
                <w:color w:val="800080"/>
                <w:sz w:val="20"/>
                <w:szCs w:val="20"/>
                <w:lang w:val="nl-NL"/>
              </w:rPr>
              <w:t>en aan</w:t>
            </w:r>
            <w:r w:rsidRPr="00D84EC8">
              <w:rPr>
                <w:rFonts w:ascii="Arial" w:hAnsi="Arial" w:cs="Arial"/>
                <w:color w:val="800080"/>
                <w:spacing w:val="2"/>
                <w:sz w:val="20"/>
                <w:szCs w:val="20"/>
                <w:lang w:val="nl-NL"/>
              </w:rPr>
              <w:t xml:space="preserve"> </w:t>
            </w:r>
            <w:r w:rsidRPr="00D84EC8">
              <w:rPr>
                <w:rFonts w:ascii="Arial" w:hAnsi="Arial" w:cs="Arial"/>
                <w:color w:val="800080"/>
                <w:sz w:val="20"/>
                <w:szCs w:val="20"/>
                <w:lang w:val="nl-NL"/>
              </w:rPr>
              <w:t>de</w:t>
            </w:r>
            <w:r w:rsidRPr="00D84EC8">
              <w:rPr>
                <w:rFonts w:ascii="Arial" w:hAnsi="Arial" w:cs="Arial"/>
                <w:color w:val="800080"/>
                <w:spacing w:val="-2"/>
                <w:sz w:val="20"/>
                <w:szCs w:val="20"/>
                <w:lang w:val="nl-NL"/>
              </w:rPr>
              <w:t xml:space="preserve"> </w:t>
            </w:r>
            <w:r w:rsidRPr="00D84EC8">
              <w:rPr>
                <w:rFonts w:ascii="Arial" w:hAnsi="Arial" w:cs="Arial"/>
                <w:color w:val="800080"/>
                <w:spacing w:val="1"/>
                <w:sz w:val="20"/>
                <w:szCs w:val="20"/>
                <w:lang w:val="nl-NL"/>
              </w:rPr>
              <w:t>sc</w:t>
            </w:r>
            <w:r w:rsidRPr="00D84EC8">
              <w:rPr>
                <w:rFonts w:ascii="Arial" w:hAnsi="Arial" w:cs="Arial"/>
                <w:color w:val="800080"/>
                <w:sz w:val="20"/>
                <w:szCs w:val="20"/>
                <w:lang w:val="nl-NL"/>
              </w:rPr>
              <w:t>h</w:t>
            </w:r>
            <w:r w:rsidRPr="00D84EC8">
              <w:rPr>
                <w:rFonts w:ascii="Arial" w:hAnsi="Arial" w:cs="Arial"/>
                <w:color w:val="800080"/>
                <w:spacing w:val="2"/>
                <w:sz w:val="20"/>
                <w:szCs w:val="20"/>
                <w:lang w:val="nl-NL"/>
              </w:rPr>
              <w:t>u</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d</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naa</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w:t>
            </w:r>
            <w:r w:rsidRPr="00D84EC8">
              <w:rPr>
                <w:rFonts w:ascii="Arial" w:hAnsi="Arial" w:cs="Arial"/>
                <w:color w:val="800080"/>
                <w:spacing w:val="-1"/>
                <w:sz w:val="20"/>
                <w:szCs w:val="20"/>
                <w:lang w:val="nl-NL"/>
              </w:rPr>
              <w:t xml:space="preserve"> </w:t>
            </w:r>
            <w:r w:rsidRPr="00D84EC8">
              <w:rPr>
                <w:rFonts w:ascii="Arial" w:hAnsi="Arial" w:cs="Arial"/>
                <w:color w:val="800080"/>
                <w:spacing w:val="3"/>
                <w:sz w:val="20"/>
                <w:szCs w:val="20"/>
                <w:lang w:val="nl-NL"/>
              </w:rPr>
              <w:t>T</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s hee</w:t>
            </w:r>
            <w:r w:rsidRPr="00D84EC8">
              <w:rPr>
                <w:rFonts w:ascii="Arial" w:hAnsi="Arial" w:cs="Arial"/>
                <w:color w:val="800080"/>
                <w:spacing w:val="2"/>
                <w:sz w:val="20"/>
                <w:szCs w:val="20"/>
                <w:lang w:val="nl-NL"/>
              </w:rPr>
              <w:t>f</w:t>
            </w:r>
            <w:r w:rsidRPr="00D84EC8">
              <w:rPr>
                <w:rFonts w:ascii="Arial" w:hAnsi="Arial" w:cs="Arial"/>
                <w:color w:val="800080"/>
                <w:sz w:val="20"/>
                <w:szCs w:val="20"/>
                <w:lang w:val="nl-NL"/>
              </w:rPr>
              <w:t>t</w:t>
            </w:r>
            <w:r w:rsidRPr="00D84EC8">
              <w:rPr>
                <w:rFonts w:ascii="Arial" w:hAnsi="Arial" w:cs="Arial"/>
                <w:color w:val="800080"/>
                <w:spacing w:val="-3"/>
                <w:sz w:val="20"/>
                <w:szCs w:val="20"/>
                <w:lang w:val="nl-NL"/>
              </w:rPr>
              <w:t xml:space="preserve"> ASR</w:t>
            </w:r>
            <w:r w:rsidRPr="00D84EC8">
              <w:rPr>
                <w:rFonts w:ascii="Arial" w:hAnsi="Arial" w:cs="Arial"/>
                <w:color w:val="800080"/>
                <w:spacing w:val="5"/>
                <w:sz w:val="20"/>
                <w:szCs w:val="20"/>
                <w:lang w:val="nl-NL"/>
              </w:rPr>
              <w:t xml:space="preserve"> </w:t>
            </w:r>
            <w:r w:rsidRPr="00D84EC8">
              <w:rPr>
                <w:rFonts w:ascii="Arial" w:hAnsi="Arial" w:cs="Arial"/>
                <w:color w:val="800080"/>
                <w:spacing w:val="-3"/>
                <w:sz w:val="20"/>
                <w:szCs w:val="20"/>
                <w:lang w:val="nl-NL"/>
              </w:rPr>
              <w:t>z</w:t>
            </w:r>
            <w:r w:rsidRPr="00D84EC8">
              <w:rPr>
                <w:rFonts w:ascii="Arial" w:hAnsi="Arial" w:cs="Arial"/>
                <w:color w:val="800080"/>
                <w:spacing w:val="-1"/>
                <w:sz w:val="20"/>
                <w:szCs w:val="20"/>
                <w:lang w:val="nl-NL"/>
              </w:rPr>
              <w:t>i</w:t>
            </w:r>
            <w:r w:rsidRPr="00D84EC8">
              <w:rPr>
                <w:rFonts w:ascii="Arial" w:hAnsi="Arial" w:cs="Arial"/>
                <w:color w:val="800080"/>
                <w:spacing w:val="4"/>
                <w:sz w:val="20"/>
                <w:szCs w:val="20"/>
                <w:lang w:val="nl-NL"/>
              </w:rPr>
              <w:t>c</w:t>
            </w:r>
            <w:r w:rsidRPr="00D84EC8">
              <w:rPr>
                <w:rFonts w:ascii="Arial" w:hAnsi="Arial" w:cs="Arial"/>
                <w:color w:val="800080"/>
                <w:sz w:val="20"/>
                <w:szCs w:val="20"/>
                <w:lang w:val="nl-NL"/>
              </w:rPr>
              <w:t>h</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j</w:t>
            </w:r>
            <w:r w:rsidRPr="00D84EC8">
              <w:rPr>
                <w:rFonts w:ascii="Arial" w:hAnsi="Arial" w:cs="Arial"/>
                <w:color w:val="800080"/>
                <w:sz w:val="20"/>
                <w:szCs w:val="20"/>
                <w:lang w:val="nl-NL"/>
              </w:rPr>
              <w:t>eg</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ns</w:t>
            </w:r>
            <w:r w:rsidRPr="00D84EC8">
              <w:rPr>
                <w:rFonts w:ascii="Arial" w:hAnsi="Arial" w:cs="Arial"/>
                <w:color w:val="800080"/>
                <w:spacing w:val="1"/>
                <w:sz w:val="20"/>
                <w:szCs w:val="20"/>
                <w:lang w:val="nl-NL"/>
              </w:rPr>
              <w:t xml:space="preserve"> </w:t>
            </w:r>
            <w:proofErr w:type="spellStart"/>
            <w:r w:rsidRPr="00D84EC8">
              <w:rPr>
                <w:rFonts w:ascii="Arial" w:hAnsi="Arial" w:cs="Arial"/>
                <w:color w:val="800080"/>
                <w:spacing w:val="-1"/>
                <w:sz w:val="20"/>
                <w:szCs w:val="20"/>
                <w:lang w:val="nl-NL"/>
              </w:rPr>
              <w:t>S</w:t>
            </w:r>
            <w:r w:rsidRPr="00D84EC8">
              <w:rPr>
                <w:rFonts w:ascii="Arial" w:hAnsi="Arial" w:cs="Arial"/>
                <w:color w:val="800080"/>
                <w:spacing w:val="2"/>
                <w:sz w:val="20"/>
                <w:szCs w:val="20"/>
                <w:lang w:val="nl-NL"/>
              </w:rPr>
              <w:t>V</w:t>
            </w:r>
            <w:r w:rsidRPr="00D84EC8">
              <w:rPr>
                <w:rFonts w:ascii="Arial" w:hAnsi="Arial" w:cs="Arial"/>
                <w:color w:val="800080"/>
                <w:sz w:val="20"/>
                <w:szCs w:val="20"/>
                <w:lang w:val="nl-NL"/>
              </w:rPr>
              <w:t>n</w:t>
            </w:r>
            <w:proofErr w:type="spellEnd"/>
            <w:r w:rsidRPr="00D84EC8">
              <w:rPr>
                <w:rFonts w:ascii="Arial" w:hAnsi="Arial" w:cs="Arial"/>
                <w:color w:val="800080"/>
                <w:spacing w:val="-1"/>
                <w:sz w:val="20"/>
                <w:szCs w:val="20"/>
                <w:lang w:val="nl-NL"/>
              </w:rPr>
              <w:t xml:space="preserve"> </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n</w:t>
            </w:r>
            <w:r w:rsidRPr="00D84EC8">
              <w:rPr>
                <w:rFonts w:ascii="Arial" w:hAnsi="Arial" w:cs="Arial"/>
                <w:color w:val="800080"/>
                <w:spacing w:val="-6"/>
                <w:sz w:val="20"/>
                <w:szCs w:val="20"/>
                <w:lang w:val="nl-NL"/>
              </w:rPr>
              <w:t xml:space="preserve"> </w:t>
            </w:r>
            <w:r w:rsidRPr="00D84EC8">
              <w:rPr>
                <w:rFonts w:ascii="Arial" w:hAnsi="Arial" w:cs="Arial"/>
                <w:color w:val="800080"/>
                <w:spacing w:val="12"/>
                <w:sz w:val="20"/>
                <w:szCs w:val="20"/>
                <w:lang w:val="nl-NL"/>
              </w:rPr>
              <w:t>W</w:t>
            </w:r>
            <w:r w:rsidRPr="00D84EC8">
              <w:rPr>
                <w:rFonts w:ascii="Arial" w:hAnsi="Arial" w:cs="Arial"/>
                <w:color w:val="800080"/>
                <w:spacing w:val="-5"/>
                <w:sz w:val="20"/>
                <w:szCs w:val="20"/>
                <w:lang w:val="nl-NL"/>
              </w:rPr>
              <w:t>E</w:t>
            </w:r>
            <w:r w:rsidRPr="00D84EC8">
              <w:rPr>
                <w:rFonts w:ascii="Arial" w:hAnsi="Arial" w:cs="Arial"/>
                <w:color w:val="800080"/>
                <w:sz w:val="20"/>
                <w:szCs w:val="20"/>
                <w:lang w:val="nl-NL"/>
              </w:rPr>
              <w:t>W</w:t>
            </w:r>
            <w:r w:rsidRPr="00D84EC8">
              <w:rPr>
                <w:rFonts w:ascii="Arial" w:hAnsi="Arial" w:cs="Arial"/>
                <w:color w:val="800080"/>
                <w:spacing w:val="5"/>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p</w:t>
            </w:r>
            <w:r w:rsidRPr="00D84EC8">
              <w:rPr>
                <w:rFonts w:ascii="Arial" w:hAnsi="Arial" w:cs="Arial"/>
                <w:color w:val="800080"/>
                <w:spacing w:val="-1"/>
                <w:sz w:val="20"/>
                <w:szCs w:val="20"/>
                <w:lang w:val="nl-NL"/>
              </w:rPr>
              <w:t>li</w:t>
            </w:r>
            <w:r w:rsidRPr="00D84EC8">
              <w:rPr>
                <w:rFonts w:ascii="Arial" w:hAnsi="Arial" w:cs="Arial"/>
                <w:color w:val="800080"/>
                <w:spacing w:val="1"/>
                <w:sz w:val="20"/>
                <w:szCs w:val="20"/>
                <w:lang w:val="nl-NL"/>
              </w:rPr>
              <w:t>c</w:t>
            </w:r>
            <w:r w:rsidRPr="00D84EC8">
              <w:rPr>
                <w:rFonts w:ascii="Arial" w:hAnsi="Arial" w:cs="Arial"/>
                <w:color w:val="800080"/>
                <w:sz w:val="20"/>
                <w:szCs w:val="20"/>
                <w:lang w:val="nl-NL"/>
              </w:rPr>
              <w:t>ht</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r</w:t>
            </w:r>
            <w:r w:rsidRPr="00D84EC8">
              <w:rPr>
                <w:rFonts w:ascii="Arial" w:hAnsi="Arial" w:cs="Arial"/>
                <w:color w:val="800080"/>
                <w:spacing w:val="2"/>
                <w:sz w:val="20"/>
                <w:szCs w:val="20"/>
                <w:lang w:val="nl-NL"/>
              </w:rPr>
              <w:t>ee</w:t>
            </w:r>
            <w:r w:rsidRPr="00D84EC8">
              <w:rPr>
                <w:rFonts w:ascii="Arial" w:hAnsi="Arial" w:cs="Arial"/>
                <w:color w:val="800080"/>
                <w:sz w:val="20"/>
                <w:szCs w:val="20"/>
                <w:lang w:val="nl-NL"/>
              </w:rPr>
              <w:t>ds a</w:t>
            </w:r>
            <w:r w:rsidRPr="00D84EC8">
              <w:rPr>
                <w:rFonts w:ascii="Arial" w:hAnsi="Arial" w:cs="Arial"/>
                <w:color w:val="800080"/>
                <w:spacing w:val="2"/>
                <w:sz w:val="20"/>
                <w:szCs w:val="20"/>
                <w:lang w:val="nl-NL"/>
              </w:rPr>
              <w:t>f</w:t>
            </w:r>
            <w:r w:rsidRPr="00D84EC8">
              <w:rPr>
                <w:rFonts w:ascii="Arial" w:hAnsi="Arial" w:cs="Arial"/>
                <w:color w:val="800080"/>
                <w:sz w:val="20"/>
                <w:szCs w:val="20"/>
                <w:lang w:val="nl-NL"/>
              </w:rPr>
              <w:t>ge</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o</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te</w:t>
            </w:r>
            <w:r w:rsidRPr="00D84EC8">
              <w:rPr>
                <w:rFonts w:ascii="Arial" w:hAnsi="Arial" w:cs="Arial"/>
                <w:color w:val="800080"/>
                <w:spacing w:val="2"/>
                <w:sz w:val="20"/>
                <w:szCs w:val="20"/>
                <w:lang w:val="nl-NL"/>
              </w:rPr>
              <w:t xml:space="preserve"> </w:t>
            </w:r>
            <w:r w:rsidRPr="00D84EC8">
              <w:rPr>
                <w:rFonts w:ascii="Arial" w:hAnsi="Arial" w:cs="Arial"/>
                <w:color w:val="800080"/>
                <w:sz w:val="20"/>
                <w:szCs w:val="20"/>
                <w:lang w:val="nl-NL"/>
              </w:rPr>
              <w:t>bed</w:t>
            </w:r>
            <w:r w:rsidRPr="00D84EC8">
              <w:rPr>
                <w:rFonts w:ascii="Arial" w:hAnsi="Arial" w:cs="Arial"/>
                <w:color w:val="800080"/>
                <w:spacing w:val="3"/>
                <w:sz w:val="20"/>
                <w:szCs w:val="20"/>
                <w:lang w:val="nl-NL"/>
              </w:rPr>
              <w:t>r</w:t>
            </w:r>
            <w:r w:rsidRPr="00D84EC8">
              <w:rPr>
                <w:rFonts w:ascii="Arial" w:hAnsi="Arial" w:cs="Arial"/>
                <w:color w:val="800080"/>
                <w:sz w:val="20"/>
                <w:szCs w:val="20"/>
                <w:lang w:val="nl-NL"/>
              </w:rPr>
              <w:t>ag</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n</w:t>
            </w:r>
            <w:r w:rsidRPr="00D84EC8">
              <w:rPr>
                <w:rFonts w:ascii="Arial" w:hAnsi="Arial" w:cs="Arial"/>
                <w:color w:val="800080"/>
                <w:spacing w:val="-3"/>
                <w:sz w:val="20"/>
                <w:szCs w:val="20"/>
                <w:lang w:val="nl-NL"/>
              </w:rPr>
              <w:t xml:space="preserve"> </w:t>
            </w:r>
            <w:r w:rsidRPr="00D84EC8">
              <w:rPr>
                <w:rFonts w:ascii="Arial" w:hAnsi="Arial" w:cs="Arial"/>
                <w:color w:val="800080"/>
                <w:sz w:val="20"/>
                <w:szCs w:val="20"/>
                <w:lang w:val="nl-NL"/>
              </w:rPr>
              <w:t xml:space="preserve">op de </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en</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ng,</w:t>
            </w:r>
            <w:r w:rsidRPr="00D84EC8">
              <w:rPr>
                <w:rFonts w:ascii="Arial" w:hAnsi="Arial" w:cs="Arial"/>
                <w:color w:val="800080"/>
                <w:spacing w:val="2"/>
                <w:sz w:val="20"/>
                <w:szCs w:val="20"/>
                <w:lang w:val="nl-NL"/>
              </w:rPr>
              <w:t xml:space="preserve"> </w:t>
            </w:r>
            <w:r w:rsidRPr="00D84EC8">
              <w:rPr>
                <w:rFonts w:ascii="Arial" w:hAnsi="Arial" w:cs="Arial"/>
                <w:color w:val="800080"/>
                <w:sz w:val="20"/>
                <w:szCs w:val="20"/>
                <w:lang w:val="nl-NL"/>
              </w:rPr>
              <w:t>on</w:t>
            </w:r>
            <w:r w:rsidRPr="00D84EC8">
              <w:rPr>
                <w:rFonts w:ascii="Arial" w:hAnsi="Arial" w:cs="Arial"/>
                <w:color w:val="800080"/>
                <w:spacing w:val="2"/>
                <w:sz w:val="20"/>
                <w:szCs w:val="20"/>
                <w:lang w:val="nl-NL"/>
              </w:rPr>
              <w:t>d</w:t>
            </w:r>
            <w:r w:rsidRPr="00D84EC8">
              <w:rPr>
                <w:rFonts w:ascii="Arial" w:hAnsi="Arial" w:cs="Arial"/>
                <w:color w:val="800080"/>
                <w:sz w:val="20"/>
                <w:szCs w:val="20"/>
                <w:lang w:val="nl-NL"/>
              </w:rPr>
              <w:t>er</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ba</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d</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an</w:t>
            </w:r>
            <w:r w:rsidRPr="00D84EC8">
              <w:rPr>
                <w:rFonts w:ascii="Arial" w:hAnsi="Arial" w:cs="Arial"/>
                <w:color w:val="800080"/>
                <w:spacing w:val="1"/>
                <w:sz w:val="20"/>
                <w:szCs w:val="20"/>
                <w:lang w:val="nl-NL"/>
              </w:rPr>
              <w:t xml:space="preserve"> </w:t>
            </w:r>
            <w:r w:rsidRPr="00D84EC8">
              <w:rPr>
                <w:rFonts w:ascii="Arial" w:hAnsi="Arial" w:cs="Arial"/>
                <w:color w:val="800080"/>
                <w:spacing w:val="2"/>
                <w:sz w:val="20"/>
                <w:szCs w:val="20"/>
                <w:lang w:val="nl-NL"/>
              </w:rPr>
              <w:t>d</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ee</w:t>
            </w:r>
            <w:r w:rsidRPr="00D84EC8">
              <w:rPr>
                <w:rFonts w:ascii="Arial" w:hAnsi="Arial" w:cs="Arial"/>
                <w:color w:val="800080"/>
                <w:spacing w:val="1"/>
                <w:sz w:val="20"/>
                <w:szCs w:val="20"/>
                <w:lang w:val="nl-NL"/>
              </w:rPr>
              <w:t>rs</w:t>
            </w:r>
            <w:r w:rsidRPr="00D84EC8">
              <w:rPr>
                <w:rFonts w:ascii="Arial" w:hAnsi="Arial" w:cs="Arial"/>
                <w:color w:val="800080"/>
                <w:sz w:val="20"/>
                <w:szCs w:val="20"/>
                <w:lang w:val="nl-NL"/>
              </w:rPr>
              <w:t xml:space="preserve">te </w:t>
            </w:r>
            <w:r w:rsidRPr="00D84EC8">
              <w:rPr>
                <w:rFonts w:ascii="Arial" w:hAnsi="Arial" w:cs="Arial"/>
                <w:color w:val="800080"/>
                <w:spacing w:val="2"/>
                <w:sz w:val="20"/>
                <w:szCs w:val="20"/>
                <w:lang w:val="nl-NL"/>
              </w:rPr>
              <w:t>h</w:t>
            </w:r>
            <w:r w:rsidRPr="00D84EC8">
              <w:rPr>
                <w:rFonts w:ascii="Arial" w:hAnsi="Arial" w:cs="Arial"/>
                <w:color w:val="800080"/>
                <w:spacing w:val="-3"/>
                <w:sz w:val="20"/>
                <w:szCs w:val="20"/>
                <w:lang w:val="nl-NL"/>
              </w:rPr>
              <w:t>y</w:t>
            </w:r>
            <w:r w:rsidRPr="00D84EC8">
              <w:rPr>
                <w:rFonts w:ascii="Arial" w:hAnsi="Arial" w:cs="Arial"/>
                <w:color w:val="800080"/>
                <w:spacing w:val="2"/>
                <w:sz w:val="20"/>
                <w:szCs w:val="20"/>
                <w:lang w:val="nl-NL"/>
              </w:rPr>
              <w:t>p</w:t>
            </w:r>
            <w:r w:rsidRPr="00D84EC8">
              <w:rPr>
                <w:rFonts w:ascii="Arial" w:hAnsi="Arial" w:cs="Arial"/>
                <w:color w:val="800080"/>
                <w:sz w:val="20"/>
                <w:szCs w:val="20"/>
                <w:lang w:val="nl-NL"/>
              </w:rPr>
              <w:t>o</w:t>
            </w:r>
            <w:r w:rsidRPr="00D84EC8">
              <w:rPr>
                <w:rFonts w:ascii="Arial" w:hAnsi="Arial" w:cs="Arial"/>
                <w:color w:val="800080"/>
                <w:spacing w:val="2"/>
                <w:sz w:val="20"/>
                <w:szCs w:val="20"/>
                <w:lang w:val="nl-NL"/>
              </w:rPr>
              <w:t>t</w:t>
            </w:r>
            <w:r w:rsidRPr="00D84EC8">
              <w:rPr>
                <w:rFonts w:ascii="Arial" w:hAnsi="Arial" w:cs="Arial"/>
                <w:color w:val="800080"/>
                <w:sz w:val="20"/>
                <w:szCs w:val="20"/>
                <w:lang w:val="nl-NL"/>
              </w:rPr>
              <w:t>hee</w:t>
            </w:r>
            <w:r w:rsidRPr="00D84EC8">
              <w:rPr>
                <w:rFonts w:ascii="Arial" w:hAnsi="Arial" w:cs="Arial"/>
                <w:color w:val="800080"/>
                <w:spacing w:val="4"/>
                <w:sz w:val="20"/>
                <w:szCs w:val="20"/>
                <w:lang w:val="nl-NL"/>
              </w:rPr>
              <w:t>k</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te</w:t>
            </w:r>
            <w:r w:rsidRPr="00D84EC8">
              <w:rPr>
                <w:rFonts w:ascii="Arial" w:hAnsi="Arial" w:cs="Arial"/>
                <w:color w:val="800080"/>
                <w:spacing w:val="-1"/>
                <w:sz w:val="20"/>
                <w:szCs w:val="20"/>
                <w:lang w:val="nl-NL"/>
              </w:rPr>
              <w:t>l</w:t>
            </w:r>
            <w:r w:rsidRPr="00D84EC8">
              <w:rPr>
                <w:rFonts w:ascii="Arial" w:hAnsi="Arial" w:cs="Arial"/>
                <w:color w:val="800080"/>
                <w:spacing w:val="1"/>
                <w:sz w:val="20"/>
                <w:szCs w:val="20"/>
                <w:lang w:val="nl-NL"/>
              </w:rPr>
              <w:t>l</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ng,</w:t>
            </w:r>
            <w:r w:rsidRPr="00D84EC8">
              <w:rPr>
                <w:rFonts w:ascii="Arial" w:hAnsi="Arial" w:cs="Arial"/>
                <w:color w:val="800080"/>
                <w:spacing w:val="4"/>
                <w:sz w:val="20"/>
                <w:szCs w:val="20"/>
                <w:lang w:val="nl-NL"/>
              </w:rPr>
              <w:t xml:space="preserve"> </w:t>
            </w:r>
            <w:r w:rsidRPr="00D84EC8">
              <w:rPr>
                <w:rFonts w:ascii="Arial" w:hAnsi="Arial" w:cs="Arial"/>
                <w:color w:val="800080"/>
                <w:sz w:val="20"/>
                <w:szCs w:val="20"/>
                <w:lang w:val="nl-NL"/>
              </w:rPr>
              <w:t>n</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et op</w:t>
            </w:r>
            <w:r w:rsidRPr="00D84EC8">
              <w:rPr>
                <w:rFonts w:ascii="Arial" w:hAnsi="Arial" w:cs="Arial"/>
                <w:color w:val="800080"/>
                <w:spacing w:val="2"/>
                <w:sz w:val="20"/>
                <w:szCs w:val="20"/>
                <w:lang w:val="nl-NL"/>
              </w:rPr>
              <w:t>n</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e</w:t>
            </w:r>
            <w:r w:rsidRPr="00D84EC8">
              <w:rPr>
                <w:rFonts w:ascii="Arial" w:hAnsi="Arial" w:cs="Arial"/>
                <w:color w:val="800080"/>
                <w:spacing w:val="2"/>
                <w:sz w:val="20"/>
                <w:szCs w:val="20"/>
                <w:lang w:val="nl-NL"/>
              </w:rPr>
              <w:t>u</w:t>
            </w:r>
            <w:r w:rsidRPr="00D84EC8">
              <w:rPr>
                <w:rFonts w:ascii="Arial" w:hAnsi="Arial" w:cs="Arial"/>
                <w:color w:val="800080"/>
                <w:sz w:val="20"/>
                <w:szCs w:val="20"/>
                <w:lang w:val="nl-NL"/>
              </w:rPr>
              <w:t xml:space="preserve">w te </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a</w:t>
            </w:r>
            <w:r w:rsidRPr="00D84EC8">
              <w:rPr>
                <w:rFonts w:ascii="Arial" w:hAnsi="Arial" w:cs="Arial"/>
                <w:color w:val="800080"/>
                <w:spacing w:val="2"/>
                <w:sz w:val="20"/>
                <w:szCs w:val="20"/>
                <w:lang w:val="nl-NL"/>
              </w:rPr>
              <w:t>t</w:t>
            </w:r>
            <w:r w:rsidRPr="00D84EC8">
              <w:rPr>
                <w:rFonts w:ascii="Arial" w:hAnsi="Arial" w:cs="Arial"/>
                <w:color w:val="800080"/>
                <w:sz w:val="20"/>
                <w:szCs w:val="20"/>
                <w:lang w:val="nl-NL"/>
              </w:rPr>
              <w:t xml:space="preserve">en </w:t>
            </w:r>
            <w:r w:rsidRPr="00D84EC8">
              <w:rPr>
                <w:rFonts w:ascii="Arial" w:hAnsi="Arial" w:cs="Arial"/>
                <w:color w:val="800080"/>
                <w:spacing w:val="2"/>
                <w:sz w:val="20"/>
                <w:szCs w:val="20"/>
                <w:lang w:val="nl-NL"/>
              </w:rPr>
              <w:t>o</w:t>
            </w:r>
            <w:r w:rsidRPr="00D84EC8">
              <w:rPr>
                <w:rFonts w:ascii="Arial" w:hAnsi="Arial" w:cs="Arial"/>
                <w:color w:val="800080"/>
                <w:sz w:val="20"/>
                <w:szCs w:val="20"/>
                <w:lang w:val="nl-NL"/>
              </w:rPr>
              <w:t>p</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e</w:t>
            </w:r>
            <w:r w:rsidRPr="00D84EC8">
              <w:rPr>
                <w:rFonts w:ascii="Arial" w:hAnsi="Arial" w:cs="Arial"/>
                <w:color w:val="800080"/>
                <w:spacing w:val="5"/>
                <w:sz w:val="20"/>
                <w:szCs w:val="20"/>
                <w:lang w:val="nl-NL"/>
              </w:rPr>
              <w:t>m</w:t>
            </w:r>
            <w:r w:rsidRPr="00D84EC8">
              <w:rPr>
                <w:rFonts w:ascii="Arial" w:hAnsi="Arial" w:cs="Arial"/>
                <w:color w:val="800080"/>
                <w:sz w:val="20"/>
                <w:szCs w:val="20"/>
                <w:lang w:val="nl-NL"/>
              </w:rPr>
              <w:t>en</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door</w:t>
            </w:r>
            <w:r w:rsidRPr="00D84EC8">
              <w:rPr>
                <w:rFonts w:ascii="Arial" w:hAnsi="Arial" w:cs="Arial"/>
                <w:color w:val="800080"/>
                <w:spacing w:val="-3"/>
                <w:sz w:val="20"/>
                <w:szCs w:val="20"/>
                <w:lang w:val="nl-NL"/>
              </w:rPr>
              <w:t xml:space="preserve"> </w:t>
            </w:r>
            <w:r w:rsidRPr="00D84EC8">
              <w:rPr>
                <w:rFonts w:ascii="Arial" w:hAnsi="Arial" w:cs="Arial"/>
                <w:color w:val="800080"/>
                <w:spacing w:val="2"/>
                <w:sz w:val="20"/>
                <w:szCs w:val="20"/>
                <w:lang w:val="nl-NL"/>
              </w:rPr>
              <w:t>d</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sc</w:t>
            </w:r>
            <w:r w:rsidRPr="00D84EC8">
              <w:rPr>
                <w:rFonts w:ascii="Arial" w:hAnsi="Arial" w:cs="Arial"/>
                <w:color w:val="800080"/>
                <w:sz w:val="20"/>
                <w:szCs w:val="20"/>
                <w:lang w:val="nl-NL"/>
              </w:rPr>
              <w:t>hu</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de</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aa</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oo</w:t>
            </w:r>
            <w:r w:rsidRPr="00D84EC8">
              <w:rPr>
                <w:rFonts w:ascii="Arial" w:hAnsi="Arial" w:cs="Arial"/>
                <w:color w:val="800080"/>
                <w:spacing w:val="3"/>
                <w:sz w:val="20"/>
                <w:szCs w:val="20"/>
                <w:lang w:val="nl-NL"/>
              </w:rPr>
              <w:t>r</w:t>
            </w:r>
            <w:r w:rsidRPr="00D84EC8">
              <w:rPr>
                <w:rFonts w:ascii="Arial" w:hAnsi="Arial" w:cs="Arial"/>
                <w:color w:val="800080"/>
                <w:spacing w:val="5"/>
                <w:sz w:val="20"/>
                <w:szCs w:val="20"/>
                <w:lang w:val="nl-NL"/>
              </w:rPr>
              <w:t>m</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de</w:t>
            </w:r>
            <w:r w:rsidRPr="00D84EC8">
              <w:rPr>
                <w:rFonts w:ascii="Arial" w:hAnsi="Arial" w:cs="Arial"/>
                <w:color w:val="800080"/>
                <w:spacing w:val="-1"/>
                <w:sz w:val="20"/>
                <w:szCs w:val="20"/>
                <w:lang w:val="nl-NL"/>
              </w:rPr>
              <w:t xml:space="preserve"> 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w:t>
            </w:r>
            <w:r w:rsidRPr="00D84EC8">
              <w:rPr>
                <w:rFonts w:ascii="Arial" w:hAnsi="Arial" w:cs="Arial"/>
                <w:color w:val="800080"/>
                <w:spacing w:val="2"/>
                <w:sz w:val="20"/>
                <w:szCs w:val="20"/>
                <w:lang w:val="nl-NL"/>
              </w:rPr>
              <w:t>p</w:t>
            </w:r>
            <w:r w:rsidRPr="00D84EC8">
              <w:rPr>
                <w:rFonts w:ascii="Arial" w:hAnsi="Arial" w:cs="Arial"/>
                <w:color w:val="800080"/>
                <w:spacing w:val="-1"/>
                <w:sz w:val="20"/>
                <w:szCs w:val="20"/>
                <w:lang w:val="nl-NL"/>
              </w:rPr>
              <w:t>li</w:t>
            </w:r>
            <w:r w:rsidRPr="00D84EC8">
              <w:rPr>
                <w:rFonts w:ascii="Arial" w:hAnsi="Arial" w:cs="Arial"/>
                <w:color w:val="800080"/>
                <w:spacing w:val="1"/>
                <w:sz w:val="20"/>
                <w:szCs w:val="20"/>
                <w:lang w:val="nl-NL"/>
              </w:rPr>
              <w:t>c</w:t>
            </w:r>
            <w:r w:rsidRPr="00D84EC8">
              <w:rPr>
                <w:rFonts w:ascii="Arial" w:hAnsi="Arial" w:cs="Arial"/>
                <w:color w:val="800080"/>
                <w:sz w:val="20"/>
                <w:szCs w:val="20"/>
                <w:lang w:val="nl-NL"/>
              </w:rPr>
              <w:t>h</w:t>
            </w:r>
            <w:r w:rsidRPr="00D84EC8">
              <w:rPr>
                <w:rFonts w:ascii="Arial" w:hAnsi="Arial" w:cs="Arial"/>
                <w:color w:val="800080"/>
                <w:spacing w:val="2"/>
                <w:sz w:val="20"/>
                <w:szCs w:val="20"/>
                <w:lang w:val="nl-NL"/>
              </w:rPr>
              <w:t>t</w:t>
            </w:r>
            <w:r w:rsidRPr="00D84EC8">
              <w:rPr>
                <w:rFonts w:ascii="Arial" w:hAnsi="Arial" w:cs="Arial"/>
                <w:color w:val="800080"/>
                <w:spacing w:val="-1"/>
                <w:sz w:val="20"/>
                <w:szCs w:val="20"/>
                <w:lang w:val="nl-NL"/>
              </w:rPr>
              <w:t>i</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gen</w:t>
            </w:r>
            <w:r w:rsidRPr="00D84EC8">
              <w:rPr>
                <w:rFonts w:ascii="Arial" w:hAnsi="Arial" w:cs="Arial"/>
                <w:color w:val="800080"/>
                <w:spacing w:val="1"/>
                <w:sz w:val="20"/>
                <w:szCs w:val="20"/>
                <w:lang w:val="nl-NL"/>
              </w:rPr>
              <w:t xml:space="preserve"> r</w:t>
            </w:r>
            <w:r w:rsidRPr="00D84EC8">
              <w:rPr>
                <w:rFonts w:ascii="Arial" w:hAnsi="Arial" w:cs="Arial"/>
                <w:color w:val="800080"/>
                <w:sz w:val="20"/>
                <w:szCs w:val="20"/>
                <w:lang w:val="nl-NL"/>
              </w:rPr>
              <w:t>u</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ten</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op</w:t>
            </w:r>
            <w:r w:rsidRPr="00D84EC8">
              <w:rPr>
                <w:rFonts w:ascii="Arial" w:hAnsi="Arial" w:cs="Arial"/>
                <w:color w:val="800080"/>
                <w:spacing w:val="-2"/>
                <w:sz w:val="20"/>
                <w:szCs w:val="20"/>
                <w:lang w:val="nl-NL"/>
              </w:rPr>
              <w:t xml:space="preserve"> ASR</w:t>
            </w:r>
            <w:r w:rsidRPr="00D84EC8">
              <w:rPr>
                <w:rFonts w:ascii="Arial" w:hAnsi="Arial" w:cs="Arial"/>
                <w:color w:val="800080"/>
                <w:spacing w:val="4"/>
                <w:sz w:val="20"/>
                <w:szCs w:val="20"/>
                <w:lang w:val="nl-NL"/>
              </w:rPr>
              <w:t xml:space="preserve"> </w:t>
            </w:r>
            <w:r w:rsidRPr="00D84EC8">
              <w:rPr>
                <w:rFonts w:ascii="Arial" w:hAnsi="Arial" w:cs="Arial"/>
                <w:color w:val="800080"/>
                <w:sz w:val="20"/>
                <w:szCs w:val="20"/>
                <w:lang w:val="nl-NL"/>
              </w:rPr>
              <w:t>u</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sl</w:t>
            </w:r>
            <w:r w:rsidRPr="00D84EC8">
              <w:rPr>
                <w:rFonts w:ascii="Arial" w:hAnsi="Arial" w:cs="Arial"/>
                <w:color w:val="800080"/>
                <w:sz w:val="20"/>
                <w:szCs w:val="20"/>
                <w:lang w:val="nl-NL"/>
              </w:rPr>
              <w:t>u</w:t>
            </w:r>
            <w:r w:rsidRPr="00D84EC8">
              <w:rPr>
                <w:rFonts w:ascii="Arial" w:hAnsi="Arial" w:cs="Arial"/>
                <w:color w:val="800080"/>
                <w:spacing w:val="-1"/>
                <w:sz w:val="20"/>
                <w:szCs w:val="20"/>
                <w:lang w:val="nl-NL"/>
              </w:rPr>
              <w:t>i</w:t>
            </w:r>
            <w:r w:rsidRPr="00D84EC8">
              <w:rPr>
                <w:rFonts w:ascii="Arial" w:hAnsi="Arial" w:cs="Arial"/>
                <w:color w:val="800080"/>
                <w:spacing w:val="2"/>
                <w:sz w:val="20"/>
                <w:szCs w:val="20"/>
                <w:lang w:val="nl-NL"/>
              </w:rPr>
              <w:t>t</w:t>
            </w:r>
            <w:r w:rsidRPr="00D84EC8">
              <w:rPr>
                <w:rFonts w:ascii="Arial" w:hAnsi="Arial" w:cs="Arial"/>
                <w:color w:val="800080"/>
                <w:sz w:val="20"/>
                <w:szCs w:val="20"/>
                <w:lang w:val="nl-NL"/>
              </w:rPr>
              <w:t>end</w:t>
            </w:r>
            <w:r w:rsidRPr="00D84EC8">
              <w:rPr>
                <w:rFonts w:ascii="Arial" w:hAnsi="Arial" w:cs="Arial"/>
                <w:color w:val="800080"/>
                <w:spacing w:val="3"/>
                <w:sz w:val="20"/>
                <w:szCs w:val="20"/>
                <w:lang w:val="nl-NL"/>
              </w:rPr>
              <w:t xml:space="preserve"> </w:t>
            </w:r>
            <w:r w:rsidRPr="00D84EC8">
              <w:rPr>
                <w:rFonts w:ascii="Arial" w:hAnsi="Arial" w:cs="Arial"/>
                <w:color w:val="800080"/>
                <w:spacing w:val="-1"/>
                <w:sz w:val="20"/>
                <w:szCs w:val="20"/>
                <w:lang w:val="nl-NL"/>
              </w:rPr>
              <w:t>z</w:t>
            </w:r>
            <w:r w:rsidRPr="00D84EC8">
              <w:rPr>
                <w:rFonts w:ascii="Arial" w:hAnsi="Arial" w:cs="Arial"/>
                <w:color w:val="800080"/>
                <w:sz w:val="20"/>
                <w:szCs w:val="20"/>
                <w:lang w:val="nl-NL"/>
              </w:rPr>
              <w:t>o</w:t>
            </w:r>
            <w:r w:rsidRPr="00D84EC8">
              <w:rPr>
                <w:rFonts w:ascii="Arial" w:hAnsi="Arial" w:cs="Arial"/>
                <w:color w:val="800080"/>
                <w:spacing w:val="-1"/>
                <w:sz w:val="20"/>
                <w:szCs w:val="20"/>
                <w:lang w:val="nl-NL"/>
              </w:rPr>
              <w:t>l</w:t>
            </w:r>
            <w:r w:rsidRPr="00D84EC8">
              <w:rPr>
                <w:rFonts w:ascii="Arial" w:hAnsi="Arial" w:cs="Arial"/>
                <w:color w:val="800080"/>
                <w:spacing w:val="2"/>
                <w:sz w:val="20"/>
                <w:szCs w:val="20"/>
                <w:lang w:val="nl-NL"/>
              </w:rPr>
              <w:t>a</w:t>
            </w:r>
            <w:r w:rsidRPr="00D84EC8">
              <w:rPr>
                <w:rFonts w:ascii="Arial" w:hAnsi="Arial" w:cs="Arial"/>
                <w:color w:val="800080"/>
                <w:sz w:val="20"/>
                <w:szCs w:val="20"/>
                <w:lang w:val="nl-NL"/>
              </w:rPr>
              <w:t>ng</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de b</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 xml:space="preserve">j </w:t>
            </w:r>
            <w:proofErr w:type="spellStart"/>
            <w:r w:rsidRPr="00D84EC8">
              <w:rPr>
                <w:rFonts w:ascii="Arial" w:hAnsi="Arial" w:cs="Arial"/>
                <w:color w:val="800080"/>
                <w:spacing w:val="2"/>
                <w:sz w:val="20"/>
                <w:szCs w:val="20"/>
                <w:lang w:val="nl-NL"/>
              </w:rPr>
              <w:t>S</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n</w:t>
            </w:r>
            <w:proofErr w:type="spellEnd"/>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aa</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ge</w:t>
            </w:r>
            <w:r w:rsidRPr="00D84EC8">
              <w:rPr>
                <w:rFonts w:ascii="Arial" w:hAnsi="Arial" w:cs="Arial"/>
                <w:color w:val="800080"/>
                <w:spacing w:val="2"/>
                <w:sz w:val="20"/>
                <w:szCs w:val="20"/>
                <w:lang w:val="nl-NL"/>
              </w:rPr>
              <w:t>g</w:t>
            </w:r>
            <w:r w:rsidRPr="00D84EC8">
              <w:rPr>
                <w:rFonts w:ascii="Arial" w:hAnsi="Arial" w:cs="Arial"/>
                <w:color w:val="800080"/>
                <w:sz w:val="20"/>
                <w:szCs w:val="20"/>
                <w:lang w:val="nl-NL"/>
              </w:rPr>
              <w:t xml:space="preserve">ane </w:t>
            </w:r>
            <w:r w:rsidRPr="00D84EC8">
              <w:rPr>
                <w:rFonts w:ascii="Arial" w:hAnsi="Arial" w:cs="Arial"/>
                <w:color w:val="800080"/>
                <w:spacing w:val="-1"/>
                <w:sz w:val="20"/>
                <w:szCs w:val="20"/>
                <w:lang w:val="nl-NL"/>
              </w:rPr>
              <w:t>S</w:t>
            </w:r>
            <w:r w:rsidRPr="00D84EC8">
              <w:rPr>
                <w:rFonts w:ascii="Arial" w:hAnsi="Arial" w:cs="Arial"/>
                <w:color w:val="800080"/>
                <w:spacing w:val="2"/>
                <w:sz w:val="20"/>
                <w:szCs w:val="20"/>
                <w:lang w:val="nl-NL"/>
              </w:rPr>
              <w:t>t</w:t>
            </w:r>
            <w:r w:rsidRPr="00D84EC8">
              <w:rPr>
                <w:rFonts w:ascii="Arial" w:hAnsi="Arial" w:cs="Arial"/>
                <w:color w:val="800080"/>
                <w:sz w:val="20"/>
                <w:szCs w:val="20"/>
                <w:lang w:val="nl-NL"/>
              </w:rPr>
              <w:t>a</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te</w:t>
            </w:r>
            <w:r w:rsidRPr="00D84EC8">
              <w:rPr>
                <w:rFonts w:ascii="Arial" w:hAnsi="Arial" w:cs="Arial"/>
                <w:color w:val="800080"/>
                <w:spacing w:val="1"/>
                <w:sz w:val="20"/>
                <w:szCs w:val="20"/>
                <w:lang w:val="nl-NL"/>
              </w:rPr>
              <w:t>rs</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e</w:t>
            </w:r>
            <w:r w:rsidRPr="00D84EC8">
              <w:rPr>
                <w:rFonts w:ascii="Arial" w:hAnsi="Arial" w:cs="Arial"/>
                <w:color w:val="800080"/>
                <w:spacing w:val="2"/>
                <w:sz w:val="20"/>
                <w:szCs w:val="20"/>
                <w:lang w:val="nl-NL"/>
              </w:rPr>
              <w:t>n</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ng</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n</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et</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pacing w:val="2"/>
                <w:sz w:val="20"/>
                <w:szCs w:val="20"/>
                <w:lang w:val="nl-NL"/>
              </w:rPr>
              <w:t>o</w:t>
            </w:r>
            <w:r w:rsidRPr="00D84EC8">
              <w:rPr>
                <w:rFonts w:ascii="Arial" w:hAnsi="Arial" w:cs="Arial"/>
                <w:color w:val="800080"/>
                <w:spacing w:val="-1"/>
                <w:sz w:val="20"/>
                <w:szCs w:val="20"/>
                <w:lang w:val="nl-NL"/>
              </w:rPr>
              <w:t>l</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ed</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g</w:t>
            </w:r>
            <w:r w:rsidRPr="00D84EC8">
              <w:rPr>
                <w:rFonts w:ascii="Arial" w:hAnsi="Arial" w:cs="Arial"/>
                <w:color w:val="800080"/>
                <w:spacing w:val="-1"/>
                <w:sz w:val="20"/>
                <w:szCs w:val="20"/>
                <w:lang w:val="nl-NL"/>
              </w:rPr>
              <w:t xml:space="preserve"> i</w:t>
            </w:r>
            <w:r w:rsidRPr="00D84EC8">
              <w:rPr>
                <w:rFonts w:ascii="Arial" w:hAnsi="Arial" w:cs="Arial"/>
                <w:color w:val="800080"/>
                <w:sz w:val="20"/>
                <w:szCs w:val="20"/>
                <w:lang w:val="nl-NL"/>
              </w:rPr>
              <w:t>s</w:t>
            </w:r>
            <w:r w:rsidRPr="00D84EC8">
              <w:rPr>
                <w:rFonts w:ascii="Arial" w:hAnsi="Arial" w:cs="Arial"/>
                <w:color w:val="800080"/>
                <w:spacing w:val="4"/>
                <w:sz w:val="20"/>
                <w:szCs w:val="20"/>
                <w:lang w:val="nl-NL"/>
              </w:rPr>
              <w:t xml:space="preserve"> </w:t>
            </w:r>
            <w:r w:rsidRPr="00D84EC8">
              <w:rPr>
                <w:rFonts w:ascii="Arial" w:hAnsi="Arial" w:cs="Arial"/>
                <w:color w:val="800080"/>
                <w:sz w:val="20"/>
                <w:szCs w:val="20"/>
                <w:lang w:val="nl-NL"/>
              </w:rPr>
              <w:t>a</w:t>
            </w:r>
            <w:r w:rsidRPr="00D84EC8">
              <w:rPr>
                <w:rFonts w:ascii="Arial" w:hAnsi="Arial" w:cs="Arial"/>
                <w:color w:val="800080"/>
                <w:spacing w:val="2"/>
                <w:sz w:val="20"/>
                <w:szCs w:val="20"/>
                <w:lang w:val="nl-NL"/>
              </w:rPr>
              <w:t>f</w:t>
            </w:r>
            <w:r w:rsidRPr="00D84EC8">
              <w:rPr>
                <w:rFonts w:ascii="Arial" w:hAnsi="Arial" w:cs="Arial"/>
                <w:color w:val="800080"/>
                <w:sz w:val="20"/>
                <w:szCs w:val="20"/>
                <w:lang w:val="nl-NL"/>
              </w:rPr>
              <w:t>ge</w:t>
            </w:r>
            <w:r w:rsidRPr="00D84EC8">
              <w:rPr>
                <w:rFonts w:ascii="Arial" w:hAnsi="Arial" w:cs="Arial"/>
                <w:color w:val="800080"/>
                <w:spacing w:val="-1"/>
                <w:sz w:val="20"/>
                <w:szCs w:val="20"/>
                <w:lang w:val="nl-NL"/>
              </w:rPr>
              <w:t>l</w:t>
            </w:r>
            <w:r w:rsidRPr="00D84EC8">
              <w:rPr>
                <w:rFonts w:ascii="Arial" w:hAnsi="Arial" w:cs="Arial"/>
                <w:color w:val="800080"/>
                <w:spacing w:val="2"/>
                <w:sz w:val="20"/>
                <w:szCs w:val="20"/>
                <w:lang w:val="nl-NL"/>
              </w:rPr>
              <w:t>o</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w:t>
            </w:r>
          </w:p>
        </w:tc>
        <w:tc>
          <w:tcPr>
            <w:tcW w:w="2606" w:type="pct"/>
          </w:tcPr>
          <w:p w14:paraId="762F1F38" w14:textId="77777777" w:rsidR="00E20127" w:rsidRDefault="00E20127" w:rsidP="00173F7C">
            <w:pPr>
              <w:rPr>
                <w:u w:val="single"/>
              </w:rPr>
            </w:pPr>
            <w:r>
              <w:rPr>
                <w:lang w:val="nl"/>
              </w:rPr>
              <w:t>Optionele keuzetekst om aan te geven dat een ‘starterslening’ van toepassing is, mag ook weggelaten worden.</w:t>
            </w:r>
          </w:p>
          <w:p w14:paraId="08CD8EC0" w14:textId="77777777" w:rsidR="00E20127" w:rsidRDefault="00E20127" w:rsidP="00173F7C">
            <w:pPr>
              <w:rPr>
                <w:u w:val="single"/>
              </w:rPr>
            </w:pPr>
          </w:p>
          <w:p w14:paraId="50EA0256" w14:textId="77777777" w:rsidR="00E20127" w:rsidRDefault="00E20127" w:rsidP="00173F7C">
            <w:pPr>
              <w:rPr>
                <w:u w:val="single"/>
              </w:rPr>
            </w:pPr>
            <w:r>
              <w:rPr>
                <w:u w:val="single"/>
              </w:rPr>
              <w:t>Mapping:</w:t>
            </w:r>
          </w:p>
          <w:p w14:paraId="3C688BFD" w14:textId="77777777" w:rsidR="00E20127" w:rsidRDefault="00E20127" w:rsidP="00173F7C">
            <w:pPr>
              <w:rPr>
                <w:sz w:val="16"/>
                <w:szCs w:val="16"/>
              </w:rPr>
            </w:pPr>
            <w:r>
              <w:rPr>
                <w:sz w:val="16"/>
                <w:szCs w:val="16"/>
              </w:rPr>
              <w:t>//</w:t>
            </w:r>
            <w:proofErr w:type="spellStart"/>
            <w:r>
              <w:rPr>
                <w:sz w:val="16"/>
                <w:szCs w:val="16"/>
              </w:rPr>
              <w:t>IMKAD_AangebodenStuk</w:t>
            </w:r>
            <w:proofErr w:type="spellEnd"/>
            <w:r>
              <w:rPr>
                <w:sz w:val="16"/>
                <w:szCs w:val="16"/>
              </w:rPr>
              <w:t>/</w:t>
            </w:r>
            <w:proofErr w:type="spellStart"/>
            <w:r>
              <w:rPr>
                <w:sz w:val="16"/>
                <w:szCs w:val="16"/>
              </w:rPr>
              <w:t>tia_TekstKeuze</w:t>
            </w:r>
            <w:proofErr w:type="spellEnd"/>
            <w:r>
              <w:rPr>
                <w:sz w:val="16"/>
                <w:szCs w:val="16"/>
              </w:rPr>
              <w:t>/</w:t>
            </w:r>
          </w:p>
          <w:p w14:paraId="11CF2E39" w14:textId="77777777" w:rsidR="00E20127" w:rsidRDefault="00E20127" w:rsidP="00173F7C">
            <w:pPr>
              <w:spacing w:before="72" w:line="240" w:lineRule="auto"/>
              <w:rPr>
                <w:sz w:val="16"/>
                <w:szCs w:val="16"/>
              </w:rPr>
            </w:pPr>
            <w:r>
              <w:rPr>
                <w:sz w:val="16"/>
                <w:szCs w:val="16"/>
              </w:rPr>
              <w:t>./</w:t>
            </w:r>
            <w:proofErr w:type="spellStart"/>
            <w:r>
              <w:rPr>
                <w:sz w:val="16"/>
                <w:szCs w:val="16"/>
              </w:rPr>
              <w:t>tagNaam</w:t>
            </w:r>
            <w:proofErr w:type="spellEnd"/>
            <w:r>
              <w:rPr>
                <w:sz w:val="16"/>
                <w:szCs w:val="16"/>
              </w:rPr>
              <w:t>('</w:t>
            </w:r>
            <w:proofErr w:type="spellStart"/>
            <w:r>
              <w:rPr>
                <w:sz w:val="16"/>
                <w:szCs w:val="16"/>
              </w:rPr>
              <w:t>k_SVnStarterslening</w:t>
            </w:r>
            <w:proofErr w:type="spellEnd"/>
            <w:r>
              <w:rPr>
                <w:sz w:val="16"/>
                <w:szCs w:val="16"/>
              </w:rPr>
              <w:t>')</w:t>
            </w:r>
          </w:p>
          <w:p w14:paraId="542CF4DB" w14:textId="77777777" w:rsidR="00E20127" w:rsidRPr="004D42E8" w:rsidRDefault="00E20127" w:rsidP="00173F7C">
            <w:pPr>
              <w:keepNext/>
              <w:spacing w:line="240" w:lineRule="auto"/>
            </w:pPr>
            <w:r>
              <w:rPr>
                <w:sz w:val="16"/>
                <w:szCs w:val="16"/>
              </w:rPr>
              <w:t>./tekst = (‘</w:t>
            </w:r>
            <w:proofErr w:type="spellStart"/>
            <w:r>
              <w:rPr>
                <w:sz w:val="16"/>
                <w:szCs w:val="16"/>
              </w:rPr>
              <w:t>true</w:t>
            </w:r>
            <w:proofErr w:type="spellEnd"/>
            <w:r>
              <w:rPr>
                <w:sz w:val="16"/>
                <w:szCs w:val="16"/>
              </w:rPr>
              <w:t>’ = tekst wordt wel getoond; ‘</w:t>
            </w:r>
            <w:proofErr w:type="spellStart"/>
            <w:r>
              <w:rPr>
                <w:sz w:val="16"/>
                <w:szCs w:val="16"/>
              </w:rPr>
              <w:t>false</w:t>
            </w:r>
            <w:proofErr w:type="spellEnd"/>
            <w:r>
              <w:rPr>
                <w:sz w:val="16"/>
                <w:szCs w:val="16"/>
              </w:rPr>
              <w:t>’ = tekst wordt niet getoond)</w:t>
            </w:r>
          </w:p>
        </w:tc>
      </w:tr>
    </w:tbl>
    <w:p w14:paraId="743D04E6" w14:textId="77777777" w:rsidR="00173F7C" w:rsidRPr="0065552D" w:rsidRDefault="00173F7C" w:rsidP="0065552D">
      <w:pPr>
        <w:rPr>
          <w:lang w:val="nl"/>
        </w:rPr>
      </w:pPr>
    </w:p>
    <w:p w14:paraId="0C60A2F0" w14:textId="33342012" w:rsidR="00E20127" w:rsidRDefault="00E20127" w:rsidP="00E20127">
      <w:pPr>
        <w:pStyle w:val="Kop2"/>
      </w:pPr>
      <w:bookmarkStart w:id="96" w:name="_Toc227673698"/>
      <w:r>
        <w:t>Hypotheekstelling</w:t>
      </w:r>
      <w:bookmarkEnd w:id="96"/>
    </w:p>
    <w:p w14:paraId="512A0E6E" w14:textId="77777777" w:rsidR="00667299" w:rsidRPr="0065552D" w:rsidRDefault="00667299" w:rsidP="0065552D">
      <w:pPr>
        <w:rPr>
          <w:lang w:val="nl"/>
        </w:rPr>
      </w:pPr>
    </w:p>
    <w:tbl>
      <w:tblPr>
        <w:tblW w:w="5638"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0"/>
        <w:gridCol w:w="7371"/>
      </w:tblGrid>
      <w:tr w:rsidR="00E20127" w:rsidRPr="00343045" w14:paraId="238E9FDF" w14:textId="77777777" w:rsidTr="0065552D">
        <w:tc>
          <w:tcPr>
            <w:tcW w:w="6770" w:type="dxa"/>
            <w:shd w:val="clear" w:color="auto" w:fill="DEEAF6" w:themeFill="accent1" w:themeFillTint="33"/>
          </w:tcPr>
          <w:p w14:paraId="35DC4C1E" w14:textId="5BD42F8C" w:rsidR="00E20127" w:rsidRPr="00D813DB" w:rsidRDefault="00E20127" w:rsidP="00667299">
            <w:pPr>
              <w:tabs>
                <w:tab w:val="left" w:pos="-1440"/>
                <w:tab w:val="left" w:pos="-720"/>
              </w:tabs>
              <w:suppressAutoHyphens/>
              <w:rPr>
                <w:rFonts w:cs="Arial"/>
                <w:color w:val="FF0000"/>
                <w:szCs w:val="18"/>
              </w:rPr>
            </w:pPr>
            <w:r w:rsidRPr="003952DF">
              <w:rPr>
                <w:rFonts w:cs="Arial"/>
                <w:b/>
                <w:bCs/>
                <w:snapToGrid/>
                <w:kern w:val="0"/>
                <w:sz w:val="20"/>
              </w:rPr>
              <w:t>Modeldocument tekst</w:t>
            </w:r>
          </w:p>
        </w:tc>
        <w:tc>
          <w:tcPr>
            <w:tcW w:w="7371" w:type="dxa"/>
            <w:shd w:val="clear" w:color="auto" w:fill="DEEAF6" w:themeFill="accent1" w:themeFillTint="33"/>
          </w:tcPr>
          <w:p w14:paraId="5F60E719" w14:textId="67FA3A00" w:rsidR="00E20127" w:rsidRPr="00B13D63" w:rsidRDefault="00E20127" w:rsidP="00667299">
            <w:pPr>
              <w:keepNext/>
            </w:pPr>
            <w:r w:rsidRPr="00C77584">
              <w:rPr>
                <w:b/>
                <w:sz w:val="20"/>
              </w:rPr>
              <w:t>Toelichting</w:t>
            </w:r>
            <w:r>
              <w:rPr>
                <w:b/>
                <w:sz w:val="20"/>
              </w:rPr>
              <w:t xml:space="preserve"> en </w:t>
            </w:r>
            <w:proofErr w:type="spellStart"/>
            <w:r>
              <w:rPr>
                <w:b/>
                <w:sz w:val="20"/>
              </w:rPr>
              <w:t>mapping</w:t>
            </w:r>
            <w:proofErr w:type="spellEnd"/>
          </w:p>
        </w:tc>
      </w:tr>
      <w:tr w:rsidR="00E20127" w:rsidRPr="00343045" w14:paraId="2A53787B" w14:textId="77777777" w:rsidTr="0065552D">
        <w:tc>
          <w:tcPr>
            <w:tcW w:w="6770" w:type="dxa"/>
          </w:tcPr>
          <w:p w14:paraId="28B66C89" w14:textId="77777777" w:rsidR="00017BBB" w:rsidRDefault="00017BBB" w:rsidP="00017BBB">
            <w:pPr>
              <w:tabs>
                <w:tab w:val="left" w:pos="-1440"/>
                <w:tab w:val="left" w:pos="-720"/>
              </w:tabs>
              <w:suppressAutoHyphens/>
              <w:spacing w:line="240" w:lineRule="atLeast"/>
              <w:rPr>
                <w:rFonts w:cs="Arial"/>
                <w:color w:val="FF0000"/>
                <w:sz w:val="20"/>
              </w:rPr>
            </w:pPr>
            <w:r>
              <w:rPr>
                <w:rFonts w:cs="Arial"/>
                <w:color w:val="FF0000"/>
                <w:sz w:val="20"/>
              </w:rPr>
              <w:t>B. HYPOTHEEKRECHT</w:t>
            </w:r>
          </w:p>
          <w:p w14:paraId="796E7991" w14:textId="77777777" w:rsidR="00017BBB" w:rsidRDefault="00017BBB" w:rsidP="00D84EC8">
            <w:pPr>
              <w:tabs>
                <w:tab w:val="left" w:pos="-1440"/>
                <w:tab w:val="left" w:pos="-720"/>
              </w:tabs>
              <w:suppressAutoHyphens/>
              <w:spacing w:line="240" w:lineRule="atLeast"/>
              <w:ind w:left="227"/>
              <w:rPr>
                <w:rFonts w:cs="Arial"/>
                <w:color w:val="FF0000"/>
                <w:sz w:val="20"/>
              </w:rPr>
            </w:pPr>
            <w:r w:rsidRPr="00360A82">
              <w:rPr>
                <w:rFonts w:cs="Arial"/>
                <w:color w:val="FF0000"/>
                <w:sz w:val="20"/>
                <w:u w:val="single"/>
              </w:rPr>
              <w:t>Hypotheekstelling</w:t>
            </w:r>
            <w:r>
              <w:rPr>
                <w:rFonts w:cs="Arial"/>
                <w:color w:val="FF0000"/>
                <w:sz w:val="20"/>
                <w:u w:val="single"/>
              </w:rPr>
              <w:t xml:space="preserve"> Lening</w:t>
            </w:r>
            <w:r>
              <w:rPr>
                <w:rFonts w:cs="Arial"/>
                <w:color w:val="FF0000"/>
                <w:sz w:val="20"/>
              </w:rPr>
              <w:br/>
            </w:r>
            <w:r w:rsidRPr="006F7F99">
              <w:rPr>
                <w:rFonts w:cs="Arial"/>
                <w:color w:val="FF0000"/>
                <w:sz w:val="20"/>
              </w:rPr>
              <w:t xml:space="preserve">De (Derde) Hypotheekgever verleent tot zekerheid aan ASR, die bij deze van de (Derde) Hypotheekgever aanvaardt, voor de betaling van de Lening en al hetgeen ASR in verband daarmee te vorderen mocht hebben of krijgen op grond van de Overeenkomst van geldlening, eventueel nog te verstrekken aanvullende geldlening(en), de betaling van de verschuldigde rente (ook indien deze betrekking heeft op een periode van langer dan drie jaar) en in de Algemene Voorwaarden bedoelde kosten, vergoedingen en premies voor verzekeringen of inleg </w:t>
            </w:r>
            <w:r w:rsidRPr="006F7F99">
              <w:rPr>
                <w:rFonts w:cs="Arial"/>
                <w:color w:val="FF0000"/>
                <w:sz w:val="20"/>
              </w:rPr>
              <w:lastRenderedPageBreak/>
              <w:t>voor bankrekeningen een recht van</w:t>
            </w:r>
            <w:r>
              <w:rPr>
                <w:rFonts w:cs="Arial"/>
                <w:color w:val="FF0000"/>
                <w:sz w:val="20"/>
              </w:rPr>
              <w:t xml:space="preserve"> hypotheek </w:t>
            </w:r>
            <w:r w:rsidRPr="00D40FF8">
              <w:rPr>
                <w:rFonts w:cs="Arial"/>
                <w:sz w:val="20"/>
              </w:rPr>
              <w:fldChar w:fldCharType="begin"/>
            </w:r>
            <w:r w:rsidRPr="00D40FF8">
              <w:rPr>
                <w:rFonts w:cs="Arial"/>
                <w:sz w:val="20"/>
              </w:rPr>
              <w:instrText>MacroButton Nomacro §</w:instrText>
            </w:r>
            <w:r w:rsidRPr="00D40FF8">
              <w:rPr>
                <w:rFonts w:cs="Arial"/>
                <w:sz w:val="20"/>
              </w:rPr>
              <w:fldChar w:fldCharType="end"/>
            </w:r>
            <w:r w:rsidRPr="00D40FF8">
              <w:rPr>
                <w:rFonts w:cs="Arial"/>
                <w:sz w:val="20"/>
              </w:rPr>
              <w:t>telwoord</w:t>
            </w:r>
            <w:r w:rsidRPr="00D40FF8">
              <w:rPr>
                <w:rFonts w:cs="Arial"/>
                <w:sz w:val="20"/>
              </w:rPr>
              <w:fldChar w:fldCharType="begin"/>
            </w:r>
            <w:r w:rsidRPr="00D40FF8">
              <w:rPr>
                <w:rFonts w:cs="Arial"/>
                <w:sz w:val="20"/>
              </w:rPr>
              <w:instrText>MacroButton Nomacro §</w:instrText>
            </w:r>
            <w:r w:rsidRPr="00D40FF8">
              <w:rPr>
                <w:rFonts w:cs="Arial"/>
                <w:sz w:val="20"/>
              </w:rPr>
              <w:fldChar w:fldCharType="end"/>
            </w:r>
            <w:r>
              <w:rPr>
                <w:rFonts w:cs="Arial"/>
                <w:sz w:val="20"/>
              </w:rPr>
              <w:t xml:space="preserve"> </w:t>
            </w:r>
            <w:r w:rsidRPr="00FB019B">
              <w:rPr>
                <w:rFonts w:cs="Arial"/>
                <w:color w:val="FF0000"/>
                <w:sz w:val="20"/>
              </w:rPr>
              <w:t>in rang, en wel op het registergoed zoals</w:t>
            </w:r>
            <w:r>
              <w:rPr>
                <w:rFonts w:cs="Arial"/>
                <w:color w:val="FF0000"/>
                <w:sz w:val="20"/>
              </w:rPr>
              <w:t xml:space="preserve"> </w:t>
            </w:r>
            <w:r w:rsidRPr="00D3589D">
              <w:rPr>
                <w:rFonts w:cs="Arial"/>
                <w:color w:val="FF0000"/>
                <w:sz w:val="20"/>
              </w:rPr>
              <w:t>hierna vermeld tot een bedrag van</w:t>
            </w:r>
          </w:p>
          <w:p w14:paraId="1E3AB08E" w14:textId="6F8E2BDF" w:rsidR="00017BBB" w:rsidRPr="0051554C" w:rsidRDefault="00A04718" w:rsidP="00017BBB">
            <w:pPr>
              <w:widowControl w:val="0"/>
              <w:numPr>
                <w:ilvl w:val="0"/>
                <w:numId w:val="35"/>
              </w:numPr>
              <w:tabs>
                <w:tab w:val="left" w:pos="-1440"/>
                <w:tab w:val="left" w:pos="-720"/>
              </w:tabs>
              <w:suppressAutoHyphens/>
              <w:spacing w:line="240" w:lineRule="atLeast"/>
              <w:rPr>
                <w:rFonts w:cs="Arial"/>
                <w:color w:val="FF0000"/>
                <w:sz w:val="20"/>
              </w:rPr>
            </w:pPr>
            <w:ins w:id="97" w:author="Groot, Karina de" w:date="2026-09-21T13:30:00Z" w16du:dateUtc="2026-09-21T11:30:00Z">
              <w:r w:rsidRPr="00E957A4">
                <w:rPr>
                  <w:rFonts w:cs="Arial"/>
                  <w:sz w:val="20"/>
                </w:rPr>
                <w:fldChar w:fldCharType="begin"/>
              </w:r>
              <w:r w:rsidRPr="00E957A4">
                <w:rPr>
                  <w:rFonts w:cs="Arial"/>
                  <w:sz w:val="20"/>
                </w:rPr>
                <w:instrText>MacroButton Nomacro §</w:instrText>
              </w:r>
              <w:r w:rsidRPr="00E957A4">
                <w:rPr>
                  <w:rFonts w:cs="Arial"/>
                  <w:sz w:val="20"/>
                </w:rPr>
                <w:fldChar w:fldCharType="end"/>
              </w:r>
              <w:r>
                <w:rPr>
                  <w:rFonts w:cs="Arial"/>
                  <w:sz w:val="20"/>
                </w:rPr>
                <w:t>hypotheekbedrag voluit in letters (hypotheekbedrag in cijfers)</w:t>
              </w:r>
              <w:r w:rsidRPr="00E957A4">
                <w:rPr>
                  <w:rFonts w:cs="Arial"/>
                  <w:sz w:val="20"/>
                </w:rPr>
                <w:fldChar w:fldCharType="begin"/>
              </w:r>
              <w:r w:rsidRPr="00E957A4">
                <w:rPr>
                  <w:rFonts w:cs="Arial"/>
                  <w:sz w:val="20"/>
                </w:rPr>
                <w:instrText>MacroButton Nomacro §</w:instrText>
              </w:r>
              <w:r w:rsidRPr="00E957A4">
                <w:rPr>
                  <w:rFonts w:cs="Arial"/>
                  <w:sz w:val="20"/>
                </w:rPr>
                <w:fldChar w:fldCharType="end"/>
              </w:r>
              <w:r w:rsidRPr="0051554C">
                <w:rPr>
                  <w:rFonts w:cs="Arial"/>
                  <w:color w:val="FF0000"/>
                  <w:sz w:val="20"/>
                </w:rPr>
                <w:t xml:space="preserve">, </w:t>
              </w:r>
            </w:ins>
            <w:del w:id="98" w:author="Groot, Karina de" w:date="2026-09-21T13:30:00Z" w16du:dateUtc="2026-09-21T11:30:00Z">
              <w:r w:rsidR="00017BBB" w:rsidRPr="00E957A4" w:rsidDel="00A04718">
                <w:rPr>
                  <w:rFonts w:cs="Arial"/>
                  <w:sz w:val="20"/>
                </w:rPr>
                <w:fldChar w:fldCharType="begin"/>
              </w:r>
              <w:r w:rsidR="00017BBB" w:rsidRPr="00E957A4" w:rsidDel="00A04718">
                <w:rPr>
                  <w:rFonts w:cs="Arial"/>
                  <w:sz w:val="20"/>
                </w:rPr>
                <w:delInstrText>MacroButton Nomacro §</w:delInstrText>
              </w:r>
              <w:r w:rsidR="00017BBB" w:rsidRPr="00E957A4" w:rsidDel="00A04718">
                <w:rPr>
                  <w:rFonts w:cs="Arial"/>
                  <w:sz w:val="20"/>
                </w:rPr>
                <w:fldChar w:fldCharType="end"/>
              </w:r>
              <w:r w:rsidR="00017BBB" w:rsidDel="00A04718">
                <w:rPr>
                  <w:rFonts w:cs="Arial"/>
                  <w:sz w:val="20"/>
                </w:rPr>
                <w:delText>leningbedrag voluit in letters (leningbedrag in cijfers)</w:delText>
              </w:r>
              <w:r w:rsidR="00017BBB" w:rsidRPr="00E957A4" w:rsidDel="00A04718">
                <w:rPr>
                  <w:rFonts w:cs="Arial"/>
                  <w:sz w:val="20"/>
                </w:rPr>
                <w:fldChar w:fldCharType="begin"/>
              </w:r>
              <w:r w:rsidR="00017BBB" w:rsidRPr="00E957A4" w:rsidDel="00A04718">
                <w:rPr>
                  <w:rFonts w:cs="Arial"/>
                  <w:sz w:val="20"/>
                </w:rPr>
                <w:delInstrText>MacroButton Nomacro §</w:delInstrText>
              </w:r>
              <w:r w:rsidR="00017BBB" w:rsidRPr="00E957A4" w:rsidDel="00A04718">
                <w:rPr>
                  <w:rFonts w:cs="Arial"/>
                  <w:sz w:val="20"/>
                </w:rPr>
                <w:fldChar w:fldCharType="end"/>
              </w:r>
              <w:r w:rsidR="00017BBB" w:rsidRPr="0051554C" w:rsidDel="00A04718">
                <w:rPr>
                  <w:rFonts w:cs="Arial"/>
                  <w:color w:val="FF0000"/>
                  <w:sz w:val="20"/>
                </w:rPr>
                <w:delText>,</w:delText>
              </w:r>
            </w:del>
            <w:del w:id="99" w:author="Groot, Karina de" w:date="2026-09-21T14:09:00Z" w16du:dateUtc="2026-09-21T12:09:00Z">
              <w:r w:rsidR="00017BBB" w:rsidRPr="0051554C" w:rsidDel="003E7324">
                <w:rPr>
                  <w:rFonts w:cs="Arial"/>
                  <w:color w:val="FF0000"/>
                  <w:sz w:val="20"/>
                </w:rPr>
                <w:delText xml:space="preserve"> </w:delText>
              </w:r>
            </w:del>
            <w:r w:rsidR="00017BBB">
              <w:rPr>
                <w:rFonts w:cs="Arial"/>
                <w:color w:val="FF0000"/>
                <w:sz w:val="20"/>
              </w:rPr>
              <w:t>te vermeerderen met</w:t>
            </w:r>
          </w:p>
          <w:p w14:paraId="4C93FB3F" w14:textId="77777777" w:rsidR="00017BBB" w:rsidRDefault="00017BBB" w:rsidP="00017BBB">
            <w:pPr>
              <w:widowControl w:val="0"/>
              <w:numPr>
                <w:ilvl w:val="0"/>
                <w:numId w:val="35"/>
              </w:numPr>
              <w:tabs>
                <w:tab w:val="left" w:pos="-1440"/>
                <w:tab w:val="left" w:pos="-720"/>
              </w:tabs>
              <w:suppressAutoHyphens/>
              <w:spacing w:line="240" w:lineRule="atLeast"/>
              <w:rPr>
                <w:rFonts w:cs="Arial"/>
                <w:color w:val="FF0000"/>
                <w:sz w:val="20"/>
              </w:rPr>
            </w:pPr>
            <w:r w:rsidRPr="001E74DD">
              <w:rPr>
                <w:rFonts w:cs="Arial"/>
                <w:color w:val="FF0000"/>
                <w:sz w:val="20"/>
              </w:rPr>
              <w:t xml:space="preserve">de hiervoor bedoelde rente, kosten, vergoedingen en premies en/of inleg, die tezamen worden begroot op veertig procent (40%) van het onder a omschreven bedrag, zijnde </w:t>
            </w:r>
            <w:r w:rsidRPr="001E74DD">
              <w:rPr>
                <w:rFonts w:cs="Arial"/>
                <w:sz w:val="20"/>
              </w:rPr>
              <w:fldChar w:fldCharType="begin"/>
            </w:r>
            <w:r w:rsidRPr="001E74DD">
              <w:rPr>
                <w:rFonts w:cs="Arial"/>
                <w:sz w:val="20"/>
              </w:rPr>
              <w:instrText>MacroButton Nomacro §</w:instrText>
            </w:r>
            <w:r w:rsidRPr="001E74DD">
              <w:rPr>
                <w:rFonts w:cs="Arial"/>
                <w:sz w:val="20"/>
              </w:rPr>
              <w:fldChar w:fldCharType="end"/>
            </w:r>
            <w:r w:rsidRPr="001E74DD">
              <w:rPr>
                <w:rFonts w:cs="Arial"/>
                <w:sz w:val="20"/>
              </w:rPr>
              <w:t>40% van hypotheekbedrag voluit in letters (40% van hypotheekbedrag in cijfers)</w:t>
            </w:r>
            <w:r w:rsidRPr="001E74DD">
              <w:rPr>
                <w:rFonts w:cs="Arial"/>
                <w:sz w:val="20"/>
              </w:rPr>
              <w:fldChar w:fldCharType="begin"/>
            </w:r>
            <w:r w:rsidRPr="001E74DD">
              <w:rPr>
                <w:rFonts w:cs="Arial"/>
                <w:sz w:val="20"/>
              </w:rPr>
              <w:instrText>MacroButton Nomacro §</w:instrText>
            </w:r>
            <w:r w:rsidRPr="001E74DD">
              <w:rPr>
                <w:rFonts w:cs="Arial"/>
                <w:sz w:val="20"/>
              </w:rPr>
              <w:fldChar w:fldCharType="end"/>
            </w:r>
            <w:r w:rsidRPr="001E74DD">
              <w:rPr>
                <w:rFonts w:cs="Arial"/>
                <w:color w:val="FF0000"/>
                <w:sz w:val="20"/>
              </w:rPr>
              <w:t xml:space="preserve">, dus tot een </w:t>
            </w:r>
            <w:r>
              <w:rPr>
                <w:rFonts w:cs="Arial"/>
                <w:color w:val="FF0000"/>
                <w:sz w:val="20"/>
              </w:rPr>
              <w:t>maximaal eind</w:t>
            </w:r>
            <w:r w:rsidRPr="001E74DD">
              <w:rPr>
                <w:rFonts w:cs="Arial"/>
                <w:color w:val="FF0000"/>
                <w:sz w:val="20"/>
              </w:rPr>
              <w:t xml:space="preserve">bedrag </w:t>
            </w:r>
            <w:r>
              <w:rPr>
                <w:rFonts w:cs="Arial"/>
                <w:color w:val="FF0000"/>
                <w:sz w:val="20"/>
              </w:rPr>
              <w:t>van</w:t>
            </w:r>
            <w:r w:rsidRPr="001E74DD">
              <w:rPr>
                <w:rFonts w:cs="Arial"/>
                <w:color w:val="FF0000"/>
                <w:sz w:val="20"/>
              </w:rPr>
              <w:t xml:space="preserve"> </w:t>
            </w:r>
            <w:r w:rsidRPr="001E74DD">
              <w:rPr>
                <w:rFonts w:cs="Arial"/>
                <w:sz w:val="20"/>
              </w:rPr>
              <w:fldChar w:fldCharType="begin"/>
            </w:r>
            <w:r w:rsidRPr="001E74DD">
              <w:rPr>
                <w:rFonts w:cs="Arial"/>
                <w:sz w:val="20"/>
              </w:rPr>
              <w:instrText>MacroButton Nomacro §</w:instrText>
            </w:r>
            <w:r w:rsidRPr="001E74DD">
              <w:rPr>
                <w:rFonts w:cs="Arial"/>
                <w:sz w:val="20"/>
              </w:rPr>
              <w:fldChar w:fldCharType="end"/>
            </w:r>
            <w:r w:rsidRPr="001E74DD">
              <w:rPr>
                <w:rFonts w:cs="Arial"/>
                <w:sz w:val="20"/>
              </w:rPr>
              <w:t>140% van hypotheekbedrag voluit in letters (140% van hypotheekbedrag in cijfers)</w:t>
            </w:r>
            <w:r w:rsidRPr="001E74DD">
              <w:rPr>
                <w:rFonts w:cs="Arial"/>
                <w:sz w:val="20"/>
              </w:rPr>
              <w:fldChar w:fldCharType="begin"/>
            </w:r>
            <w:r w:rsidRPr="001E74DD">
              <w:rPr>
                <w:rFonts w:cs="Arial"/>
                <w:sz w:val="20"/>
              </w:rPr>
              <w:instrText>MacroButton Nomacro §</w:instrText>
            </w:r>
            <w:r w:rsidRPr="001E74DD">
              <w:rPr>
                <w:rFonts w:cs="Arial"/>
                <w:sz w:val="20"/>
              </w:rPr>
              <w:fldChar w:fldCharType="end"/>
            </w:r>
            <w:r>
              <w:rPr>
                <w:rFonts w:cs="Arial"/>
                <w:color w:val="FF0000"/>
                <w:sz w:val="20"/>
              </w:rPr>
              <w:t>.</w:t>
            </w:r>
          </w:p>
          <w:p w14:paraId="78464038" w14:textId="0389002B" w:rsidR="00E20127" w:rsidRPr="00A92EB9" w:rsidRDefault="00017BBB" w:rsidP="00D84EC8">
            <w:pPr>
              <w:tabs>
                <w:tab w:val="left" w:pos="-1440"/>
                <w:tab w:val="left" w:pos="-720"/>
              </w:tabs>
              <w:suppressAutoHyphens/>
              <w:spacing w:line="276" w:lineRule="auto"/>
              <w:ind w:left="227"/>
              <w:rPr>
                <w:rFonts w:cs="Arial"/>
                <w:color w:val="FF0000"/>
                <w:sz w:val="20"/>
              </w:rPr>
            </w:pPr>
            <w:r>
              <w:rPr>
                <w:rFonts w:cs="Arial"/>
                <w:color w:val="FF0000"/>
                <w:sz w:val="20"/>
              </w:rPr>
              <w:t>De hypotheek zoals hiervoor omschreven wordt verleend op het hierna te omschrijven O</w:t>
            </w:r>
            <w:r w:rsidRPr="001E74DD">
              <w:rPr>
                <w:rFonts w:cs="Arial"/>
                <w:color w:val="FF0000"/>
                <w:sz w:val="20"/>
              </w:rPr>
              <w:t xml:space="preserve">nderpand: </w:t>
            </w:r>
          </w:p>
        </w:tc>
        <w:tc>
          <w:tcPr>
            <w:tcW w:w="7371" w:type="dxa"/>
          </w:tcPr>
          <w:p w14:paraId="3A1A9A95" w14:textId="77777777" w:rsidR="00E20127" w:rsidRDefault="00E20127" w:rsidP="00667299">
            <w:pPr>
              <w:keepNext/>
            </w:pPr>
            <w:r w:rsidRPr="00B13D63">
              <w:lastRenderedPageBreak/>
              <w:t>Vaste</w:t>
            </w:r>
            <w:r>
              <w:t xml:space="preserve"> tekst. De bedragen worden </w:t>
            </w:r>
            <w:r w:rsidRPr="00BF6B9A">
              <w:t>ui</w:t>
            </w:r>
            <w:r>
              <w:t>t</w:t>
            </w:r>
            <w:r w:rsidRPr="00BF6B9A">
              <w:t>gesch</w:t>
            </w:r>
            <w:r>
              <w:t>reven getoond, gevolgd door het b</w:t>
            </w:r>
            <w:r w:rsidRPr="00BF6B9A">
              <w:t>e</w:t>
            </w:r>
            <w:r>
              <w:t>drag in cijfers, tussen haakjes.</w:t>
            </w:r>
          </w:p>
          <w:p w14:paraId="29A911E2" w14:textId="77777777" w:rsidR="00E20127" w:rsidRDefault="00E20127" w:rsidP="00667299">
            <w:pPr>
              <w:spacing w:line="240" w:lineRule="auto"/>
              <w:rPr>
                <w:sz w:val="16"/>
                <w:szCs w:val="16"/>
              </w:rPr>
            </w:pPr>
          </w:p>
          <w:p w14:paraId="561FD714" w14:textId="1F161CD6" w:rsidR="00E20127" w:rsidRPr="00030A78" w:rsidRDefault="00E20127" w:rsidP="00667299">
            <w:pPr>
              <w:keepNext/>
            </w:pPr>
            <w:r>
              <w:t xml:space="preserve">Het telwoord </w:t>
            </w:r>
            <w:r w:rsidRPr="00A33B2A">
              <w:t>wordt als getal in het essentialiabestand opgenomen maar als tekst in de akte</w:t>
            </w:r>
            <w:r w:rsidR="004A25AC">
              <w:t xml:space="preserve"> getoond</w:t>
            </w:r>
            <w:r w:rsidRPr="00030A78">
              <w:t>.</w:t>
            </w:r>
          </w:p>
          <w:p w14:paraId="1E8AFB26" w14:textId="160465B1" w:rsidR="00E20127" w:rsidRPr="00DB7FA4" w:rsidDel="00A04718" w:rsidRDefault="00E20127" w:rsidP="00667299">
            <w:pPr>
              <w:spacing w:before="72"/>
              <w:rPr>
                <w:del w:id="100" w:author="Groot, Karina de" w:date="2026-09-21T13:30:00Z" w16du:dateUtc="2026-09-21T11:30:00Z"/>
                <w:u w:val="single"/>
              </w:rPr>
            </w:pPr>
            <w:del w:id="101" w:author="Groot, Karina de" w:date="2026-09-21T13:30:00Z" w16du:dateUtc="2026-09-21T11:30:00Z">
              <w:r w:rsidRPr="00DB7FA4" w:rsidDel="00A04718">
                <w:rPr>
                  <w:u w:val="single"/>
                </w:rPr>
                <w:delText xml:space="preserve">Mapping </w:delText>
              </w:r>
              <w:r w:rsidDel="00A04718">
                <w:rPr>
                  <w:u w:val="single"/>
                </w:rPr>
                <w:delText>lening</w:delText>
              </w:r>
              <w:r w:rsidRPr="00DB7FA4" w:rsidDel="00A04718">
                <w:rPr>
                  <w:u w:val="single"/>
                </w:rPr>
                <w:delText>bedrag:</w:delText>
              </w:r>
            </w:del>
          </w:p>
          <w:p w14:paraId="54D1B553" w14:textId="6EF2919E" w:rsidR="00E20127" w:rsidRPr="00DB7FA4" w:rsidDel="00A04718" w:rsidRDefault="00E20127" w:rsidP="00667299">
            <w:pPr>
              <w:spacing w:line="240" w:lineRule="auto"/>
              <w:rPr>
                <w:del w:id="102" w:author="Groot, Karina de" w:date="2026-09-21T13:30:00Z" w16du:dateUtc="2026-09-21T11:30:00Z"/>
                <w:rFonts w:cs="Arial"/>
                <w:sz w:val="16"/>
                <w:szCs w:val="16"/>
              </w:rPr>
            </w:pPr>
            <w:del w:id="103" w:author="Groot, Karina de" w:date="2026-09-21T13:30:00Z" w16du:dateUtc="2026-09-21T11:30:00Z">
              <w:r w:rsidRPr="00DB7FA4" w:rsidDel="00A04718">
                <w:rPr>
                  <w:sz w:val="16"/>
                </w:rPr>
                <w:delText xml:space="preserve">//IMKAD_AangebodenStuk/StukdeelHypotheek </w:delText>
              </w:r>
              <w:r w:rsidRPr="00DB7FA4" w:rsidDel="00A04718">
                <w:rPr>
                  <w:rFonts w:cs="Arial"/>
                  <w:sz w:val="16"/>
                  <w:szCs w:val="16"/>
                </w:rPr>
                <w:delText>[aanduidingHypotheek = leeg of niet aanwezig]</w:delText>
              </w:r>
            </w:del>
          </w:p>
          <w:p w14:paraId="0C2606CD" w14:textId="28C8A515" w:rsidR="00E20127" w:rsidRPr="007100DB" w:rsidDel="00A04718" w:rsidRDefault="00E20127" w:rsidP="00667299">
            <w:pPr>
              <w:keepNext/>
              <w:spacing w:line="240" w:lineRule="auto"/>
              <w:ind w:left="227"/>
              <w:rPr>
                <w:del w:id="104" w:author="Groot, Karina de" w:date="2026-09-21T13:30:00Z" w16du:dateUtc="2026-09-21T11:30:00Z"/>
                <w:snapToGrid/>
                <w:kern w:val="0"/>
                <w:sz w:val="16"/>
                <w:szCs w:val="16"/>
                <w:lang w:eastAsia="nl-NL"/>
              </w:rPr>
            </w:pPr>
            <w:del w:id="105" w:author="Groot, Karina de" w:date="2026-09-21T13:30:00Z" w16du:dateUtc="2026-09-21T11:30:00Z">
              <w:r w:rsidRPr="007100DB" w:rsidDel="00A04718">
                <w:rPr>
                  <w:snapToGrid/>
                  <w:kern w:val="0"/>
                  <w:sz w:val="16"/>
                  <w:szCs w:val="16"/>
                  <w:lang w:eastAsia="nl-NL"/>
                </w:rPr>
                <w:delText>./</w:delText>
              </w:r>
              <w:r w:rsidRPr="00584C9C" w:rsidDel="00A04718">
                <w:rPr>
                  <w:snapToGrid/>
                  <w:kern w:val="0"/>
                  <w:sz w:val="16"/>
                  <w:szCs w:val="16"/>
                  <w:lang w:eastAsia="nl-NL"/>
                </w:rPr>
                <w:delText>bedragLening</w:delText>
              </w:r>
              <w:r w:rsidRPr="007100DB" w:rsidDel="00A04718">
                <w:rPr>
                  <w:snapToGrid/>
                  <w:kern w:val="0"/>
                  <w:sz w:val="16"/>
                  <w:szCs w:val="16"/>
                  <w:lang w:eastAsia="nl-NL"/>
                </w:rPr>
                <w:delText xml:space="preserve">/som </w:delText>
              </w:r>
            </w:del>
          </w:p>
          <w:p w14:paraId="29DF8B30" w14:textId="11346801" w:rsidR="00E20127" w:rsidRDefault="00E20127" w:rsidP="00667299">
            <w:pPr>
              <w:spacing w:line="240" w:lineRule="auto"/>
              <w:rPr>
                <w:sz w:val="16"/>
                <w:szCs w:val="16"/>
              </w:rPr>
            </w:pPr>
            <w:del w:id="106" w:author="Groot, Karina de" w:date="2026-09-21T13:30:00Z" w16du:dateUtc="2026-09-21T11:30:00Z">
              <w:r w:rsidRPr="007100DB" w:rsidDel="00A04718">
                <w:rPr>
                  <w:snapToGrid/>
                  <w:kern w:val="0"/>
                  <w:sz w:val="16"/>
                  <w:szCs w:val="16"/>
                  <w:lang w:eastAsia="nl-NL"/>
                </w:rPr>
                <w:delText>./bedragLening</w:delText>
              </w:r>
              <w:r w:rsidRPr="00DB7FA4" w:rsidDel="00A04718">
                <w:rPr>
                  <w:sz w:val="16"/>
                  <w:szCs w:val="16"/>
                </w:rPr>
                <w:delText>/valuta</w:delText>
              </w:r>
            </w:del>
          </w:p>
          <w:p w14:paraId="7FEB8A6C" w14:textId="77777777" w:rsidR="00E20127" w:rsidRDefault="00E20127" w:rsidP="00667299">
            <w:pPr>
              <w:spacing w:line="240" w:lineRule="auto"/>
              <w:rPr>
                <w:sz w:val="16"/>
                <w:szCs w:val="16"/>
              </w:rPr>
            </w:pPr>
          </w:p>
          <w:p w14:paraId="0A2A5736" w14:textId="77777777" w:rsidR="00E20127" w:rsidRPr="00DB7FA4" w:rsidRDefault="00E20127" w:rsidP="00667299">
            <w:pPr>
              <w:spacing w:line="240" w:lineRule="auto"/>
              <w:rPr>
                <w:u w:val="single"/>
              </w:rPr>
            </w:pPr>
            <w:r w:rsidRPr="00DB7FA4">
              <w:rPr>
                <w:u w:val="single"/>
              </w:rPr>
              <w:t>Mapping hypotheekbedrag:</w:t>
            </w:r>
          </w:p>
          <w:p w14:paraId="15605D67" w14:textId="77777777" w:rsidR="00E20127" w:rsidRPr="00DB7FA4" w:rsidRDefault="00E20127" w:rsidP="00667299">
            <w:pPr>
              <w:spacing w:line="240" w:lineRule="auto"/>
              <w:rPr>
                <w:rFonts w:cs="Arial"/>
                <w:sz w:val="16"/>
                <w:szCs w:val="16"/>
              </w:rPr>
            </w:pPr>
            <w:r w:rsidRPr="00DB7FA4">
              <w:rPr>
                <w:sz w:val="16"/>
              </w:rPr>
              <w:t>//</w:t>
            </w:r>
            <w:proofErr w:type="spellStart"/>
            <w:r w:rsidRPr="00DB7FA4">
              <w:rPr>
                <w:sz w:val="16"/>
              </w:rPr>
              <w:t>IMKAD_AangebodenStuk</w:t>
            </w:r>
            <w:proofErr w:type="spellEnd"/>
            <w:r w:rsidRPr="00DB7FA4">
              <w:rPr>
                <w:sz w:val="16"/>
              </w:rPr>
              <w:t>/</w:t>
            </w:r>
            <w:proofErr w:type="spellStart"/>
            <w:r w:rsidRPr="00DB7FA4">
              <w:rPr>
                <w:sz w:val="16"/>
              </w:rPr>
              <w:t>StukdeelHypotheek</w:t>
            </w:r>
            <w:proofErr w:type="spellEnd"/>
            <w:r w:rsidRPr="00DB7FA4">
              <w:rPr>
                <w:sz w:val="16"/>
              </w:rPr>
              <w:t xml:space="preserve"> </w:t>
            </w:r>
            <w:r w:rsidRPr="00DB7FA4">
              <w:rPr>
                <w:rFonts w:cs="Arial"/>
                <w:sz w:val="16"/>
                <w:szCs w:val="16"/>
              </w:rPr>
              <w:t>[</w:t>
            </w:r>
            <w:proofErr w:type="spellStart"/>
            <w:r w:rsidRPr="00DB7FA4">
              <w:rPr>
                <w:rFonts w:cs="Arial"/>
                <w:sz w:val="16"/>
                <w:szCs w:val="16"/>
              </w:rPr>
              <w:t>aanduidingHypotheek</w:t>
            </w:r>
            <w:proofErr w:type="spellEnd"/>
            <w:r w:rsidRPr="00DB7FA4">
              <w:rPr>
                <w:rFonts w:cs="Arial"/>
                <w:sz w:val="16"/>
                <w:szCs w:val="16"/>
              </w:rPr>
              <w:t xml:space="preserve"> = leeg of niet aanwezig]</w:t>
            </w:r>
          </w:p>
          <w:p w14:paraId="2CEC0765" w14:textId="77777777" w:rsidR="00E20127" w:rsidRPr="00DB7FA4" w:rsidRDefault="00E20127" w:rsidP="00667299">
            <w:pPr>
              <w:spacing w:line="240" w:lineRule="auto"/>
              <w:rPr>
                <w:sz w:val="16"/>
              </w:rPr>
            </w:pPr>
            <w:r w:rsidRPr="00DB7FA4">
              <w:rPr>
                <w:sz w:val="16"/>
              </w:rPr>
              <w:tab/>
              <w:t>./</w:t>
            </w:r>
            <w:r>
              <w:rPr>
                <w:sz w:val="16"/>
                <w:szCs w:val="16"/>
              </w:rPr>
              <w:t>hoofdsom</w:t>
            </w:r>
            <w:r w:rsidRPr="00DB7FA4">
              <w:rPr>
                <w:sz w:val="16"/>
              </w:rPr>
              <w:t>/som</w:t>
            </w:r>
            <w:r w:rsidRPr="003B6EB8" w:rsidDel="00C46A8C">
              <w:t xml:space="preserve"> </w:t>
            </w:r>
          </w:p>
          <w:p w14:paraId="75E47266" w14:textId="77777777" w:rsidR="00E20127" w:rsidRDefault="00E20127" w:rsidP="00667299">
            <w:pPr>
              <w:spacing w:line="240" w:lineRule="auto"/>
              <w:rPr>
                <w:sz w:val="16"/>
                <w:szCs w:val="16"/>
              </w:rPr>
            </w:pPr>
            <w:r w:rsidRPr="00DB7FA4">
              <w:rPr>
                <w:sz w:val="16"/>
              </w:rPr>
              <w:lastRenderedPageBreak/>
              <w:tab/>
            </w:r>
            <w:r w:rsidRPr="00DB7FA4">
              <w:rPr>
                <w:sz w:val="16"/>
                <w:szCs w:val="16"/>
              </w:rPr>
              <w:t>./</w:t>
            </w:r>
            <w:r>
              <w:rPr>
                <w:sz w:val="16"/>
                <w:szCs w:val="16"/>
              </w:rPr>
              <w:t>hoofdsom</w:t>
            </w:r>
            <w:r w:rsidRPr="00DB7FA4">
              <w:rPr>
                <w:sz w:val="16"/>
                <w:szCs w:val="16"/>
              </w:rPr>
              <w:t>/valuta</w:t>
            </w:r>
          </w:p>
          <w:p w14:paraId="5805A28C" w14:textId="77777777" w:rsidR="00E20127" w:rsidRDefault="00E20127" w:rsidP="00667299">
            <w:pPr>
              <w:spacing w:line="240" w:lineRule="auto"/>
              <w:rPr>
                <w:u w:val="single"/>
              </w:rPr>
            </w:pPr>
          </w:p>
          <w:p w14:paraId="6B39B97C" w14:textId="77777777" w:rsidR="00E20127" w:rsidRPr="00B97244" w:rsidRDefault="00E20127" w:rsidP="00667299">
            <w:pPr>
              <w:spacing w:line="240" w:lineRule="auto"/>
              <w:rPr>
                <w:u w:val="single"/>
              </w:rPr>
            </w:pPr>
            <w:r w:rsidRPr="00B97244">
              <w:rPr>
                <w:u w:val="single"/>
              </w:rPr>
              <w:t>Mapping '</w:t>
            </w:r>
            <w:r>
              <w:rPr>
                <w:u w:val="single"/>
              </w:rPr>
              <w:t>40</w:t>
            </w:r>
            <w:r w:rsidRPr="00B97244">
              <w:rPr>
                <w:u w:val="single"/>
              </w:rPr>
              <w:t>% van hypotheekbedrag'</w:t>
            </w:r>
          </w:p>
          <w:p w14:paraId="208DC814" w14:textId="77777777" w:rsidR="00E20127" w:rsidRPr="00DB7FA4" w:rsidRDefault="00E20127" w:rsidP="00667299">
            <w:pPr>
              <w:spacing w:line="240" w:lineRule="auto"/>
              <w:rPr>
                <w:sz w:val="16"/>
                <w:szCs w:val="16"/>
              </w:rPr>
            </w:pPr>
            <w:r w:rsidRPr="00DB7FA4">
              <w:rPr>
                <w:rFonts w:cs="Arial"/>
                <w:sz w:val="16"/>
                <w:szCs w:val="16"/>
              </w:rPr>
              <w:t>//</w:t>
            </w:r>
            <w:proofErr w:type="spellStart"/>
            <w:r w:rsidRPr="00DB7FA4">
              <w:rPr>
                <w:rFonts w:cs="Arial"/>
                <w:sz w:val="16"/>
                <w:szCs w:val="16"/>
              </w:rPr>
              <w:t>IMKAD_AangebodenStuk</w:t>
            </w:r>
            <w:proofErr w:type="spellEnd"/>
            <w:r w:rsidRPr="00DB7FA4">
              <w:rPr>
                <w:rFonts w:cs="Arial"/>
                <w:sz w:val="16"/>
                <w:szCs w:val="16"/>
              </w:rPr>
              <w:t>/</w:t>
            </w:r>
            <w:proofErr w:type="spellStart"/>
            <w:r w:rsidRPr="00DB7FA4">
              <w:rPr>
                <w:rFonts w:cs="Arial"/>
                <w:sz w:val="16"/>
                <w:szCs w:val="16"/>
              </w:rPr>
              <w:t>StukdeelHypotheek</w:t>
            </w:r>
            <w:proofErr w:type="spellEnd"/>
            <w:r w:rsidRPr="00DB7FA4">
              <w:rPr>
                <w:rFonts w:cs="Arial"/>
                <w:sz w:val="16"/>
                <w:szCs w:val="16"/>
              </w:rPr>
              <w:t xml:space="preserve"> [</w:t>
            </w:r>
            <w:proofErr w:type="spellStart"/>
            <w:r w:rsidRPr="00DB7FA4">
              <w:rPr>
                <w:rFonts w:cs="Arial"/>
                <w:sz w:val="16"/>
                <w:szCs w:val="16"/>
              </w:rPr>
              <w:t>aanduidingHypotheek</w:t>
            </w:r>
            <w:proofErr w:type="spellEnd"/>
            <w:r w:rsidRPr="00DB7FA4">
              <w:rPr>
                <w:rFonts w:cs="Arial"/>
                <w:sz w:val="16"/>
                <w:szCs w:val="16"/>
              </w:rPr>
              <w:t xml:space="preserve"> = leeg of niet aanwezig]</w:t>
            </w:r>
          </w:p>
          <w:p w14:paraId="7A416ED2" w14:textId="77777777" w:rsidR="00E20127" w:rsidRPr="00DB7FA4" w:rsidRDefault="00E20127" w:rsidP="00667299">
            <w:pPr>
              <w:spacing w:line="240" w:lineRule="auto"/>
              <w:rPr>
                <w:sz w:val="16"/>
                <w:szCs w:val="16"/>
              </w:rPr>
            </w:pPr>
            <w:r w:rsidRPr="00DB7FA4">
              <w:rPr>
                <w:sz w:val="16"/>
                <w:szCs w:val="16"/>
              </w:rPr>
              <w:tab/>
              <w:t>./</w:t>
            </w:r>
            <w:proofErr w:type="spellStart"/>
            <w:r w:rsidRPr="00DB7FA4">
              <w:rPr>
                <w:sz w:val="16"/>
                <w:szCs w:val="16"/>
              </w:rPr>
              <w:t>bedrag</w:t>
            </w:r>
            <w:r>
              <w:rPr>
                <w:sz w:val="16"/>
                <w:szCs w:val="16"/>
              </w:rPr>
              <w:t>Rente</w:t>
            </w:r>
            <w:proofErr w:type="spellEnd"/>
            <w:r w:rsidRPr="00DB7FA4">
              <w:rPr>
                <w:sz w:val="16"/>
                <w:szCs w:val="16"/>
              </w:rPr>
              <w:t>/som</w:t>
            </w:r>
          </w:p>
          <w:p w14:paraId="3B455A09" w14:textId="77777777" w:rsidR="00E20127" w:rsidRDefault="00E20127" w:rsidP="00667299">
            <w:pPr>
              <w:spacing w:line="240" w:lineRule="auto"/>
              <w:rPr>
                <w:sz w:val="16"/>
                <w:szCs w:val="16"/>
              </w:rPr>
            </w:pPr>
            <w:r w:rsidRPr="00DB7FA4">
              <w:rPr>
                <w:sz w:val="16"/>
                <w:szCs w:val="16"/>
              </w:rPr>
              <w:tab/>
              <w:t>./</w:t>
            </w:r>
            <w:proofErr w:type="spellStart"/>
            <w:r w:rsidRPr="00DB7FA4">
              <w:rPr>
                <w:sz w:val="16"/>
                <w:szCs w:val="16"/>
              </w:rPr>
              <w:t>bedrag</w:t>
            </w:r>
            <w:r>
              <w:rPr>
                <w:sz w:val="16"/>
                <w:szCs w:val="16"/>
              </w:rPr>
              <w:t>Rente</w:t>
            </w:r>
            <w:proofErr w:type="spellEnd"/>
            <w:r w:rsidRPr="00DB7FA4">
              <w:rPr>
                <w:sz w:val="16"/>
                <w:szCs w:val="16"/>
              </w:rPr>
              <w:t>/valuta</w:t>
            </w:r>
          </w:p>
          <w:p w14:paraId="6E9BECE6" w14:textId="77777777" w:rsidR="00E20127" w:rsidRDefault="00E20127" w:rsidP="00667299">
            <w:pPr>
              <w:spacing w:line="240" w:lineRule="auto"/>
              <w:rPr>
                <w:sz w:val="16"/>
                <w:szCs w:val="16"/>
              </w:rPr>
            </w:pPr>
          </w:p>
          <w:p w14:paraId="6EDC2764" w14:textId="77777777" w:rsidR="00E20127" w:rsidRPr="00B97244" w:rsidRDefault="00E20127" w:rsidP="00667299">
            <w:pPr>
              <w:spacing w:line="240" w:lineRule="auto"/>
              <w:rPr>
                <w:u w:val="single"/>
              </w:rPr>
            </w:pPr>
            <w:r w:rsidRPr="00B97244">
              <w:rPr>
                <w:u w:val="single"/>
              </w:rPr>
              <w:t>Mapping '1</w:t>
            </w:r>
            <w:r>
              <w:rPr>
                <w:u w:val="single"/>
              </w:rPr>
              <w:t>40</w:t>
            </w:r>
            <w:r w:rsidRPr="00B97244">
              <w:rPr>
                <w:u w:val="single"/>
              </w:rPr>
              <w:t>% van hypotheekbedrag'</w:t>
            </w:r>
          </w:p>
          <w:p w14:paraId="0EE020A4" w14:textId="77777777" w:rsidR="00E20127" w:rsidRPr="00DB7FA4" w:rsidRDefault="00E20127" w:rsidP="00667299">
            <w:pPr>
              <w:spacing w:line="240" w:lineRule="auto"/>
              <w:rPr>
                <w:sz w:val="16"/>
                <w:szCs w:val="16"/>
              </w:rPr>
            </w:pPr>
            <w:r w:rsidRPr="00DB7FA4">
              <w:rPr>
                <w:rFonts w:cs="Arial"/>
                <w:sz w:val="16"/>
                <w:szCs w:val="16"/>
              </w:rPr>
              <w:t>//</w:t>
            </w:r>
            <w:proofErr w:type="spellStart"/>
            <w:r w:rsidRPr="00DB7FA4">
              <w:rPr>
                <w:rFonts w:cs="Arial"/>
                <w:sz w:val="16"/>
                <w:szCs w:val="16"/>
              </w:rPr>
              <w:t>IMKAD_AangebodenStuk</w:t>
            </w:r>
            <w:proofErr w:type="spellEnd"/>
            <w:r w:rsidRPr="00DB7FA4">
              <w:rPr>
                <w:rFonts w:cs="Arial"/>
                <w:sz w:val="16"/>
                <w:szCs w:val="16"/>
              </w:rPr>
              <w:t>/</w:t>
            </w:r>
            <w:proofErr w:type="spellStart"/>
            <w:r w:rsidRPr="00DB7FA4">
              <w:rPr>
                <w:rFonts w:cs="Arial"/>
                <w:sz w:val="16"/>
                <w:szCs w:val="16"/>
              </w:rPr>
              <w:t>StukdeelHypotheek</w:t>
            </w:r>
            <w:proofErr w:type="spellEnd"/>
            <w:r w:rsidRPr="00DB7FA4">
              <w:rPr>
                <w:rFonts w:cs="Arial"/>
                <w:sz w:val="16"/>
                <w:szCs w:val="16"/>
              </w:rPr>
              <w:t xml:space="preserve"> [</w:t>
            </w:r>
            <w:proofErr w:type="spellStart"/>
            <w:r w:rsidRPr="00DB7FA4">
              <w:rPr>
                <w:rFonts w:cs="Arial"/>
                <w:sz w:val="16"/>
                <w:szCs w:val="16"/>
              </w:rPr>
              <w:t>aanduidingHypotheek</w:t>
            </w:r>
            <w:proofErr w:type="spellEnd"/>
            <w:r w:rsidRPr="00DB7FA4">
              <w:rPr>
                <w:rFonts w:cs="Arial"/>
                <w:sz w:val="16"/>
                <w:szCs w:val="16"/>
              </w:rPr>
              <w:t xml:space="preserve"> = leeg of niet aanwezig]</w:t>
            </w:r>
          </w:p>
          <w:p w14:paraId="4750EA0D" w14:textId="77777777" w:rsidR="00E20127" w:rsidRPr="00DB7FA4" w:rsidRDefault="00E20127" w:rsidP="00667299">
            <w:pPr>
              <w:spacing w:line="240" w:lineRule="auto"/>
              <w:rPr>
                <w:sz w:val="16"/>
                <w:szCs w:val="16"/>
              </w:rPr>
            </w:pPr>
            <w:r w:rsidRPr="00DB7FA4">
              <w:rPr>
                <w:sz w:val="16"/>
                <w:szCs w:val="16"/>
              </w:rPr>
              <w:tab/>
              <w:t>./</w:t>
            </w:r>
            <w:proofErr w:type="spellStart"/>
            <w:r w:rsidRPr="00DB7FA4">
              <w:rPr>
                <w:sz w:val="16"/>
                <w:szCs w:val="16"/>
              </w:rPr>
              <w:t>bedragTotaal</w:t>
            </w:r>
            <w:proofErr w:type="spellEnd"/>
            <w:r w:rsidRPr="00DB7FA4">
              <w:rPr>
                <w:sz w:val="16"/>
                <w:szCs w:val="16"/>
              </w:rPr>
              <w:t>/som</w:t>
            </w:r>
          </w:p>
          <w:p w14:paraId="062FD097" w14:textId="77777777" w:rsidR="00E20127" w:rsidRDefault="00E20127" w:rsidP="00667299">
            <w:pPr>
              <w:spacing w:line="240" w:lineRule="auto"/>
              <w:rPr>
                <w:sz w:val="16"/>
                <w:szCs w:val="16"/>
              </w:rPr>
            </w:pPr>
            <w:r w:rsidRPr="00DB7FA4">
              <w:rPr>
                <w:sz w:val="16"/>
                <w:szCs w:val="16"/>
              </w:rPr>
              <w:tab/>
              <w:t>./</w:t>
            </w:r>
            <w:proofErr w:type="spellStart"/>
            <w:r w:rsidRPr="00DB7FA4">
              <w:rPr>
                <w:sz w:val="16"/>
                <w:szCs w:val="16"/>
              </w:rPr>
              <w:t>bedragTotaal</w:t>
            </w:r>
            <w:proofErr w:type="spellEnd"/>
            <w:r w:rsidRPr="00DB7FA4">
              <w:rPr>
                <w:sz w:val="16"/>
                <w:szCs w:val="16"/>
              </w:rPr>
              <w:t>/valuta</w:t>
            </w:r>
          </w:p>
          <w:p w14:paraId="7361D87D" w14:textId="77777777" w:rsidR="00E20127" w:rsidRDefault="00E20127" w:rsidP="00667299">
            <w:pPr>
              <w:spacing w:line="240" w:lineRule="auto"/>
              <w:rPr>
                <w:sz w:val="16"/>
                <w:szCs w:val="16"/>
              </w:rPr>
            </w:pPr>
          </w:p>
          <w:p w14:paraId="0BBB36FD" w14:textId="77777777" w:rsidR="00E20127" w:rsidRPr="00B97244" w:rsidRDefault="00E20127" w:rsidP="00667299">
            <w:pPr>
              <w:spacing w:line="240" w:lineRule="auto"/>
              <w:rPr>
                <w:u w:val="single"/>
              </w:rPr>
            </w:pPr>
            <w:r w:rsidRPr="00B97244">
              <w:rPr>
                <w:u w:val="single"/>
              </w:rPr>
              <w:t>Mapping telwoord</w:t>
            </w:r>
            <w:r>
              <w:rPr>
                <w:u w:val="single"/>
              </w:rPr>
              <w:t xml:space="preserve"> hypotheek</w:t>
            </w:r>
            <w:r w:rsidRPr="00B97244">
              <w:rPr>
                <w:u w:val="single"/>
              </w:rPr>
              <w:t>:</w:t>
            </w:r>
          </w:p>
          <w:p w14:paraId="283939E4" w14:textId="77777777" w:rsidR="00E20127" w:rsidRPr="00DB7FA4" w:rsidRDefault="00E20127" w:rsidP="00667299">
            <w:pPr>
              <w:spacing w:line="240" w:lineRule="auto"/>
              <w:rPr>
                <w:sz w:val="16"/>
                <w:szCs w:val="16"/>
              </w:rPr>
            </w:pPr>
            <w:r w:rsidRPr="00DB7FA4">
              <w:rPr>
                <w:rFonts w:cs="Arial"/>
                <w:sz w:val="16"/>
                <w:szCs w:val="16"/>
              </w:rPr>
              <w:t>//</w:t>
            </w:r>
            <w:proofErr w:type="spellStart"/>
            <w:r w:rsidRPr="00DB7FA4">
              <w:rPr>
                <w:rFonts w:cs="Arial"/>
                <w:sz w:val="16"/>
                <w:szCs w:val="16"/>
              </w:rPr>
              <w:t>IMKAD_AangebodenStuk</w:t>
            </w:r>
            <w:proofErr w:type="spellEnd"/>
            <w:r w:rsidRPr="00DB7FA4">
              <w:rPr>
                <w:rFonts w:cs="Arial"/>
                <w:sz w:val="16"/>
                <w:szCs w:val="16"/>
              </w:rPr>
              <w:t>/</w:t>
            </w:r>
            <w:proofErr w:type="spellStart"/>
            <w:r w:rsidRPr="00DB7FA4">
              <w:rPr>
                <w:rFonts w:cs="Arial"/>
                <w:sz w:val="16"/>
                <w:szCs w:val="16"/>
              </w:rPr>
              <w:t>StukdeelHypotheek</w:t>
            </w:r>
            <w:proofErr w:type="spellEnd"/>
            <w:r w:rsidRPr="00DB7FA4">
              <w:rPr>
                <w:rFonts w:cs="Arial"/>
                <w:sz w:val="16"/>
                <w:szCs w:val="16"/>
              </w:rPr>
              <w:t xml:space="preserve"> [</w:t>
            </w:r>
            <w:proofErr w:type="spellStart"/>
            <w:r w:rsidRPr="00DB7FA4">
              <w:rPr>
                <w:rFonts w:cs="Arial"/>
                <w:sz w:val="16"/>
                <w:szCs w:val="16"/>
              </w:rPr>
              <w:t>aanduidingHypotheek</w:t>
            </w:r>
            <w:proofErr w:type="spellEnd"/>
            <w:r w:rsidRPr="00DB7FA4">
              <w:rPr>
                <w:rFonts w:cs="Arial"/>
                <w:sz w:val="16"/>
                <w:szCs w:val="16"/>
              </w:rPr>
              <w:t xml:space="preserve"> = leeg of niet aanwezig]</w:t>
            </w:r>
          </w:p>
          <w:p w14:paraId="366E9939" w14:textId="77777777" w:rsidR="00E20127" w:rsidRDefault="00E20127" w:rsidP="00667299">
            <w:pPr>
              <w:spacing w:line="240" w:lineRule="auto"/>
              <w:rPr>
                <w:sz w:val="16"/>
                <w:szCs w:val="16"/>
              </w:rPr>
            </w:pPr>
            <w:r w:rsidRPr="00DB7FA4">
              <w:rPr>
                <w:sz w:val="16"/>
                <w:szCs w:val="16"/>
              </w:rPr>
              <w:tab/>
              <w:t>./</w:t>
            </w:r>
            <w:proofErr w:type="spellStart"/>
            <w:r w:rsidRPr="00B13D63">
              <w:rPr>
                <w:sz w:val="16"/>
                <w:szCs w:val="16"/>
              </w:rPr>
              <w:t>rangordeHypotheek</w:t>
            </w:r>
            <w:proofErr w:type="spellEnd"/>
          </w:p>
          <w:p w14:paraId="4BF8FECA" w14:textId="77777777" w:rsidR="00E20127" w:rsidRPr="00DB7FA4" w:rsidRDefault="00E20127" w:rsidP="00667299">
            <w:pPr>
              <w:spacing w:line="240" w:lineRule="auto"/>
              <w:rPr>
                <w:sz w:val="16"/>
                <w:szCs w:val="16"/>
              </w:rPr>
            </w:pPr>
          </w:p>
        </w:tc>
      </w:tr>
    </w:tbl>
    <w:p w14:paraId="6C9806F5" w14:textId="3F3563D9" w:rsidR="007F7F66" w:rsidRDefault="007F7F66" w:rsidP="007F7F66">
      <w:pPr>
        <w:rPr>
          <w:lang w:val="nl"/>
        </w:rPr>
      </w:pPr>
    </w:p>
    <w:p w14:paraId="6EDC09DA" w14:textId="43D30F65" w:rsidR="00DF617C" w:rsidRDefault="007F7F66" w:rsidP="00173F7C">
      <w:pPr>
        <w:pStyle w:val="Kop2"/>
      </w:pPr>
      <w:bookmarkStart w:id="107" w:name="_Toc227673699"/>
      <w:r>
        <w:t>Registergoed</w:t>
      </w:r>
      <w:bookmarkEnd w:id="107"/>
    </w:p>
    <w:p w14:paraId="1729787C" w14:textId="77777777" w:rsidR="00173F7C" w:rsidRPr="0065552D" w:rsidRDefault="00173F7C" w:rsidP="0065552D">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DF617C" w:rsidRPr="00D77156" w14:paraId="46672585" w14:textId="77777777" w:rsidTr="0065552D">
        <w:tc>
          <w:tcPr>
            <w:tcW w:w="6771" w:type="dxa"/>
            <w:shd w:val="clear" w:color="auto" w:fill="DEEAF6" w:themeFill="accent1" w:themeFillTint="33"/>
          </w:tcPr>
          <w:p w14:paraId="1AB4E5E2" w14:textId="77777777" w:rsidR="00DF617C" w:rsidRPr="00D77156" w:rsidRDefault="00DF617C" w:rsidP="00DF617C">
            <w:pPr>
              <w:rPr>
                <w:b/>
              </w:rPr>
            </w:pPr>
            <w:r w:rsidRPr="00DB7FA4">
              <w:rPr>
                <w:b/>
              </w:rPr>
              <w:t>Modeldocument tekst</w:t>
            </w:r>
          </w:p>
        </w:tc>
        <w:tc>
          <w:tcPr>
            <w:tcW w:w="7371" w:type="dxa"/>
            <w:shd w:val="clear" w:color="auto" w:fill="DEEAF6" w:themeFill="accent1" w:themeFillTint="33"/>
          </w:tcPr>
          <w:p w14:paraId="28E3CE1E" w14:textId="77777777" w:rsidR="00DF617C" w:rsidRPr="00D77156" w:rsidRDefault="00DF617C" w:rsidP="00DF617C">
            <w:pPr>
              <w:rPr>
                <w:b/>
              </w:rPr>
            </w:pPr>
            <w:r w:rsidRPr="00DB7FA4">
              <w:rPr>
                <w:b/>
              </w:rPr>
              <w:t>Toelichting</w:t>
            </w:r>
            <w:r>
              <w:rPr>
                <w:b/>
              </w:rPr>
              <w:t xml:space="preserve"> en </w:t>
            </w:r>
            <w:proofErr w:type="spellStart"/>
            <w:r>
              <w:rPr>
                <w:b/>
              </w:rPr>
              <w:t>mapping</w:t>
            </w:r>
            <w:proofErr w:type="spellEnd"/>
          </w:p>
        </w:tc>
      </w:tr>
      <w:tr w:rsidR="00DF617C" w:rsidRPr="00343045" w14:paraId="419FC53D" w14:textId="77777777" w:rsidTr="0065552D">
        <w:tc>
          <w:tcPr>
            <w:tcW w:w="6771" w:type="dxa"/>
          </w:tcPr>
          <w:p w14:paraId="7E174A3C" w14:textId="77777777" w:rsidR="00DF617C" w:rsidRPr="00D84EC8" w:rsidRDefault="00DF617C" w:rsidP="00D84EC8">
            <w:pPr>
              <w:ind w:left="227"/>
              <w:rPr>
                <w:color w:val="FF0000"/>
                <w:sz w:val="20"/>
                <w:u w:val="single"/>
              </w:rPr>
            </w:pPr>
            <w:r w:rsidRPr="00D84EC8">
              <w:rPr>
                <w:color w:val="FF0000"/>
                <w:sz w:val="20"/>
                <w:highlight w:val="yellow"/>
              </w:rPr>
              <w:t>TEKSTBLOK RECHT</w:t>
            </w:r>
            <w:r w:rsidRPr="00D84EC8">
              <w:rPr>
                <w:color w:val="FF0000"/>
                <w:sz w:val="20"/>
              </w:rPr>
              <w:t xml:space="preserve"> </w:t>
            </w:r>
            <w:r w:rsidRPr="00D84EC8">
              <w:rPr>
                <w:color w:val="FF0000"/>
                <w:sz w:val="20"/>
                <w:highlight w:val="yellow"/>
              </w:rPr>
              <w:t>TEKSTBLOK REGISTERGOED</w:t>
            </w:r>
            <w:r w:rsidRPr="00D84EC8">
              <w:rPr>
                <w:rFonts w:ascii="Times New Roman" w:hAnsi="Times New Roman"/>
                <w:color w:val="FF0000"/>
                <w:sz w:val="20"/>
              </w:rPr>
              <w:t>.</w:t>
            </w:r>
          </w:p>
        </w:tc>
        <w:tc>
          <w:tcPr>
            <w:tcW w:w="7371" w:type="dxa"/>
          </w:tcPr>
          <w:p w14:paraId="5E87E7B7" w14:textId="77777777" w:rsidR="00DF617C" w:rsidRPr="00124E96" w:rsidRDefault="00DF617C" w:rsidP="00DF617C">
            <w:r>
              <w:t xml:space="preserve">Herhalende combinatie van één TEKSTBLOK RECHT </w:t>
            </w:r>
            <w:r w:rsidRPr="00124E96">
              <w:t>met één TEKSTBLOK REGISTERGOED</w:t>
            </w:r>
            <w:r>
              <w:t>.</w:t>
            </w:r>
            <w:r w:rsidRPr="00124E96">
              <w:t xml:space="preserve"> </w:t>
            </w:r>
            <w:r w:rsidRPr="00DB7FA4">
              <w:rPr>
                <w:lang w:val="nl"/>
              </w:rPr>
              <w:t>Er moet minimaal één combinatie recht/registergoed zijn, er kunnen er meerdere zijn.</w:t>
            </w:r>
          </w:p>
          <w:p w14:paraId="1ED14481" w14:textId="77777777" w:rsidR="00DF617C" w:rsidRDefault="00DF617C" w:rsidP="00DF617C"/>
          <w:p w14:paraId="5D3DC75A" w14:textId="77777777" w:rsidR="00DF617C" w:rsidRPr="00DB7FA4" w:rsidRDefault="00DF617C" w:rsidP="00DF617C">
            <w:pPr>
              <w:rPr>
                <w:lang w:val="nl"/>
              </w:rPr>
            </w:pPr>
            <w:r>
              <w:t>Van TEKSTBLOK REGISTERGOED zijn alleen de objecten perceel, appartementsrecht, netwerk en schip van toepassing.</w:t>
            </w:r>
            <w:r w:rsidRPr="00DB7FA4">
              <w:rPr>
                <w:lang w:val="nl"/>
              </w:rPr>
              <w:t xml:space="preserve"> </w:t>
            </w:r>
          </w:p>
          <w:p w14:paraId="2615B445" w14:textId="77777777" w:rsidR="00DF617C" w:rsidRDefault="00DF617C" w:rsidP="00DF617C">
            <w:pPr>
              <w:rPr>
                <w:lang w:val="nl"/>
              </w:rPr>
            </w:pPr>
          </w:p>
          <w:p w14:paraId="29B1761D" w14:textId="77777777" w:rsidR="00DF617C" w:rsidRDefault="00DF617C" w:rsidP="00DF617C">
            <w:pPr>
              <w:rPr>
                <w:lang w:val="nl"/>
              </w:rPr>
            </w:pPr>
            <w:r>
              <w:rPr>
                <w:lang w:val="nl"/>
              </w:rPr>
              <w:t>Bij meer combinaties TEKSTBLOK RECHT en REGISTERGOED wordt de laatste combinatie afgesloten met een punt ‘.’ en de andere combinaties met een puntkomma ‘;’.</w:t>
            </w:r>
          </w:p>
          <w:p w14:paraId="180CEF1C" w14:textId="77777777" w:rsidR="00DF617C" w:rsidRPr="00DB7FA4" w:rsidRDefault="00DF617C" w:rsidP="00DF617C">
            <w:pPr>
              <w:rPr>
                <w:lang w:val="nl"/>
              </w:rPr>
            </w:pPr>
          </w:p>
          <w:p w14:paraId="433DBDF8" w14:textId="77777777" w:rsidR="00DF617C" w:rsidRPr="00DB7FA4" w:rsidRDefault="00DF617C" w:rsidP="00DF617C">
            <w:pPr>
              <w:rPr>
                <w:u w:val="single"/>
                <w:lang w:val="nl"/>
              </w:rPr>
            </w:pPr>
            <w:r w:rsidRPr="00DB7FA4">
              <w:rPr>
                <w:u w:val="single"/>
                <w:lang w:val="nl"/>
              </w:rPr>
              <w:lastRenderedPageBreak/>
              <w:t>Mapping:</w:t>
            </w:r>
          </w:p>
          <w:p w14:paraId="32ADA0CC" w14:textId="77777777" w:rsidR="00DF617C" w:rsidRPr="00DB7FA4" w:rsidRDefault="00DF617C" w:rsidP="00DF617C">
            <w:pPr>
              <w:spacing w:line="240" w:lineRule="auto"/>
              <w:rPr>
                <w:sz w:val="16"/>
                <w:szCs w:val="16"/>
              </w:rPr>
            </w:pPr>
            <w:r w:rsidRPr="00DB7FA4">
              <w:rPr>
                <w:sz w:val="16"/>
                <w:szCs w:val="16"/>
              </w:rPr>
              <w:t>//</w:t>
            </w:r>
            <w:proofErr w:type="spellStart"/>
            <w:r w:rsidRPr="00DB7FA4">
              <w:rPr>
                <w:sz w:val="16"/>
                <w:szCs w:val="16"/>
              </w:rPr>
              <w:t>IMKAD_AangebodenStuk</w:t>
            </w:r>
            <w:proofErr w:type="spellEnd"/>
            <w:r w:rsidRPr="00DB7FA4">
              <w:rPr>
                <w:sz w:val="16"/>
                <w:szCs w:val="16"/>
              </w:rPr>
              <w:t>/</w:t>
            </w:r>
            <w:proofErr w:type="spellStart"/>
            <w:r w:rsidRPr="00DB7FA4">
              <w:rPr>
                <w:sz w:val="16"/>
                <w:szCs w:val="16"/>
              </w:rPr>
              <w:t>StukdeelHypotheek</w:t>
            </w:r>
            <w:proofErr w:type="spellEnd"/>
            <w:r w:rsidRPr="00DB7FA4">
              <w:rPr>
                <w:sz w:val="16"/>
                <w:szCs w:val="16"/>
              </w:rPr>
              <w:t xml:space="preserve"> </w:t>
            </w:r>
            <w:r w:rsidRPr="00DB7FA4">
              <w:rPr>
                <w:rFonts w:cs="Arial"/>
                <w:sz w:val="16"/>
                <w:szCs w:val="16"/>
              </w:rPr>
              <w:t>[</w:t>
            </w:r>
            <w:proofErr w:type="spellStart"/>
            <w:r w:rsidRPr="00DB7FA4">
              <w:rPr>
                <w:rFonts w:cs="Arial"/>
                <w:sz w:val="16"/>
                <w:szCs w:val="16"/>
              </w:rPr>
              <w:t>aanduidingHypotheek</w:t>
            </w:r>
            <w:proofErr w:type="spellEnd"/>
            <w:r w:rsidRPr="00DB7FA4">
              <w:rPr>
                <w:rFonts w:cs="Arial"/>
                <w:sz w:val="16"/>
                <w:szCs w:val="16"/>
              </w:rPr>
              <w:t xml:space="preserve"> = niet aanwezig] </w:t>
            </w:r>
            <w:r w:rsidRPr="00DB7FA4">
              <w:rPr>
                <w:rFonts w:cs="Arial"/>
                <w:sz w:val="16"/>
                <w:szCs w:val="16"/>
              </w:rPr>
              <w:tab/>
            </w:r>
            <w:r w:rsidRPr="00DB7FA4">
              <w:rPr>
                <w:sz w:val="16"/>
                <w:szCs w:val="16"/>
              </w:rPr>
              <w:t>/</w:t>
            </w:r>
            <w:proofErr w:type="spellStart"/>
            <w:r w:rsidRPr="00DB7FA4">
              <w:rPr>
                <w:sz w:val="16"/>
                <w:szCs w:val="16"/>
              </w:rPr>
              <w:t>IMKAD_ZakelijkRecht</w:t>
            </w:r>
            <w:proofErr w:type="spellEnd"/>
          </w:p>
          <w:p w14:paraId="49FE7372" w14:textId="77777777" w:rsidR="00DF617C" w:rsidRPr="00943EC1" w:rsidRDefault="00DF617C" w:rsidP="00DF617C">
            <w:pPr>
              <w:numPr>
                <w:ilvl w:val="0"/>
                <w:numId w:val="19"/>
              </w:numPr>
              <w:spacing w:line="240" w:lineRule="auto"/>
            </w:pPr>
            <w:r w:rsidRPr="00DB7FA4">
              <w:rPr>
                <w:sz w:val="16"/>
                <w:szCs w:val="16"/>
              </w:rPr>
              <w:t xml:space="preserve">zie tekstblokken voor de verdere </w:t>
            </w:r>
            <w:proofErr w:type="spellStart"/>
            <w:r w:rsidRPr="00DB7FA4">
              <w:rPr>
                <w:sz w:val="16"/>
                <w:szCs w:val="16"/>
              </w:rPr>
              <w:t>mapping</w:t>
            </w:r>
            <w:proofErr w:type="spellEnd"/>
          </w:p>
        </w:tc>
      </w:tr>
      <w:tr w:rsidR="00DF617C" w:rsidRPr="00343045" w14:paraId="396FC2DF" w14:textId="77777777" w:rsidTr="0065552D">
        <w:tc>
          <w:tcPr>
            <w:tcW w:w="6771" w:type="dxa"/>
          </w:tcPr>
          <w:p w14:paraId="03CB02DD" w14:textId="77777777" w:rsidR="00030282" w:rsidRPr="00030282" w:rsidRDefault="00030282" w:rsidP="00030282">
            <w:pPr>
              <w:tabs>
                <w:tab w:val="left" w:pos="-1440"/>
                <w:tab w:val="left" w:pos="-720"/>
              </w:tabs>
              <w:suppressAutoHyphens/>
              <w:spacing w:line="240" w:lineRule="atLeast"/>
              <w:ind w:left="227"/>
              <w:rPr>
                <w:rFonts w:cs="Arial"/>
                <w:color w:val="FF0000"/>
                <w:sz w:val="20"/>
              </w:rPr>
            </w:pPr>
            <w:r w:rsidRPr="00030282">
              <w:rPr>
                <w:rFonts w:cs="Arial"/>
                <w:color w:val="FF0000"/>
                <w:sz w:val="20"/>
              </w:rPr>
              <w:lastRenderedPageBreak/>
              <w:t>De (Derde) Hypotheekgever staat er voorts jegens ASR voor in:</w:t>
            </w:r>
          </w:p>
          <w:p w14:paraId="1E398B63" w14:textId="77777777" w:rsidR="00030282" w:rsidRPr="00030282" w:rsidRDefault="00030282" w:rsidP="00030282">
            <w:pPr>
              <w:numPr>
                <w:ilvl w:val="0"/>
                <w:numId w:val="40"/>
              </w:numPr>
              <w:tabs>
                <w:tab w:val="left" w:pos="-1440"/>
                <w:tab w:val="left" w:pos="-720"/>
              </w:tabs>
              <w:suppressAutoHyphens/>
              <w:spacing w:line="240" w:lineRule="atLeast"/>
              <w:rPr>
                <w:rFonts w:cs="Arial"/>
                <w:color w:val="FF0000"/>
                <w:sz w:val="20"/>
              </w:rPr>
            </w:pPr>
            <w:r w:rsidRPr="00030282">
              <w:rPr>
                <w:rFonts w:cs="Arial"/>
                <w:color w:val="FF0000"/>
                <w:sz w:val="20"/>
              </w:rPr>
              <w:t xml:space="preserve">dat het voormelde Onderpand hem in volle en onbezwaarde eigendom toebehoort, behoudens het (de) eventuele ten behoeve van ASR eerder gevestigde hypotheekrecht(en) ten laste van de (Derde) Hypotheekgever, en dat hij daarover de onvoorwaardelijke beschikking heeft; </w:t>
            </w:r>
          </w:p>
          <w:p w14:paraId="20A52A29" w14:textId="77777777" w:rsidR="00030282" w:rsidRPr="00030282" w:rsidRDefault="00030282" w:rsidP="00030282">
            <w:pPr>
              <w:numPr>
                <w:ilvl w:val="0"/>
                <w:numId w:val="40"/>
              </w:numPr>
              <w:tabs>
                <w:tab w:val="left" w:pos="-1440"/>
                <w:tab w:val="left" w:pos="-720"/>
              </w:tabs>
              <w:suppressAutoHyphens/>
              <w:spacing w:line="240" w:lineRule="atLeast"/>
              <w:rPr>
                <w:rFonts w:cs="Arial"/>
                <w:color w:val="FF0000"/>
                <w:sz w:val="20"/>
              </w:rPr>
            </w:pPr>
            <w:r w:rsidRPr="00030282">
              <w:rPr>
                <w:rFonts w:cs="Arial"/>
                <w:color w:val="FF0000"/>
                <w:sz w:val="20"/>
              </w:rPr>
              <w:t xml:space="preserve">dat het voormelde Onderpand niet is belast met beslagen of met een recht van vruchtgebruik en niet is verhuurd noch anderszins in gebruik of genot is afgestaan aan derden; en </w:t>
            </w:r>
          </w:p>
          <w:p w14:paraId="7B4F2E86" w14:textId="77777777" w:rsidR="00030282" w:rsidRPr="00030282" w:rsidRDefault="00030282" w:rsidP="00030282">
            <w:pPr>
              <w:numPr>
                <w:ilvl w:val="0"/>
                <w:numId w:val="40"/>
              </w:numPr>
              <w:tabs>
                <w:tab w:val="left" w:pos="-1440"/>
                <w:tab w:val="left" w:pos="-720"/>
              </w:tabs>
              <w:suppressAutoHyphens/>
              <w:spacing w:line="240" w:lineRule="atLeast"/>
              <w:rPr>
                <w:rFonts w:cs="Arial"/>
                <w:color w:val="FF0000"/>
                <w:sz w:val="20"/>
              </w:rPr>
            </w:pPr>
            <w:r w:rsidRPr="00030282">
              <w:rPr>
                <w:rFonts w:cs="Arial"/>
                <w:color w:val="FF0000"/>
                <w:sz w:val="20"/>
              </w:rPr>
              <w:t xml:space="preserve">dat het voormelde Onderpand niet anders met recht van hypotheek is of kan worden bezwaard dan krachtens deze akte, behoudens het (de) eventuele ten behoeve van ASR eerder gevestigde hypotheekrecht(en) ten laste van de (Derde) Hypotheekgever. </w:t>
            </w:r>
          </w:p>
          <w:p w14:paraId="7C7BC37B" w14:textId="2E3B22D3" w:rsidR="00DF617C" w:rsidRPr="00FD6F38" w:rsidRDefault="00030282" w:rsidP="00D84EC8">
            <w:pPr>
              <w:tabs>
                <w:tab w:val="left" w:pos="-1440"/>
                <w:tab w:val="left" w:pos="-720"/>
              </w:tabs>
              <w:suppressAutoHyphens/>
              <w:spacing w:line="240" w:lineRule="atLeast"/>
              <w:ind w:left="227"/>
              <w:rPr>
                <w:rFonts w:cs="Arial"/>
                <w:color w:val="FF0000"/>
                <w:sz w:val="20"/>
              </w:rPr>
            </w:pPr>
            <w:r w:rsidRPr="00030282">
              <w:rPr>
                <w:rFonts w:cs="Arial"/>
                <w:color w:val="FF0000"/>
                <w:sz w:val="20"/>
              </w:rPr>
              <w:t>De (Derde) Hypotheekgever en ASR komen hierbij overeen dat, indien ASR (een deel van) haar vordering(en) tot zekerheid waarvan onderhavig hypotheekrecht wordt gevestigd, overdraagt aan een derde, op deze derde tevens een met (het overgedragen deel van) deze vordering(en) evenredig deel van het hiervoor bedoelde hypotheekrecht als nevenrecht zal overgaan.</w:t>
            </w:r>
            <w:r w:rsidRPr="00030282" w:rsidDel="00030282">
              <w:rPr>
                <w:rFonts w:cs="Arial"/>
                <w:color w:val="FF0000"/>
                <w:sz w:val="20"/>
              </w:rPr>
              <w:t xml:space="preserve"> </w:t>
            </w:r>
          </w:p>
        </w:tc>
        <w:tc>
          <w:tcPr>
            <w:tcW w:w="7371" w:type="dxa"/>
          </w:tcPr>
          <w:p w14:paraId="3307485C" w14:textId="77777777" w:rsidR="00DF617C" w:rsidRDefault="00DF617C" w:rsidP="00DF617C">
            <w:r>
              <w:t>Vaste tekst.</w:t>
            </w:r>
          </w:p>
        </w:tc>
      </w:tr>
    </w:tbl>
    <w:p w14:paraId="59B4A1C8" w14:textId="77777777" w:rsidR="00240B4A" w:rsidRDefault="00240B4A" w:rsidP="00DF617C">
      <w:pPr>
        <w:rPr>
          <w:lang w:val="nl"/>
        </w:rPr>
      </w:pPr>
    </w:p>
    <w:p w14:paraId="470871F8" w14:textId="77777777" w:rsidR="00240B4A" w:rsidRDefault="00240B4A" w:rsidP="00DF617C">
      <w:pPr>
        <w:rPr>
          <w:lang w:val="nl"/>
        </w:rPr>
      </w:pPr>
    </w:p>
    <w:p w14:paraId="7139D05C" w14:textId="77777777" w:rsidR="00240B4A" w:rsidRDefault="00240B4A" w:rsidP="00DF617C">
      <w:pPr>
        <w:rPr>
          <w:lang w:val="nl"/>
        </w:rPr>
      </w:pPr>
    </w:p>
    <w:p w14:paraId="608180E5" w14:textId="77777777" w:rsidR="00EA29FF" w:rsidRDefault="00EA29FF" w:rsidP="00DF617C">
      <w:pPr>
        <w:rPr>
          <w:lang w:val="nl"/>
        </w:rPr>
      </w:pPr>
    </w:p>
    <w:p w14:paraId="26BED176" w14:textId="6728F73C" w:rsidR="00106B49" w:rsidRDefault="007F7F66" w:rsidP="007F7F66">
      <w:pPr>
        <w:pStyle w:val="Kop2"/>
      </w:pPr>
      <w:bookmarkStart w:id="108" w:name="_Toc71643723"/>
      <w:bookmarkStart w:id="109" w:name="_Toc71643746"/>
      <w:bookmarkStart w:id="110" w:name="_Toc71643759"/>
      <w:bookmarkStart w:id="111" w:name="_Toc71643760"/>
      <w:bookmarkStart w:id="112" w:name="_Toc71643761"/>
      <w:bookmarkStart w:id="113" w:name="_Toc71643762"/>
      <w:bookmarkStart w:id="114" w:name="_Toc464135506"/>
      <w:bookmarkStart w:id="115" w:name="_Toc5887059"/>
      <w:bookmarkStart w:id="116" w:name="_Toc227673700"/>
      <w:bookmarkEnd w:id="108"/>
      <w:bookmarkEnd w:id="109"/>
      <w:bookmarkEnd w:id="110"/>
      <w:bookmarkEnd w:id="111"/>
      <w:bookmarkEnd w:id="112"/>
      <w:bookmarkEnd w:id="113"/>
      <w:r>
        <w:t>O</w:t>
      </w:r>
      <w:r w:rsidR="00106B49">
        <w:t>verbruggings</w:t>
      </w:r>
      <w:r w:rsidR="00803AAB">
        <w:t>krediet</w:t>
      </w:r>
      <w:bookmarkEnd w:id="114"/>
      <w:bookmarkEnd w:id="115"/>
      <w:bookmarkEnd w:id="116"/>
    </w:p>
    <w:p w14:paraId="427B26F5" w14:textId="77777777" w:rsidR="007F7F66" w:rsidRPr="0065552D" w:rsidRDefault="007F7F66" w:rsidP="0065552D">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106B49" w:rsidRPr="00D77156" w14:paraId="1B6287A5" w14:textId="77777777" w:rsidTr="0065552D">
        <w:tc>
          <w:tcPr>
            <w:tcW w:w="6771" w:type="dxa"/>
            <w:shd w:val="clear" w:color="auto" w:fill="DEEAF6" w:themeFill="accent1" w:themeFillTint="33"/>
          </w:tcPr>
          <w:p w14:paraId="0176545E" w14:textId="77777777" w:rsidR="00106B49" w:rsidRPr="00D77156" w:rsidRDefault="00106B49" w:rsidP="00787B69">
            <w:pPr>
              <w:rPr>
                <w:b/>
              </w:rPr>
            </w:pPr>
            <w:r w:rsidRPr="00DB7FA4">
              <w:rPr>
                <w:b/>
              </w:rPr>
              <w:lastRenderedPageBreak/>
              <w:t>Modeldocument tekst</w:t>
            </w:r>
          </w:p>
        </w:tc>
        <w:tc>
          <w:tcPr>
            <w:tcW w:w="7371" w:type="dxa"/>
            <w:shd w:val="clear" w:color="auto" w:fill="DEEAF6" w:themeFill="accent1" w:themeFillTint="33"/>
          </w:tcPr>
          <w:p w14:paraId="338F4BFA" w14:textId="28121872" w:rsidR="00106B49" w:rsidRPr="00D77156" w:rsidRDefault="00106B49" w:rsidP="00787B69">
            <w:pPr>
              <w:rPr>
                <w:b/>
              </w:rPr>
            </w:pPr>
            <w:r w:rsidRPr="00DB7FA4">
              <w:rPr>
                <w:b/>
              </w:rPr>
              <w:t>Toelichting</w:t>
            </w:r>
            <w:r w:rsidR="007F7F66">
              <w:rPr>
                <w:b/>
              </w:rPr>
              <w:t xml:space="preserve"> en </w:t>
            </w:r>
            <w:proofErr w:type="spellStart"/>
            <w:r w:rsidR="007F7F66">
              <w:rPr>
                <w:b/>
              </w:rPr>
              <w:t>mapping</w:t>
            </w:r>
            <w:proofErr w:type="spellEnd"/>
          </w:p>
        </w:tc>
      </w:tr>
      <w:tr w:rsidR="00106B49" w14:paraId="16C4BA70" w14:textId="77777777" w:rsidTr="00787B69">
        <w:tc>
          <w:tcPr>
            <w:tcW w:w="6771" w:type="dxa"/>
          </w:tcPr>
          <w:p w14:paraId="51FAB399" w14:textId="77777777" w:rsidR="00CD06C2" w:rsidRPr="00FB019B" w:rsidRDefault="00CD06C2" w:rsidP="00D84EC8">
            <w:pPr>
              <w:tabs>
                <w:tab w:val="left" w:pos="-1440"/>
                <w:tab w:val="left" w:pos="-720"/>
              </w:tabs>
              <w:suppressAutoHyphens/>
              <w:spacing w:line="240" w:lineRule="atLeast"/>
              <w:ind w:left="227"/>
              <w:rPr>
                <w:rFonts w:cs="Arial"/>
                <w:snapToGrid/>
                <w:color w:val="800080"/>
                <w:sz w:val="20"/>
                <w:u w:val="single"/>
              </w:rPr>
            </w:pPr>
            <w:r w:rsidRPr="00FB019B">
              <w:rPr>
                <w:rFonts w:cs="Arial"/>
                <w:snapToGrid/>
                <w:color w:val="800080"/>
                <w:sz w:val="20"/>
                <w:u w:val="single"/>
              </w:rPr>
              <w:t>Hypotheekstelling Overbruggingskrediet</w:t>
            </w:r>
          </w:p>
          <w:p w14:paraId="19C8CDF9" w14:textId="77777777" w:rsidR="00CD06C2" w:rsidRPr="00FB019B" w:rsidRDefault="00CD06C2" w:rsidP="00D84EC8">
            <w:pPr>
              <w:tabs>
                <w:tab w:val="left" w:pos="-1440"/>
                <w:tab w:val="left" w:pos="-720"/>
              </w:tabs>
              <w:suppressAutoHyphens/>
              <w:spacing w:line="240" w:lineRule="atLeast"/>
              <w:ind w:left="227"/>
              <w:rPr>
                <w:rFonts w:cs="Arial"/>
                <w:snapToGrid/>
                <w:color w:val="800080"/>
                <w:sz w:val="20"/>
              </w:rPr>
            </w:pPr>
            <w:r w:rsidRPr="00FB019B">
              <w:rPr>
                <w:rFonts w:cs="Arial"/>
                <w:snapToGrid/>
                <w:color w:val="800080"/>
                <w:sz w:val="20"/>
              </w:rPr>
              <w:t xml:space="preserve">Daarnaast verleent de </w:t>
            </w:r>
            <w:bookmarkStart w:id="117" w:name="_DV_M95"/>
            <w:bookmarkEnd w:id="117"/>
            <w:r w:rsidRPr="00FB019B">
              <w:rPr>
                <w:rFonts w:cs="Arial"/>
                <w:snapToGrid/>
                <w:color w:val="800080"/>
                <w:sz w:val="20"/>
              </w:rPr>
              <w:t>(Derde)</w:t>
            </w:r>
            <w:bookmarkStart w:id="118" w:name="_DV_M96"/>
            <w:bookmarkEnd w:id="118"/>
            <w:r w:rsidRPr="00FB019B">
              <w:rPr>
                <w:rFonts w:cs="Arial"/>
                <w:snapToGrid/>
                <w:color w:val="800080"/>
                <w:sz w:val="20"/>
              </w:rPr>
              <w:t xml:space="preserve"> Hypotheekgever tot zekerheid aan ASR, die bij deze van de (Derde) Hypotheekgever aanvaardt, tot zekerheid voor de betaling van al hetgeen ASR te vorderen mocht hebben of krijgen op grond van het Overbruggingskrediet, de betaling van de verschuldigde rente (ook indien deze betrekking heeft op een periode van langer dan drie jaar), in de Algemene Voorwaarden bedoelde kosten en vergoedingen, een recht</w:t>
            </w:r>
            <w:bookmarkStart w:id="119" w:name="_DV_M97"/>
            <w:bookmarkStart w:id="120" w:name="_DV_M98"/>
            <w:bookmarkEnd w:id="119"/>
            <w:bookmarkEnd w:id="120"/>
            <w:r w:rsidRPr="00FB019B">
              <w:rPr>
                <w:rFonts w:cs="Arial"/>
                <w:snapToGrid/>
                <w:color w:val="800080"/>
                <w:sz w:val="20"/>
              </w:rPr>
              <w:t xml:space="preserve"> van hypotheek </w:t>
            </w:r>
            <w:r w:rsidRPr="006C6137">
              <w:rPr>
                <w:rFonts w:cs="Arial"/>
                <w:snapToGrid/>
                <w:sz w:val="20"/>
              </w:rPr>
              <w:fldChar w:fldCharType="begin"/>
            </w:r>
            <w:r w:rsidRPr="006C6137">
              <w:rPr>
                <w:rFonts w:cs="Arial"/>
                <w:snapToGrid/>
                <w:sz w:val="20"/>
              </w:rPr>
              <w:instrText>MacroButton Nomacro §</w:instrText>
            </w:r>
            <w:r w:rsidRPr="006C6137">
              <w:rPr>
                <w:rFonts w:cs="Arial"/>
                <w:snapToGrid/>
                <w:sz w:val="20"/>
              </w:rPr>
              <w:fldChar w:fldCharType="end"/>
            </w:r>
            <w:r w:rsidRPr="006C6137">
              <w:rPr>
                <w:rFonts w:cs="Arial"/>
                <w:snapToGrid/>
                <w:sz w:val="20"/>
              </w:rPr>
              <w:t>telwoord</w:t>
            </w:r>
            <w:r w:rsidRPr="006C6137">
              <w:rPr>
                <w:rFonts w:cs="Arial"/>
                <w:snapToGrid/>
                <w:sz w:val="20"/>
              </w:rPr>
              <w:fldChar w:fldCharType="begin"/>
            </w:r>
            <w:r w:rsidRPr="006C6137">
              <w:rPr>
                <w:rFonts w:cs="Arial"/>
                <w:snapToGrid/>
                <w:sz w:val="20"/>
              </w:rPr>
              <w:instrText>MacroButton Nomacro §</w:instrText>
            </w:r>
            <w:r w:rsidRPr="006C6137">
              <w:rPr>
                <w:rFonts w:cs="Arial"/>
                <w:snapToGrid/>
                <w:sz w:val="20"/>
              </w:rPr>
              <w:fldChar w:fldCharType="end"/>
            </w:r>
            <w:r w:rsidRPr="00FB019B">
              <w:rPr>
                <w:rFonts w:cs="Arial"/>
                <w:snapToGrid/>
                <w:color w:val="800080"/>
                <w:sz w:val="20"/>
              </w:rPr>
              <w:t xml:space="preserve"> in rang, en wel op het overbruggingspand zoals hierna vermeld tot een bedrag van</w:t>
            </w:r>
          </w:p>
          <w:p w14:paraId="479297AF" w14:textId="19C0E65C" w:rsidR="00CD06C2" w:rsidRPr="00FB019B" w:rsidRDefault="00F53C37" w:rsidP="00CD06C2">
            <w:pPr>
              <w:widowControl w:val="0"/>
              <w:numPr>
                <w:ilvl w:val="0"/>
                <w:numId w:val="41"/>
              </w:numPr>
              <w:tabs>
                <w:tab w:val="left" w:pos="-1440"/>
                <w:tab w:val="left" w:pos="-720"/>
              </w:tabs>
              <w:suppressAutoHyphens/>
              <w:spacing w:line="240" w:lineRule="atLeast"/>
              <w:rPr>
                <w:rFonts w:cs="Arial"/>
                <w:snapToGrid/>
                <w:color w:val="800080"/>
                <w:sz w:val="20"/>
              </w:rPr>
            </w:pPr>
            <w:ins w:id="121" w:author="Groot, Karina de" w:date="2026-09-21T13:31:00Z" w16du:dateUtc="2026-09-21T11:31:00Z">
              <w:r w:rsidRPr="00AA49D8">
                <w:rPr>
                  <w:rFonts w:cs="Arial"/>
                  <w:snapToGrid/>
                  <w:color w:val="000000" w:themeColor="text1"/>
                  <w:sz w:val="20"/>
                </w:rPr>
                <w:fldChar w:fldCharType="begin"/>
              </w:r>
              <w:r w:rsidRPr="00AA49D8">
                <w:rPr>
                  <w:rFonts w:cs="Arial"/>
                  <w:snapToGrid/>
                  <w:color w:val="000000" w:themeColor="text1"/>
                  <w:sz w:val="20"/>
                </w:rPr>
                <w:instrText>MacroButton Nomacro §</w:instrText>
              </w:r>
              <w:r w:rsidRPr="00AA49D8">
                <w:rPr>
                  <w:rFonts w:cs="Arial"/>
                  <w:snapToGrid/>
                  <w:color w:val="000000" w:themeColor="text1"/>
                  <w:sz w:val="20"/>
                </w:rPr>
                <w:fldChar w:fldCharType="end"/>
              </w:r>
              <w:r>
                <w:rPr>
                  <w:rFonts w:cs="Arial"/>
                  <w:snapToGrid/>
                  <w:color w:val="000000" w:themeColor="text1"/>
                  <w:sz w:val="20"/>
                </w:rPr>
                <w:t>hypotheek</w:t>
              </w:r>
              <w:r w:rsidRPr="00AA49D8">
                <w:rPr>
                  <w:rFonts w:cs="Arial"/>
                  <w:snapToGrid/>
                  <w:color w:val="000000" w:themeColor="text1"/>
                  <w:sz w:val="20"/>
                </w:rPr>
                <w:t xml:space="preserve">bedrag </w:t>
              </w:r>
              <w:r>
                <w:rPr>
                  <w:rFonts w:cs="Arial"/>
                  <w:snapToGrid/>
                  <w:color w:val="000000" w:themeColor="text1"/>
                  <w:sz w:val="20"/>
                </w:rPr>
                <w:t xml:space="preserve">overbruggingshypotheek </w:t>
              </w:r>
              <w:r w:rsidRPr="00AA49D8">
                <w:rPr>
                  <w:rFonts w:cs="Arial"/>
                  <w:snapToGrid/>
                  <w:color w:val="000000" w:themeColor="text1"/>
                  <w:sz w:val="20"/>
                </w:rPr>
                <w:t>voluit in letters (</w:t>
              </w:r>
              <w:r>
                <w:rPr>
                  <w:rFonts w:cs="Arial"/>
                  <w:snapToGrid/>
                  <w:color w:val="000000" w:themeColor="text1"/>
                  <w:sz w:val="20"/>
                </w:rPr>
                <w:t>hypotheek</w:t>
              </w:r>
              <w:r w:rsidRPr="002C569A">
                <w:rPr>
                  <w:rFonts w:cs="Arial"/>
                  <w:snapToGrid/>
                  <w:color w:val="000000" w:themeColor="text1"/>
                  <w:sz w:val="20"/>
                </w:rPr>
                <w:t xml:space="preserve">bedrag </w:t>
              </w:r>
              <w:r>
                <w:rPr>
                  <w:rFonts w:cs="Arial"/>
                  <w:snapToGrid/>
                  <w:color w:val="000000" w:themeColor="text1"/>
                  <w:sz w:val="20"/>
                </w:rPr>
                <w:t xml:space="preserve">overbruggingshypotheek </w:t>
              </w:r>
              <w:r w:rsidRPr="00565F06">
                <w:rPr>
                  <w:rFonts w:cs="Arial"/>
                  <w:snapToGrid/>
                  <w:color w:val="000000" w:themeColor="text1"/>
                  <w:sz w:val="20"/>
                </w:rPr>
                <w:t>in cijfers)</w:t>
              </w:r>
              <w:r w:rsidRPr="00565F06">
                <w:rPr>
                  <w:rFonts w:cs="Arial"/>
                  <w:snapToGrid/>
                  <w:color w:val="000000" w:themeColor="text1"/>
                  <w:sz w:val="20"/>
                </w:rPr>
                <w:fldChar w:fldCharType="begin"/>
              </w:r>
              <w:r w:rsidRPr="00565F06">
                <w:rPr>
                  <w:rFonts w:cs="Arial"/>
                  <w:snapToGrid/>
                  <w:color w:val="000000" w:themeColor="text1"/>
                  <w:sz w:val="20"/>
                </w:rPr>
                <w:instrText>MacroButton Nomacro §</w:instrText>
              </w:r>
              <w:r w:rsidRPr="00565F06">
                <w:rPr>
                  <w:rFonts w:cs="Arial"/>
                  <w:snapToGrid/>
                  <w:color w:val="000000" w:themeColor="text1"/>
                  <w:sz w:val="20"/>
                </w:rPr>
                <w:fldChar w:fldCharType="end"/>
              </w:r>
              <w:r w:rsidRPr="004B7EF0">
                <w:rPr>
                  <w:rFonts w:cs="Arial"/>
                  <w:snapToGrid/>
                  <w:color w:val="800080"/>
                  <w:sz w:val="20"/>
                </w:rPr>
                <w:t>, te vermeerderen met</w:t>
              </w:r>
            </w:ins>
            <w:del w:id="122" w:author="Groot, Karina de" w:date="2026-09-21T13:31:00Z" w16du:dateUtc="2026-09-21T11:31:00Z">
              <w:r w:rsidR="00CD06C2" w:rsidRPr="00D84EC8" w:rsidDel="00F53C37">
                <w:rPr>
                  <w:rFonts w:cs="Arial"/>
                  <w:snapToGrid/>
                  <w:color w:val="000000" w:themeColor="text1"/>
                  <w:sz w:val="20"/>
                </w:rPr>
                <w:fldChar w:fldCharType="begin"/>
              </w:r>
              <w:r w:rsidR="00CD06C2" w:rsidRPr="006C6137" w:rsidDel="00F53C37">
                <w:rPr>
                  <w:rFonts w:cs="Arial"/>
                  <w:snapToGrid/>
                  <w:color w:val="000000" w:themeColor="text1"/>
                  <w:sz w:val="20"/>
                </w:rPr>
                <w:delInstrText>MacroButton Nomacro §</w:delInstrText>
              </w:r>
              <w:r w:rsidR="00CD06C2" w:rsidRPr="00D84EC8" w:rsidDel="00F53C37">
                <w:rPr>
                  <w:rFonts w:cs="Arial"/>
                  <w:snapToGrid/>
                  <w:color w:val="000000" w:themeColor="text1"/>
                  <w:sz w:val="20"/>
                </w:rPr>
                <w:fldChar w:fldCharType="end"/>
              </w:r>
              <w:r w:rsidR="00CD06C2" w:rsidRPr="00D84EC8" w:rsidDel="00F53C37">
                <w:rPr>
                  <w:rFonts w:cs="Arial"/>
                  <w:snapToGrid/>
                  <w:color w:val="000000" w:themeColor="text1"/>
                  <w:sz w:val="20"/>
                </w:rPr>
                <w:delText>leningbedrag voluit in letters (leningbedrag in cijfers)</w:delText>
              </w:r>
              <w:r w:rsidR="00CD06C2" w:rsidRPr="00D84EC8" w:rsidDel="00F53C37">
                <w:rPr>
                  <w:rFonts w:cs="Arial"/>
                  <w:snapToGrid/>
                  <w:color w:val="000000" w:themeColor="text1"/>
                  <w:sz w:val="20"/>
                </w:rPr>
                <w:fldChar w:fldCharType="begin"/>
              </w:r>
              <w:r w:rsidR="00CD06C2" w:rsidRPr="00D84EC8" w:rsidDel="00F53C37">
                <w:rPr>
                  <w:rFonts w:cs="Arial"/>
                  <w:snapToGrid/>
                  <w:color w:val="000000" w:themeColor="text1"/>
                  <w:sz w:val="20"/>
                </w:rPr>
                <w:delInstrText>MacroButton Nomacro §</w:delInstrText>
              </w:r>
              <w:r w:rsidR="00CD06C2" w:rsidRPr="00D84EC8" w:rsidDel="00F53C37">
                <w:rPr>
                  <w:rFonts w:cs="Arial"/>
                  <w:snapToGrid/>
                  <w:color w:val="000000" w:themeColor="text1"/>
                  <w:sz w:val="20"/>
                </w:rPr>
                <w:fldChar w:fldCharType="end"/>
              </w:r>
              <w:r w:rsidR="00CD06C2" w:rsidRPr="00FB019B" w:rsidDel="00F53C37">
                <w:rPr>
                  <w:rFonts w:cs="Arial"/>
                  <w:snapToGrid/>
                  <w:color w:val="800080"/>
                  <w:sz w:val="20"/>
                </w:rPr>
                <w:delText>, te vermeerderen met</w:delText>
              </w:r>
            </w:del>
          </w:p>
          <w:p w14:paraId="5DD1E053" w14:textId="77777777" w:rsidR="00CD06C2" w:rsidRPr="00FB019B" w:rsidRDefault="00CD06C2" w:rsidP="00CD06C2">
            <w:pPr>
              <w:widowControl w:val="0"/>
              <w:numPr>
                <w:ilvl w:val="0"/>
                <w:numId w:val="41"/>
              </w:numPr>
              <w:tabs>
                <w:tab w:val="left" w:pos="-1440"/>
                <w:tab w:val="left" w:pos="-720"/>
              </w:tabs>
              <w:suppressAutoHyphens/>
              <w:spacing w:line="240" w:lineRule="atLeast"/>
              <w:rPr>
                <w:rFonts w:cs="Arial"/>
                <w:snapToGrid/>
                <w:color w:val="800080"/>
                <w:sz w:val="20"/>
              </w:rPr>
            </w:pPr>
            <w:r w:rsidRPr="00FB019B">
              <w:rPr>
                <w:rFonts w:cs="Arial"/>
                <w:snapToGrid/>
                <w:color w:val="800080"/>
                <w:sz w:val="20"/>
              </w:rPr>
              <w:t xml:space="preserve">de hiervoor bedoelde rente, kosten, vergoedingen en premies en/of inleg, die tezamen worden begroot op veertig procent (40%) van het onder a omschreven bedrag, zijnde </w:t>
            </w:r>
            <w:r w:rsidRPr="00D84EC8">
              <w:rPr>
                <w:rFonts w:cs="Arial"/>
                <w:snapToGrid/>
                <w:color w:val="000000" w:themeColor="text1"/>
                <w:sz w:val="20"/>
              </w:rPr>
              <w:fldChar w:fldCharType="begin"/>
            </w:r>
            <w:r w:rsidRPr="006C6137">
              <w:rPr>
                <w:rFonts w:cs="Arial"/>
                <w:snapToGrid/>
                <w:color w:val="000000" w:themeColor="text1"/>
                <w:sz w:val="20"/>
              </w:rPr>
              <w:instrText>MacroButton Nomacro §</w:instrText>
            </w:r>
            <w:r w:rsidRPr="00D84EC8">
              <w:rPr>
                <w:rFonts w:cs="Arial"/>
                <w:snapToGrid/>
                <w:color w:val="000000" w:themeColor="text1"/>
                <w:sz w:val="20"/>
              </w:rPr>
              <w:fldChar w:fldCharType="end"/>
            </w:r>
            <w:r w:rsidRPr="00D84EC8">
              <w:rPr>
                <w:rFonts w:cs="Arial"/>
                <w:snapToGrid/>
                <w:color w:val="000000" w:themeColor="text1"/>
                <w:sz w:val="20"/>
              </w:rPr>
              <w:t>40% van hypotheekbedrag voluit in letters (40% van hypotheekbedrag in cijfers)</w:t>
            </w:r>
            <w:r w:rsidRPr="00D84EC8">
              <w:rPr>
                <w:rFonts w:cs="Arial"/>
                <w:snapToGrid/>
                <w:color w:val="000000" w:themeColor="text1"/>
                <w:sz w:val="20"/>
              </w:rPr>
              <w:fldChar w:fldCharType="begin"/>
            </w:r>
            <w:r w:rsidRPr="00D84EC8">
              <w:rPr>
                <w:rFonts w:cs="Arial"/>
                <w:snapToGrid/>
                <w:color w:val="000000" w:themeColor="text1"/>
                <w:sz w:val="20"/>
              </w:rPr>
              <w:instrText>MacroButton Nomacro §</w:instrText>
            </w:r>
            <w:r w:rsidRPr="00D84EC8">
              <w:rPr>
                <w:rFonts w:cs="Arial"/>
                <w:snapToGrid/>
                <w:color w:val="000000" w:themeColor="text1"/>
                <w:sz w:val="20"/>
              </w:rPr>
              <w:fldChar w:fldCharType="end"/>
            </w:r>
            <w:r w:rsidRPr="00FB019B">
              <w:rPr>
                <w:rFonts w:cs="Arial"/>
                <w:snapToGrid/>
                <w:color w:val="800080"/>
                <w:sz w:val="20"/>
              </w:rPr>
              <w:t xml:space="preserve">, dus tot een maximaal eindbedrag van </w:t>
            </w:r>
            <w:r w:rsidRPr="00D84EC8">
              <w:rPr>
                <w:rFonts w:cs="Arial"/>
                <w:snapToGrid/>
                <w:color w:val="000000" w:themeColor="text1"/>
                <w:sz w:val="20"/>
              </w:rPr>
              <w:fldChar w:fldCharType="begin"/>
            </w:r>
            <w:r w:rsidRPr="006C6137">
              <w:rPr>
                <w:rFonts w:cs="Arial"/>
                <w:snapToGrid/>
                <w:color w:val="000000" w:themeColor="text1"/>
                <w:sz w:val="20"/>
              </w:rPr>
              <w:instrText>MacroButton Nomacro §</w:instrText>
            </w:r>
            <w:r w:rsidRPr="00D84EC8">
              <w:rPr>
                <w:rFonts w:cs="Arial"/>
                <w:snapToGrid/>
                <w:color w:val="000000" w:themeColor="text1"/>
                <w:sz w:val="20"/>
              </w:rPr>
              <w:fldChar w:fldCharType="end"/>
            </w:r>
            <w:r w:rsidRPr="00D84EC8">
              <w:rPr>
                <w:rFonts w:cs="Arial"/>
                <w:snapToGrid/>
                <w:color w:val="000000" w:themeColor="text1"/>
                <w:sz w:val="20"/>
              </w:rPr>
              <w:t>140% van hypotheekbedrag voluit in letters (140% van hypotheekbedrag in cijfers)</w:t>
            </w:r>
            <w:r w:rsidRPr="00D84EC8">
              <w:rPr>
                <w:rFonts w:cs="Arial"/>
                <w:snapToGrid/>
                <w:color w:val="000000" w:themeColor="text1"/>
                <w:sz w:val="20"/>
              </w:rPr>
              <w:fldChar w:fldCharType="begin"/>
            </w:r>
            <w:r w:rsidRPr="00D84EC8">
              <w:rPr>
                <w:rFonts w:cs="Arial"/>
                <w:snapToGrid/>
                <w:color w:val="000000" w:themeColor="text1"/>
                <w:sz w:val="20"/>
              </w:rPr>
              <w:instrText>MacroButton Nomacro §</w:instrText>
            </w:r>
            <w:r w:rsidRPr="00D84EC8">
              <w:rPr>
                <w:rFonts w:cs="Arial"/>
                <w:snapToGrid/>
                <w:color w:val="000000" w:themeColor="text1"/>
                <w:sz w:val="20"/>
              </w:rPr>
              <w:fldChar w:fldCharType="end"/>
            </w:r>
            <w:r w:rsidRPr="00FB019B">
              <w:rPr>
                <w:rFonts w:cs="Arial"/>
                <w:snapToGrid/>
                <w:color w:val="800080"/>
                <w:sz w:val="20"/>
              </w:rPr>
              <w:t>.</w:t>
            </w:r>
          </w:p>
          <w:p w14:paraId="71F40A6B" w14:textId="66F58BF6" w:rsidR="00106B49" w:rsidRPr="00A92EB9" w:rsidRDefault="00CD06C2" w:rsidP="00D84EC8">
            <w:pPr>
              <w:tabs>
                <w:tab w:val="left" w:pos="-1440"/>
                <w:tab w:val="left" w:pos="-720"/>
              </w:tabs>
              <w:suppressAutoHyphens/>
              <w:spacing w:line="240" w:lineRule="atLeast"/>
              <w:ind w:left="227"/>
              <w:rPr>
                <w:rFonts w:cs="Arial"/>
                <w:color w:val="7030A0"/>
                <w:sz w:val="20"/>
              </w:rPr>
            </w:pPr>
            <w:r w:rsidRPr="00FB019B">
              <w:rPr>
                <w:rFonts w:cs="Arial"/>
                <w:snapToGrid/>
                <w:color w:val="800080"/>
                <w:sz w:val="20"/>
              </w:rPr>
              <w:t>De hypotheek zoals hiervoor omschreven wordt verleend op het hierna te omschrijven Overbruggingspand:</w:t>
            </w:r>
          </w:p>
        </w:tc>
        <w:tc>
          <w:tcPr>
            <w:tcW w:w="7371" w:type="dxa"/>
          </w:tcPr>
          <w:p w14:paraId="3A40A950" w14:textId="77777777" w:rsidR="00106B49" w:rsidRDefault="00106B49" w:rsidP="00787B69">
            <w:pPr>
              <w:spacing w:before="72"/>
            </w:pPr>
            <w:r>
              <w:t>Geheel optionele tekst. De gegevens met betrekking tot de overbruggingshypotheek worden getoond wanneer hiervoor gekozen is.</w:t>
            </w:r>
          </w:p>
          <w:p w14:paraId="355A4962" w14:textId="44CC66A1" w:rsidR="00106B49" w:rsidRDefault="00106B49" w:rsidP="0065552D">
            <w:pPr>
              <w:keepNext/>
            </w:pPr>
            <w:r>
              <w:br/>
              <w:t xml:space="preserve">Het telwoord </w:t>
            </w:r>
            <w:r w:rsidRPr="00A33B2A">
              <w:t>wordt als getal in het essentialiabestand opgenomen maar als tekst in de akte</w:t>
            </w:r>
            <w:r w:rsidRPr="00030A78">
              <w:t>.</w:t>
            </w:r>
          </w:p>
          <w:p w14:paraId="63BDF650" w14:textId="77777777" w:rsidR="00106B49" w:rsidRPr="005C72AF" w:rsidRDefault="00106B49" w:rsidP="00787B69">
            <w:pPr>
              <w:rPr>
                <w:szCs w:val="18"/>
                <w:u w:val="single"/>
                <w:lang w:val="nl"/>
              </w:rPr>
            </w:pPr>
            <w:r w:rsidRPr="005C72AF">
              <w:rPr>
                <w:szCs w:val="18"/>
                <w:u w:val="single"/>
                <w:lang w:val="nl"/>
              </w:rPr>
              <w:t>Mapping tonen overbruggingshypotheek:</w:t>
            </w:r>
          </w:p>
          <w:p w14:paraId="099F405F" w14:textId="77777777" w:rsidR="00106B49" w:rsidRPr="002A4B22" w:rsidRDefault="00106B49" w:rsidP="00787B69">
            <w:pPr>
              <w:spacing w:line="240" w:lineRule="auto"/>
              <w:rPr>
                <w:rFonts w:cs="Arial"/>
                <w:sz w:val="16"/>
                <w:szCs w:val="16"/>
              </w:rPr>
            </w:pPr>
            <w:r w:rsidRPr="002A4B22">
              <w:rPr>
                <w:sz w:val="16"/>
                <w:szCs w:val="16"/>
              </w:rPr>
              <w:t>//</w:t>
            </w:r>
            <w:proofErr w:type="spellStart"/>
            <w:r w:rsidRPr="002A4B22">
              <w:rPr>
                <w:sz w:val="16"/>
                <w:szCs w:val="16"/>
              </w:rPr>
              <w:t>IMKAD_AangebodenStuk</w:t>
            </w:r>
            <w:proofErr w:type="spellEnd"/>
            <w:r w:rsidRPr="002A4B22">
              <w:rPr>
                <w:sz w:val="16"/>
                <w:szCs w:val="16"/>
              </w:rPr>
              <w:t>/</w:t>
            </w:r>
            <w:proofErr w:type="spellStart"/>
            <w:r w:rsidRPr="002A4B22">
              <w:rPr>
                <w:sz w:val="16"/>
                <w:szCs w:val="16"/>
              </w:rPr>
              <w:t>StukdeelHypotheek</w:t>
            </w:r>
            <w:proofErr w:type="spellEnd"/>
            <w:r w:rsidRPr="002A4B22">
              <w:rPr>
                <w:rFonts w:cs="Arial"/>
                <w:sz w:val="16"/>
                <w:szCs w:val="16"/>
              </w:rPr>
              <w:t>[</w:t>
            </w:r>
            <w:proofErr w:type="spellStart"/>
            <w:r w:rsidRPr="002A4B22">
              <w:rPr>
                <w:rFonts w:cs="Arial"/>
                <w:sz w:val="16"/>
                <w:szCs w:val="16"/>
              </w:rPr>
              <w:t>aanduidingHypotheek</w:t>
            </w:r>
            <w:proofErr w:type="spellEnd"/>
            <w:r w:rsidRPr="002A4B22">
              <w:rPr>
                <w:rFonts w:cs="Arial"/>
                <w:sz w:val="16"/>
                <w:szCs w:val="16"/>
              </w:rPr>
              <w:t xml:space="preserve"> = ‘overbruggingshypotheek’] </w:t>
            </w:r>
          </w:p>
          <w:p w14:paraId="3D751FCE" w14:textId="77777777" w:rsidR="00106B49" w:rsidRDefault="00106B49" w:rsidP="00787B69">
            <w:pPr>
              <w:spacing w:line="240" w:lineRule="auto"/>
              <w:rPr>
                <w:rFonts w:cs="Arial"/>
                <w:sz w:val="16"/>
                <w:szCs w:val="16"/>
              </w:rPr>
            </w:pPr>
            <w:r w:rsidRPr="002A4B22">
              <w:rPr>
                <w:rFonts w:cs="Arial"/>
                <w:sz w:val="16"/>
                <w:szCs w:val="16"/>
              </w:rPr>
              <w:t>-is aanwezig</w:t>
            </w:r>
          </w:p>
          <w:p w14:paraId="1D6F80C8" w14:textId="77777777" w:rsidR="007C1857" w:rsidRDefault="007C1857" w:rsidP="00787B69">
            <w:pPr>
              <w:spacing w:line="240" w:lineRule="auto"/>
              <w:rPr>
                <w:rFonts w:cs="Arial"/>
                <w:sz w:val="16"/>
                <w:szCs w:val="16"/>
              </w:rPr>
            </w:pPr>
          </w:p>
          <w:p w14:paraId="53DFD1E4" w14:textId="0A88B75F" w:rsidR="007C1857" w:rsidRPr="00DB7FA4" w:rsidDel="00876383" w:rsidRDefault="007C1857" w:rsidP="007C1857">
            <w:pPr>
              <w:spacing w:before="72"/>
              <w:rPr>
                <w:del w:id="123" w:author="Groot, Karina de" w:date="2026-09-21T13:31:00Z" w16du:dateUtc="2026-09-21T11:31:00Z"/>
                <w:u w:val="single"/>
              </w:rPr>
            </w:pPr>
            <w:del w:id="124" w:author="Groot, Karina de" w:date="2026-09-21T13:31:00Z" w16du:dateUtc="2026-09-21T11:31:00Z">
              <w:r w:rsidRPr="00DB7FA4" w:rsidDel="00876383">
                <w:rPr>
                  <w:u w:val="single"/>
                </w:rPr>
                <w:delText xml:space="preserve">Mapping </w:delText>
              </w:r>
              <w:r w:rsidDel="00876383">
                <w:rPr>
                  <w:u w:val="single"/>
                </w:rPr>
                <w:delText>lening</w:delText>
              </w:r>
              <w:r w:rsidRPr="00DB7FA4" w:rsidDel="00876383">
                <w:rPr>
                  <w:u w:val="single"/>
                </w:rPr>
                <w:delText>bedrag:</w:delText>
              </w:r>
            </w:del>
          </w:p>
          <w:p w14:paraId="4C83FBDB" w14:textId="5614DB72" w:rsidR="007C1857" w:rsidRPr="00DB7FA4" w:rsidDel="00876383" w:rsidRDefault="007C1857" w:rsidP="007C1857">
            <w:pPr>
              <w:spacing w:line="240" w:lineRule="auto"/>
              <w:rPr>
                <w:del w:id="125" w:author="Groot, Karina de" w:date="2026-09-21T13:31:00Z" w16du:dateUtc="2026-09-21T11:31:00Z"/>
                <w:rFonts w:cs="Arial"/>
                <w:sz w:val="16"/>
                <w:szCs w:val="16"/>
              </w:rPr>
            </w:pPr>
            <w:del w:id="126" w:author="Groot, Karina de" w:date="2026-09-21T13:31:00Z" w16du:dateUtc="2026-09-21T11:31:00Z">
              <w:r w:rsidRPr="00DB7FA4" w:rsidDel="00876383">
                <w:rPr>
                  <w:sz w:val="16"/>
                </w:rPr>
                <w:delText xml:space="preserve">//IMKAD_AangebodenStuk/StukdeelHypotheek </w:delText>
              </w:r>
              <w:r w:rsidRPr="00DB7FA4" w:rsidDel="00876383">
                <w:rPr>
                  <w:rFonts w:cs="Arial"/>
                  <w:sz w:val="16"/>
                  <w:szCs w:val="16"/>
                </w:rPr>
                <w:delText xml:space="preserve">[aanduidingHypotheek = </w:delText>
              </w:r>
              <w:r w:rsidR="00787AB1" w:rsidDel="00876383">
                <w:rPr>
                  <w:rFonts w:cs="Arial"/>
                  <w:sz w:val="16"/>
                  <w:szCs w:val="16"/>
                </w:rPr>
                <w:delText>a</w:delText>
              </w:r>
              <w:r w:rsidRPr="00DB7FA4" w:rsidDel="00876383">
                <w:rPr>
                  <w:rFonts w:cs="Arial"/>
                  <w:sz w:val="16"/>
                  <w:szCs w:val="16"/>
                </w:rPr>
                <w:delText>anwezig]</w:delText>
              </w:r>
            </w:del>
          </w:p>
          <w:p w14:paraId="7E61ED33" w14:textId="79D88CF3" w:rsidR="007C1857" w:rsidRPr="007100DB" w:rsidDel="00876383" w:rsidRDefault="007C1857" w:rsidP="007C1857">
            <w:pPr>
              <w:keepNext/>
              <w:spacing w:line="240" w:lineRule="auto"/>
              <w:ind w:left="227"/>
              <w:rPr>
                <w:del w:id="127" w:author="Groot, Karina de" w:date="2026-09-21T13:31:00Z" w16du:dateUtc="2026-09-21T11:31:00Z"/>
                <w:snapToGrid/>
                <w:kern w:val="0"/>
                <w:sz w:val="16"/>
                <w:szCs w:val="16"/>
                <w:lang w:eastAsia="nl-NL"/>
              </w:rPr>
            </w:pPr>
            <w:del w:id="128" w:author="Groot, Karina de" w:date="2026-09-21T13:31:00Z" w16du:dateUtc="2026-09-21T11:31:00Z">
              <w:r w:rsidRPr="007100DB" w:rsidDel="00876383">
                <w:rPr>
                  <w:snapToGrid/>
                  <w:kern w:val="0"/>
                  <w:sz w:val="16"/>
                  <w:szCs w:val="16"/>
                  <w:lang w:eastAsia="nl-NL"/>
                </w:rPr>
                <w:delText>./</w:delText>
              </w:r>
              <w:r w:rsidRPr="00584C9C" w:rsidDel="00876383">
                <w:rPr>
                  <w:snapToGrid/>
                  <w:kern w:val="0"/>
                  <w:sz w:val="16"/>
                  <w:szCs w:val="16"/>
                  <w:lang w:eastAsia="nl-NL"/>
                </w:rPr>
                <w:delText>bedragLening</w:delText>
              </w:r>
              <w:r w:rsidRPr="007100DB" w:rsidDel="00876383">
                <w:rPr>
                  <w:snapToGrid/>
                  <w:kern w:val="0"/>
                  <w:sz w:val="16"/>
                  <w:szCs w:val="16"/>
                  <w:lang w:eastAsia="nl-NL"/>
                </w:rPr>
                <w:delText xml:space="preserve">/som </w:delText>
              </w:r>
            </w:del>
          </w:p>
          <w:p w14:paraId="0DD5CC45" w14:textId="3365215D" w:rsidR="007C1857" w:rsidDel="00876383" w:rsidRDefault="007C1857" w:rsidP="007C1857">
            <w:pPr>
              <w:spacing w:line="240" w:lineRule="auto"/>
              <w:rPr>
                <w:del w:id="129" w:author="Groot, Karina de" w:date="2026-09-21T13:31:00Z" w16du:dateUtc="2026-09-21T11:31:00Z"/>
                <w:sz w:val="16"/>
                <w:szCs w:val="16"/>
              </w:rPr>
            </w:pPr>
            <w:del w:id="130" w:author="Groot, Karina de" w:date="2026-09-21T13:31:00Z" w16du:dateUtc="2026-09-21T11:31:00Z">
              <w:r w:rsidRPr="007100DB" w:rsidDel="00876383">
                <w:rPr>
                  <w:snapToGrid/>
                  <w:kern w:val="0"/>
                  <w:sz w:val="16"/>
                  <w:szCs w:val="16"/>
                  <w:lang w:eastAsia="nl-NL"/>
                </w:rPr>
                <w:delText>./bedragLening</w:delText>
              </w:r>
              <w:r w:rsidRPr="00DB7FA4" w:rsidDel="00876383">
                <w:rPr>
                  <w:sz w:val="16"/>
                  <w:szCs w:val="16"/>
                </w:rPr>
                <w:delText>/valuta</w:delText>
              </w:r>
            </w:del>
          </w:p>
          <w:p w14:paraId="5E0A2797" w14:textId="77777777" w:rsidR="007C1857" w:rsidRDefault="007C1857" w:rsidP="007C1857">
            <w:pPr>
              <w:spacing w:line="240" w:lineRule="auto"/>
              <w:rPr>
                <w:sz w:val="16"/>
                <w:szCs w:val="16"/>
              </w:rPr>
            </w:pPr>
          </w:p>
          <w:p w14:paraId="469DB25B" w14:textId="77777777" w:rsidR="007C1857" w:rsidRPr="00DB7FA4" w:rsidRDefault="007C1857" w:rsidP="007C1857">
            <w:pPr>
              <w:spacing w:line="240" w:lineRule="auto"/>
              <w:rPr>
                <w:u w:val="single"/>
              </w:rPr>
            </w:pPr>
            <w:r w:rsidRPr="00DB7FA4">
              <w:rPr>
                <w:u w:val="single"/>
              </w:rPr>
              <w:t>Mapping hypotheekbedrag:</w:t>
            </w:r>
          </w:p>
          <w:p w14:paraId="2AD0397B" w14:textId="5FFE7EC3" w:rsidR="007C1857" w:rsidRPr="00DB7FA4" w:rsidRDefault="007C1857" w:rsidP="007C1857">
            <w:pPr>
              <w:spacing w:line="240" w:lineRule="auto"/>
              <w:rPr>
                <w:rFonts w:cs="Arial"/>
                <w:sz w:val="16"/>
                <w:szCs w:val="16"/>
              </w:rPr>
            </w:pPr>
            <w:r w:rsidRPr="00DB7FA4">
              <w:rPr>
                <w:sz w:val="16"/>
              </w:rPr>
              <w:t>//</w:t>
            </w:r>
            <w:proofErr w:type="spellStart"/>
            <w:r w:rsidRPr="00DB7FA4">
              <w:rPr>
                <w:sz w:val="16"/>
              </w:rPr>
              <w:t>IMKAD_AangebodenStuk</w:t>
            </w:r>
            <w:proofErr w:type="spellEnd"/>
            <w:r w:rsidRPr="00DB7FA4">
              <w:rPr>
                <w:sz w:val="16"/>
              </w:rPr>
              <w:t>/</w:t>
            </w:r>
            <w:proofErr w:type="spellStart"/>
            <w:r w:rsidRPr="00DB7FA4">
              <w:rPr>
                <w:sz w:val="16"/>
              </w:rPr>
              <w:t>StukdeelHypotheek</w:t>
            </w:r>
            <w:proofErr w:type="spellEnd"/>
            <w:r w:rsidRPr="00DB7FA4">
              <w:rPr>
                <w:sz w:val="16"/>
              </w:rPr>
              <w:t xml:space="preserve"> </w:t>
            </w:r>
            <w:r w:rsidRPr="00DB7FA4">
              <w:rPr>
                <w:rFonts w:cs="Arial"/>
                <w:sz w:val="16"/>
                <w:szCs w:val="16"/>
              </w:rPr>
              <w:t>[</w:t>
            </w:r>
            <w:proofErr w:type="spellStart"/>
            <w:r w:rsidRPr="00DB7FA4">
              <w:rPr>
                <w:rFonts w:cs="Arial"/>
                <w:sz w:val="16"/>
                <w:szCs w:val="16"/>
              </w:rPr>
              <w:t>aanduidingHypotheek</w:t>
            </w:r>
            <w:proofErr w:type="spellEnd"/>
            <w:r w:rsidRPr="00DB7FA4">
              <w:rPr>
                <w:rFonts w:cs="Arial"/>
                <w:sz w:val="16"/>
                <w:szCs w:val="16"/>
              </w:rPr>
              <w:t xml:space="preserve"> = aanwezig]</w:t>
            </w:r>
          </w:p>
          <w:p w14:paraId="1139F728" w14:textId="77777777" w:rsidR="007C1857" w:rsidRPr="00DB7FA4" w:rsidRDefault="007C1857" w:rsidP="007C1857">
            <w:pPr>
              <w:spacing w:line="240" w:lineRule="auto"/>
              <w:rPr>
                <w:sz w:val="16"/>
              </w:rPr>
            </w:pPr>
            <w:r w:rsidRPr="00DB7FA4">
              <w:rPr>
                <w:sz w:val="16"/>
              </w:rPr>
              <w:tab/>
              <w:t>./</w:t>
            </w:r>
            <w:r>
              <w:rPr>
                <w:sz w:val="16"/>
                <w:szCs w:val="16"/>
              </w:rPr>
              <w:t>hoofdsom</w:t>
            </w:r>
            <w:r w:rsidRPr="00DB7FA4">
              <w:rPr>
                <w:sz w:val="16"/>
              </w:rPr>
              <w:t>/som</w:t>
            </w:r>
            <w:r w:rsidRPr="003B6EB8" w:rsidDel="00C46A8C">
              <w:t xml:space="preserve"> </w:t>
            </w:r>
          </w:p>
          <w:p w14:paraId="77CB7A57" w14:textId="77777777" w:rsidR="007C1857" w:rsidRDefault="007C1857" w:rsidP="007C1857">
            <w:pPr>
              <w:spacing w:line="240" w:lineRule="auto"/>
              <w:rPr>
                <w:sz w:val="16"/>
                <w:szCs w:val="16"/>
              </w:rPr>
            </w:pPr>
            <w:r w:rsidRPr="00DB7FA4">
              <w:rPr>
                <w:sz w:val="16"/>
              </w:rPr>
              <w:tab/>
            </w:r>
            <w:r w:rsidRPr="00DB7FA4">
              <w:rPr>
                <w:sz w:val="16"/>
                <w:szCs w:val="16"/>
              </w:rPr>
              <w:t>./</w:t>
            </w:r>
            <w:r>
              <w:rPr>
                <w:sz w:val="16"/>
                <w:szCs w:val="16"/>
              </w:rPr>
              <w:t>hoofdsom</w:t>
            </w:r>
            <w:r w:rsidRPr="00DB7FA4">
              <w:rPr>
                <w:sz w:val="16"/>
                <w:szCs w:val="16"/>
              </w:rPr>
              <w:t>/valuta</w:t>
            </w:r>
          </w:p>
          <w:p w14:paraId="54216061" w14:textId="77777777" w:rsidR="007C1857" w:rsidRDefault="007C1857" w:rsidP="007C1857">
            <w:pPr>
              <w:spacing w:line="240" w:lineRule="auto"/>
              <w:rPr>
                <w:u w:val="single"/>
              </w:rPr>
            </w:pPr>
          </w:p>
          <w:p w14:paraId="1F7B3DFC" w14:textId="77777777" w:rsidR="007C1857" w:rsidRPr="00B97244" w:rsidRDefault="007C1857" w:rsidP="007C1857">
            <w:pPr>
              <w:spacing w:line="240" w:lineRule="auto"/>
              <w:rPr>
                <w:u w:val="single"/>
              </w:rPr>
            </w:pPr>
            <w:r w:rsidRPr="00B97244">
              <w:rPr>
                <w:u w:val="single"/>
              </w:rPr>
              <w:t>Mapping '</w:t>
            </w:r>
            <w:r>
              <w:rPr>
                <w:u w:val="single"/>
              </w:rPr>
              <w:t>40</w:t>
            </w:r>
            <w:r w:rsidRPr="00B97244">
              <w:rPr>
                <w:u w:val="single"/>
              </w:rPr>
              <w:t>% van hypotheekbedrag'</w:t>
            </w:r>
          </w:p>
          <w:p w14:paraId="5605B0BB" w14:textId="532F85C0" w:rsidR="007C1857" w:rsidRPr="00DB7FA4" w:rsidRDefault="007C1857" w:rsidP="007C1857">
            <w:pPr>
              <w:spacing w:line="240" w:lineRule="auto"/>
              <w:rPr>
                <w:sz w:val="16"/>
                <w:szCs w:val="16"/>
              </w:rPr>
            </w:pPr>
            <w:r w:rsidRPr="00DB7FA4">
              <w:rPr>
                <w:rFonts w:cs="Arial"/>
                <w:sz w:val="16"/>
                <w:szCs w:val="16"/>
              </w:rPr>
              <w:t>//</w:t>
            </w:r>
            <w:proofErr w:type="spellStart"/>
            <w:r w:rsidRPr="00DB7FA4">
              <w:rPr>
                <w:rFonts w:cs="Arial"/>
                <w:sz w:val="16"/>
                <w:szCs w:val="16"/>
              </w:rPr>
              <w:t>IMKAD_AangebodenStuk</w:t>
            </w:r>
            <w:proofErr w:type="spellEnd"/>
            <w:r w:rsidRPr="00DB7FA4">
              <w:rPr>
                <w:rFonts w:cs="Arial"/>
                <w:sz w:val="16"/>
                <w:szCs w:val="16"/>
              </w:rPr>
              <w:t>/</w:t>
            </w:r>
            <w:proofErr w:type="spellStart"/>
            <w:r w:rsidRPr="00DB7FA4">
              <w:rPr>
                <w:rFonts w:cs="Arial"/>
                <w:sz w:val="16"/>
                <w:szCs w:val="16"/>
              </w:rPr>
              <w:t>StukdeelHypotheek</w:t>
            </w:r>
            <w:proofErr w:type="spellEnd"/>
            <w:r w:rsidRPr="00DB7FA4">
              <w:rPr>
                <w:rFonts w:cs="Arial"/>
                <w:sz w:val="16"/>
                <w:szCs w:val="16"/>
              </w:rPr>
              <w:t xml:space="preserve"> [</w:t>
            </w:r>
            <w:proofErr w:type="spellStart"/>
            <w:r w:rsidRPr="00DB7FA4">
              <w:rPr>
                <w:rFonts w:cs="Arial"/>
                <w:sz w:val="16"/>
                <w:szCs w:val="16"/>
              </w:rPr>
              <w:t>aanduidingHypotheek</w:t>
            </w:r>
            <w:proofErr w:type="spellEnd"/>
            <w:r w:rsidRPr="00DB7FA4">
              <w:rPr>
                <w:rFonts w:cs="Arial"/>
                <w:sz w:val="16"/>
                <w:szCs w:val="16"/>
              </w:rPr>
              <w:t xml:space="preserve"> = aanwezig]</w:t>
            </w:r>
          </w:p>
          <w:p w14:paraId="3359DB03" w14:textId="77777777" w:rsidR="007C1857" w:rsidRPr="00DB7FA4" w:rsidRDefault="007C1857" w:rsidP="007C1857">
            <w:pPr>
              <w:spacing w:line="240" w:lineRule="auto"/>
              <w:rPr>
                <w:sz w:val="16"/>
                <w:szCs w:val="16"/>
              </w:rPr>
            </w:pPr>
            <w:r w:rsidRPr="00DB7FA4">
              <w:rPr>
                <w:sz w:val="16"/>
                <w:szCs w:val="16"/>
              </w:rPr>
              <w:tab/>
              <w:t>./</w:t>
            </w:r>
            <w:proofErr w:type="spellStart"/>
            <w:r w:rsidRPr="00DB7FA4">
              <w:rPr>
                <w:sz w:val="16"/>
                <w:szCs w:val="16"/>
              </w:rPr>
              <w:t>bedrag</w:t>
            </w:r>
            <w:r>
              <w:rPr>
                <w:sz w:val="16"/>
                <w:szCs w:val="16"/>
              </w:rPr>
              <w:t>Rente</w:t>
            </w:r>
            <w:proofErr w:type="spellEnd"/>
            <w:r w:rsidRPr="00DB7FA4">
              <w:rPr>
                <w:sz w:val="16"/>
                <w:szCs w:val="16"/>
              </w:rPr>
              <w:t>/som</w:t>
            </w:r>
          </w:p>
          <w:p w14:paraId="1933DD35" w14:textId="77777777" w:rsidR="007C1857" w:rsidRDefault="007C1857" w:rsidP="007C1857">
            <w:pPr>
              <w:spacing w:line="240" w:lineRule="auto"/>
              <w:rPr>
                <w:sz w:val="16"/>
                <w:szCs w:val="16"/>
              </w:rPr>
            </w:pPr>
            <w:r w:rsidRPr="00DB7FA4">
              <w:rPr>
                <w:sz w:val="16"/>
                <w:szCs w:val="16"/>
              </w:rPr>
              <w:tab/>
              <w:t>./</w:t>
            </w:r>
            <w:proofErr w:type="spellStart"/>
            <w:r w:rsidRPr="00DB7FA4">
              <w:rPr>
                <w:sz w:val="16"/>
                <w:szCs w:val="16"/>
              </w:rPr>
              <w:t>bedrag</w:t>
            </w:r>
            <w:r>
              <w:rPr>
                <w:sz w:val="16"/>
                <w:szCs w:val="16"/>
              </w:rPr>
              <w:t>Rente</w:t>
            </w:r>
            <w:proofErr w:type="spellEnd"/>
            <w:r w:rsidRPr="00DB7FA4">
              <w:rPr>
                <w:sz w:val="16"/>
                <w:szCs w:val="16"/>
              </w:rPr>
              <w:t>/valuta</w:t>
            </w:r>
          </w:p>
          <w:p w14:paraId="75B9E8EE" w14:textId="77777777" w:rsidR="007C1857" w:rsidRDefault="007C1857" w:rsidP="007C1857">
            <w:pPr>
              <w:spacing w:line="240" w:lineRule="auto"/>
              <w:rPr>
                <w:sz w:val="16"/>
                <w:szCs w:val="16"/>
              </w:rPr>
            </w:pPr>
          </w:p>
          <w:p w14:paraId="7829F8E1" w14:textId="77777777" w:rsidR="007C1857" w:rsidRPr="00B97244" w:rsidRDefault="007C1857" w:rsidP="007C1857">
            <w:pPr>
              <w:spacing w:line="240" w:lineRule="auto"/>
              <w:rPr>
                <w:u w:val="single"/>
              </w:rPr>
            </w:pPr>
            <w:r w:rsidRPr="00B97244">
              <w:rPr>
                <w:u w:val="single"/>
              </w:rPr>
              <w:t>Mapping '1</w:t>
            </w:r>
            <w:r>
              <w:rPr>
                <w:u w:val="single"/>
              </w:rPr>
              <w:t>40</w:t>
            </w:r>
            <w:r w:rsidRPr="00B97244">
              <w:rPr>
                <w:u w:val="single"/>
              </w:rPr>
              <w:t>% van hypotheekbedrag'</w:t>
            </w:r>
          </w:p>
          <w:p w14:paraId="7D3DCAD8" w14:textId="295D833C" w:rsidR="007C1857" w:rsidRPr="00DB7FA4" w:rsidRDefault="007C1857" w:rsidP="007C1857">
            <w:pPr>
              <w:spacing w:line="240" w:lineRule="auto"/>
              <w:rPr>
                <w:sz w:val="16"/>
                <w:szCs w:val="16"/>
              </w:rPr>
            </w:pPr>
            <w:r w:rsidRPr="00DB7FA4">
              <w:rPr>
                <w:rFonts w:cs="Arial"/>
                <w:sz w:val="16"/>
                <w:szCs w:val="16"/>
              </w:rPr>
              <w:t>//</w:t>
            </w:r>
            <w:proofErr w:type="spellStart"/>
            <w:r w:rsidRPr="00DB7FA4">
              <w:rPr>
                <w:rFonts w:cs="Arial"/>
                <w:sz w:val="16"/>
                <w:szCs w:val="16"/>
              </w:rPr>
              <w:t>IMKAD_AangebodenStuk</w:t>
            </w:r>
            <w:proofErr w:type="spellEnd"/>
            <w:r w:rsidRPr="00DB7FA4">
              <w:rPr>
                <w:rFonts w:cs="Arial"/>
                <w:sz w:val="16"/>
                <w:szCs w:val="16"/>
              </w:rPr>
              <w:t>/</w:t>
            </w:r>
            <w:proofErr w:type="spellStart"/>
            <w:r w:rsidRPr="00DB7FA4">
              <w:rPr>
                <w:rFonts w:cs="Arial"/>
                <w:sz w:val="16"/>
                <w:szCs w:val="16"/>
              </w:rPr>
              <w:t>StukdeelHypotheek</w:t>
            </w:r>
            <w:proofErr w:type="spellEnd"/>
            <w:r w:rsidRPr="00DB7FA4">
              <w:rPr>
                <w:rFonts w:cs="Arial"/>
                <w:sz w:val="16"/>
                <w:szCs w:val="16"/>
              </w:rPr>
              <w:t xml:space="preserve"> [</w:t>
            </w:r>
            <w:proofErr w:type="spellStart"/>
            <w:r w:rsidRPr="00DB7FA4">
              <w:rPr>
                <w:rFonts w:cs="Arial"/>
                <w:sz w:val="16"/>
                <w:szCs w:val="16"/>
              </w:rPr>
              <w:t>aanduidingHypotheek</w:t>
            </w:r>
            <w:proofErr w:type="spellEnd"/>
            <w:r w:rsidRPr="00DB7FA4">
              <w:rPr>
                <w:rFonts w:cs="Arial"/>
                <w:sz w:val="16"/>
                <w:szCs w:val="16"/>
              </w:rPr>
              <w:t xml:space="preserve"> = aanwezig]</w:t>
            </w:r>
          </w:p>
          <w:p w14:paraId="469BAB17" w14:textId="77777777" w:rsidR="007C1857" w:rsidRPr="00DB7FA4" w:rsidRDefault="007C1857" w:rsidP="007C1857">
            <w:pPr>
              <w:spacing w:line="240" w:lineRule="auto"/>
              <w:rPr>
                <w:sz w:val="16"/>
                <w:szCs w:val="16"/>
              </w:rPr>
            </w:pPr>
            <w:r w:rsidRPr="00DB7FA4">
              <w:rPr>
                <w:sz w:val="16"/>
                <w:szCs w:val="16"/>
              </w:rPr>
              <w:tab/>
              <w:t>./</w:t>
            </w:r>
            <w:proofErr w:type="spellStart"/>
            <w:r w:rsidRPr="00DB7FA4">
              <w:rPr>
                <w:sz w:val="16"/>
                <w:szCs w:val="16"/>
              </w:rPr>
              <w:t>bedragTotaal</w:t>
            </w:r>
            <w:proofErr w:type="spellEnd"/>
            <w:r w:rsidRPr="00DB7FA4">
              <w:rPr>
                <w:sz w:val="16"/>
                <w:szCs w:val="16"/>
              </w:rPr>
              <w:t>/som</w:t>
            </w:r>
          </w:p>
          <w:p w14:paraId="5CFF7D7A" w14:textId="77777777" w:rsidR="007C1857" w:rsidRDefault="007C1857" w:rsidP="007C1857">
            <w:pPr>
              <w:spacing w:line="240" w:lineRule="auto"/>
              <w:rPr>
                <w:sz w:val="16"/>
                <w:szCs w:val="16"/>
              </w:rPr>
            </w:pPr>
            <w:r w:rsidRPr="00DB7FA4">
              <w:rPr>
                <w:sz w:val="16"/>
                <w:szCs w:val="16"/>
              </w:rPr>
              <w:tab/>
              <w:t>./</w:t>
            </w:r>
            <w:proofErr w:type="spellStart"/>
            <w:r w:rsidRPr="00DB7FA4">
              <w:rPr>
                <w:sz w:val="16"/>
                <w:szCs w:val="16"/>
              </w:rPr>
              <w:t>bedragTotaal</w:t>
            </w:r>
            <w:proofErr w:type="spellEnd"/>
            <w:r w:rsidRPr="00DB7FA4">
              <w:rPr>
                <w:sz w:val="16"/>
                <w:szCs w:val="16"/>
              </w:rPr>
              <w:t>/valuta</w:t>
            </w:r>
          </w:p>
          <w:p w14:paraId="4E9EAB22" w14:textId="77777777" w:rsidR="00106B49" w:rsidRPr="002A4B22" w:rsidRDefault="00106B49" w:rsidP="00787B69">
            <w:pPr>
              <w:pStyle w:val="streepje"/>
              <w:numPr>
                <w:ilvl w:val="0"/>
                <w:numId w:val="0"/>
              </w:numPr>
              <w:spacing w:line="240" w:lineRule="auto"/>
              <w:rPr>
                <w:lang w:val="nl-NL"/>
              </w:rPr>
            </w:pPr>
            <w:r w:rsidRPr="002A4B22">
              <w:rPr>
                <w:u w:val="single"/>
                <w:lang w:val="nl-NL"/>
              </w:rPr>
              <w:t>Mapping telwoord</w:t>
            </w:r>
            <w:r w:rsidRPr="002A4B22">
              <w:rPr>
                <w:lang w:val="nl-NL"/>
              </w:rPr>
              <w:t>:</w:t>
            </w:r>
          </w:p>
          <w:p w14:paraId="381827BF" w14:textId="77777777" w:rsidR="00106B49" w:rsidRDefault="00106B49" w:rsidP="00787B69">
            <w:pPr>
              <w:keepNext/>
            </w:pPr>
            <w:r w:rsidRPr="002A4B22">
              <w:rPr>
                <w:sz w:val="16"/>
                <w:szCs w:val="16"/>
              </w:rPr>
              <w:t>//</w:t>
            </w:r>
            <w:proofErr w:type="spellStart"/>
            <w:r w:rsidRPr="002A4B22">
              <w:rPr>
                <w:sz w:val="16"/>
                <w:szCs w:val="16"/>
              </w:rPr>
              <w:t>IMKAD_AangebodenStuk</w:t>
            </w:r>
            <w:proofErr w:type="spellEnd"/>
            <w:r w:rsidRPr="002A4B22">
              <w:rPr>
                <w:sz w:val="16"/>
                <w:szCs w:val="16"/>
              </w:rPr>
              <w:t>/</w:t>
            </w:r>
            <w:proofErr w:type="spellStart"/>
            <w:r w:rsidRPr="002A4B22">
              <w:rPr>
                <w:sz w:val="16"/>
                <w:szCs w:val="16"/>
              </w:rPr>
              <w:t>StukdeelHypotheek</w:t>
            </w:r>
            <w:proofErr w:type="spellEnd"/>
            <w:r w:rsidRPr="002A4B22">
              <w:rPr>
                <w:rFonts w:cs="Arial"/>
                <w:sz w:val="16"/>
                <w:szCs w:val="16"/>
              </w:rPr>
              <w:t>[</w:t>
            </w:r>
            <w:proofErr w:type="spellStart"/>
            <w:r w:rsidRPr="002A4B22">
              <w:rPr>
                <w:rFonts w:cs="Arial"/>
                <w:sz w:val="16"/>
                <w:szCs w:val="16"/>
              </w:rPr>
              <w:t>aanduidingHypotheek</w:t>
            </w:r>
            <w:proofErr w:type="spellEnd"/>
            <w:r w:rsidRPr="002A4B22">
              <w:rPr>
                <w:rFonts w:cs="Arial"/>
                <w:sz w:val="16"/>
                <w:szCs w:val="16"/>
              </w:rPr>
              <w:t xml:space="preserve"> = ‘overbruggingshypotheek’]</w:t>
            </w:r>
            <w:r w:rsidRPr="002A4B22">
              <w:rPr>
                <w:sz w:val="16"/>
                <w:szCs w:val="16"/>
              </w:rPr>
              <w:t>/</w:t>
            </w:r>
            <w:proofErr w:type="spellStart"/>
            <w:r w:rsidRPr="002A4B22">
              <w:rPr>
                <w:sz w:val="16"/>
                <w:szCs w:val="16"/>
              </w:rPr>
              <w:t>rangordeHypotheek</w:t>
            </w:r>
            <w:proofErr w:type="spellEnd"/>
          </w:p>
          <w:p w14:paraId="11B98F8C" w14:textId="77777777" w:rsidR="00106B49" w:rsidRDefault="00106B49" w:rsidP="00787B69">
            <w:pPr>
              <w:keepNext/>
            </w:pPr>
          </w:p>
        </w:tc>
      </w:tr>
      <w:tr w:rsidR="00106B49" w14:paraId="69AF922A" w14:textId="77777777" w:rsidTr="00787B69">
        <w:tc>
          <w:tcPr>
            <w:tcW w:w="6771" w:type="dxa"/>
          </w:tcPr>
          <w:p w14:paraId="14312698" w14:textId="77777777" w:rsidR="00106B49" w:rsidRPr="00CD06C2" w:rsidRDefault="00106B49" w:rsidP="00D84EC8">
            <w:pPr>
              <w:tabs>
                <w:tab w:val="left" w:pos="-1440"/>
                <w:tab w:val="left" w:pos="-720"/>
              </w:tabs>
              <w:suppressAutoHyphens/>
              <w:ind w:left="227"/>
              <w:rPr>
                <w:rFonts w:cs="Arial"/>
                <w:color w:val="7030A0"/>
                <w:sz w:val="20"/>
                <w:u w:val="single"/>
              </w:rPr>
            </w:pPr>
            <w:r w:rsidRPr="00D84EC8">
              <w:rPr>
                <w:color w:val="800080"/>
                <w:sz w:val="20"/>
                <w:highlight w:val="yellow"/>
              </w:rPr>
              <w:t>TEKSTBLOK RECHT TEKSTBLOK REGISTERGOED</w:t>
            </w:r>
            <w:r w:rsidRPr="00D84EC8">
              <w:rPr>
                <w:color w:val="800080"/>
                <w:sz w:val="20"/>
              </w:rPr>
              <w:t>.</w:t>
            </w:r>
          </w:p>
        </w:tc>
        <w:tc>
          <w:tcPr>
            <w:tcW w:w="7371" w:type="dxa"/>
          </w:tcPr>
          <w:p w14:paraId="3CA248C5" w14:textId="77777777" w:rsidR="00106B49" w:rsidRDefault="00106B49" w:rsidP="00787B69">
            <w:r>
              <w:t xml:space="preserve">Optionele herhalende combinatie van één TEKSTBLOK RECHT </w:t>
            </w:r>
            <w:r w:rsidRPr="00124E96">
              <w:t>met één TEKSTBLOK REGISTERGOED</w:t>
            </w:r>
            <w:r>
              <w:t xml:space="preserve"> welke wordt getoond voor de </w:t>
            </w:r>
            <w:r w:rsidRPr="0031578B">
              <w:t>overbruggingslening</w:t>
            </w:r>
            <w:r>
              <w:t>.</w:t>
            </w:r>
          </w:p>
          <w:p w14:paraId="38CE8635" w14:textId="77777777" w:rsidR="00106B49" w:rsidRPr="00DB7FA4" w:rsidRDefault="00106B49" w:rsidP="00787B69">
            <w:pPr>
              <w:rPr>
                <w:lang w:val="nl"/>
              </w:rPr>
            </w:pPr>
            <w:r>
              <w:lastRenderedPageBreak/>
              <w:t>Van TEKSTBLOK REGISTERGOED zijn alleen de objecten perceel, appartementsrecht, netwerk en schip van toepassing.</w:t>
            </w:r>
            <w:r w:rsidRPr="00DB7FA4">
              <w:rPr>
                <w:lang w:val="nl"/>
              </w:rPr>
              <w:t xml:space="preserve"> </w:t>
            </w:r>
          </w:p>
          <w:p w14:paraId="65FF7485" w14:textId="77777777" w:rsidR="00106B49" w:rsidRDefault="00106B49" w:rsidP="00787B69">
            <w:pPr>
              <w:rPr>
                <w:lang w:val="nl"/>
              </w:rPr>
            </w:pPr>
          </w:p>
          <w:p w14:paraId="14260748" w14:textId="2DB963B2" w:rsidR="00106B49" w:rsidRDefault="00106B49" w:rsidP="00787B69">
            <w:pPr>
              <w:rPr>
                <w:lang w:val="nl"/>
              </w:rPr>
            </w:pPr>
            <w:r>
              <w:rPr>
                <w:lang w:val="nl"/>
              </w:rPr>
              <w:t xml:space="preserve">Bij meer combinaties TEKSTBLOK RECHT en REGISTERGOED wordt de laatste combinatie afgesloten met een </w:t>
            </w:r>
            <w:r w:rsidR="00FB5AC8">
              <w:rPr>
                <w:lang w:val="nl"/>
              </w:rPr>
              <w:t xml:space="preserve">punt </w:t>
            </w:r>
            <w:r>
              <w:rPr>
                <w:lang w:val="nl"/>
              </w:rPr>
              <w:t>‘</w:t>
            </w:r>
            <w:r w:rsidR="00FB5AC8">
              <w:rPr>
                <w:lang w:val="nl"/>
              </w:rPr>
              <w:t>.</w:t>
            </w:r>
            <w:r>
              <w:rPr>
                <w:lang w:val="nl"/>
              </w:rPr>
              <w:t>’ en de andere combinaties met een puntkomma ‘;’.</w:t>
            </w:r>
          </w:p>
          <w:p w14:paraId="11F21D64" w14:textId="77777777" w:rsidR="00106B49" w:rsidRPr="00DB7FA4" w:rsidRDefault="00106B49" w:rsidP="00787B69">
            <w:pPr>
              <w:rPr>
                <w:lang w:val="nl"/>
              </w:rPr>
            </w:pPr>
          </w:p>
          <w:p w14:paraId="105E3CB4" w14:textId="77777777" w:rsidR="00106B49" w:rsidRPr="00DB7FA4" w:rsidRDefault="00106B49" w:rsidP="00787B69">
            <w:pPr>
              <w:rPr>
                <w:u w:val="single"/>
                <w:lang w:val="nl"/>
              </w:rPr>
            </w:pPr>
            <w:r w:rsidRPr="00DB7FA4">
              <w:rPr>
                <w:u w:val="single"/>
                <w:lang w:val="nl"/>
              </w:rPr>
              <w:t>Mapping:</w:t>
            </w:r>
          </w:p>
          <w:p w14:paraId="0A4B81C9" w14:textId="77777777" w:rsidR="00106B49" w:rsidRPr="00DB7FA4" w:rsidRDefault="00106B49" w:rsidP="00787B69">
            <w:pPr>
              <w:spacing w:line="240" w:lineRule="auto"/>
              <w:rPr>
                <w:sz w:val="16"/>
                <w:szCs w:val="16"/>
              </w:rPr>
            </w:pPr>
            <w:r w:rsidRPr="00DB7FA4">
              <w:rPr>
                <w:sz w:val="16"/>
                <w:szCs w:val="16"/>
              </w:rPr>
              <w:t>//</w:t>
            </w:r>
            <w:proofErr w:type="spellStart"/>
            <w:r w:rsidRPr="00DB7FA4">
              <w:rPr>
                <w:sz w:val="16"/>
                <w:szCs w:val="16"/>
              </w:rPr>
              <w:t>IMKAD_AangebodenStuk</w:t>
            </w:r>
            <w:proofErr w:type="spellEnd"/>
            <w:r w:rsidRPr="00DB7FA4">
              <w:rPr>
                <w:sz w:val="16"/>
                <w:szCs w:val="16"/>
              </w:rPr>
              <w:t>/</w:t>
            </w:r>
            <w:proofErr w:type="spellStart"/>
            <w:r w:rsidRPr="00DB7FA4">
              <w:rPr>
                <w:sz w:val="16"/>
                <w:szCs w:val="16"/>
              </w:rPr>
              <w:t>StukdeelHypotheek</w:t>
            </w:r>
            <w:proofErr w:type="spellEnd"/>
            <w:r w:rsidRPr="00DB7FA4">
              <w:rPr>
                <w:sz w:val="16"/>
                <w:szCs w:val="16"/>
              </w:rPr>
              <w:t xml:space="preserve"> </w:t>
            </w:r>
            <w:r w:rsidRPr="00DB7FA4">
              <w:rPr>
                <w:rFonts w:cs="Arial"/>
                <w:sz w:val="16"/>
                <w:szCs w:val="16"/>
              </w:rPr>
              <w:t>[</w:t>
            </w:r>
            <w:proofErr w:type="spellStart"/>
            <w:r w:rsidRPr="00DB7FA4">
              <w:rPr>
                <w:rFonts w:cs="Arial"/>
                <w:sz w:val="16"/>
                <w:szCs w:val="16"/>
              </w:rPr>
              <w:t>aanduidingHypotheek</w:t>
            </w:r>
            <w:proofErr w:type="spellEnd"/>
            <w:r w:rsidRPr="00DB7FA4">
              <w:rPr>
                <w:rFonts w:cs="Arial"/>
                <w:sz w:val="16"/>
                <w:szCs w:val="16"/>
              </w:rPr>
              <w:t xml:space="preserve"> = </w:t>
            </w:r>
            <w:r w:rsidRPr="0031578B">
              <w:rPr>
                <w:rFonts w:cs="Arial"/>
                <w:sz w:val="16"/>
                <w:szCs w:val="16"/>
              </w:rPr>
              <w:t>overbruggings</w:t>
            </w:r>
            <w:r>
              <w:rPr>
                <w:rFonts w:cs="Arial"/>
                <w:sz w:val="16"/>
                <w:szCs w:val="16"/>
              </w:rPr>
              <w:t>hypotheek</w:t>
            </w:r>
            <w:r w:rsidRPr="00DB7FA4">
              <w:rPr>
                <w:rFonts w:cs="Arial"/>
                <w:sz w:val="16"/>
                <w:szCs w:val="16"/>
              </w:rPr>
              <w:t xml:space="preserve">] </w:t>
            </w:r>
            <w:r w:rsidRPr="00DB7FA4">
              <w:rPr>
                <w:rFonts w:cs="Arial"/>
                <w:sz w:val="16"/>
                <w:szCs w:val="16"/>
              </w:rPr>
              <w:tab/>
            </w:r>
            <w:r w:rsidRPr="00DB7FA4">
              <w:rPr>
                <w:sz w:val="16"/>
                <w:szCs w:val="16"/>
              </w:rPr>
              <w:t>/</w:t>
            </w:r>
            <w:proofErr w:type="spellStart"/>
            <w:r w:rsidRPr="00DB7FA4">
              <w:rPr>
                <w:sz w:val="16"/>
                <w:szCs w:val="16"/>
              </w:rPr>
              <w:t>IMKAD_ZakelijkRecht</w:t>
            </w:r>
            <w:proofErr w:type="spellEnd"/>
          </w:p>
          <w:p w14:paraId="0DBEBEEF" w14:textId="77777777" w:rsidR="00106B49" w:rsidRDefault="00106B49" w:rsidP="00787B69">
            <w:pPr>
              <w:keepNext/>
            </w:pPr>
            <w:r>
              <w:rPr>
                <w:sz w:val="16"/>
                <w:szCs w:val="16"/>
              </w:rPr>
              <w:t>-</w:t>
            </w:r>
            <w:r w:rsidRPr="00DB7FA4">
              <w:rPr>
                <w:sz w:val="16"/>
                <w:szCs w:val="16"/>
              </w:rPr>
              <w:t xml:space="preserve">zie tekstblokken voor de verdere </w:t>
            </w:r>
            <w:proofErr w:type="spellStart"/>
            <w:r w:rsidRPr="00DB7FA4">
              <w:rPr>
                <w:sz w:val="16"/>
                <w:szCs w:val="16"/>
              </w:rPr>
              <w:t>mapping</w:t>
            </w:r>
            <w:proofErr w:type="spellEnd"/>
          </w:p>
        </w:tc>
      </w:tr>
      <w:tr w:rsidR="004410CD" w14:paraId="136D18D5" w14:textId="77777777" w:rsidTr="00787B69">
        <w:tc>
          <w:tcPr>
            <w:tcW w:w="6771" w:type="dxa"/>
          </w:tcPr>
          <w:p w14:paraId="7CE15D5F" w14:textId="77777777" w:rsidR="004410CD" w:rsidRPr="009F6637" w:rsidRDefault="004410CD" w:rsidP="004410CD">
            <w:pPr>
              <w:tabs>
                <w:tab w:val="left" w:pos="-1440"/>
                <w:tab w:val="left" w:pos="-720"/>
              </w:tabs>
              <w:suppressAutoHyphens/>
              <w:spacing w:line="240" w:lineRule="atLeast"/>
              <w:ind w:left="284"/>
              <w:rPr>
                <w:rFonts w:cs="Arial"/>
                <w:color w:val="800080"/>
                <w:sz w:val="20"/>
              </w:rPr>
            </w:pPr>
            <w:r w:rsidRPr="009F6637">
              <w:rPr>
                <w:rFonts w:cs="Arial"/>
                <w:color w:val="800080"/>
                <w:sz w:val="20"/>
              </w:rPr>
              <w:lastRenderedPageBreak/>
              <w:t>De (Derde) Hypotheekgever staat er voorts jegens ASR voor in:</w:t>
            </w:r>
          </w:p>
          <w:p w14:paraId="6CC80470" w14:textId="77777777" w:rsidR="004410CD" w:rsidRPr="009F6637" w:rsidRDefault="004410CD" w:rsidP="004410CD">
            <w:pPr>
              <w:widowControl w:val="0"/>
              <w:numPr>
                <w:ilvl w:val="0"/>
                <w:numId w:val="43"/>
              </w:numPr>
              <w:tabs>
                <w:tab w:val="left" w:pos="-1440"/>
                <w:tab w:val="left" w:pos="-720"/>
              </w:tabs>
              <w:suppressAutoHyphens/>
              <w:spacing w:line="240" w:lineRule="atLeast"/>
              <w:rPr>
                <w:rFonts w:cs="Arial"/>
                <w:color w:val="800080"/>
                <w:sz w:val="20"/>
              </w:rPr>
            </w:pPr>
            <w:r w:rsidRPr="009F6637">
              <w:rPr>
                <w:rFonts w:cs="Arial"/>
                <w:color w:val="800080"/>
                <w:sz w:val="20"/>
              </w:rPr>
              <w:t xml:space="preserve">dat het voormelde Onderpand hem in volle en onbezwaarde eigendom toebehoort, behoudens het (de) eventuele ten behoeve van ASR eerder gevestigde hypotheekrecht(en) ten laste van de (Derde) Hypotheekgever, en dat hij daarover de onvoorwaardelijke beschikking heeft; </w:t>
            </w:r>
          </w:p>
          <w:p w14:paraId="505F3180" w14:textId="77777777" w:rsidR="004410CD" w:rsidRPr="009F6637" w:rsidRDefault="004410CD" w:rsidP="004410CD">
            <w:pPr>
              <w:widowControl w:val="0"/>
              <w:numPr>
                <w:ilvl w:val="0"/>
                <w:numId w:val="43"/>
              </w:numPr>
              <w:tabs>
                <w:tab w:val="left" w:pos="-1440"/>
                <w:tab w:val="left" w:pos="-720"/>
              </w:tabs>
              <w:suppressAutoHyphens/>
              <w:spacing w:line="240" w:lineRule="atLeast"/>
              <w:rPr>
                <w:rFonts w:cs="Arial"/>
                <w:color w:val="800080"/>
                <w:sz w:val="20"/>
              </w:rPr>
            </w:pPr>
            <w:r w:rsidRPr="009F6637">
              <w:rPr>
                <w:rFonts w:cs="Arial"/>
                <w:color w:val="800080"/>
                <w:sz w:val="20"/>
              </w:rPr>
              <w:t xml:space="preserve">dat het voormelde Onderpand niet is belast met beslagen of met een recht van vruchtgebruik en niet is verhuurd noch anderszins in gebruik of genot is afgestaan aan derden; en </w:t>
            </w:r>
          </w:p>
          <w:p w14:paraId="526FF67D" w14:textId="69BB0780" w:rsidR="004410CD" w:rsidRPr="004410CD" w:rsidRDefault="004410CD" w:rsidP="006C6137">
            <w:pPr>
              <w:widowControl w:val="0"/>
              <w:numPr>
                <w:ilvl w:val="0"/>
                <w:numId w:val="43"/>
              </w:numPr>
              <w:tabs>
                <w:tab w:val="left" w:pos="-1440"/>
                <w:tab w:val="left" w:pos="-720"/>
              </w:tabs>
              <w:suppressAutoHyphens/>
              <w:spacing w:line="240" w:lineRule="atLeast"/>
              <w:rPr>
                <w:rFonts w:cs="Arial"/>
                <w:color w:val="800080"/>
                <w:sz w:val="20"/>
              </w:rPr>
            </w:pPr>
            <w:r w:rsidRPr="009F6637">
              <w:rPr>
                <w:rFonts w:cs="Arial"/>
                <w:color w:val="800080"/>
                <w:sz w:val="20"/>
              </w:rPr>
              <w:t xml:space="preserve">dat het voormelde Onderpand niet anders met recht van hypotheek is of kan worden bezwaard dan krachtens deze akte, behoudens het (de) eventuele ten behoeve van ASR eerder gevestigde hypotheekrecht(en) ten laste van de (Derde) Hypotheekgever. </w:t>
            </w:r>
          </w:p>
        </w:tc>
        <w:tc>
          <w:tcPr>
            <w:tcW w:w="7371" w:type="dxa"/>
          </w:tcPr>
          <w:p w14:paraId="15BE3C25" w14:textId="77777777" w:rsidR="004410CD" w:rsidRDefault="004410CD" w:rsidP="004410CD">
            <w:r>
              <w:t>Optionele tekst. Wordt getoond indien de Overbruggingshypotheek aanwezig is.</w:t>
            </w:r>
          </w:p>
          <w:p w14:paraId="3E161675" w14:textId="77777777" w:rsidR="004410CD" w:rsidRDefault="004410CD" w:rsidP="004410CD"/>
          <w:p w14:paraId="70685720" w14:textId="77777777" w:rsidR="004410CD" w:rsidRPr="005C72AF" w:rsidRDefault="004410CD" w:rsidP="004410CD">
            <w:pPr>
              <w:rPr>
                <w:szCs w:val="18"/>
                <w:u w:val="single"/>
                <w:lang w:val="nl"/>
              </w:rPr>
            </w:pPr>
            <w:r w:rsidRPr="005C72AF">
              <w:rPr>
                <w:szCs w:val="18"/>
                <w:u w:val="single"/>
                <w:lang w:val="nl"/>
              </w:rPr>
              <w:t>Mapping tonen overbruggingshypotheek:</w:t>
            </w:r>
          </w:p>
          <w:p w14:paraId="2C4FFB6C" w14:textId="6DE3518C" w:rsidR="004410CD" w:rsidRDefault="004410CD" w:rsidP="004410CD">
            <w:r w:rsidRPr="002A4B22">
              <w:rPr>
                <w:sz w:val="16"/>
                <w:szCs w:val="16"/>
              </w:rPr>
              <w:t>//</w:t>
            </w:r>
            <w:proofErr w:type="spellStart"/>
            <w:r w:rsidRPr="002A4B22">
              <w:rPr>
                <w:sz w:val="16"/>
                <w:szCs w:val="16"/>
              </w:rPr>
              <w:t>IMKAD_AangebodenStuk</w:t>
            </w:r>
            <w:proofErr w:type="spellEnd"/>
            <w:r w:rsidRPr="002A4B22">
              <w:rPr>
                <w:sz w:val="16"/>
                <w:szCs w:val="16"/>
              </w:rPr>
              <w:t>/</w:t>
            </w:r>
            <w:proofErr w:type="spellStart"/>
            <w:r w:rsidRPr="002A4B22">
              <w:rPr>
                <w:sz w:val="16"/>
                <w:szCs w:val="16"/>
              </w:rPr>
              <w:t>StukdeelHypotheek</w:t>
            </w:r>
            <w:proofErr w:type="spellEnd"/>
            <w:r w:rsidRPr="002A4B22">
              <w:rPr>
                <w:rFonts w:cs="Arial"/>
                <w:sz w:val="16"/>
                <w:szCs w:val="16"/>
              </w:rPr>
              <w:t>[</w:t>
            </w:r>
            <w:proofErr w:type="spellStart"/>
            <w:r w:rsidRPr="002A4B22">
              <w:rPr>
                <w:rFonts w:cs="Arial"/>
                <w:sz w:val="16"/>
                <w:szCs w:val="16"/>
              </w:rPr>
              <w:t>aanduidingHypotheek</w:t>
            </w:r>
            <w:proofErr w:type="spellEnd"/>
            <w:r w:rsidRPr="002A4B22">
              <w:rPr>
                <w:rFonts w:cs="Arial"/>
                <w:sz w:val="16"/>
                <w:szCs w:val="16"/>
              </w:rPr>
              <w:t xml:space="preserve"> = ‘overbruggingshypotheek’] is aanwezig</w:t>
            </w:r>
          </w:p>
        </w:tc>
      </w:tr>
      <w:tr w:rsidR="00CD06C2" w14:paraId="64C8FBF8" w14:textId="77777777" w:rsidTr="00787B69">
        <w:tc>
          <w:tcPr>
            <w:tcW w:w="6771" w:type="dxa"/>
          </w:tcPr>
          <w:p w14:paraId="4779819B" w14:textId="32A2EAD0" w:rsidR="00CD06C2" w:rsidRPr="00CD06C2" w:rsidRDefault="00200B20" w:rsidP="00D84EC8">
            <w:pPr>
              <w:tabs>
                <w:tab w:val="left" w:pos="-1440"/>
                <w:tab w:val="left" w:pos="-720"/>
              </w:tabs>
              <w:suppressAutoHyphens/>
              <w:ind w:left="227"/>
              <w:rPr>
                <w:color w:val="800080"/>
                <w:sz w:val="20"/>
                <w:highlight w:val="yellow"/>
              </w:rPr>
            </w:pPr>
            <w:r w:rsidRPr="00307D56">
              <w:rPr>
                <w:rFonts w:cs="Arial"/>
                <w:color w:val="800080"/>
                <w:sz w:val="20"/>
              </w:rPr>
              <w:t xml:space="preserve">De (Derde) Hypotheekgever en ASR komen hierbij overeen dat, indien ASR (een deel van) haar vordering(en) tot zekerheid waarvan onderhavig hypotheekrecht wordt gevestigd, overdraagt aan een derde, op deze derde tevens een met (het overgedragen deel van) </w:t>
            </w:r>
            <w:r w:rsidRPr="00307D56">
              <w:rPr>
                <w:rFonts w:cs="Arial"/>
                <w:color w:val="800080"/>
                <w:sz w:val="20"/>
              </w:rPr>
              <w:lastRenderedPageBreak/>
              <w:t>deze vordering(en) evenredig deel van het hiervoor bedoelde hypotheekrecht als nevenrecht zal overgaan.</w:t>
            </w:r>
          </w:p>
        </w:tc>
        <w:tc>
          <w:tcPr>
            <w:tcW w:w="7371" w:type="dxa"/>
          </w:tcPr>
          <w:p w14:paraId="4B14850C" w14:textId="77777777" w:rsidR="00CD06C2" w:rsidRDefault="00CD06C2" w:rsidP="00787B69">
            <w:r>
              <w:lastRenderedPageBreak/>
              <w:t>Optionele tekst. Wordt getoond indien de Overbruggingshypotheek aanwezig is.</w:t>
            </w:r>
          </w:p>
          <w:p w14:paraId="57AB99B2" w14:textId="77777777" w:rsidR="00CD06C2" w:rsidRDefault="00CD06C2" w:rsidP="00787B69"/>
          <w:p w14:paraId="3FB71392" w14:textId="77777777" w:rsidR="00CD06C2" w:rsidRPr="005C72AF" w:rsidRDefault="00CD06C2" w:rsidP="00CD06C2">
            <w:pPr>
              <w:rPr>
                <w:szCs w:val="18"/>
                <w:u w:val="single"/>
                <w:lang w:val="nl"/>
              </w:rPr>
            </w:pPr>
            <w:r w:rsidRPr="005C72AF">
              <w:rPr>
                <w:szCs w:val="18"/>
                <w:u w:val="single"/>
                <w:lang w:val="nl"/>
              </w:rPr>
              <w:t>Mapping tonen overbruggingshypotheek:</w:t>
            </w:r>
          </w:p>
          <w:p w14:paraId="1B6DF7D2" w14:textId="59BDA1AD" w:rsidR="00CD06C2" w:rsidRPr="00D84EC8" w:rsidRDefault="00CD06C2" w:rsidP="00D84EC8">
            <w:pPr>
              <w:spacing w:line="240" w:lineRule="auto"/>
              <w:rPr>
                <w:rFonts w:cs="Arial"/>
                <w:sz w:val="16"/>
                <w:szCs w:val="16"/>
              </w:rPr>
            </w:pPr>
            <w:r w:rsidRPr="002A4B22">
              <w:rPr>
                <w:sz w:val="16"/>
                <w:szCs w:val="16"/>
              </w:rPr>
              <w:t>//</w:t>
            </w:r>
            <w:proofErr w:type="spellStart"/>
            <w:r w:rsidRPr="002A4B22">
              <w:rPr>
                <w:sz w:val="16"/>
                <w:szCs w:val="16"/>
              </w:rPr>
              <w:t>IMKAD_AangebodenStuk</w:t>
            </w:r>
            <w:proofErr w:type="spellEnd"/>
            <w:r w:rsidRPr="002A4B22">
              <w:rPr>
                <w:sz w:val="16"/>
                <w:szCs w:val="16"/>
              </w:rPr>
              <w:t>/</w:t>
            </w:r>
            <w:proofErr w:type="spellStart"/>
            <w:r w:rsidRPr="002A4B22">
              <w:rPr>
                <w:sz w:val="16"/>
                <w:szCs w:val="16"/>
              </w:rPr>
              <w:t>StukdeelHypotheek</w:t>
            </w:r>
            <w:proofErr w:type="spellEnd"/>
            <w:r w:rsidRPr="002A4B22">
              <w:rPr>
                <w:rFonts w:cs="Arial"/>
                <w:sz w:val="16"/>
                <w:szCs w:val="16"/>
              </w:rPr>
              <w:t>[</w:t>
            </w:r>
            <w:proofErr w:type="spellStart"/>
            <w:r w:rsidRPr="002A4B22">
              <w:rPr>
                <w:rFonts w:cs="Arial"/>
                <w:sz w:val="16"/>
                <w:szCs w:val="16"/>
              </w:rPr>
              <w:t>aanduidingHypotheek</w:t>
            </w:r>
            <w:proofErr w:type="spellEnd"/>
            <w:r w:rsidRPr="002A4B22">
              <w:rPr>
                <w:rFonts w:cs="Arial"/>
                <w:sz w:val="16"/>
                <w:szCs w:val="16"/>
              </w:rPr>
              <w:t xml:space="preserve"> = ‘overbruggingshypotheek’] is aanwezig</w:t>
            </w:r>
          </w:p>
        </w:tc>
      </w:tr>
    </w:tbl>
    <w:p w14:paraId="12B19D11" w14:textId="1B2371C1" w:rsidR="00106B49" w:rsidRDefault="00106B49" w:rsidP="00106B49">
      <w:pPr>
        <w:pStyle w:val="Kop2"/>
        <w:numPr>
          <w:ilvl w:val="1"/>
          <w:numId w:val="1"/>
        </w:numPr>
      </w:pPr>
      <w:bookmarkStart w:id="131" w:name="_Toc227673701"/>
      <w:bookmarkStart w:id="132" w:name="_Toc227673702"/>
      <w:bookmarkStart w:id="133" w:name="_Toc464135507"/>
      <w:bookmarkStart w:id="134" w:name="_Toc5887061"/>
      <w:bookmarkStart w:id="135" w:name="_Toc227673710"/>
      <w:bookmarkEnd w:id="131"/>
      <w:bookmarkEnd w:id="132"/>
      <w:r>
        <w:t>Woonplaatskeuze</w:t>
      </w:r>
      <w:bookmarkEnd w:id="133"/>
      <w:bookmarkEnd w:id="134"/>
      <w:bookmarkEnd w:id="135"/>
    </w:p>
    <w:p w14:paraId="39CFABEA" w14:textId="77777777" w:rsidR="00123486" w:rsidRPr="0065552D" w:rsidRDefault="00123486" w:rsidP="0065552D">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106B49" w:rsidRPr="00D77156" w14:paraId="2C1359A8" w14:textId="77777777" w:rsidTr="0065552D">
        <w:tc>
          <w:tcPr>
            <w:tcW w:w="6771" w:type="dxa"/>
            <w:shd w:val="clear" w:color="auto" w:fill="DEEAF6" w:themeFill="accent1" w:themeFillTint="33"/>
          </w:tcPr>
          <w:p w14:paraId="42E351CB" w14:textId="77777777" w:rsidR="00106B49" w:rsidRPr="00D77156" w:rsidRDefault="00106B49" w:rsidP="00787B69">
            <w:pPr>
              <w:rPr>
                <w:b/>
              </w:rPr>
            </w:pPr>
            <w:r w:rsidRPr="00DB7FA4">
              <w:rPr>
                <w:b/>
              </w:rPr>
              <w:t>Modeldocument tekst</w:t>
            </w:r>
          </w:p>
        </w:tc>
        <w:tc>
          <w:tcPr>
            <w:tcW w:w="7371" w:type="dxa"/>
            <w:shd w:val="clear" w:color="auto" w:fill="DEEAF6" w:themeFill="accent1" w:themeFillTint="33"/>
          </w:tcPr>
          <w:p w14:paraId="25C5B090" w14:textId="6338489E" w:rsidR="00106B49" w:rsidRPr="00D77156" w:rsidRDefault="00106B49" w:rsidP="00787B69">
            <w:pPr>
              <w:rPr>
                <w:b/>
              </w:rPr>
            </w:pPr>
            <w:r w:rsidRPr="00DB7FA4">
              <w:rPr>
                <w:b/>
              </w:rPr>
              <w:t>Toelichting</w:t>
            </w:r>
            <w:r w:rsidR="00123486">
              <w:rPr>
                <w:b/>
              </w:rPr>
              <w:t xml:space="preserve"> en </w:t>
            </w:r>
            <w:proofErr w:type="spellStart"/>
            <w:r w:rsidR="00123486">
              <w:rPr>
                <w:b/>
              </w:rPr>
              <w:t>mapping</w:t>
            </w:r>
            <w:proofErr w:type="spellEnd"/>
          </w:p>
        </w:tc>
      </w:tr>
      <w:tr w:rsidR="00106B49" w:rsidRPr="00343045" w14:paraId="6DEEBABF" w14:textId="77777777" w:rsidTr="00787B69">
        <w:tc>
          <w:tcPr>
            <w:tcW w:w="6771" w:type="dxa"/>
          </w:tcPr>
          <w:p w14:paraId="1CA561EC" w14:textId="77777777" w:rsidR="00635181" w:rsidRPr="00D84EC8" w:rsidRDefault="00635181" w:rsidP="00635181">
            <w:pPr>
              <w:suppressAutoHyphens/>
              <w:autoSpaceDE w:val="0"/>
              <w:autoSpaceDN w:val="0"/>
              <w:adjustRightInd w:val="0"/>
              <w:spacing w:line="240" w:lineRule="atLeast"/>
              <w:rPr>
                <w:rFonts w:cs="Arial"/>
                <w:color w:val="800080"/>
                <w:sz w:val="20"/>
                <w:u w:val="single"/>
              </w:rPr>
            </w:pPr>
            <w:r w:rsidRPr="00D84EC8">
              <w:rPr>
                <w:rFonts w:cs="Arial"/>
                <w:color w:val="800080"/>
                <w:sz w:val="20"/>
                <w:u w:val="single"/>
              </w:rPr>
              <w:t>Woonplaats</w:t>
            </w:r>
          </w:p>
          <w:p w14:paraId="6724730E" w14:textId="77777777" w:rsidR="00106B49" w:rsidRPr="00635181" w:rsidRDefault="00106B49" w:rsidP="00787B69">
            <w:pPr>
              <w:pStyle w:val="NormalWeb"/>
              <w:widowControl/>
              <w:suppressAutoHyphens/>
              <w:spacing w:before="0" w:beforeAutospacing="0" w:after="0" w:afterAutospacing="0" w:line="240" w:lineRule="atLeast"/>
              <w:rPr>
                <w:rFonts w:ascii="Arial" w:hAnsi="Arial" w:cs="Arial"/>
                <w:snapToGrid w:val="0"/>
                <w:color w:val="800080"/>
                <w:kern w:val="28"/>
                <w:sz w:val="18"/>
                <w:szCs w:val="18"/>
                <w:lang w:val="nl-NL" w:eastAsia="en-US"/>
              </w:rPr>
            </w:pPr>
            <w:bookmarkStart w:id="136" w:name="_DV_M327"/>
            <w:bookmarkEnd w:id="136"/>
            <w:r w:rsidRPr="00D84EC8">
              <w:rPr>
                <w:rFonts w:ascii="Arial" w:hAnsi="Arial" w:cs="Arial"/>
                <w:snapToGrid w:val="0"/>
                <w:color w:val="800080"/>
                <w:kern w:val="28"/>
                <w:sz w:val="20"/>
                <w:szCs w:val="20"/>
                <w:lang w:val="nl-NL" w:eastAsia="en-US"/>
              </w:rPr>
              <w:t>Partijen kiezen woonplaats ten kantore van de bewaarder van deze akte.</w:t>
            </w:r>
            <w:r w:rsidRPr="00635181">
              <w:rPr>
                <w:rFonts w:ascii="Arial" w:hAnsi="Arial" w:cs="Arial"/>
                <w:snapToGrid w:val="0"/>
                <w:color w:val="800080"/>
                <w:kern w:val="28"/>
                <w:sz w:val="18"/>
                <w:szCs w:val="18"/>
                <w:lang w:val="nl-NL" w:eastAsia="en-US"/>
              </w:rPr>
              <w:t xml:space="preserve"> </w:t>
            </w:r>
          </w:p>
          <w:p w14:paraId="7C5EBE44" w14:textId="77777777" w:rsidR="00106B49" w:rsidRPr="00A92EB9" w:rsidRDefault="00106B49" w:rsidP="00787B69">
            <w:pPr>
              <w:tabs>
                <w:tab w:val="left" w:pos="-1440"/>
                <w:tab w:val="left" w:pos="-720"/>
              </w:tabs>
              <w:suppressAutoHyphens/>
              <w:rPr>
                <w:rFonts w:cs="Arial"/>
                <w:color w:val="FF0000"/>
                <w:sz w:val="20"/>
              </w:rPr>
            </w:pPr>
          </w:p>
        </w:tc>
        <w:tc>
          <w:tcPr>
            <w:tcW w:w="7371" w:type="dxa"/>
          </w:tcPr>
          <w:p w14:paraId="20684482" w14:textId="77777777" w:rsidR="00635181" w:rsidRPr="004E7A50" w:rsidRDefault="00635181" w:rsidP="00635181">
            <w:pPr>
              <w:spacing w:before="72"/>
            </w:pPr>
            <w:r w:rsidRPr="004E7A50">
              <w:t xml:space="preserve">Deze paragraaf is verplicht als één van de </w:t>
            </w:r>
            <w:r>
              <w:t xml:space="preserve">personen uit één van de </w:t>
            </w:r>
            <w:r w:rsidRPr="004E7A50">
              <w:t>partijen een buitenlands adres heeft.</w:t>
            </w:r>
            <w:r>
              <w:t xml:space="preserve"> </w:t>
            </w:r>
            <w:r w:rsidRPr="00B84162">
              <w:t>(Het modeldocument dwingt dit niet af.)</w:t>
            </w:r>
          </w:p>
          <w:p w14:paraId="5EE930FD" w14:textId="6689D05E" w:rsidR="00106B49" w:rsidRDefault="00635181" w:rsidP="00635181">
            <w:pPr>
              <w:spacing w:before="72"/>
            </w:pPr>
            <w:r w:rsidRPr="0051376E">
              <w:t>De woonplaatskeuze heeft betrekking op alle comparanten, zowel de hypotheeknemer als hypotheekgevers</w:t>
            </w:r>
            <w:r>
              <w:t xml:space="preserve"> als belanghebbenden</w:t>
            </w:r>
            <w:r w:rsidRPr="0051376E">
              <w:t>.</w:t>
            </w:r>
          </w:p>
          <w:p w14:paraId="500B9EB5" w14:textId="77777777" w:rsidR="00635181" w:rsidRPr="00635181" w:rsidRDefault="00635181" w:rsidP="00635181">
            <w:pPr>
              <w:spacing w:before="72"/>
            </w:pPr>
          </w:p>
          <w:p w14:paraId="33093F97" w14:textId="77777777" w:rsidR="00106B49" w:rsidRPr="00DB7FA4" w:rsidRDefault="00106B49" w:rsidP="00787B69">
            <w:pPr>
              <w:keepNext/>
              <w:rPr>
                <w:szCs w:val="18"/>
                <w:u w:val="single"/>
              </w:rPr>
            </w:pPr>
            <w:r w:rsidRPr="00DB7FA4">
              <w:rPr>
                <w:szCs w:val="18"/>
                <w:u w:val="single"/>
              </w:rPr>
              <w:t>Mapping</w:t>
            </w:r>
            <w:r>
              <w:rPr>
                <w:szCs w:val="18"/>
                <w:u w:val="single"/>
              </w:rPr>
              <w:t xml:space="preserve"> (verplicht)</w:t>
            </w:r>
            <w:r w:rsidRPr="00DB7FA4">
              <w:rPr>
                <w:szCs w:val="18"/>
                <w:u w:val="single"/>
              </w:rPr>
              <w:t>:</w:t>
            </w:r>
          </w:p>
          <w:p w14:paraId="04D949FE" w14:textId="77777777" w:rsidR="00106B49" w:rsidRPr="00DB7FA4" w:rsidRDefault="00106B49" w:rsidP="00787B69">
            <w:pPr>
              <w:keepNext/>
              <w:spacing w:line="240" w:lineRule="auto"/>
              <w:rPr>
                <w:sz w:val="16"/>
                <w:szCs w:val="16"/>
              </w:rPr>
            </w:pPr>
            <w:r w:rsidRPr="00DB7FA4">
              <w:rPr>
                <w:sz w:val="16"/>
                <w:szCs w:val="16"/>
              </w:rPr>
              <w:t>//</w:t>
            </w:r>
            <w:proofErr w:type="spellStart"/>
            <w:r w:rsidRPr="00DB7FA4">
              <w:rPr>
                <w:sz w:val="16"/>
                <w:szCs w:val="16"/>
              </w:rPr>
              <w:t>IMKAD_AangebodenStuk</w:t>
            </w:r>
            <w:proofErr w:type="spellEnd"/>
            <w:r w:rsidRPr="00DB7FA4">
              <w:rPr>
                <w:sz w:val="16"/>
                <w:szCs w:val="16"/>
              </w:rPr>
              <w:t>/</w:t>
            </w:r>
            <w:proofErr w:type="spellStart"/>
            <w:r w:rsidRPr="00DB7FA4">
              <w:rPr>
                <w:sz w:val="16"/>
                <w:szCs w:val="16"/>
              </w:rPr>
              <w:t>tia_TekstKeuze</w:t>
            </w:r>
            <w:proofErr w:type="spellEnd"/>
          </w:p>
          <w:p w14:paraId="1EF8495A" w14:textId="77777777" w:rsidR="00106B49" w:rsidRPr="00DB7FA4" w:rsidRDefault="00106B49" w:rsidP="00787B69">
            <w:pPr>
              <w:keepNext/>
              <w:spacing w:line="240" w:lineRule="auto"/>
              <w:ind w:left="227"/>
              <w:rPr>
                <w:sz w:val="16"/>
                <w:szCs w:val="16"/>
              </w:rPr>
            </w:pPr>
            <w:r w:rsidRPr="00DB7FA4">
              <w:rPr>
                <w:sz w:val="16"/>
                <w:szCs w:val="16"/>
              </w:rPr>
              <w:t>./</w:t>
            </w:r>
            <w:proofErr w:type="spellStart"/>
            <w:r w:rsidRPr="00DB7FA4">
              <w:rPr>
                <w:sz w:val="16"/>
                <w:szCs w:val="16"/>
              </w:rPr>
              <w:t>tagNaam</w:t>
            </w:r>
            <w:proofErr w:type="spellEnd"/>
            <w:r w:rsidRPr="00DB7FA4">
              <w:rPr>
                <w:sz w:val="16"/>
                <w:szCs w:val="16"/>
              </w:rPr>
              <w:t>(‘</w:t>
            </w:r>
            <w:proofErr w:type="spellStart"/>
            <w:r w:rsidRPr="00DB7FA4">
              <w:rPr>
                <w:sz w:val="16"/>
                <w:szCs w:val="16"/>
              </w:rPr>
              <w:t>k_Woonplaatskeuze</w:t>
            </w:r>
            <w:proofErr w:type="spellEnd"/>
            <w:r w:rsidRPr="00DB7FA4">
              <w:rPr>
                <w:sz w:val="16"/>
                <w:szCs w:val="16"/>
              </w:rPr>
              <w:t>’)</w:t>
            </w:r>
          </w:p>
          <w:p w14:paraId="3A1BA5B1" w14:textId="77777777" w:rsidR="00106B49" w:rsidRDefault="00106B49" w:rsidP="00787B69">
            <w:pPr>
              <w:keepNext/>
              <w:autoSpaceDE w:val="0"/>
              <w:autoSpaceDN w:val="0"/>
              <w:adjustRightInd w:val="0"/>
              <w:spacing w:line="240" w:lineRule="auto"/>
              <w:ind w:left="227"/>
              <w:rPr>
                <w:sz w:val="16"/>
                <w:szCs w:val="16"/>
              </w:rPr>
            </w:pPr>
            <w:r w:rsidRPr="00DB7FA4">
              <w:rPr>
                <w:sz w:val="16"/>
                <w:szCs w:val="16"/>
              </w:rPr>
              <w:t>./tekst</w:t>
            </w:r>
            <w:r w:rsidRPr="009620A2">
              <w:rPr>
                <w:rFonts w:cs="Arial"/>
                <w:color w:val="800080"/>
                <w:kern w:val="0"/>
                <w:sz w:val="20"/>
                <w:lang w:eastAsia="nl-NL"/>
              </w:rPr>
              <w:t xml:space="preserve"> </w:t>
            </w:r>
            <w:r>
              <w:rPr>
                <w:sz w:val="16"/>
                <w:szCs w:val="16"/>
              </w:rPr>
              <w:t>(P</w:t>
            </w:r>
            <w:r w:rsidRPr="009620A2">
              <w:rPr>
                <w:sz w:val="16"/>
                <w:szCs w:val="16"/>
              </w:rPr>
              <w:t>artijen kiezen woonplaats ten kantore</w:t>
            </w:r>
            <w:r>
              <w:rPr>
                <w:sz w:val="16"/>
                <w:szCs w:val="16"/>
              </w:rPr>
              <w:t xml:space="preserve"> van de bewaarder van deze akte)</w:t>
            </w:r>
          </w:p>
          <w:p w14:paraId="63F004D7" w14:textId="77777777" w:rsidR="003209E4" w:rsidRDefault="003209E4" w:rsidP="00787B69">
            <w:pPr>
              <w:keepNext/>
              <w:autoSpaceDE w:val="0"/>
              <w:autoSpaceDN w:val="0"/>
              <w:adjustRightInd w:val="0"/>
              <w:spacing w:line="240" w:lineRule="auto"/>
              <w:ind w:left="227"/>
              <w:rPr>
                <w:sz w:val="16"/>
                <w:szCs w:val="16"/>
              </w:rPr>
            </w:pPr>
          </w:p>
          <w:p w14:paraId="3622BE63" w14:textId="41DADCD8" w:rsidR="003209E4" w:rsidRPr="009620A2" w:rsidRDefault="003209E4" w:rsidP="006C6137">
            <w:pPr>
              <w:keepNext/>
              <w:autoSpaceDE w:val="0"/>
              <w:autoSpaceDN w:val="0"/>
              <w:adjustRightInd w:val="0"/>
              <w:spacing w:line="240" w:lineRule="auto"/>
              <w:rPr>
                <w:sz w:val="16"/>
                <w:szCs w:val="16"/>
              </w:rPr>
            </w:pPr>
            <w:r>
              <w:rPr>
                <w:sz w:val="16"/>
                <w:szCs w:val="16"/>
              </w:rPr>
              <w:t xml:space="preserve">De afsluitende punt wordt moet niet in de </w:t>
            </w:r>
            <w:proofErr w:type="spellStart"/>
            <w:r w:rsidR="001140BF">
              <w:rPr>
                <w:sz w:val="16"/>
                <w:szCs w:val="16"/>
              </w:rPr>
              <w:t>xml</w:t>
            </w:r>
            <w:proofErr w:type="spellEnd"/>
            <w:r>
              <w:rPr>
                <w:sz w:val="16"/>
                <w:szCs w:val="16"/>
              </w:rPr>
              <w:t xml:space="preserve"> worden opgenomen maar wel getoond op de PDF.</w:t>
            </w:r>
          </w:p>
        </w:tc>
      </w:tr>
    </w:tbl>
    <w:p w14:paraId="7A7F28F8" w14:textId="4431BCF6" w:rsidR="00106B49" w:rsidRDefault="00106B49" w:rsidP="00106B49">
      <w:pPr>
        <w:pStyle w:val="Kop2"/>
        <w:numPr>
          <w:ilvl w:val="1"/>
          <w:numId w:val="1"/>
        </w:numPr>
        <w:rPr>
          <w:lang w:val="nl-NL"/>
        </w:rPr>
      </w:pPr>
      <w:bookmarkStart w:id="137" w:name="_Toc464135508"/>
      <w:bookmarkStart w:id="138" w:name="_Toc5887062"/>
      <w:bookmarkStart w:id="139" w:name="_Toc227673711"/>
      <w:r>
        <w:t xml:space="preserve">Einde </w:t>
      </w:r>
      <w:r w:rsidRPr="0082293D">
        <w:rPr>
          <w:lang w:val="nl-NL"/>
        </w:rPr>
        <w:t>kadasterdeel</w:t>
      </w:r>
      <w:bookmarkEnd w:id="137"/>
      <w:bookmarkEnd w:id="138"/>
      <w:bookmarkEnd w:id="139"/>
    </w:p>
    <w:p w14:paraId="432B03BB" w14:textId="77777777" w:rsidR="00FE6A69" w:rsidRPr="0065552D" w:rsidRDefault="00FE6A69" w:rsidP="0065552D"/>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106B49" w:rsidRPr="00D77156" w14:paraId="1197042E" w14:textId="77777777" w:rsidTr="0065552D">
        <w:tc>
          <w:tcPr>
            <w:tcW w:w="6771" w:type="dxa"/>
            <w:shd w:val="clear" w:color="auto" w:fill="DEEAF6" w:themeFill="accent1" w:themeFillTint="33"/>
          </w:tcPr>
          <w:p w14:paraId="7B53AE66" w14:textId="77777777" w:rsidR="00106B49" w:rsidRPr="00D77156" w:rsidRDefault="00106B49" w:rsidP="00787B69">
            <w:pPr>
              <w:rPr>
                <w:b/>
              </w:rPr>
            </w:pPr>
            <w:r w:rsidRPr="00DB7FA4">
              <w:rPr>
                <w:b/>
              </w:rPr>
              <w:t>Modeldocument tekst</w:t>
            </w:r>
          </w:p>
        </w:tc>
        <w:tc>
          <w:tcPr>
            <w:tcW w:w="7371" w:type="dxa"/>
            <w:shd w:val="clear" w:color="auto" w:fill="DEEAF6" w:themeFill="accent1" w:themeFillTint="33"/>
          </w:tcPr>
          <w:p w14:paraId="54566615" w14:textId="23E0E912" w:rsidR="00106B49" w:rsidRPr="00D77156" w:rsidRDefault="00106B49" w:rsidP="00787B69">
            <w:pPr>
              <w:rPr>
                <w:b/>
              </w:rPr>
            </w:pPr>
            <w:r w:rsidRPr="00DB7FA4">
              <w:rPr>
                <w:b/>
              </w:rPr>
              <w:t>Toelichting</w:t>
            </w:r>
            <w:r w:rsidR="00123486">
              <w:rPr>
                <w:b/>
              </w:rPr>
              <w:t xml:space="preserve"> en </w:t>
            </w:r>
            <w:proofErr w:type="spellStart"/>
            <w:r w:rsidR="00123486">
              <w:rPr>
                <w:b/>
              </w:rPr>
              <w:t>mapping</w:t>
            </w:r>
            <w:proofErr w:type="spellEnd"/>
          </w:p>
        </w:tc>
      </w:tr>
      <w:tr w:rsidR="00106B49" w:rsidRPr="00343045" w14:paraId="519765CD" w14:textId="77777777" w:rsidTr="00787B69">
        <w:tc>
          <w:tcPr>
            <w:tcW w:w="6771" w:type="dxa"/>
          </w:tcPr>
          <w:p w14:paraId="6988164D" w14:textId="77777777" w:rsidR="00106B49" w:rsidRPr="00D84EC8" w:rsidRDefault="00106B49" w:rsidP="00787B6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color w:val="FF0000"/>
                <w:sz w:val="20"/>
              </w:rPr>
            </w:pPr>
            <w:r w:rsidRPr="00D84EC8">
              <w:rPr>
                <w:color w:val="FF0000"/>
                <w:sz w:val="20"/>
              </w:rPr>
              <w:t>EINDE KADASTERDEEL</w:t>
            </w:r>
          </w:p>
        </w:tc>
        <w:tc>
          <w:tcPr>
            <w:tcW w:w="7371" w:type="dxa"/>
          </w:tcPr>
          <w:p w14:paraId="24CC6DA7" w14:textId="77777777" w:rsidR="00106B49" w:rsidRPr="00DB7FA4" w:rsidRDefault="00106B49" w:rsidP="00787B69">
            <w:pPr>
              <w:rPr>
                <w:szCs w:val="18"/>
              </w:rPr>
            </w:pPr>
            <w:r w:rsidRPr="00DB7FA4">
              <w:rPr>
                <w:szCs w:val="18"/>
              </w:rPr>
              <w:t>Vaste tekst.</w:t>
            </w:r>
          </w:p>
        </w:tc>
      </w:tr>
    </w:tbl>
    <w:p w14:paraId="382943E9" w14:textId="77777777" w:rsidR="00106B49" w:rsidRDefault="00106B49" w:rsidP="00106B49"/>
    <w:p w14:paraId="221F24B4" w14:textId="162EC92B" w:rsidR="00106B49" w:rsidRDefault="00106B49" w:rsidP="00106B49">
      <w:pPr>
        <w:pStyle w:val="Kop2"/>
        <w:pageBreakBefore/>
        <w:numPr>
          <w:ilvl w:val="1"/>
          <w:numId w:val="1"/>
        </w:numPr>
        <w:rPr>
          <w:lang w:val="nl-NL"/>
        </w:rPr>
      </w:pPr>
      <w:bookmarkStart w:id="140" w:name="_Toc248216324"/>
      <w:bookmarkStart w:id="141" w:name="_Toc464135509"/>
      <w:bookmarkStart w:id="142" w:name="_Toc5887063"/>
      <w:bookmarkStart w:id="143" w:name="_Toc227673712"/>
      <w:r w:rsidRPr="00B13D63">
        <w:rPr>
          <w:lang w:val="nl-NL"/>
        </w:rPr>
        <w:lastRenderedPageBreak/>
        <w:t>Vrije gedeelte</w:t>
      </w:r>
      <w:bookmarkEnd w:id="140"/>
      <w:bookmarkEnd w:id="141"/>
      <w:bookmarkEnd w:id="142"/>
      <w:bookmarkEnd w:id="143"/>
    </w:p>
    <w:p w14:paraId="1BE82275" w14:textId="77777777" w:rsidR="007B55C9" w:rsidRPr="0065552D" w:rsidRDefault="007B55C9" w:rsidP="0065552D"/>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7B55C9" w:rsidRPr="00A10B2A" w14:paraId="0968CA5E" w14:textId="77777777" w:rsidTr="00ED2DF9">
        <w:tc>
          <w:tcPr>
            <w:tcW w:w="6771" w:type="dxa"/>
            <w:shd w:val="clear" w:color="auto" w:fill="DEEAF6" w:themeFill="accent1" w:themeFillTint="33"/>
          </w:tcPr>
          <w:p w14:paraId="52465B38" w14:textId="1D8818D8" w:rsidR="007B55C9" w:rsidRPr="00DB7FA4" w:rsidRDefault="007B55C9" w:rsidP="00787B69">
            <w:pPr>
              <w:rPr>
                <w:rFonts w:cs="Arial"/>
                <w:color w:val="999999"/>
              </w:rPr>
            </w:pPr>
            <w:r w:rsidRPr="00DB7FA4">
              <w:rPr>
                <w:b/>
              </w:rPr>
              <w:t>Modeldocument tekst</w:t>
            </w:r>
          </w:p>
        </w:tc>
        <w:tc>
          <w:tcPr>
            <w:tcW w:w="7371" w:type="dxa"/>
            <w:shd w:val="clear" w:color="auto" w:fill="DEEAF6" w:themeFill="accent1" w:themeFillTint="33"/>
          </w:tcPr>
          <w:p w14:paraId="702653C6" w14:textId="0DD9337B" w:rsidR="007B55C9" w:rsidRPr="00343045" w:rsidRDefault="007B55C9" w:rsidP="00787B69">
            <w:pPr>
              <w:spacing w:before="72"/>
            </w:pPr>
            <w:r w:rsidRPr="00DB7FA4">
              <w:rPr>
                <w:b/>
              </w:rPr>
              <w:t>Toelichting</w:t>
            </w:r>
            <w:r>
              <w:rPr>
                <w:b/>
              </w:rPr>
              <w:t xml:space="preserve"> en </w:t>
            </w:r>
            <w:proofErr w:type="spellStart"/>
            <w:r>
              <w:rPr>
                <w:b/>
              </w:rPr>
              <w:t>mapping</w:t>
            </w:r>
            <w:proofErr w:type="spellEnd"/>
          </w:p>
        </w:tc>
      </w:tr>
      <w:tr w:rsidR="00106B49" w:rsidRPr="00A10B2A" w14:paraId="034D96B8" w14:textId="77777777" w:rsidTr="00787B69">
        <w:tc>
          <w:tcPr>
            <w:tcW w:w="6771" w:type="dxa"/>
          </w:tcPr>
          <w:p w14:paraId="1FCFC5D0" w14:textId="77777777" w:rsidR="00106B49" w:rsidRPr="00DB7FA4" w:rsidRDefault="00106B49" w:rsidP="00787B69">
            <w:pPr>
              <w:rPr>
                <w:rFonts w:cs="Arial"/>
                <w:color w:val="999999"/>
              </w:rPr>
            </w:pPr>
          </w:p>
        </w:tc>
        <w:tc>
          <w:tcPr>
            <w:tcW w:w="7371" w:type="dxa"/>
          </w:tcPr>
          <w:p w14:paraId="00E48DCA" w14:textId="77777777" w:rsidR="00106B49" w:rsidRDefault="00106B49" w:rsidP="00787B69">
            <w:pPr>
              <w:spacing w:before="72"/>
            </w:pPr>
            <w:r w:rsidRPr="00343045">
              <w:t>Dit is vrije tekst, die als geheel opgenomen kan worden in het es</w:t>
            </w:r>
            <w:r>
              <w:t xml:space="preserve">sentialiabestand. Het Kadaster </w:t>
            </w:r>
            <w:r w:rsidRPr="00343045">
              <w:t>doet hier niets mee.</w:t>
            </w:r>
            <w:r>
              <w:t xml:space="preserve"> De Kadaster stylesheet</w:t>
            </w:r>
            <w:r w:rsidRPr="00343045">
              <w:t xml:space="preserve"> biedt geen ondersteuning voor het invullen van variabelen uit dit tekstdeel.</w:t>
            </w:r>
            <w:r w:rsidRPr="00A10B2A">
              <w:t xml:space="preserve"> </w:t>
            </w:r>
          </w:p>
          <w:p w14:paraId="4D560EEC" w14:textId="77777777" w:rsidR="00965D3B" w:rsidRDefault="00965D3B" w:rsidP="00787B69">
            <w:pPr>
              <w:spacing w:before="72"/>
              <w:rPr>
                <w:u w:val="single"/>
              </w:rPr>
            </w:pPr>
          </w:p>
          <w:p w14:paraId="7C901D51" w14:textId="1982E348" w:rsidR="00106B49" w:rsidRPr="00DB7FA4" w:rsidRDefault="00106B49" w:rsidP="00787B69">
            <w:pPr>
              <w:spacing w:before="72"/>
              <w:rPr>
                <w:u w:val="single"/>
              </w:rPr>
            </w:pPr>
            <w:r w:rsidRPr="00DB7FA4">
              <w:rPr>
                <w:u w:val="single"/>
              </w:rPr>
              <w:t>Mapping:</w:t>
            </w:r>
          </w:p>
          <w:p w14:paraId="3FC1A7C2" w14:textId="77777777" w:rsidR="00106B49" w:rsidRPr="00A10B2A" w:rsidRDefault="00106B49" w:rsidP="00787B69">
            <w:pPr>
              <w:keepNext/>
              <w:spacing w:line="240" w:lineRule="auto"/>
            </w:pPr>
            <w:r w:rsidRPr="00DB7FA4">
              <w:rPr>
                <w:sz w:val="16"/>
                <w:szCs w:val="16"/>
              </w:rPr>
              <w:t>//</w:t>
            </w:r>
            <w:proofErr w:type="spellStart"/>
            <w:r w:rsidRPr="00DB7FA4">
              <w:rPr>
                <w:sz w:val="16"/>
                <w:szCs w:val="16"/>
              </w:rPr>
              <w:t>IMKAD_Aangebodenstuk</w:t>
            </w:r>
            <w:proofErr w:type="spellEnd"/>
            <w:r w:rsidRPr="00DB7FA4">
              <w:rPr>
                <w:sz w:val="16"/>
                <w:szCs w:val="16"/>
              </w:rPr>
              <w:t>/</w:t>
            </w:r>
            <w:proofErr w:type="spellStart"/>
            <w:r w:rsidRPr="00DB7FA4">
              <w:rPr>
                <w:sz w:val="16"/>
                <w:szCs w:val="16"/>
              </w:rPr>
              <w:t>tia_TekstTweedeDeel</w:t>
            </w:r>
            <w:proofErr w:type="spellEnd"/>
          </w:p>
        </w:tc>
      </w:tr>
    </w:tbl>
    <w:p w14:paraId="529BD122" w14:textId="77777777" w:rsidR="00106B49" w:rsidRPr="008E4889" w:rsidRDefault="00106B49" w:rsidP="00106B49">
      <w:pPr>
        <w:tabs>
          <w:tab w:val="left" w:pos="-1440"/>
          <w:tab w:val="left" w:pos="-720"/>
          <w:tab w:val="left" w:pos="425"/>
        </w:tabs>
        <w:suppressAutoHyphens/>
      </w:pPr>
    </w:p>
    <w:p w14:paraId="3EB2D959" w14:textId="77777777" w:rsidR="00106B49" w:rsidRPr="00343045" w:rsidRDefault="00106B49" w:rsidP="00106B49"/>
    <w:p w14:paraId="7B74E13D" w14:textId="77777777" w:rsidR="005606FC" w:rsidRDefault="005606FC" w:rsidP="00AA1E30"/>
    <w:sectPr w:rsidR="005606FC" w:rsidSect="00B75D8D">
      <w:pgSz w:w="16838" w:h="11906" w:orient="landscape" w:code="9"/>
      <w:pgMar w:top="2977" w:right="2977" w:bottom="1304" w:left="1304" w:header="567" w:footer="431" w:gutter="0"/>
      <w:cols w:space="708"/>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951C8" w14:textId="77777777" w:rsidR="006C433C" w:rsidRDefault="006C433C">
      <w:r>
        <w:separator/>
      </w:r>
    </w:p>
  </w:endnote>
  <w:endnote w:type="continuationSeparator" w:id="0">
    <w:p w14:paraId="4D82E105" w14:textId="77777777" w:rsidR="006C433C" w:rsidRDefault="006C4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ssent Proforma">
    <w:altName w:val="Arial"/>
    <w:charset w:val="00"/>
    <w:family w:val="auto"/>
    <w:pitch w:val="variable"/>
    <w:sig w:usb0="80000027" w:usb1="0000004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8976" w14:textId="77777777" w:rsidR="00CE6B45" w:rsidRDefault="00CE6B45">
    <w:pPr>
      <w:pStyle w:val="Voettekst"/>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8270" w14:textId="77777777" w:rsidR="00CE6B45" w:rsidRDefault="00CE6B4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E1E75" w14:textId="77777777" w:rsidR="006C433C" w:rsidRDefault="006C433C">
      <w:r>
        <w:separator/>
      </w:r>
    </w:p>
  </w:footnote>
  <w:footnote w:type="continuationSeparator" w:id="0">
    <w:p w14:paraId="3D1ADEEC" w14:textId="77777777" w:rsidR="006C433C" w:rsidRDefault="006C4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6034B" w14:textId="49CBEB20" w:rsidR="00A47B85" w:rsidRDefault="008D62E5">
    <w:pPr>
      <w:pStyle w:val="Koptekst"/>
    </w:pPr>
    <w:r>
      <w:rPr>
        <w:noProof/>
        <w:snapToGrid/>
        <w:lang w:eastAsia="nl-NL"/>
      </w:rPr>
      <w:drawing>
        <wp:anchor distT="0" distB="0" distL="114300" distR="114300" simplePos="0" relativeHeight="251657216" behindDoc="1" locked="0" layoutInCell="1" allowOverlap="1" wp14:anchorId="37809968" wp14:editId="17D8F8F8">
          <wp:simplePos x="0" y="0"/>
          <wp:positionH relativeFrom="column">
            <wp:posOffset>2664436</wp:posOffset>
          </wp:positionH>
          <wp:positionV relativeFrom="paragraph">
            <wp:posOffset>109220</wp:posOffset>
          </wp:positionV>
          <wp:extent cx="1333500" cy="1114425"/>
          <wp:effectExtent l="0" t="0" r="0" b="9525"/>
          <wp:wrapNone/>
          <wp:docPr id="727218045" name="Afbeelding 727218045"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11144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212" w:tblpY="625"/>
      <w:tblW w:w="0" w:type="auto"/>
      <w:tblCellMar>
        <w:left w:w="70" w:type="dxa"/>
        <w:right w:w="70" w:type="dxa"/>
      </w:tblCellMar>
      <w:tblLook w:val="0000" w:firstRow="0" w:lastRow="0" w:firstColumn="0" w:lastColumn="0" w:noHBand="0" w:noVBand="0"/>
    </w:tblPr>
    <w:tblGrid>
      <w:gridCol w:w="4181"/>
    </w:tblGrid>
    <w:tr w:rsidR="00CE6B45" w14:paraId="1712C727" w14:textId="77777777">
      <w:tc>
        <w:tcPr>
          <w:tcW w:w="4181" w:type="dxa"/>
        </w:tcPr>
        <w:p w14:paraId="610BA701" w14:textId="77777777" w:rsidR="00CE6B45" w:rsidRPr="0056303C" w:rsidRDefault="00CE6B45">
          <w:pPr>
            <w:pStyle w:val="tussenkopje"/>
            <w:spacing w:before="0"/>
            <w:rPr>
              <w:b/>
              <w:bCs/>
            </w:rPr>
          </w:pPr>
          <w:r w:rsidRPr="0056303C">
            <w:rPr>
              <w:b/>
              <w:bCs/>
            </w:rPr>
            <w:t>Datum</w:t>
          </w:r>
        </w:p>
      </w:tc>
    </w:tr>
    <w:tr w:rsidR="00CE6B45" w14:paraId="2846A5EC" w14:textId="77777777">
      <w:tc>
        <w:tcPr>
          <w:tcW w:w="4181" w:type="dxa"/>
        </w:tcPr>
        <w:p w14:paraId="466EEB53" w14:textId="30A0BF83" w:rsidR="00CE6B45" w:rsidRDefault="002B4444">
          <w:pPr>
            <w:spacing w:line="240" w:lineRule="atLeast"/>
          </w:pPr>
          <w:r>
            <w:rPr>
              <w:noProof/>
            </w:rPr>
            <w:t>20 april 2026</w:t>
          </w:r>
        </w:p>
      </w:tc>
    </w:tr>
    <w:tr w:rsidR="00CE6B45" w14:paraId="024DCCCA" w14:textId="77777777">
      <w:tc>
        <w:tcPr>
          <w:tcW w:w="4181" w:type="dxa"/>
        </w:tcPr>
        <w:p w14:paraId="39580F40" w14:textId="77777777" w:rsidR="00CE6B45" w:rsidRPr="0056303C" w:rsidRDefault="00CE6B45" w:rsidP="00131F72">
          <w:pPr>
            <w:pStyle w:val="tussenkopje"/>
            <w:spacing w:before="0"/>
            <w:rPr>
              <w:b/>
              <w:bCs/>
            </w:rPr>
          </w:pPr>
          <w:r w:rsidRPr="0056303C">
            <w:rPr>
              <w:b/>
              <w:bCs/>
            </w:rPr>
            <w:t>Titel</w:t>
          </w:r>
        </w:p>
      </w:tc>
    </w:tr>
    <w:tr w:rsidR="00CE6B45" w14:paraId="4EFFF9F0" w14:textId="77777777">
      <w:tc>
        <w:tcPr>
          <w:tcW w:w="4181" w:type="dxa"/>
        </w:tcPr>
        <w:p w14:paraId="7DB6203F" w14:textId="299079F8" w:rsidR="00CE6B45" w:rsidRDefault="00CE6B45">
          <w:pPr>
            <w:spacing w:line="240" w:lineRule="atLeast"/>
            <w:rPr>
              <w:noProof/>
            </w:rPr>
          </w:pPr>
          <w:r>
            <w:rPr>
              <w:noProof/>
            </w:rPr>
            <w:fldChar w:fldCharType="begin"/>
          </w:r>
          <w:r>
            <w:rPr>
              <w:noProof/>
            </w:rPr>
            <w:instrText xml:space="preserve"> STYLEREF Titel \* MERGEFORMAT </w:instrText>
          </w:r>
          <w:r>
            <w:rPr>
              <w:noProof/>
            </w:rPr>
            <w:fldChar w:fldCharType="separate"/>
          </w:r>
          <w:r w:rsidR="003E7324">
            <w:rPr>
              <w:noProof/>
            </w:rPr>
            <w:t>Toelichting modeldocument ASR hypotheek v6.0</w:t>
          </w:r>
          <w:r>
            <w:rPr>
              <w:noProof/>
            </w:rPr>
            <w:fldChar w:fldCharType="end"/>
          </w:r>
        </w:p>
      </w:tc>
    </w:tr>
    <w:tr w:rsidR="00CE6B45" w14:paraId="05207AE4" w14:textId="77777777">
      <w:tc>
        <w:tcPr>
          <w:tcW w:w="4181" w:type="dxa"/>
        </w:tcPr>
        <w:p w14:paraId="4D245011" w14:textId="77777777" w:rsidR="00CE6B45" w:rsidRPr="0056303C" w:rsidRDefault="00CE6B45" w:rsidP="00131F72">
          <w:pPr>
            <w:pStyle w:val="tussenkopje"/>
            <w:spacing w:before="0"/>
            <w:rPr>
              <w:b/>
              <w:bCs/>
            </w:rPr>
          </w:pPr>
          <w:r w:rsidRPr="0056303C">
            <w:rPr>
              <w:b/>
              <w:bCs/>
            </w:rPr>
            <w:t>Versie</w:t>
          </w:r>
        </w:p>
      </w:tc>
    </w:tr>
    <w:tr w:rsidR="00CE6B45" w14:paraId="744F0CE8" w14:textId="77777777">
      <w:tc>
        <w:tcPr>
          <w:tcW w:w="4181" w:type="dxa"/>
        </w:tcPr>
        <w:p w14:paraId="4A1720B8" w14:textId="21DFD357" w:rsidR="00CE6B45" w:rsidRDefault="002B4444">
          <w:pPr>
            <w:spacing w:line="240" w:lineRule="atLeast"/>
          </w:pPr>
          <w:r>
            <w:rPr>
              <w:noProof/>
            </w:rPr>
            <w:t>5</w:t>
          </w:r>
          <w:r w:rsidR="00CE6B45">
            <w:rPr>
              <w:noProof/>
            </w:rPr>
            <w:t>.0</w:t>
          </w:r>
        </w:p>
      </w:tc>
    </w:tr>
    <w:tr w:rsidR="00CE6B45" w14:paraId="30A6F306" w14:textId="77777777">
      <w:tc>
        <w:tcPr>
          <w:tcW w:w="4181" w:type="dxa"/>
        </w:tcPr>
        <w:p w14:paraId="17AF06DC" w14:textId="77777777" w:rsidR="00CE6B45" w:rsidRPr="0056303C" w:rsidRDefault="00CE6B45" w:rsidP="00131F72">
          <w:pPr>
            <w:pStyle w:val="tussenkopje"/>
            <w:spacing w:before="0"/>
            <w:rPr>
              <w:b/>
              <w:bCs/>
            </w:rPr>
          </w:pPr>
          <w:r w:rsidRPr="0056303C">
            <w:rPr>
              <w:b/>
              <w:bCs/>
            </w:rPr>
            <w:t>Blad</w:t>
          </w:r>
        </w:p>
      </w:tc>
    </w:tr>
    <w:tr w:rsidR="00CE6B45" w14:paraId="3A810291" w14:textId="77777777">
      <w:tc>
        <w:tcPr>
          <w:tcW w:w="4181" w:type="dxa"/>
        </w:tcPr>
        <w:p w14:paraId="0FC60380" w14:textId="78A18762" w:rsidR="00CE6B45" w:rsidRDefault="00CE6B45">
          <w:pPr>
            <w:spacing w:line="240" w:lineRule="atLeast"/>
          </w:pPr>
          <w:r>
            <w:fldChar w:fldCharType="begin"/>
          </w:r>
          <w:r>
            <w:instrText xml:space="preserve"> PAGE  \* MERGEFORMAT </w:instrText>
          </w:r>
          <w:r>
            <w:fldChar w:fldCharType="separate"/>
          </w:r>
          <w:r>
            <w:rPr>
              <w:noProof/>
            </w:rPr>
            <w:t>3</w:t>
          </w:r>
          <w:r>
            <w:fldChar w:fldCharType="end"/>
          </w:r>
          <w:r>
            <w:t xml:space="preserve"> van </w:t>
          </w:r>
          <w:r>
            <w:fldChar w:fldCharType="begin"/>
          </w:r>
          <w:r>
            <w:instrText xml:space="preserve"> = 1+</w:instrText>
          </w:r>
          <w:r>
            <w:rPr>
              <w:noProof/>
            </w:rPr>
            <w:fldChar w:fldCharType="begin"/>
          </w:r>
          <w:r>
            <w:rPr>
              <w:noProof/>
            </w:rPr>
            <w:instrText xml:space="preserve"> NUMPAGES   \* MERGEFORMAT </w:instrText>
          </w:r>
          <w:r>
            <w:rPr>
              <w:noProof/>
            </w:rPr>
            <w:fldChar w:fldCharType="separate"/>
          </w:r>
          <w:r w:rsidR="003E7324">
            <w:rPr>
              <w:noProof/>
            </w:rPr>
            <w:instrText>7</w:instrText>
          </w:r>
          <w:r>
            <w:rPr>
              <w:noProof/>
            </w:rPr>
            <w:fldChar w:fldCharType="end"/>
          </w:r>
          <w:r>
            <w:instrText xml:space="preserve"> </w:instrText>
          </w:r>
          <w:r>
            <w:fldChar w:fldCharType="separate"/>
          </w:r>
          <w:r w:rsidR="003E7324">
            <w:rPr>
              <w:noProof/>
            </w:rPr>
            <w:t>8</w:t>
          </w:r>
          <w:r>
            <w:fldChar w:fldCharType="end"/>
          </w:r>
          <w:r>
            <w:t xml:space="preserve"> </w:t>
          </w:r>
        </w:p>
      </w:tc>
    </w:tr>
  </w:tbl>
  <w:p w14:paraId="024C4FF1" w14:textId="07DD2472" w:rsidR="00CE6B45" w:rsidRDefault="00CE6B45">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212" w:tblpY="625"/>
      <w:tblW w:w="0" w:type="auto"/>
      <w:tblCellMar>
        <w:left w:w="70" w:type="dxa"/>
        <w:right w:w="70" w:type="dxa"/>
      </w:tblCellMar>
      <w:tblLook w:val="0000" w:firstRow="0" w:lastRow="0" w:firstColumn="0" w:lastColumn="0" w:noHBand="0" w:noVBand="0"/>
    </w:tblPr>
    <w:tblGrid>
      <w:gridCol w:w="4181"/>
    </w:tblGrid>
    <w:tr w:rsidR="00CE6B45" w14:paraId="076988DE" w14:textId="77777777">
      <w:tc>
        <w:tcPr>
          <w:tcW w:w="4181" w:type="dxa"/>
        </w:tcPr>
        <w:p w14:paraId="2819F8C6" w14:textId="77777777" w:rsidR="00CE6B45" w:rsidRPr="0056303C" w:rsidRDefault="00CE6B45">
          <w:pPr>
            <w:pStyle w:val="tussenkopje"/>
            <w:spacing w:before="0"/>
            <w:rPr>
              <w:b/>
              <w:bCs/>
            </w:rPr>
          </w:pPr>
          <w:r w:rsidRPr="0056303C">
            <w:rPr>
              <w:b/>
              <w:bCs/>
            </w:rPr>
            <w:t>Datum</w:t>
          </w:r>
        </w:p>
      </w:tc>
    </w:tr>
    <w:tr w:rsidR="00CE6B45" w14:paraId="0179760F" w14:textId="77777777">
      <w:tc>
        <w:tcPr>
          <w:tcW w:w="4181" w:type="dxa"/>
        </w:tcPr>
        <w:p w14:paraId="76B46451" w14:textId="1F225C38" w:rsidR="00CE6B45" w:rsidRDefault="00380EDF" w:rsidP="00101970">
          <w:pPr>
            <w:spacing w:line="240" w:lineRule="atLeast"/>
          </w:pPr>
          <w:bookmarkStart w:id="45" w:name="Datum"/>
          <w:ins w:id="46" w:author="Groot, Karina de" w:date="2026-09-21T13:25:00Z" w16du:dateUtc="2026-09-21T11:25:00Z">
            <w:r>
              <w:t>21 september 2026</w:t>
            </w:r>
          </w:ins>
          <w:del w:id="47" w:author="Groot, Karina de" w:date="2026-09-21T13:25:00Z" w16du:dateUtc="2026-09-21T11:25:00Z">
            <w:r w:rsidR="002B4444" w:rsidDel="00380EDF">
              <w:delText>20 april 2026</w:delText>
            </w:r>
          </w:del>
          <w:bookmarkStart w:id="48" w:name="Datumgezet"/>
          <w:bookmarkEnd w:id="45"/>
          <w:bookmarkEnd w:id="48"/>
        </w:p>
      </w:tc>
    </w:tr>
    <w:tr w:rsidR="00CE6B45" w14:paraId="05E36754" w14:textId="77777777">
      <w:tc>
        <w:tcPr>
          <w:tcW w:w="4181" w:type="dxa"/>
        </w:tcPr>
        <w:p w14:paraId="2BB2D007" w14:textId="77777777" w:rsidR="00CE6B45" w:rsidRPr="0056303C" w:rsidRDefault="00CE6B45" w:rsidP="0079362F">
          <w:pPr>
            <w:pStyle w:val="tussenkopje"/>
            <w:spacing w:before="0"/>
            <w:rPr>
              <w:b/>
              <w:bCs/>
            </w:rPr>
          </w:pPr>
          <w:r w:rsidRPr="0056303C">
            <w:rPr>
              <w:b/>
              <w:bCs/>
            </w:rPr>
            <w:t>Titel</w:t>
          </w:r>
        </w:p>
      </w:tc>
    </w:tr>
    <w:tr w:rsidR="00CE6B45" w14:paraId="0D60F1F3" w14:textId="77777777">
      <w:tc>
        <w:tcPr>
          <w:tcW w:w="4181" w:type="dxa"/>
        </w:tcPr>
        <w:p w14:paraId="7FFFA4C4" w14:textId="54D04394" w:rsidR="00CE6B45" w:rsidRPr="00435110" w:rsidRDefault="00CE6B45">
          <w:pPr>
            <w:spacing w:line="240" w:lineRule="atLeast"/>
          </w:pPr>
          <w:r>
            <w:rPr>
              <w:noProof/>
            </w:rPr>
            <w:fldChar w:fldCharType="begin"/>
          </w:r>
          <w:r>
            <w:rPr>
              <w:noProof/>
            </w:rPr>
            <w:instrText xml:space="preserve"> STYLEREF Titel \* MERGEFORMAT </w:instrText>
          </w:r>
          <w:r>
            <w:rPr>
              <w:noProof/>
            </w:rPr>
            <w:fldChar w:fldCharType="separate"/>
          </w:r>
          <w:r w:rsidR="003E7324">
            <w:rPr>
              <w:noProof/>
            </w:rPr>
            <w:t>Toelichting modeldocument ASR hypotheek v6.0</w:t>
          </w:r>
          <w:r>
            <w:rPr>
              <w:noProof/>
            </w:rPr>
            <w:fldChar w:fldCharType="end"/>
          </w:r>
        </w:p>
      </w:tc>
    </w:tr>
    <w:tr w:rsidR="00CE6B45" w14:paraId="26E3D099" w14:textId="77777777">
      <w:tc>
        <w:tcPr>
          <w:tcW w:w="4181" w:type="dxa"/>
        </w:tcPr>
        <w:p w14:paraId="5B2EA103" w14:textId="77777777" w:rsidR="00CE6B45" w:rsidRPr="0056303C" w:rsidRDefault="00CE6B45" w:rsidP="0079362F">
          <w:pPr>
            <w:pStyle w:val="tussenkopje"/>
            <w:spacing w:before="0"/>
            <w:rPr>
              <w:b/>
              <w:bCs/>
            </w:rPr>
          </w:pPr>
          <w:r w:rsidRPr="0056303C">
            <w:rPr>
              <w:b/>
              <w:bCs/>
            </w:rPr>
            <w:t>Versie</w:t>
          </w:r>
        </w:p>
      </w:tc>
    </w:tr>
    <w:tr w:rsidR="00CE6B45" w14:paraId="2FCF9F03" w14:textId="77777777">
      <w:tc>
        <w:tcPr>
          <w:tcW w:w="4181" w:type="dxa"/>
        </w:tcPr>
        <w:p w14:paraId="0CC655A0" w14:textId="76152854" w:rsidR="00CE6B45" w:rsidRDefault="00380EDF">
          <w:pPr>
            <w:spacing w:line="240" w:lineRule="atLeast"/>
          </w:pPr>
          <w:ins w:id="49" w:author="Groot, Karina de" w:date="2026-09-21T13:25:00Z" w16du:dateUtc="2026-09-21T11:25:00Z">
            <w:r>
              <w:t>6</w:t>
            </w:r>
          </w:ins>
          <w:del w:id="50" w:author="Groot, Karina de" w:date="2026-09-21T13:25:00Z" w16du:dateUtc="2026-09-21T11:25:00Z">
            <w:r w:rsidR="00A10671" w:rsidDel="00380EDF">
              <w:delText>5</w:delText>
            </w:r>
          </w:del>
          <w:r w:rsidR="00B5012A">
            <w:t>.0</w:t>
          </w:r>
        </w:p>
      </w:tc>
    </w:tr>
    <w:tr w:rsidR="00CE6B45" w14:paraId="5935CBD8" w14:textId="77777777">
      <w:tc>
        <w:tcPr>
          <w:tcW w:w="4181" w:type="dxa"/>
        </w:tcPr>
        <w:p w14:paraId="4B13FF4B" w14:textId="77777777" w:rsidR="00CE6B45" w:rsidRPr="0056303C" w:rsidRDefault="00CE6B45" w:rsidP="0079362F">
          <w:pPr>
            <w:pStyle w:val="tussenkopje"/>
            <w:spacing w:before="0"/>
            <w:rPr>
              <w:b/>
              <w:bCs/>
            </w:rPr>
          </w:pPr>
          <w:r w:rsidRPr="0056303C">
            <w:rPr>
              <w:b/>
              <w:bCs/>
            </w:rPr>
            <w:t>Blad</w:t>
          </w:r>
        </w:p>
      </w:tc>
    </w:tr>
    <w:tr w:rsidR="00CE6B45" w14:paraId="66FFEE3B" w14:textId="77777777">
      <w:tc>
        <w:tcPr>
          <w:tcW w:w="4181" w:type="dxa"/>
        </w:tcPr>
        <w:p w14:paraId="7FD9F103" w14:textId="1A354AA9" w:rsidR="00CE6B45" w:rsidRDefault="00CE6B45">
          <w:pPr>
            <w:spacing w:line="240" w:lineRule="atLeast"/>
          </w:pPr>
          <w:r>
            <w:fldChar w:fldCharType="begin"/>
          </w:r>
          <w:r>
            <w:instrText xml:space="preserve"> PAGE  \* MERGEFORMAT </w:instrText>
          </w:r>
          <w:r>
            <w:fldChar w:fldCharType="separate"/>
          </w:r>
          <w:r>
            <w:rPr>
              <w:noProof/>
            </w:rPr>
            <w:t>8</w:t>
          </w:r>
          <w:r>
            <w:fldChar w:fldCharType="end"/>
          </w:r>
          <w:r>
            <w:t xml:space="preserve"> van </w:t>
          </w:r>
          <w:r>
            <w:fldChar w:fldCharType="begin"/>
          </w:r>
          <w:r>
            <w:instrText xml:space="preserve"> = 1+</w:instrText>
          </w:r>
          <w:r>
            <w:rPr>
              <w:noProof/>
            </w:rPr>
            <w:fldChar w:fldCharType="begin"/>
          </w:r>
          <w:r>
            <w:rPr>
              <w:noProof/>
            </w:rPr>
            <w:instrText xml:space="preserve"> NUMPAGES   \* MERGEFORMAT </w:instrText>
          </w:r>
          <w:r>
            <w:rPr>
              <w:noProof/>
            </w:rPr>
            <w:fldChar w:fldCharType="separate"/>
          </w:r>
          <w:r w:rsidR="003E7324">
            <w:rPr>
              <w:noProof/>
            </w:rPr>
            <w:instrText>24</w:instrText>
          </w:r>
          <w:r>
            <w:rPr>
              <w:noProof/>
            </w:rPr>
            <w:fldChar w:fldCharType="end"/>
          </w:r>
          <w:r>
            <w:instrText xml:space="preserve"> </w:instrText>
          </w:r>
          <w:r>
            <w:fldChar w:fldCharType="separate"/>
          </w:r>
          <w:r w:rsidR="003E7324">
            <w:rPr>
              <w:noProof/>
            </w:rPr>
            <w:t>25</w:t>
          </w:r>
          <w:r>
            <w:fldChar w:fldCharType="end"/>
          </w:r>
          <w:r>
            <w:t xml:space="preserve"> </w:t>
          </w:r>
        </w:p>
      </w:tc>
    </w:tr>
  </w:tbl>
  <w:p w14:paraId="03634E3D" w14:textId="79DE25BC" w:rsidR="00CE6B45" w:rsidRDefault="00CE6B4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38"/>
    <w:multiLevelType w:val="hybridMultilevel"/>
    <w:tmpl w:val="91F02242"/>
    <w:lvl w:ilvl="0" w:tplc="C4D01D42">
      <w:start w:val="1"/>
      <w:numFmt w:val="bullet"/>
      <w:pStyle w:val="streepje"/>
      <w:lvlText w:val="-"/>
      <w:lvlJc w:val="left"/>
      <w:pPr>
        <w:tabs>
          <w:tab w:val="num" w:pos="284"/>
        </w:tabs>
        <w:ind w:left="284" w:hanging="284"/>
      </w:pPr>
      <w:rPr>
        <w:rFonts w:hint="default"/>
      </w:rPr>
    </w:lvl>
    <w:lvl w:ilvl="1" w:tplc="312E2B6A">
      <w:numFmt w:val="bullet"/>
      <w:lvlText w:val="-"/>
      <w:lvlJc w:val="left"/>
      <w:pPr>
        <w:tabs>
          <w:tab w:val="num" w:pos="1440"/>
        </w:tabs>
        <w:ind w:left="1440" w:hanging="360"/>
      </w:pPr>
      <w:rPr>
        <w:rFonts w:ascii="Arial" w:eastAsia="Times New Roman" w:hAnsi="Arial" w:cs="Aria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F1220E"/>
    <w:multiLevelType w:val="hybridMultilevel"/>
    <w:tmpl w:val="32A2F09E"/>
    <w:lvl w:ilvl="0" w:tplc="CAB4DC40">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8334183"/>
    <w:multiLevelType w:val="hybridMultilevel"/>
    <w:tmpl w:val="22BABA4E"/>
    <w:lvl w:ilvl="0" w:tplc="04130019">
      <w:start w:val="1"/>
      <w:numFmt w:val="lowerLetter"/>
      <w:lvlText w:val="%1."/>
      <w:lvlJc w:val="left"/>
      <w:pPr>
        <w:ind w:left="587" w:hanging="360"/>
      </w:pPr>
    </w:lvl>
    <w:lvl w:ilvl="1" w:tplc="04130019" w:tentative="1">
      <w:start w:val="1"/>
      <w:numFmt w:val="lowerLetter"/>
      <w:lvlText w:val="%2."/>
      <w:lvlJc w:val="left"/>
      <w:pPr>
        <w:ind w:left="1307" w:hanging="360"/>
      </w:pPr>
    </w:lvl>
    <w:lvl w:ilvl="2" w:tplc="0413001B" w:tentative="1">
      <w:start w:val="1"/>
      <w:numFmt w:val="lowerRoman"/>
      <w:lvlText w:val="%3."/>
      <w:lvlJc w:val="right"/>
      <w:pPr>
        <w:ind w:left="2027" w:hanging="180"/>
      </w:pPr>
    </w:lvl>
    <w:lvl w:ilvl="3" w:tplc="0413000F" w:tentative="1">
      <w:start w:val="1"/>
      <w:numFmt w:val="decimal"/>
      <w:lvlText w:val="%4."/>
      <w:lvlJc w:val="left"/>
      <w:pPr>
        <w:ind w:left="2747" w:hanging="360"/>
      </w:pPr>
    </w:lvl>
    <w:lvl w:ilvl="4" w:tplc="04130019" w:tentative="1">
      <w:start w:val="1"/>
      <w:numFmt w:val="lowerLetter"/>
      <w:lvlText w:val="%5."/>
      <w:lvlJc w:val="left"/>
      <w:pPr>
        <w:ind w:left="3467" w:hanging="360"/>
      </w:pPr>
    </w:lvl>
    <w:lvl w:ilvl="5" w:tplc="0413001B" w:tentative="1">
      <w:start w:val="1"/>
      <w:numFmt w:val="lowerRoman"/>
      <w:lvlText w:val="%6."/>
      <w:lvlJc w:val="right"/>
      <w:pPr>
        <w:ind w:left="4187" w:hanging="180"/>
      </w:pPr>
    </w:lvl>
    <w:lvl w:ilvl="6" w:tplc="0413000F" w:tentative="1">
      <w:start w:val="1"/>
      <w:numFmt w:val="decimal"/>
      <w:lvlText w:val="%7."/>
      <w:lvlJc w:val="left"/>
      <w:pPr>
        <w:ind w:left="4907" w:hanging="360"/>
      </w:pPr>
    </w:lvl>
    <w:lvl w:ilvl="7" w:tplc="04130019" w:tentative="1">
      <w:start w:val="1"/>
      <w:numFmt w:val="lowerLetter"/>
      <w:lvlText w:val="%8."/>
      <w:lvlJc w:val="left"/>
      <w:pPr>
        <w:ind w:left="5627" w:hanging="360"/>
      </w:pPr>
    </w:lvl>
    <w:lvl w:ilvl="8" w:tplc="0413001B" w:tentative="1">
      <w:start w:val="1"/>
      <w:numFmt w:val="lowerRoman"/>
      <w:lvlText w:val="%9."/>
      <w:lvlJc w:val="right"/>
      <w:pPr>
        <w:ind w:left="6347" w:hanging="180"/>
      </w:pPr>
    </w:lvl>
  </w:abstractNum>
  <w:abstractNum w:abstractNumId="3" w15:restartNumberingAfterBreak="0">
    <w:nsid w:val="0C8446C5"/>
    <w:multiLevelType w:val="hybridMultilevel"/>
    <w:tmpl w:val="EB9A23D4"/>
    <w:lvl w:ilvl="0" w:tplc="4D260C8C">
      <w:start w:val="1"/>
      <w:numFmt w:val="bullet"/>
      <w:lvlText w:val="-"/>
      <w:lvlJc w:val="left"/>
      <w:pPr>
        <w:tabs>
          <w:tab w:val="num" w:pos="587"/>
        </w:tabs>
        <w:ind w:left="587" w:hanging="360"/>
      </w:pPr>
      <w:rPr>
        <w:rFonts w:ascii="Arial" w:hAnsi="Arial" w:hint="default"/>
      </w:rPr>
    </w:lvl>
    <w:lvl w:ilvl="1" w:tplc="04130003">
      <w:start w:val="1"/>
      <w:numFmt w:val="bullet"/>
      <w:lvlText w:val="o"/>
      <w:lvlJc w:val="left"/>
      <w:pPr>
        <w:tabs>
          <w:tab w:val="num" w:pos="1667"/>
        </w:tabs>
        <w:ind w:left="1667" w:hanging="360"/>
      </w:pPr>
      <w:rPr>
        <w:rFonts w:ascii="Courier New" w:hAnsi="Courier New" w:cs="Courier New" w:hint="default"/>
      </w:rPr>
    </w:lvl>
    <w:lvl w:ilvl="2" w:tplc="04130005" w:tentative="1">
      <w:start w:val="1"/>
      <w:numFmt w:val="bullet"/>
      <w:lvlText w:val=""/>
      <w:lvlJc w:val="left"/>
      <w:pPr>
        <w:tabs>
          <w:tab w:val="num" w:pos="2387"/>
        </w:tabs>
        <w:ind w:left="2387" w:hanging="360"/>
      </w:pPr>
      <w:rPr>
        <w:rFonts w:ascii="Wingdings" w:hAnsi="Wingdings" w:hint="default"/>
      </w:rPr>
    </w:lvl>
    <w:lvl w:ilvl="3" w:tplc="04130001" w:tentative="1">
      <w:start w:val="1"/>
      <w:numFmt w:val="bullet"/>
      <w:lvlText w:val=""/>
      <w:lvlJc w:val="left"/>
      <w:pPr>
        <w:tabs>
          <w:tab w:val="num" w:pos="3107"/>
        </w:tabs>
        <w:ind w:left="3107" w:hanging="360"/>
      </w:pPr>
      <w:rPr>
        <w:rFonts w:ascii="Symbol" w:hAnsi="Symbol" w:hint="default"/>
      </w:rPr>
    </w:lvl>
    <w:lvl w:ilvl="4" w:tplc="04130003" w:tentative="1">
      <w:start w:val="1"/>
      <w:numFmt w:val="bullet"/>
      <w:lvlText w:val="o"/>
      <w:lvlJc w:val="left"/>
      <w:pPr>
        <w:tabs>
          <w:tab w:val="num" w:pos="3827"/>
        </w:tabs>
        <w:ind w:left="3827" w:hanging="360"/>
      </w:pPr>
      <w:rPr>
        <w:rFonts w:ascii="Courier New" w:hAnsi="Courier New" w:cs="Courier New" w:hint="default"/>
      </w:rPr>
    </w:lvl>
    <w:lvl w:ilvl="5" w:tplc="04130005" w:tentative="1">
      <w:start w:val="1"/>
      <w:numFmt w:val="bullet"/>
      <w:lvlText w:val=""/>
      <w:lvlJc w:val="left"/>
      <w:pPr>
        <w:tabs>
          <w:tab w:val="num" w:pos="4547"/>
        </w:tabs>
        <w:ind w:left="4547" w:hanging="360"/>
      </w:pPr>
      <w:rPr>
        <w:rFonts w:ascii="Wingdings" w:hAnsi="Wingdings" w:hint="default"/>
      </w:rPr>
    </w:lvl>
    <w:lvl w:ilvl="6" w:tplc="04130001" w:tentative="1">
      <w:start w:val="1"/>
      <w:numFmt w:val="bullet"/>
      <w:lvlText w:val=""/>
      <w:lvlJc w:val="left"/>
      <w:pPr>
        <w:tabs>
          <w:tab w:val="num" w:pos="5267"/>
        </w:tabs>
        <w:ind w:left="5267" w:hanging="360"/>
      </w:pPr>
      <w:rPr>
        <w:rFonts w:ascii="Symbol" w:hAnsi="Symbol" w:hint="default"/>
      </w:rPr>
    </w:lvl>
    <w:lvl w:ilvl="7" w:tplc="04130003" w:tentative="1">
      <w:start w:val="1"/>
      <w:numFmt w:val="bullet"/>
      <w:lvlText w:val="o"/>
      <w:lvlJc w:val="left"/>
      <w:pPr>
        <w:tabs>
          <w:tab w:val="num" w:pos="5987"/>
        </w:tabs>
        <w:ind w:left="5987" w:hanging="360"/>
      </w:pPr>
      <w:rPr>
        <w:rFonts w:ascii="Courier New" w:hAnsi="Courier New" w:cs="Courier New" w:hint="default"/>
      </w:rPr>
    </w:lvl>
    <w:lvl w:ilvl="8" w:tplc="04130005" w:tentative="1">
      <w:start w:val="1"/>
      <w:numFmt w:val="bullet"/>
      <w:lvlText w:val=""/>
      <w:lvlJc w:val="left"/>
      <w:pPr>
        <w:tabs>
          <w:tab w:val="num" w:pos="6707"/>
        </w:tabs>
        <w:ind w:left="6707" w:hanging="360"/>
      </w:pPr>
      <w:rPr>
        <w:rFonts w:ascii="Wingdings" w:hAnsi="Wingdings" w:hint="default"/>
      </w:rPr>
    </w:lvl>
  </w:abstractNum>
  <w:abstractNum w:abstractNumId="4" w15:restartNumberingAfterBreak="0">
    <w:nsid w:val="133B730F"/>
    <w:multiLevelType w:val="hybridMultilevel"/>
    <w:tmpl w:val="C7E05816"/>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6FF58DE"/>
    <w:multiLevelType w:val="multilevel"/>
    <w:tmpl w:val="02F4A8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D7C11"/>
    <w:multiLevelType w:val="hybridMultilevel"/>
    <w:tmpl w:val="22BABA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C95A42"/>
    <w:multiLevelType w:val="hybridMultilevel"/>
    <w:tmpl w:val="0D248428"/>
    <w:lvl w:ilvl="0" w:tplc="62245B96">
      <w:start w:val="2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6C8065B"/>
    <w:multiLevelType w:val="hybridMultilevel"/>
    <w:tmpl w:val="DF765A96"/>
    <w:lvl w:ilvl="0" w:tplc="9BEC1472">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288376E"/>
    <w:multiLevelType w:val="hybridMultilevel"/>
    <w:tmpl w:val="8B42F28E"/>
    <w:lvl w:ilvl="0" w:tplc="FA7C1106">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53913C7"/>
    <w:multiLevelType w:val="hybridMultilevel"/>
    <w:tmpl w:val="B0A2D580"/>
    <w:lvl w:ilvl="0" w:tplc="320E93BA">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7E57E4E"/>
    <w:multiLevelType w:val="hybridMultilevel"/>
    <w:tmpl w:val="B4CEB762"/>
    <w:lvl w:ilvl="0" w:tplc="DBAE1FD8">
      <w:start w:val="1"/>
      <w:numFmt w:val="lowerLetter"/>
      <w:lvlText w:val="%1."/>
      <w:lvlJc w:val="left"/>
      <w:pPr>
        <w:tabs>
          <w:tab w:val="num" w:pos="360"/>
        </w:tabs>
        <w:ind w:left="360" w:hanging="360"/>
      </w:pPr>
      <w:rPr>
        <w:rFonts w:hint="default"/>
      </w:r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12" w15:restartNumberingAfterBreak="0">
    <w:nsid w:val="395773AF"/>
    <w:multiLevelType w:val="hybridMultilevel"/>
    <w:tmpl w:val="7EAAE50E"/>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39C625E5"/>
    <w:multiLevelType w:val="hybridMultilevel"/>
    <w:tmpl w:val="5162A2EE"/>
    <w:lvl w:ilvl="0" w:tplc="4212394E">
      <w:start w:val="1"/>
      <w:numFmt w:val="lowerLetter"/>
      <w:lvlText w:val="%1."/>
      <w:lvlJc w:val="left"/>
      <w:pPr>
        <w:tabs>
          <w:tab w:val="num" w:pos="360"/>
        </w:tabs>
        <w:ind w:left="360" w:hanging="360"/>
      </w:pPr>
      <w:rPr>
        <w:rFonts w:hint="default"/>
      </w:r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14" w15:restartNumberingAfterBreak="0">
    <w:nsid w:val="3B5866BA"/>
    <w:multiLevelType w:val="hybridMultilevel"/>
    <w:tmpl w:val="312CC6E2"/>
    <w:lvl w:ilvl="0" w:tplc="04130015">
      <w:start w:val="1"/>
      <w:numFmt w:val="upp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5" w15:restartNumberingAfterBreak="0">
    <w:nsid w:val="3F1D7338"/>
    <w:multiLevelType w:val="hybridMultilevel"/>
    <w:tmpl w:val="7EAAE50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633B4B"/>
    <w:multiLevelType w:val="hybridMultilevel"/>
    <w:tmpl w:val="1EC4BBD2"/>
    <w:lvl w:ilvl="0" w:tplc="C4D01D42">
      <w:start w:val="1"/>
      <w:numFmt w:val="bullet"/>
      <w:pStyle w:val="streepjeInspr"/>
      <w:lvlText w:val="-"/>
      <w:lvlJc w:val="left"/>
      <w:pPr>
        <w:tabs>
          <w:tab w:val="num" w:pos="587"/>
        </w:tabs>
        <w:ind w:left="454" w:hanging="227"/>
      </w:pPr>
      <w:rPr>
        <w:rFonts w:ascii="Helvetica" w:hAnsi="Helvetica" w:hint="default"/>
      </w:rPr>
    </w:lvl>
    <w:lvl w:ilvl="1" w:tplc="04130003">
      <w:start w:val="1"/>
      <w:numFmt w:val="bullet"/>
      <w:lvlText w:val="o"/>
      <w:lvlJc w:val="left"/>
      <w:pPr>
        <w:tabs>
          <w:tab w:val="num" w:pos="1080"/>
        </w:tabs>
        <w:ind w:left="1080" w:hanging="360"/>
      </w:pPr>
      <w:rPr>
        <w:rFonts w:ascii="Courier New" w:hAnsi="Courier New" w:hint="default"/>
      </w:rPr>
    </w:lvl>
    <w:lvl w:ilvl="2" w:tplc="04130005">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9EA4D17"/>
    <w:multiLevelType w:val="hybridMultilevel"/>
    <w:tmpl w:val="7D34CF66"/>
    <w:lvl w:ilvl="0" w:tplc="B6EE73E4">
      <w:start w:val="27"/>
      <w:numFmt w:val="bullet"/>
      <w:lvlText w:val="-"/>
      <w:lvlJc w:val="left"/>
      <w:pPr>
        <w:tabs>
          <w:tab w:val="num" w:pos="720"/>
        </w:tabs>
        <w:ind w:left="720" w:hanging="360"/>
      </w:pPr>
      <w:rPr>
        <w:rFonts w:ascii="Arial" w:eastAsia="Times New Roman" w:hAnsi="Arial" w:cs="Aria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461E7C"/>
    <w:multiLevelType w:val="hybridMultilevel"/>
    <w:tmpl w:val="94006AAE"/>
    <w:lvl w:ilvl="0" w:tplc="1CC2A8A0">
      <w:start w:val="29"/>
      <w:numFmt w:val="bullet"/>
      <w:lvlText w:val="-"/>
      <w:lvlJc w:val="left"/>
      <w:pPr>
        <w:tabs>
          <w:tab w:val="num" w:pos="720"/>
        </w:tabs>
        <w:ind w:left="720" w:hanging="360"/>
      </w:pPr>
      <w:rPr>
        <w:rFonts w:ascii="Arial" w:eastAsia="Times New Roman" w:hAnsi="Arial" w:cs="Aria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7214601"/>
    <w:multiLevelType w:val="hybridMultilevel"/>
    <w:tmpl w:val="51D85E10"/>
    <w:lvl w:ilvl="0" w:tplc="46E08D54">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84A5496"/>
    <w:multiLevelType w:val="multilevel"/>
    <w:tmpl w:val="2180B1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58F91CFE"/>
    <w:multiLevelType w:val="hybridMultilevel"/>
    <w:tmpl w:val="F732D780"/>
    <w:lvl w:ilvl="0" w:tplc="AF201150">
      <w:start w:val="1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C8B12AC"/>
    <w:multiLevelType w:val="hybridMultilevel"/>
    <w:tmpl w:val="A6B285C0"/>
    <w:lvl w:ilvl="0" w:tplc="1EC033A4">
      <w:start w:val="27"/>
      <w:numFmt w:val="bullet"/>
      <w:lvlText w:val="-"/>
      <w:lvlJc w:val="left"/>
      <w:pPr>
        <w:tabs>
          <w:tab w:val="num" w:pos="720"/>
        </w:tabs>
        <w:ind w:left="720" w:hanging="360"/>
      </w:pPr>
      <w:rPr>
        <w:rFonts w:ascii="Arial" w:eastAsia="Times New Roman" w:hAnsi="Arial" w:cs="Aria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32A10A5"/>
    <w:multiLevelType w:val="multilevel"/>
    <w:tmpl w:val="2180B1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63847F27"/>
    <w:multiLevelType w:val="hybridMultilevel"/>
    <w:tmpl w:val="F0105B92"/>
    <w:lvl w:ilvl="0" w:tplc="75DABF5E">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78D54B2"/>
    <w:multiLevelType w:val="hybridMultilevel"/>
    <w:tmpl w:val="6E32124C"/>
    <w:lvl w:ilvl="0" w:tplc="E9AE4494">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A516419"/>
    <w:multiLevelType w:val="hybridMultilevel"/>
    <w:tmpl w:val="CA34EC3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F73067"/>
    <w:multiLevelType w:val="hybridMultilevel"/>
    <w:tmpl w:val="DDD6ECC2"/>
    <w:lvl w:ilvl="0" w:tplc="FFFFFFFF">
      <w:start w:val="1"/>
      <w:numFmt w:val="bullet"/>
      <w:pStyle w:val="opsomInspr"/>
      <w:lvlText w:val=""/>
      <w:lvlJc w:val="left"/>
      <w:pPr>
        <w:tabs>
          <w:tab w:val="num" w:pos="587"/>
        </w:tabs>
        <w:ind w:left="454" w:hanging="227"/>
      </w:pPr>
      <w:rPr>
        <w:rFonts w:ascii="Symbol" w:hAnsi="Symbol" w:hint="default"/>
        <w:sz w:val="18"/>
      </w:rPr>
    </w:lvl>
    <w:lvl w:ilvl="1" w:tplc="FFFFFFFF">
      <w:start w:val="1"/>
      <w:numFmt w:val="bullet"/>
      <w:lvlText w:val="o"/>
      <w:lvlJc w:val="left"/>
      <w:pPr>
        <w:tabs>
          <w:tab w:val="num" w:pos="366"/>
        </w:tabs>
        <w:ind w:left="366" w:hanging="360"/>
      </w:pPr>
      <w:rPr>
        <w:rFonts w:ascii="Courier New" w:hAnsi="Courier New" w:hint="default"/>
      </w:rPr>
    </w:lvl>
    <w:lvl w:ilvl="2" w:tplc="FFFFFFFF">
      <w:start w:val="1"/>
      <w:numFmt w:val="bullet"/>
      <w:lvlText w:val=""/>
      <w:lvlJc w:val="left"/>
      <w:pPr>
        <w:tabs>
          <w:tab w:val="num" w:pos="1086"/>
        </w:tabs>
        <w:ind w:left="1086" w:hanging="360"/>
      </w:pPr>
      <w:rPr>
        <w:rFonts w:ascii="Wingdings" w:hAnsi="Wingdings" w:hint="default"/>
      </w:rPr>
    </w:lvl>
    <w:lvl w:ilvl="3" w:tplc="FFFFFFFF" w:tentative="1">
      <w:start w:val="1"/>
      <w:numFmt w:val="bullet"/>
      <w:lvlText w:val=""/>
      <w:lvlJc w:val="left"/>
      <w:pPr>
        <w:tabs>
          <w:tab w:val="num" w:pos="1806"/>
        </w:tabs>
        <w:ind w:left="1806" w:hanging="360"/>
      </w:pPr>
      <w:rPr>
        <w:rFonts w:ascii="Symbol" w:hAnsi="Symbol" w:hint="default"/>
      </w:rPr>
    </w:lvl>
    <w:lvl w:ilvl="4" w:tplc="FFFFFFFF" w:tentative="1">
      <w:start w:val="1"/>
      <w:numFmt w:val="bullet"/>
      <w:lvlText w:val="o"/>
      <w:lvlJc w:val="left"/>
      <w:pPr>
        <w:tabs>
          <w:tab w:val="num" w:pos="2526"/>
        </w:tabs>
        <w:ind w:left="2526" w:hanging="360"/>
      </w:pPr>
      <w:rPr>
        <w:rFonts w:ascii="Courier New" w:hAnsi="Courier New" w:hint="default"/>
      </w:rPr>
    </w:lvl>
    <w:lvl w:ilvl="5" w:tplc="FFFFFFFF" w:tentative="1">
      <w:start w:val="1"/>
      <w:numFmt w:val="bullet"/>
      <w:lvlText w:val=""/>
      <w:lvlJc w:val="left"/>
      <w:pPr>
        <w:tabs>
          <w:tab w:val="num" w:pos="3246"/>
        </w:tabs>
        <w:ind w:left="3246" w:hanging="360"/>
      </w:pPr>
      <w:rPr>
        <w:rFonts w:ascii="Wingdings" w:hAnsi="Wingdings" w:hint="default"/>
      </w:rPr>
    </w:lvl>
    <w:lvl w:ilvl="6" w:tplc="FFFFFFFF" w:tentative="1">
      <w:start w:val="1"/>
      <w:numFmt w:val="bullet"/>
      <w:lvlText w:val=""/>
      <w:lvlJc w:val="left"/>
      <w:pPr>
        <w:tabs>
          <w:tab w:val="num" w:pos="3966"/>
        </w:tabs>
        <w:ind w:left="3966" w:hanging="360"/>
      </w:pPr>
      <w:rPr>
        <w:rFonts w:ascii="Symbol" w:hAnsi="Symbol" w:hint="default"/>
      </w:rPr>
    </w:lvl>
    <w:lvl w:ilvl="7" w:tplc="FFFFFFFF" w:tentative="1">
      <w:start w:val="1"/>
      <w:numFmt w:val="bullet"/>
      <w:lvlText w:val="o"/>
      <w:lvlJc w:val="left"/>
      <w:pPr>
        <w:tabs>
          <w:tab w:val="num" w:pos="4686"/>
        </w:tabs>
        <w:ind w:left="4686" w:hanging="360"/>
      </w:pPr>
      <w:rPr>
        <w:rFonts w:ascii="Courier New" w:hAnsi="Courier New" w:hint="default"/>
      </w:rPr>
    </w:lvl>
    <w:lvl w:ilvl="8" w:tplc="FFFFFFFF" w:tentative="1">
      <w:start w:val="1"/>
      <w:numFmt w:val="bullet"/>
      <w:lvlText w:val=""/>
      <w:lvlJc w:val="left"/>
      <w:pPr>
        <w:tabs>
          <w:tab w:val="num" w:pos="5406"/>
        </w:tabs>
        <w:ind w:left="5406" w:hanging="360"/>
      </w:pPr>
      <w:rPr>
        <w:rFonts w:ascii="Wingdings" w:hAnsi="Wingdings" w:hint="default"/>
      </w:rPr>
    </w:lvl>
  </w:abstractNum>
  <w:abstractNum w:abstractNumId="28" w15:restartNumberingAfterBreak="0">
    <w:nsid w:val="6E1A1DD1"/>
    <w:multiLevelType w:val="multilevel"/>
    <w:tmpl w:val="2180B12C"/>
    <w:lvl w:ilvl="0">
      <w:start w:val="1"/>
      <w:numFmt w:val="decimal"/>
      <w:pStyle w:val="Kop1"/>
      <w:lvlText w:val="%1"/>
      <w:lvlJc w:val="left"/>
      <w:pPr>
        <w:tabs>
          <w:tab w:val="num" w:pos="680"/>
        </w:tabs>
        <w:ind w:left="680" w:hanging="680"/>
      </w:pPr>
      <w:rPr>
        <w:rFonts w:hint="default"/>
      </w:rPr>
    </w:lvl>
    <w:lvl w:ilvl="1">
      <w:start w:val="1"/>
      <w:numFmt w:val="decimal"/>
      <w:pStyle w:val="Kop2"/>
      <w:lvlText w:val="%1.%2"/>
      <w:lvlJc w:val="left"/>
      <w:pPr>
        <w:tabs>
          <w:tab w:val="num" w:pos="680"/>
        </w:tabs>
        <w:ind w:left="680" w:hanging="680"/>
      </w:pPr>
      <w:rPr>
        <w:rFonts w:hint="default"/>
      </w:rPr>
    </w:lvl>
    <w:lvl w:ilvl="2">
      <w:start w:val="1"/>
      <w:numFmt w:val="decimal"/>
      <w:pStyle w:val="Kop3"/>
      <w:lvlText w:val="%1.%2.%3"/>
      <w:lvlJc w:val="left"/>
      <w:pPr>
        <w:tabs>
          <w:tab w:val="num" w:pos="680"/>
        </w:tabs>
        <w:ind w:left="680" w:hanging="680"/>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29" w15:restartNumberingAfterBreak="0">
    <w:nsid w:val="6F5B4973"/>
    <w:multiLevelType w:val="hybridMultilevel"/>
    <w:tmpl w:val="59464AC8"/>
    <w:lvl w:ilvl="0" w:tplc="6E485B50">
      <w:start w:val="1"/>
      <w:numFmt w:val="upperRoman"/>
      <w:lvlText w:val="%1."/>
      <w:lvlJc w:val="left"/>
      <w:pPr>
        <w:tabs>
          <w:tab w:val="num" w:pos="717"/>
        </w:tabs>
        <w:ind w:left="717" w:hanging="357"/>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0" w15:restartNumberingAfterBreak="0">
    <w:nsid w:val="70343E0D"/>
    <w:multiLevelType w:val="hybridMultilevel"/>
    <w:tmpl w:val="BDF63792"/>
    <w:lvl w:ilvl="0" w:tplc="0413000F">
      <w:start w:val="1"/>
      <w:numFmt w:val="decimal"/>
      <w:lvlText w:val="%1."/>
      <w:lvlJc w:val="left"/>
      <w:pPr>
        <w:tabs>
          <w:tab w:val="num" w:pos="360"/>
        </w:tabs>
        <w:ind w:left="360" w:hanging="360"/>
      </w:pPr>
      <w:rPr>
        <w:rFont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0D438A7"/>
    <w:multiLevelType w:val="hybridMultilevel"/>
    <w:tmpl w:val="F7CE28E0"/>
    <w:lvl w:ilvl="0" w:tplc="7F5EB4A0">
      <w:start w:val="1"/>
      <w:numFmt w:val="bullet"/>
      <w:lvlText w:val="-"/>
      <w:lvlJc w:val="left"/>
      <w:pPr>
        <w:ind w:left="720" w:hanging="360"/>
      </w:pPr>
      <w:rPr>
        <w:rFonts w:ascii="Arial" w:eastAsia="Times New Roman" w:hAnsi="Arial" w:cs="Arial" w:hint="default"/>
        <w:sz w:val="16"/>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6A320B8"/>
    <w:multiLevelType w:val="hybridMultilevel"/>
    <w:tmpl w:val="F3C20BB6"/>
    <w:lvl w:ilvl="0" w:tplc="9A4E4798">
      <w:start w:val="1"/>
      <w:numFmt w:val="bullet"/>
      <w:lvlText w:val="-"/>
      <w:lvlJc w:val="left"/>
      <w:pPr>
        <w:ind w:left="360" w:hanging="360"/>
      </w:pPr>
      <w:rPr>
        <w:rFonts w:ascii="Arial" w:eastAsia="Times New Roman" w:hAnsi="Arial" w:cs="Arial" w:hint="default"/>
        <w:color w:val="800080"/>
        <w:sz w:val="20"/>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2057966222">
    <w:abstractNumId w:val="28"/>
  </w:num>
  <w:num w:numId="2" w16cid:durableId="1181816377">
    <w:abstractNumId w:val="28"/>
  </w:num>
  <w:num w:numId="3" w16cid:durableId="2027779607">
    <w:abstractNumId w:val="27"/>
  </w:num>
  <w:num w:numId="4" w16cid:durableId="1888954936">
    <w:abstractNumId w:val="16"/>
  </w:num>
  <w:num w:numId="5" w16cid:durableId="1010915732">
    <w:abstractNumId w:val="0"/>
  </w:num>
  <w:num w:numId="6" w16cid:durableId="1347175023">
    <w:abstractNumId w:val="3"/>
  </w:num>
  <w:num w:numId="7" w16cid:durableId="1589777370">
    <w:abstractNumId w:val="29"/>
  </w:num>
  <w:num w:numId="8" w16cid:durableId="1066491736">
    <w:abstractNumId w:val="11"/>
  </w:num>
  <w:num w:numId="9" w16cid:durableId="1136143494">
    <w:abstractNumId w:val="26"/>
  </w:num>
  <w:num w:numId="10" w16cid:durableId="980889908">
    <w:abstractNumId w:val="13"/>
  </w:num>
  <w:num w:numId="11" w16cid:durableId="491875635">
    <w:abstractNumId w:val="18"/>
  </w:num>
  <w:num w:numId="12" w16cid:durableId="1097949282">
    <w:abstractNumId w:val="22"/>
  </w:num>
  <w:num w:numId="13" w16cid:durableId="2064716058">
    <w:abstractNumId w:val="17"/>
  </w:num>
  <w:num w:numId="14" w16cid:durableId="216548460">
    <w:abstractNumId w:val="28"/>
  </w:num>
  <w:num w:numId="15" w16cid:durableId="1339118458">
    <w:abstractNumId w:val="28"/>
  </w:num>
  <w:num w:numId="16" w16cid:durableId="456025187">
    <w:abstractNumId w:val="23"/>
  </w:num>
  <w:num w:numId="17" w16cid:durableId="1039401741">
    <w:abstractNumId w:val="20"/>
  </w:num>
  <w:num w:numId="18" w16cid:durableId="905920489">
    <w:abstractNumId w:val="5"/>
  </w:num>
  <w:num w:numId="19" w16cid:durableId="623580338">
    <w:abstractNumId w:val="31"/>
  </w:num>
  <w:num w:numId="20" w16cid:durableId="900216154">
    <w:abstractNumId w:val="32"/>
  </w:num>
  <w:num w:numId="21" w16cid:durableId="1310018900">
    <w:abstractNumId w:val="28"/>
  </w:num>
  <w:num w:numId="22" w16cid:durableId="1114057050">
    <w:abstractNumId w:val="28"/>
  </w:num>
  <w:num w:numId="23" w16cid:durableId="297541424">
    <w:abstractNumId w:val="28"/>
  </w:num>
  <w:num w:numId="24" w16cid:durableId="931860187">
    <w:abstractNumId w:val="24"/>
  </w:num>
  <w:num w:numId="25" w16cid:durableId="1731924572">
    <w:abstractNumId w:val="10"/>
  </w:num>
  <w:num w:numId="26" w16cid:durableId="1165129275">
    <w:abstractNumId w:val="1"/>
  </w:num>
  <w:num w:numId="27" w16cid:durableId="799148440">
    <w:abstractNumId w:val="8"/>
  </w:num>
  <w:num w:numId="28" w16cid:durableId="72318465">
    <w:abstractNumId w:val="0"/>
  </w:num>
  <w:num w:numId="29" w16cid:durableId="519975067">
    <w:abstractNumId w:val="19"/>
  </w:num>
  <w:num w:numId="30" w16cid:durableId="998652521">
    <w:abstractNumId w:val="9"/>
  </w:num>
  <w:num w:numId="31" w16cid:durableId="1266378313">
    <w:abstractNumId w:val="25"/>
  </w:num>
  <w:num w:numId="32" w16cid:durableId="1505247500">
    <w:abstractNumId w:val="30"/>
  </w:num>
  <w:num w:numId="33" w16cid:durableId="550774986">
    <w:abstractNumId w:val="7"/>
  </w:num>
  <w:num w:numId="34" w16cid:durableId="1523276223">
    <w:abstractNumId w:val="21"/>
  </w:num>
  <w:num w:numId="35" w16cid:durableId="2026247309">
    <w:abstractNumId w:val="2"/>
  </w:num>
  <w:num w:numId="36" w16cid:durableId="363211199">
    <w:abstractNumId w:val="12"/>
  </w:num>
  <w:num w:numId="37" w16cid:durableId="338192156">
    <w:abstractNumId w:val="4"/>
  </w:num>
  <w:num w:numId="38" w16cid:durableId="2811163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24012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759878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39729426">
    <w:abstractNumId w:val="6"/>
  </w:num>
  <w:num w:numId="42" w16cid:durableId="452945790">
    <w:abstractNumId w:val="14"/>
  </w:num>
  <w:num w:numId="43" w16cid:durableId="1782457383">
    <w:abstractNumId w:val="1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 Karina de">
    <w15:presenceInfo w15:providerId="AD" w15:userId="S::Karina.deGroot@kadaster.nl::b3cfa8ed-263d-407c-b220-be1bb393b8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nl-NL" w:vendorID="9" w:dllVersion="512" w:checkStyle="1"/>
  <w:activeWritingStyle w:appName="MSWord" w:lang="nl-NL" w:vendorID="1" w:dllVersion="512" w:checkStyle="1"/>
  <w:activeWritingStyle w:appName="MSWord" w:lang="nl" w:vendorID="1"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27"/>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1stTray" w:val="Blanco"/>
    <w:docVar w:name="Paper2ndTray" w:val="Blanco"/>
  </w:docVars>
  <w:rsids>
    <w:rsidRoot w:val="004A1631"/>
    <w:rsid w:val="0000015B"/>
    <w:rsid w:val="00001DA5"/>
    <w:rsid w:val="00002261"/>
    <w:rsid w:val="000022F8"/>
    <w:rsid w:val="00003165"/>
    <w:rsid w:val="000037F0"/>
    <w:rsid w:val="00005407"/>
    <w:rsid w:val="00006CD8"/>
    <w:rsid w:val="0000771B"/>
    <w:rsid w:val="00010577"/>
    <w:rsid w:val="00010AA1"/>
    <w:rsid w:val="00011618"/>
    <w:rsid w:val="00012F09"/>
    <w:rsid w:val="0001338A"/>
    <w:rsid w:val="00013A7C"/>
    <w:rsid w:val="0001524B"/>
    <w:rsid w:val="000168C1"/>
    <w:rsid w:val="00017916"/>
    <w:rsid w:val="00017959"/>
    <w:rsid w:val="00017BBB"/>
    <w:rsid w:val="000214A5"/>
    <w:rsid w:val="00021522"/>
    <w:rsid w:val="000216FE"/>
    <w:rsid w:val="00021FB6"/>
    <w:rsid w:val="000221DD"/>
    <w:rsid w:val="0002427D"/>
    <w:rsid w:val="00025196"/>
    <w:rsid w:val="0002539C"/>
    <w:rsid w:val="0002551D"/>
    <w:rsid w:val="00025A52"/>
    <w:rsid w:val="00025B0C"/>
    <w:rsid w:val="00026BBD"/>
    <w:rsid w:val="000274A9"/>
    <w:rsid w:val="000278CB"/>
    <w:rsid w:val="00030190"/>
    <w:rsid w:val="00030282"/>
    <w:rsid w:val="00030A78"/>
    <w:rsid w:val="00030CF3"/>
    <w:rsid w:val="000327FE"/>
    <w:rsid w:val="00036F4F"/>
    <w:rsid w:val="000400E1"/>
    <w:rsid w:val="0004124D"/>
    <w:rsid w:val="00041C4C"/>
    <w:rsid w:val="000434A9"/>
    <w:rsid w:val="00043F59"/>
    <w:rsid w:val="00044219"/>
    <w:rsid w:val="000459CD"/>
    <w:rsid w:val="00046BDB"/>
    <w:rsid w:val="00050715"/>
    <w:rsid w:val="0005138B"/>
    <w:rsid w:val="00051F75"/>
    <w:rsid w:val="00052234"/>
    <w:rsid w:val="00052254"/>
    <w:rsid w:val="000523FA"/>
    <w:rsid w:val="00052956"/>
    <w:rsid w:val="0005347B"/>
    <w:rsid w:val="00054004"/>
    <w:rsid w:val="000544E7"/>
    <w:rsid w:val="00055A87"/>
    <w:rsid w:val="00055EF9"/>
    <w:rsid w:val="000564E7"/>
    <w:rsid w:val="00056536"/>
    <w:rsid w:val="00056C53"/>
    <w:rsid w:val="00056C54"/>
    <w:rsid w:val="00057378"/>
    <w:rsid w:val="000579C5"/>
    <w:rsid w:val="00060B61"/>
    <w:rsid w:val="00060FEC"/>
    <w:rsid w:val="00061786"/>
    <w:rsid w:val="00063294"/>
    <w:rsid w:val="00063A89"/>
    <w:rsid w:val="000657C0"/>
    <w:rsid w:val="000670F8"/>
    <w:rsid w:val="000671DB"/>
    <w:rsid w:val="00067720"/>
    <w:rsid w:val="000677AC"/>
    <w:rsid w:val="00067812"/>
    <w:rsid w:val="0006794F"/>
    <w:rsid w:val="00067BB3"/>
    <w:rsid w:val="00071867"/>
    <w:rsid w:val="00071954"/>
    <w:rsid w:val="000721C4"/>
    <w:rsid w:val="00072278"/>
    <w:rsid w:val="00073639"/>
    <w:rsid w:val="000749AD"/>
    <w:rsid w:val="000751EC"/>
    <w:rsid w:val="00075CF1"/>
    <w:rsid w:val="00077617"/>
    <w:rsid w:val="00077A26"/>
    <w:rsid w:val="0008177D"/>
    <w:rsid w:val="00082A23"/>
    <w:rsid w:val="00083121"/>
    <w:rsid w:val="000848CC"/>
    <w:rsid w:val="00084C0A"/>
    <w:rsid w:val="00085E96"/>
    <w:rsid w:val="0008708F"/>
    <w:rsid w:val="00090725"/>
    <w:rsid w:val="00090B2C"/>
    <w:rsid w:val="000911E2"/>
    <w:rsid w:val="0009268D"/>
    <w:rsid w:val="00093CFA"/>
    <w:rsid w:val="00093DCF"/>
    <w:rsid w:val="000974F6"/>
    <w:rsid w:val="000A01CD"/>
    <w:rsid w:val="000A0356"/>
    <w:rsid w:val="000A0E63"/>
    <w:rsid w:val="000A0EA1"/>
    <w:rsid w:val="000A1B63"/>
    <w:rsid w:val="000A70AC"/>
    <w:rsid w:val="000A77B3"/>
    <w:rsid w:val="000A787C"/>
    <w:rsid w:val="000B1694"/>
    <w:rsid w:val="000B3BE7"/>
    <w:rsid w:val="000B5054"/>
    <w:rsid w:val="000B530F"/>
    <w:rsid w:val="000B74F1"/>
    <w:rsid w:val="000C00E1"/>
    <w:rsid w:val="000C4C66"/>
    <w:rsid w:val="000C5402"/>
    <w:rsid w:val="000C7052"/>
    <w:rsid w:val="000D1B5D"/>
    <w:rsid w:val="000D1FDF"/>
    <w:rsid w:val="000D1FE3"/>
    <w:rsid w:val="000D3BDA"/>
    <w:rsid w:val="000D3C60"/>
    <w:rsid w:val="000D4B08"/>
    <w:rsid w:val="000D5E8B"/>
    <w:rsid w:val="000D6CAC"/>
    <w:rsid w:val="000E079F"/>
    <w:rsid w:val="000E0CF2"/>
    <w:rsid w:val="000E0DE1"/>
    <w:rsid w:val="000E2D2E"/>
    <w:rsid w:val="000E4058"/>
    <w:rsid w:val="000E4BB4"/>
    <w:rsid w:val="000F063D"/>
    <w:rsid w:val="000F0D7F"/>
    <w:rsid w:val="000F0EA5"/>
    <w:rsid w:val="000F6878"/>
    <w:rsid w:val="000F702C"/>
    <w:rsid w:val="000F79A2"/>
    <w:rsid w:val="00100AC2"/>
    <w:rsid w:val="00101970"/>
    <w:rsid w:val="00102295"/>
    <w:rsid w:val="00104A9C"/>
    <w:rsid w:val="0010537D"/>
    <w:rsid w:val="001054B3"/>
    <w:rsid w:val="00106786"/>
    <w:rsid w:val="00106B49"/>
    <w:rsid w:val="00106C39"/>
    <w:rsid w:val="00106F44"/>
    <w:rsid w:val="001078CB"/>
    <w:rsid w:val="00110CA7"/>
    <w:rsid w:val="001122CE"/>
    <w:rsid w:val="001140BF"/>
    <w:rsid w:val="00114244"/>
    <w:rsid w:val="00115025"/>
    <w:rsid w:val="00115C75"/>
    <w:rsid w:val="0011629C"/>
    <w:rsid w:val="0011696F"/>
    <w:rsid w:val="00116C5D"/>
    <w:rsid w:val="001175A5"/>
    <w:rsid w:val="0011798B"/>
    <w:rsid w:val="00117B86"/>
    <w:rsid w:val="001219DE"/>
    <w:rsid w:val="00123486"/>
    <w:rsid w:val="00123774"/>
    <w:rsid w:val="00124E96"/>
    <w:rsid w:val="0012509E"/>
    <w:rsid w:val="00131F72"/>
    <w:rsid w:val="00133B01"/>
    <w:rsid w:val="00133C71"/>
    <w:rsid w:val="00134AAB"/>
    <w:rsid w:val="00135DA4"/>
    <w:rsid w:val="00136E60"/>
    <w:rsid w:val="0013774C"/>
    <w:rsid w:val="00137AD2"/>
    <w:rsid w:val="00137BBF"/>
    <w:rsid w:val="00140780"/>
    <w:rsid w:val="00141B44"/>
    <w:rsid w:val="001427C4"/>
    <w:rsid w:val="00142B34"/>
    <w:rsid w:val="00144B08"/>
    <w:rsid w:val="00145092"/>
    <w:rsid w:val="00145406"/>
    <w:rsid w:val="001461D9"/>
    <w:rsid w:val="0014622E"/>
    <w:rsid w:val="001469A9"/>
    <w:rsid w:val="00147BCC"/>
    <w:rsid w:val="00150FAF"/>
    <w:rsid w:val="001514FA"/>
    <w:rsid w:val="00152351"/>
    <w:rsid w:val="00152FAD"/>
    <w:rsid w:val="00154B89"/>
    <w:rsid w:val="0015507F"/>
    <w:rsid w:val="001567E6"/>
    <w:rsid w:val="00156B8A"/>
    <w:rsid w:val="00156B93"/>
    <w:rsid w:val="00157158"/>
    <w:rsid w:val="00161192"/>
    <w:rsid w:val="00161B8D"/>
    <w:rsid w:val="001638FF"/>
    <w:rsid w:val="00164707"/>
    <w:rsid w:val="00170D29"/>
    <w:rsid w:val="00171107"/>
    <w:rsid w:val="00171114"/>
    <w:rsid w:val="0017212E"/>
    <w:rsid w:val="00173D7E"/>
    <w:rsid w:val="00173E4A"/>
    <w:rsid w:val="00173F7C"/>
    <w:rsid w:val="001743D2"/>
    <w:rsid w:val="001754C0"/>
    <w:rsid w:val="00175FD3"/>
    <w:rsid w:val="00176FDA"/>
    <w:rsid w:val="0018011A"/>
    <w:rsid w:val="00182410"/>
    <w:rsid w:val="00183622"/>
    <w:rsid w:val="0018612A"/>
    <w:rsid w:val="00187530"/>
    <w:rsid w:val="001878DA"/>
    <w:rsid w:val="001909FD"/>
    <w:rsid w:val="00193538"/>
    <w:rsid w:val="00194473"/>
    <w:rsid w:val="001948B9"/>
    <w:rsid w:val="00194EA5"/>
    <w:rsid w:val="00195088"/>
    <w:rsid w:val="0019702F"/>
    <w:rsid w:val="00197230"/>
    <w:rsid w:val="00197A69"/>
    <w:rsid w:val="001A0476"/>
    <w:rsid w:val="001A0CC3"/>
    <w:rsid w:val="001A2B0C"/>
    <w:rsid w:val="001A2E0E"/>
    <w:rsid w:val="001A3292"/>
    <w:rsid w:val="001A33F5"/>
    <w:rsid w:val="001A45A2"/>
    <w:rsid w:val="001A4C08"/>
    <w:rsid w:val="001A5981"/>
    <w:rsid w:val="001A72F0"/>
    <w:rsid w:val="001B01E9"/>
    <w:rsid w:val="001B0354"/>
    <w:rsid w:val="001B0DF9"/>
    <w:rsid w:val="001B35AA"/>
    <w:rsid w:val="001B378B"/>
    <w:rsid w:val="001B41C7"/>
    <w:rsid w:val="001B439C"/>
    <w:rsid w:val="001B48BB"/>
    <w:rsid w:val="001B4A7B"/>
    <w:rsid w:val="001B50DC"/>
    <w:rsid w:val="001B6420"/>
    <w:rsid w:val="001B711B"/>
    <w:rsid w:val="001B7E02"/>
    <w:rsid w:val="001C2750"/>
    <w:rsid w:val="001C4839"/>
    <w:rsid w:val="001C6F72"/>
    <w:rsid w:val="001C722D"/>
    <w:rsid w:val="001C72DF"/>
    <w:rsid w:val="001C77FB"/>
    <w:rsid w:val="001C7DCC"/>
    <w:rsid w:val="001D0A65"/>
    <w:rsid w:val="001D0E69"/>
    <w:rsid w:val="001D0F74"/>
    <w:rsid w:val="001D1884"/>
    <w:rsid w:val="001D2DD6"/>
    <w:rsid w:val="001D5465"/>
    <w:rsid w:val="001D5ECE"/>
    <w:rsid w:val="001D6063"/>
    <w:rsid w:val="001D61D1"/>
    <w:rsid w:val="001D701C"/>
    <w:rsid w:val="001E03D6"/>
    <w:rsid w:val="001E0F5F"/>
    <w:rsid w:val="001E2BC9"/>
    <w:rsid w:val="001E5C53"/>
    <w:rsid w:val="001E7703"/>
    <w:rsid w:val="001F0E67"/>
    <w:rsid w:val="001F46A7"/>
    <w:rsid w:val="001F7092"/>
    <w:rsid w:val="001F79D4"/>
    <w:rsid w:val="001F7DAA"/>
    <w:rsid w:val="00200B20"/>
    <w:rsid w:val="00201932"/>
    <w:rsid w:val="00203E69"/>
    <w:rsid w:val="002043C9"/>
    <w:rsid w:val="0020558E"/>
    <w:rsid w:val="002069A7"/>
    <w:rsid w:val="00206F3D"/>
    <w:rsid w:val="00210539"/>
    <w:rsid w:val="0021075A"/>
    <w:rsid w:val="00210E51"/>
    <w:rsid w:val="0021170D"/>
    <w:rsid w:val="002140BD"/>
    <w:rsid w:val="0021478F"/>
    <w:rsid w:val="0021646D"/>
    <w:rsid w:val="0021680B"/>
    <w:rsid w:val="002222C7"/>
    <w:rsid w:val="00222497"/>
    <w:rsid w:val="00222BF9"/>
    <w:rsid w:val="0022338C"/>
    <w:rsid w:val="00223C65"/>
    <w:rsid w:val="00226576"/>
    <w:rsid w:val="00227854"/>
    <w:rsid w:val="00230AF8"/>
    <w:rsid w:val="002311A6"/>
    <w:rsid w:val="002318D3"/>
    <w:rsid w:val="00231954"/>
    <w:rsid w:val="002319CA"/>
    <w:rsid w:val="00232007"/>
    <w:rsid w:val="00232021"/>
    <w:rsid w:val="002323D1"/>
    <w:rsid w:val="00233A0C"/>
    <w:rsid w:val="00234413"/>
    <w:rsid w:val="00236AF8"/>
    <w:rsid w:val="00236F33"/>
    <w:rsid w:val="0023701C"/>
    <w:rsid w:val="00240B4A"/>
    <w:rsid w:val="002428E4"/>
    <w:rsid w:val="002433FD"/>
    <w:rsid w:val="00244480"/>
    <w:rsid w:val="00244A4B"/>
    <w:rsid w:val="00244CE3"/>
    <w:rsid w:val="0024626E"/>
    <w:rsid w:val="00246D91"/>
    <w:rsid w:val="00247519"/>
    <w:rsid w:val="00247E61"/>
    <w:rsid w:val="00247F0D"/>
    <w:rsid w:val="0025138A"/>
    <w:rsid w:val="00251994"/>
    <w:rsid w:val="00253BBF"/>
    <w:rsid w:val="002544F0"/>
    <w:rsid w:val="00254B68"/>
    <w:rsid w:val="00254C4D"/>
    <w:rsid w:val="00254F86"/>
    <w:rsid w:val="00255DE0"/>
    <w:rsid w:val="0025603E"/>
    <w:rsid w:val="002606D8"/>
    <w:rsid w:val="002616DF"/>
    <w:rsid w:val="002623DE"/>
    <w:rsid w:val="00262A93"/>
    <w:rsid w:val="00264552"/>
    <w:rsid w:val="0026511B"/>
    <w:rsid w:val="002654CD"/>
    <w:rsid w:val="0026576D"/>
    <w:rsid w:val="00266366"/>
    <w:rsid w:val="00273437"/>
    <w:rsid w:val="002739F2"/>
    <w:rsid w:val="00273BA4"/>
    <w:rsid w:val="0027554A"/>
    <w:rsid w:val="00276333"/>
    <w:rsid w:val="002764A9"/>
    <w:rsid w:val="00280B9A"/>
    <w:rsid w:val="002812ED"/>
    <w:rsid w:val="00283475"/>
    <w:rsid w:val="00283CE0"/>
    <w:rsid w:val="00284690"/>
    <w:rsid w:val="00285BAF"/>
    <w:rsid w:val="00286F0E"/>
    <w:rsid w:val="00287944"/>
    <w:rsid w:val="00287AD2"/>
    <w:rsid w:val="00287C40"/>
    <w:rsid w:val="00287CB3"/>
    <w:rsid w:val="00294DC4"/>
    <w:rsid w:val="00295254"/>
    <w:rsid w:val="00295D48"/>
    <w:rsid w:val="00297F28"/>
    <w:rsid w:val="002A010E"/>
    <w:rsid w:val="002A1A93"/>
    <w:rsid w:val="002A3524"/>
    <w:rsid w:val="002A4B2B"/>
    <w:rsid w:val="002A61D1"/>
    <w:rsid w:val="002A66ED"/>
    <w:rsid w:val="002A73CA"/>
    <w:rsid w:val="002A78C8"/>
    <w:rsid w:val="002A7BBF"/>
    <w:rsid w:val="002A7EF0"/>
    <w:rsid w:val="002B074D"/>
    <w:rsid w:val="002B2EFF"/>
    <w:rsid w:val="002B4444"/>
    <w:rsid w:val="002B5054"/>
    <w:rsid w:val="002B627D"/>
    <w:rsid w:val="002B6BB8"/>
    <w:rsid w:val="002B7FF0"/>
    <w:rsid w:val="002C01BF"/>
    <w:rsid w:val="002C023F"/>
    <w:rsid w:val="002C0368"/>
    <w:rsid w:val="002C177B"/>
    <w:rsid w:val="002C3665"/>
    <w:rsid w:val="002C4CD4"/>
    <w:rsid w:val="002C53A4"/>
    <w:rsid w:val="002C551F"/>
    <w:rsid w:val="002C68F9"/>
    <w:rsid w:val="002C7327"/>
    <w:rsid w:val="002D0425"/>
    <w:rsid w:val="002D38C8"/>
    <w:rsid w:val="002D6CC8"/>
    <w:rsid w:val="002D6F14"/>
    <w:rsid w:val="002E0C80"/>
    <w:rsid w:val="002E0D2E"/>
    <w:rsid w:val="002E0F5E"/>
    <w:rsid w:val="002E19B9"/>
    <w:rsid w:val="002E3056"/>
    <w:rsid w:val="002E46E1"/>
    <w:rsid w:val="002E5438"/>
    <w:rsid w:val="002E71D9"/>
    <w:rsid w:val="002E7245"/>
    <w:rsid w:val="002E729C"/>
    <w:rsid w:val="002F3F0E"/>
    <w:rsid w:val="002F4536"/>
    <w:rsid w:val="002F4EA2"/>
    <w:rsid w:val="002F552A"/>
    <w:rsid w:val="002F76CF"/>
    <w:rsid w:val="003008D7"/>
    <w:rsid w:val="00301055"/>
    <w:rsid w:val="00305570"/>
    <w:rsid w:val="003064B2"/>
    <w:rsid w:val="003067B8"/>
    <w:rsid w:val="0031090A"/>
    <w:rsid w:val="00311849"/>
    <w:rsid w:val="003137E5"/>
    <w:rsid w:val="00313C6A"/>
    <w:rsid w:val="003140EF"/>
    <w:rsid w:val="003146A3"/>
    <w:rsid w:val="00314C5B"/>
    <w:rsid w:val="0031578B"/>
    <w:rsid w:val="003200B7"/>
    <w:rsid w:val="003209E4"/>
    <w:rsid w:val="00321695"/>
    <w:rsid w:val="00322024"/>
    <w:rsid w:val="003228A3"/>
    <w:rsid w:val="00323158"/>
    <w:rsid w:val="003232CB"/>
    <w:rsid w:val="00323A41"/>
    <w:rsid w:val="0032463E"/>
    <w:rsid w:val="003271EF"/>
    <w:rsid w:val="00327795"/>
    <w:rsid w:val="00327851"/>
    <w:rsid w:val="00330790"/>
    <w:rsid w:val="003311E8"/>
    <w:rsid w:val="003313DD"/>
    <w:rsid w:val="00333843"/>
    <w:rsid w:val="00333AE2"/>
    <w:rsid w:val="00334298"/>
    <w:rsid w:val="00334373"/>
    <w:rsid w:val="00334569"/>
    <w:rsid w:val="003358A9"/>
    <w:rsid w:val="00336895"/>
    <w:rsid w:val="00336FD9"/>
    <w:rsid w:val="00337F83"/>
    <w:rsid w:val="00340045"/>
    <w:rsid w:val="0034212A"/>
    <w:rsid w:val="003429F5"/>
    <w:rsid w:val="00343045"/>
    <w:rsid w:val="00346394"/>
    <w:rsid w:val="00347F1C"/>
    <w:rsid w:val="00350244"/>
    <w:rsid w:val="003505C8"/>
    <w:rsid w:val="00351269"/>
    <w:rsid w:val="00352B64"/>
    <w:rsid w:val="00352F14"/>
    <w:rsid w:val="00354EB8"/>
    <w:rsid w:val="003555B3"/>
    <w:rsid w:val="003557FA"/>
    <w:rsid w:val="00357804"/>
    <w:rsid w:val="0035789A"/>
    <w:rsid w:val="00360A30"/>
    <w:rsid w:val="00362D45"/>
    <w:rsid w:val="003638D8"/>
    <w:rsid w:val="00365364"/>
    <w:rsid w:val="003657ED"/>
    <w:rsid w:val="00367AE9"/>
    <w:rsid w:val="00367E8B"/>
    <w:rsid w:val="003704C1"/>
    <w:rsid w:val="00371DED"/>
    <w:rsid w:val="003743B2"/>
    <w:rsid w:val="00375206"/>
    <w:rsid w:val="00375E34"/>
    <w:rsid w:val="00376C9E"/>
    <w:rsid w:val="00377735"/>
    <w:rsid w:val="00377B4A"/>
    <w:rsid w:val="003801DE"/>
    <w:rsid w:val="00380EDF"/>
    <w:rsid w:val="00381059"/>
    <w:rsid w:val="00382478"/>
    <w:rsid w:val="003834DC"/>
    <w:rsid w:val="0038607C"/>
    <w:rsid w:val="00386F1D"/>
    <w:rsid w:val="0038745F"/>
    <w:rsid w:val="0039039A"/>
    <w:rsid w:val="00394380"/>
    <w:rsid w:val="0039493F"/>
    <w:rsid w:val="003952DF"/>
    <w:rsid w:val="0039589E"/>
    <w:rsid w:val="00395998"/>
    <w:rsid w:val="0039599F"/>
    <w:rsid w:val="003A00AA"/>
    <w:rsid w:val="003A2043"/>
    <w:rsid w:val="003A2DC3"/>
    <w:rsid w:val="003A3E4B"/>
    <w:rsid w:val="003A4165"/>
    <w:rsid w:val="003A41C9"/>
    <w:rsid w:val="003A5ADD"/>
    <w:rsid w:val="003A5CB0"/>
    <w:rsid w:val="003B0BED"/>
    <w:rsid w:val="003B0CDC"/>
    <w:rsid w:val="003B149A"/>
    <w:rsid w:val="003B22EF"/>
    <w:rsid w:val="003B236B"/>
    <w:rsid w:val="003B3F21"/>
    <w:rsid w:val="003B4398"/>
    <w:rsid w:val="003B440E"/>
    <w:rsid w:val="003B4767"/>
    <w:rsid w:val="003B4D38"/>
    <w:rsid w:val="003B589C"/>
    <w:rsid w:val="003B755A"/>
    <w:rsid w:val="003C0A6D"/>
    <w:rsid w:val="003C0D49"/>
    <w:rsid w:val="003C2F33"/>
    <w:rsid w:val="003C335E"/>
    <w:rsid w:val="003C350C"/>
    <w:rsid w:val="003C40F8"/>
    <w:rsid w:val="003C71C6"/>
    <w:rsid w:val="003D001E"/>
    <w:rsid w:val="003D00E3"/>
    <w:rsid w:val="003D0831"/>
    <w:rsid w:val="003D1F7E"/>
    <w:rsid w:val="003D2811"/>
    <w:rsid w:val="003D297C"/>
    <w:rsid w:val="003D3F1D"/>
    <w:rsid w:val="003D409D"/>
    <w:rsid w:val="003D5109"/>
    <w:rsid w:val="003D6744"/>
    <w:rsid w:val="003E02D2"/>
    <w:rsid w:val="003E0444"/>
    <w:rsid w:val="003E1358"/>
    <w:rsid w:val="003E1B71"/>
    <w:rsid w:val="003E1B85"/>
    <w:rsid w:val="003E4811"/>
    <w:rsid w:val="003E6B30"/>
    <w:rsid w:val="003E7298"/>
    <w:rsid w:val="003E7324"/>
    <w:rsid w:val="003E7B00"/>
    <w:rsid w:val="003F29FF"/>
    <w:rsid w:val="003F4E96"/>
    <w:rsid w:val="003F56B0"/>
    <w:rsid w:val="003F57C4"/>
    <w:rsid w:val="003F628D"/>
    <w:rsid w:val="00402BAD"/>
    <w:rsid w:val="00403EF7"/>
    <w:rsid w:val="004055F3"/>
    <w:rsid w:val="00405DAF"/>
    <w:rsid w:val="00407923"/>
    <w:rsid w:val="0041098C"/>
    <w:rsid w:val="00410E29"/>
    <w:rsid w:val="004112A3"/>
    <w:rsid w:val="00413575"/>
    <w:rsid w:val="00413F3C"/>
    <w:rsid w:val="00414114"/>
    <w:rsid w:val="00414CB1"/>
    <w:rsid w:val="0041690C"/>
    <w:rsid w:val="0042277D"/>
    <w:rsid w:val="00422E80"/>
    <w:rsid w:val="00423D45"/>
    <w:rsid w:val="004247E2"/>
    <w:rsid w:val="004250DC"/>
    <w:rsid w:val="00430AF7"/>
    <w:rsid w:val="00431E1C"/>
    <w:rsid w:val="00432145"/>
    <w:rsid w:val="00432C02"/>
    <w:rsid w:val="00433741"/>
    <w:rsid w:val="00433D41"/>
    <w:rsid w:val="00434E6E"/>
    <w:rsid w:val="00435110"/>
    <w:rsid w:val="00440164"/>
    <w:rsid w:val="004410CD"/>
    <w:rsid w:val="00441820"/>
    <w:rsid w:val="00442132"/>
    <w:rsid w:val="00444458"/>
    <w:rsid w:val="004457A2"/>
    <w:rsid w:val="00445C03"/>
    <w:rsid w:val="00445C14"/>
    <w:rsid w:val="004471D6"/>
    <w:rsid w:val="00447EB0"/>
    <w:rsid w:val="00450C54"/>
    <w:rsid w:val="00451113"/>
    <w:rsid w:val="00455CB3"/>
    <w:rsid w:val="00456E66"/>
    <w:rsid w:val="00457933"/>
    <w:rsid w:val="00460231"/>
    <w:rsid w:val="00461839"/>
    <w:rsid w:val="00462DFD"/>
    <w:rsid w:val="00462F19"/>
    <w:rsid w:val="0046378E"/>
    <w:rsid w:val="00465153"/>
    <w:rsid w:val="00466E91"/>
    <w:rsid w:val="0046719D"/>
    <w:rsid w:val="00467C17"/>
    <w:rsid w:val="00470565"/>
    <w:rsid w:val="00470E00"/>
    <w:rsid w:val="00470FC9"/>
    <w:rsid w:val="00472F6D"/>
    <w:rsid w:val="00473278"/>
    <w:rsid w:val="00473655"/>
    <w:rsid w:val="00473A4A"/>
    <w:rsid w:val="004741BD"/>
    <w:rsid w:val="00475FFA"/>
    <w:rsid w:val="00481DDE"/>
    <w:rsid w:val="00482E89"/>
    <w:rsid w:val="0048327F"/>
    <w:rsid w:val="0048391A"/>
    <w:rsid w:val="00484488"/>
    <w:rsid w:val="004868E4"/>
    <w:rsid w:val="00490150"/>
    <w:rsid w:val="0049193B"/>
    <w:rsid w:val="00493382"/>
    <w:rsid w:val="00494482"/>
    <w:rsid w:val="0049725F"/>
    <w:rsid w:val="004977A4"/>
    <w:rsid w:val="004A1631"/>
    <w:rsid w:val="004A1A02"/>
    <w:rsid w:val="004A25AC"/>
    <w:rsid w:val="004A29E9"/>
    <w:rsid w:val="004A3412"/>
    <w:rsid w:val="004A72B5"/>
    <w:rsid w:val="004B1525"/>
    <w:rsid w:val="004B1940"/>
    <w:rsid w:val="004B23A7"/>
    <w:rsid w:val="004B294C"/>
    <w:rsid w:val="004B2D96"/>
    <w:rsid w:val="004B4235"/>
    <w:rsid w:val="004B6BCA"/>
    <w:rsid w:val="004B6C60"/>
    <w:rsid w:val="004B6E45"/>
    <w:rsid w:val="004C0C11"/>
    <w:rsid w:val="004C1BBE"/>
    <w:rsid w:val="004C31B3"/>
    <w:rsid w:val="004C431D"/>
    <w:rsid w:val="004C458A"/>
    <w:rsid w:val="004C6C22"/>
    <w:rsid w:val="004D006B"/>
    <w:rsid w:val="004D01ED"/>
    <w:rsid w:val="004D0487"/>
    <w:rsid w:val="004D2C41"/>
    <w:rsid w:val="004D2C96"/>
    <w:rsid w:val="004D3E80"/>
    <w:rsid w:val="004D4029"/>
    <w:rsid w:val="004D42E8"/>
    <w:rsid w:val="004D4A64"/>
    <w:rsid w:val="004D4AB2"/>
    <w:rsid w:val="004D6A6A"/>
    <w:rsid w:val="004D7113"/>
    <w:rsid w:val="004D7494"/>
    <w:rsid w:val="004D7774"/>
    <w:rsid w:val="004E29FD"/>
    <w:rsid w:val="004E48F7"/>
    <w:rsid w:val="004E5144"/>
    <w:rsid w:val="004E516B"/>
    <w:rsid w:val="004E5200"/>
    <w:rsid w:val="004E6389"/>
    <w:rsid w:val="004E6464"/>
    <w:rsid w:val="004E7352"/>
    <w:rsid w:val="004E7C99"/>
    <w:rsid w:val="004E7D42"/>
    <w:rsid w:val="004E7E6D"/>
    <w:rsid w:val="004F0BEA"/>
    <w:rsid w:val="004F0F5D"/>
    <w:rsid w:val="004F12BB"/>
    <w:rsid w:val="004F163F"/>
    <w:rsid w:val="004F29C8"/>
    <w:rsid w:val="004F40D2"/>
    <w:rsid w:val="004F6006"/>
    <w:rsid w:val="004F6658"/>
    <w:rsid w:val="004F7C98"/>
    <w:rsid w:val="00500158"/>
    <w:rsid w:val="005024DA"/>
    <w:rsid w:val="005044B4"/>
    <w:rsid w:val="00504B56"/>
    <w:rsid w:val="00507DAF"/>
    <w:rsid w:val="005101F6"/>
    <w:rsid w:val="00511282"/>
    <w:rsid w:val="00511FE3"/>
    <w:rsid w:val="005121C0"/>
    <w:rsid w:val="0051376E"/>
    <w:rsid w:val="0051435A"/>
    <w:rsid w:val="0051696E"/>
    <w:rsid w:val="005170F7"/>
    <w:rsid w:val="0052049A"/>
    <w:rsid w:val="00520E34"/>
    <w:rsid w:val="005217FC"/>
    <w:rsid w:val="0052196A"/>
    <w:rsid w:val="00525C39"/>
    <w:rsid w:val="00526035"/>
    <w:rsid w:val="00527D55"/>
    <w:rsid w:val="00530050"/>
    <w:rsid w:val="005305EF"/>
    <w:rsid w:val="00530A8C"/>
    <w:rsid w:val="00531A3F"/>
    <w:rsid w:val="00531E40"/>
    <w:rsid w:val="00531FA6"/>
    <w:rsid w:val="0053442D"/>
    <w:rsid w:val="00535B84"/>
    <w:rsid w:val="0053644F"/>
    <w:rsid w:val="0053650E"/>
    <w:rsid w:val="00537B39"/>
    <w:rsid w:val="00541668"/>
    <w:rsid w:val="00542330"/>
    <w:rsid w:val="0054259B"/>
    <w:rsid w:val="005425E4"/>
    <w:rsid w:val="005429FD"/>
    <w:rsid w:val="0054368D"/>
    <w:rsid w:val="00543B8D"/>
    <w:rsid w:val="00545E42"/>
    <w:rsid w:val="00545F53"/>
    <w:rsid w:val="005520B0"/>
    <w:rsid w:val="00553303"/>
    <w:rsid w:val="00553FF5"/>
    <w:rsid w:val="0055443F"/>
    <w:rsid w:val="00555525"/>
    <w:rsid w:val="005555A9"/>
    <w:rsid w:val="005574B4"/>
    <w:rsid w:val="005578CE"/>
    <w:rsid w:val="00557D72"/>
    <w:rsid w:val="0056022E"/>
    <w:rsid w:val="00560389"/>
    <w:rsid w:val="005606FC"/>
    <w:rsid w:val="005608A8"/>
    <w:rsid w:val="00560B72"/>
    <w:rsid w:val="00561641"/>
    <w:rsid w:val="0056303C"/>
    <w:rsid w:val="005638C7"/>
    <w:rsid w:val="00563964"/>
    <w:rsid w:val="0056417F"/>
    <w:rsid w:val="00564AF7"/>
    <w:rsid w:val="00564CA5"/>
    <w:rsid w:val="00565CD0"/>
    <w:rsid w:val="0056737C"/>
    <w:rsid w:val="0057194F"/>
    <w:rsid w:val="005734AC"/>
    <w:rsid w:val="0057471B"/>
    <w:rsid w:val="00574AC2"/>
    <w:rsid w:val="00575DBE"/>
    <w:rsid w:val="00575E7C"/>
    <w:rsid w:val="005807D6"/>
    <w:rsid w:val="00582089"/>
    <w:rsid w:val="00582B1F"/>
    <w:rsid w:val="00582CBF"/>
    <w:rsid w:val="00583141"/>
    <w:rsid w:val="00583EC9"/>
    <w:rsid w:val="00584288"/>
    <w:rsid w:val="00584C9C"/>
    <w:rsid w:val="005855A5"/>
    <w:rsid w:val="0059044C"/>
    <w:rsid w:val="00590757"/>
    <w:rsid w:val="005907B8"/>
    <w:rsid w:val="0059099B"/>
    <w:rsid w:val="00590D4A"/>
    <w:rsid w:val="00590FA3"/>
    <w:rsid w:val="00591362"/>
    <w:rsid w:val="0059427B"/>
    <w:rsid w:val="005942AA"/>
    <w:rsid w:val="00594EE3"/>
    <w:rsid w:val="00594F7E"/>
    <w:rsid w:val="005969C8"/>
    <w:rsid w:val="00596AF6"/>
    <w:rsid w:val="00597241"/>
    <w:rsid w:val="005A001B"/>
    <w:rsid w:val="005A1401"/>
    <w:rsid w:val="005A1FA4"/>
    <w:rsid w:val="005A27A3"/>
    <w:rsid w:val="005A29D8"/>
    <w:rsid w:val="005A3691"/>
    <w:rsid w:val="005A3A06"/>
    <w:rsid w:val="005A3E17"/>
    <w:rsid w:val="005A56B6"/>
    <w:rsid w:val="005A6E00"/>
    <w:rsid w:val="005A71B5"/>
    <w:rsid w:val="005A7FE9"/>
    <w:rsid w:val="005B0440"/>
    <w:rsid w:val="005B090E"/>
    <w:rsid w:val="005B1532"/>
    <w:rsid w:val="005B17AA"/>
    <w:rsid w:val="005B27C3"/>
    <w:rsid w:val="005B27E9"/>
    <w:rsid w:val="005B3511"/>
    <w:rsid w:val="005B41ED"/>
    <w:rsid w:val="005B4409"/>
    <w:rsid w:val="005B4764"/>
    <w:rsid w:val="005B48B3"/>
    <w:rsid w:val="005B6C76"/>
    <w:rsid w:val="005B7B31"/>
    <w:rsid w:val="005C1A01"/>
    <w:rsid w:val="005C1FB0"/>
    <w:rsid w:val="005C59D8"/>
    <w:rsid w:val="005C63A5"/>
    <w:rsid w:val="005C6B81"/>
    <w:rsid w:val="005C6D02"/>
    <w:rsid w:val="005C72AF"/>
    <w:rsid w:val="005D0970"/>
    <w:rsid w:val="005D22F9"/>
    <w:rsid w:val="005D2780"/>
    <w:rsid w:val="005D2D8A"/>
    <w:rsid w:val="005D50D0"/>
    <w:rsid w:val="005D5CAA"/>
    <w:rsid w:val="005D5EB8"/>
    <w:rsid w:val="005D66F2"/>
    <w:rsid w:val="005D6866"/>
    <w:rsid w:val="005D7EC4"/>
    <w:rsid w:val="005E12E7"/>
    <w:rsid w:val="005E45C1"/>
    <w:rsid w:val="005E5755"/>
    <w:rsid w:val="005E58C8"/>
    <w:rsid w:val="005E60ED"/>
    <w:rsid w:val="005E62AD"/>
    <w:rsid w:val="005E709A"/>
    <w:rsid w:val="005E7E8E"/>
    <w:rsid w:val="005F07D4"/>
    <w:rsid w:val="005F0AD1"/>
    <w:rsid w:val="005F3260"/>
    <w:rsid w:val="005F3F78"/>
    <w:rsid w:val="005F47C4"/>
    <w:rsid w:val="005F63FF"/>
    <w:rsid w:val="005F76D4"/>
    <w:rsid w:val="00602DFD"/>
    <w:rsid w:val="00612C81"/>
    <w:rsid w:val="006132C8"/>
    <w:rsid w:val="006137B5"/>
    <w:rsid w:val="006149A9"/>
    <w:rsid w:val="00614A81"/>
    <w:rsid w:val="00614FA5"/>
    <w:rsid w:val="00616CF2"/>
    <w:rsid w:val="00616D7E"/>
    <w:rsid w:val="006174A3"/>
    <w:rsid w:val="00620140"/>
    <w:rsid w:val="00623747"/>
    <w:rsid w:val="006241C2"/>
    <w:rsid w:val="00625687"/>
    <w:rsid w:val="0062641F"/>
    <w:rsid w:val="00626EA6"/>
    <w:rsid w:val="00627198"/>
    <w:rsid w:val="00627268"/>
    <w:rsid w:val="0062755D"/>
    <w:rsid w:val="0063094D"/>
    <w:rsid w:val="00630963"/>
    <w:rsid w:val="00634341"/>
    <w:rsid w:val="00635181"/>
    <w:rsid w:val="006357B7"/>
    <w:rsid w:val="00635924"/>
    <w:rsid w:val="00636E87"/>
    <w:rsid w:val="006373AB"/>
    <w:rsid w:val="00640670"/>
    <w:rsid w:val="00641FD0"/>
    <w:rsid w:val="00642AD2"/>
    <w:rsid w:val="00642EBB"/>
    <w:rsid w:val="00643277"/>
    <w:rsid w:val="006434A2"/>
    <w:rsid w:val="006434FE"/>
    <w:rsid w:val="00643677"/>
    <w:rsid w:val="0064486E"/>
    <w:rsid w:val="00645042"/>
    <w:rsid w:val="006454AA"/>
    <w:rsid w:val="00645F51"/>
    <w:rsid w:val="006504B4"/>
    <w:rsid w:val="006505B3"/>
    <w:rsid w:val="00650817"/>
    <w:rsid w:val="00650B38"/>
    <w:rsid w:val="00652D84"/>
    <w:rsid w:val="00654D50"/>
    <w:rsid w:val="0065552D"/>
    <w:rsid w:val="00660770"/>
    <w:rsid w:val="006622D0"/>
    <w:rsid w:val="00665404"/>
    <w:rsid w:val="0066615A"/>
    <w:rsid w:val="0066718A"/>
    <w:rsid w:val="00667299"/>
    <w:rsid w:val="0067044B"/>
    <w:rsid w:val="006706C0"/>
    <w:rsid w:val="00672CA7"/>
    <w:rsid w:val="00673390"/>
    <w:rsid w:val="00674638"/>
    <w:rsid w:val="00674C9B"/>
    <w:rsid w:val="0067509B"/>
    <w:rsid w:val="0067567D"/>
    <w:rsid w:val="00677B0A"/>
    <w:rsid w:val="00680BA3"/>
    <w:rsid w:val="00680FDB"/>
    <w:rsid w:val="0068128C"/>
    <w:rsid w:val="00681649"/>
    <w:rsid w:val="006828F7"/>
    <w:rsid w:val="006835AE"/>
    <w:rsid w:val="00683880"/>
    <w:rsid w:val="00685089"/>
    <w:rsid w:val="0068609A"/>
    <w:rsid w:val="00686221"/>
    <w:rsid w:val="00686B57"/>
    <w:rsid w:val="00686F66"/>
    <w:rsid w:val="006870A4"/>
    <w:rsid w:val="006905DE"/>
    <w:rsid w:val="006915CA"/>
    <w:rsid w:val="00691AE2"/>
    <w:rsid w:val="0069213E"/>
    <w:rsid w:val="00692DC4"/>
    <w:rsid w:val="00692E0C"/>
    <w:rsid w:val="00693529"/>
    <w:rsid w:val="006935BD"/>
    <w:rsid w:val="00694253"/>
    <w:rsid w:val="006947F3"/>
    <w:rsid w:val="00696D9D"/>
    <w:rsid w:val="006A0719"/>
    <w:rsid w:val="006A2B59"/>
    <w:rsid w:val="006A5F93"/>
    <w:rsid w:val="006A6706"/>
    <w:rsid w:val="006A7006"/>
    <w:rsid w:val="006A7079"/>
    <w:rsid w:val="006A7586"/>
    <w:rsid w:val="006A799E"/>
    <w:rsid w:val="006B0731"/>
    <w:rsid w:val="006B0DD1"/>
    <w:rsid w:val="006B11C9"/>
    <w:rsid w:val="006B184F"/>
    <w:rsid w:val="006B1B9A"/>
    <w:rsid w:val="006B24BB"/>
    <w:rsid w:val="006B2B18"/>
    <w:rsid w:val="006B69FA"/>
    <w:rsid w:val="006B7ABF"/>
    <w:rsid w:val="006C1E75"/>
    <w:rsid w:val="006C1E89"/>
    <w:rsid w:val="006C34AB"/>
    <w:rsid w:val="006C3613"/>
    <w:rsid w:val="006C416B"/>
    <w:rsid w:val="006C433C"/>
    <w:rsid w:val="006C60D4"/>
    <w:rsid w:val="006C6137"/>
    <w:rsid w:val="006C616D"/>
    <w:rsid w:val="006C6E96"/>
    <w:rsid w:val="006C772B"/>
    <w:rsid w:val="006C7780"/>
    <w:rsid w:val="006D1058"/>
    <w:rsid w:val="006D11BD"/>
    <w:rsid w:val="006D213F"/>
    <w:rsid w:val="006D3268"/>
    <w:rsid w:val="006D663A"/>
    <w:rsid w:val="006D6F44"/>
    <w:rsid w:val="006D75B4"/>
    <w:rsid w:val="006D7B34"/>
    <w:rsid w:val="006E05DD"/>
    <w:rsid w:val="006E26A8"/>
    <w:rsid w:val="006E3C6D"/>
    <w:rsid w:val="006E44EE"/>
    <w:rsid w:val="006E68D7"/>
    <w:rsid w:val="006E78AB"/>
    <w:rsid w:val="006E7F76"/>
    <w:rsid w:val="006F1254"/>
    <w:rsid w:val="006F3164"/>
    <w:rsid w:val="006F3BC1"/>
    <w:rsid w:val="006F414D"/>
    <w:rsid w:val="006F41C7"/>
    <w:rsid w:val="006F4259"/>
    <w:rsid w:val="006F425A"/>
    <w:rsid w:val="006F4504"/>
    <w:rsid w:val="006F67B2"/>
    <w:rsid w:val="006F67DC"/>
    <w:rsid w:val="006F7578"/>
    <w:rsid w:val="007001CB"/>
    <w:rsid w:val="007016EF"/>
    <w:rsid w:val="00701B83"/>
    <w:rsid w:val="0070234C"/>
    <w:rsid w:val="00702366"/>
    <w:rsid w:val="00702E1F"/>
    <w:rsid w:val="00703D17"/>
    <w:rsid w:val="00704BF2"/>
    <w:rsid w:val="0070517C"/>
    <w:rsid w:val="00705A8A"/>
    <w:rsid w:val="00705B2C"/>
    <w:rsid w:val="007100DB"/>
    <w:rsid w:val="007107F2"/>
    <w:rsid w:val="0071272A"/>
    <w:rsid w:val="00712F54"/>
    <w:rsid w:val="0071493B"/>
    <w:rsid w:val="00714B8D"/>
    <w:rsid w:val="00715320"/>
    <w:rsid w:val="00715F5A"/>
    <w:rsid w:val="00716D74"/>
    <w:rsid w:val="007170DB"/>
    <w:rsid w:val="00720A13"/>
    <w:rsid w:val="0072152D"/>
    <w:rsid w:val="00721ACE"/>
    <w:rsid w:val="007224C4"/>
    <w:rsid w:val="00723052"/>
    <w:rsid w:val="00723680"/>
    <w:rsid w:val="00723E21"/>
    <w:rsid w:val="00724CA2"/>
    <w:rsid w:val="00725F82"/>
    <w:rsid w:val="007260A0"/>
    <w:rsid w:val="0072655F"/>
    <w:rsid w:val="00726BDC"/>
    <w:rsid w:val="00726E71"/>
    <w:rsid w:val="007304DF"/>
    <w:rsid w:val="007312B4"/>
    <w:rsid w:val="007316B3"/>
    <w:rsid w:val="00732597"/>
    <w:rsid w:val="00734961"/>
    <w:rsid w:val="00734B5A"/>
    <w:rsid w:val="00735290"/>
    <w:rsid w:val="007356AC"/>
    <w:rsid w:val="0073637B"/>
    <w:rsid w:val="007363AA"/>
    <w:rsid w:val="00736ED2"/>
    <w:rsid w:val="00737BA7"/>
    <w:rsid w:val="0074002C"/>
    <w:rsid w:val="00740D1F"/>
    <w:rsid w:val="00741213"/>
    <w:rsid w:val="00741EC6"/>
    <w:rsid w:val="007431F3"/>
    <w:rsid w:val="007509F1"/>
    <w:rsid w:val="007524C5"/>
    <w:rsid w:val="007533B1"/>
    <w:rsid w:val="00754564"/>
    <w:rsid w:val="00755175"/>
    <w:rsid w:val="007554EB"/>
    <w:rsid w:val="00755C3E"/>
    <w:rsid w:val="00756445"/>
    <w:rsid w:val="0075769C"/>
    <w:rsid w:val="00761024"/>
    <w:rsid w:val="0076352A"/>
    <w:rsid w:val="0076481B"/>
    <w:rsid w:val="00765439"/>
    <w:rsid w:val="0076689E"/>
    <w:rsid w:val="0076737C"/>
    <w:rsid w:val="00770911"/>
    <w:rsid w:val="00771385"/>
    <w:rsid w:val="007723BF"/>
    <w:rsid w:val="007728AE"/>
    <w:rsid w:val="007734F4"/>
    <w:rsid w:val="0077441D"/>
    <w:rsid w:val="007744CB"/>
    <w:rsid w:val="00774E07"/>
    <w:rsid w:val="00776031"/>
    <w:rsid w:val="007765D4"/>
    <w:rsid w:val="00776604"/>
    <w:rsid w:val="00776818"/>
    <w:rsid w:val="00777D1F"/>
    <w:rsid w:val="00777D39"/>
    <w:rsid w:val="00781F53"/>
    <w:rsid w:val="007823B9"/>
    <w:rsid w:val="00782BAC"/>
    <w:rsid w:val="007836F7"/>
    <w:rsid w:val="00785704"/>
    <w:rsid w:val="00787AB1"/>
    <w:rsid w:val="00787B69"/>
    <w:rsid w:val="00787F3E"/>
    <w:rsid w:val="0079196B"/>
    <w:rsid w:val="0079362F"/>
    <w:rsid w:val="00794F7E"/>
    <w:rsid w:val="0079728D"/>
    <w:rsid w:val="007A0772"/>
    <w:rsid w:val="007A07AC"/>
    <w:rsid w:val="007A1DE6"/>
    <w:rsid w:val="007A20B3"/>
    <w:rsid w:val="007A3235"/>
    <w:rsid w:val="007A3ED4"/>
    <w:rsid w:val="007A4533"/>
    <w:rsid w:val="007A4EDD"/>
    <w:rsid w:val="007B15F8"/>
    <w:rsid w:val="007B195A"/>
    <w:rsid w:val="007B3630"/>
    <w:rsid w:val="007B4BDA"/>
    <w:rsid w:val="007B4DB6"/>
    <w:rsid w:val="007B55C9"/>
    <w:rsid w:val="007B7475"/>
    <w:rsid w:val="007B78E2"/>
    <w:rsid w:val="007C0E64"/>
    <w:rsid w:val="007C1857"/>
    <w:rsid w:val="007C24B7"/>
    <w:rsid w:val="007C24D3"/>
    <w:rsid w:val="007C2CF6"/>
    <w:rsid w:val="007C3021"/>
    <w:rsid w:val="007C342E"/>
    <w:rsid w:val="007C48F5"/>
    <w:rsid w:val="007C4DF9"/>
    <w:rsid w:val="007D0B48"/>
    <w:rsid w:val="007D0C66"/>
    <w:rsid w:val="007D1472"/>
    <w:rsid w:val="007D1C8D"/>
    <w:rsid w:val="007D22F5"/>
    <w:rsid w:val="007D3375"/>
    <w:rsid w:val="007D5E19"/>
    <w:rsid w:val="007D67D0"/>
    <w:rsid w:val="007E1766"/>
    <w:rsid w:val="007E384F"/>
    <w:rsid w:val="007E3A85"/>
    <w:rsid w:val="007E4227"/>
    <w:rsid w:val="007E57C6"/>
    <w:rsid w:val="007E5B24"/>
    <w:rsid w:val="007E61AF"/>
    <w:rsid w:val="007E7050"/>
    <w:rsid w:val="007E725F"/>
    <w:rsid w:val="007E7B46"/>
    <w:rsid w:val="007F0E2A"/>
    <w:rsid w:val="007F1398"/>
    <w:rsid w:val="007F1EA1"/>
    <w:rsid w:val="007F2639"/>
    <w:rsid w:val="007F2F86"/>
    <w:rsid w:val="007F304E"/>
    <w:rsid w:val="007F3834"/>
    <w:rsid w:val="007F3A76"/>
    <w:rsid w:val="007F4339"/>
    <w:rsid w:val="007F50E6"/>
    <w:rsid w:val="007F7C8E"/>
    <w:rsid w:val="007F7F66"/>
    <w:rsid w:val="0080057B"/>
    <w:rsid w:val="008012D9"/>
    <w:rsid w:val="00801612"/>
    <w:rsid w:val="008016B8"/>
    <w:rsid w:val="00801961"/>
    <w:rsid w:val="00803AAB"/>
    <w:rsid w:val="00803FB4"/>
    <w:rsid w:val="00804E07"/>
    <w:rsid w:val="008051D8"/>
    <w:rsid w:val="00805603"/>
    <w:rsid w:val="008058D2"/>
    <w:rsid w:val="00805A9A"/>
    <w:rsid w:val="008060A8"/>
    <w:rsid w:val="00810374"/>
    <w:rsid w:val="008104C4"/>
    <w:rsid w:val="00810686"/>
    <w:rsid w:val="00810AC1"/>
    <w:rsid w:val="00810BED"/>
    <w:rsid w:val="008124C2"/>
    <w:rsid w:val="00812B0C"/>
    <w:rsid w:val="00812C0D"/>
    <w:rsid w:val="00813558"/>
    <w:rsid w:val="00813806"/>
    <w:rsid w:val="00813D11"/>
    <w:rsid w:val="00813F05"/>
    <w:rsid w:val="00815599"/>
    <w:rsid w:val="008173CE"/>
    <w:rsid w:val="008174B4"/>
    <w:rsid w:val="008175CC"/>
    <w:rsid w:val="0082083A"/>
    <w:rsid w:val="008215D2"/>
    <w:rsid w:val="0082293D"/>
    <w:rsid w:val="0082410C"/>
    <w:rsid w:val="00826D92"/>
    <w:rsid w:val="00827835"/>
    <w:rsid w:val="00827CAE"/>
    <w:rsid w:val="00830D5E"/>
    <w:rsid w:val="008315FB"/>
    <w:rsid w:val="008317EB"/>
    <w:rsid w:val="0083186D"/>
    <w:rsid w:val="00834366"/>
    <w:rsid w:val="00834A2B"/>
    <w:rsid w:val="00835E23"/>
    <w:rsid w:val="008373F1"/>
    <w:rsid w:val="00837F88"/>
    <w:rsid w:val="0084014E"/>
    <w:rsid w:val="0084219B"/>
    <w:rsid w:val="0084237E"/>
    <w:rsid w:val="0084312D"/>
    <w:rsid w:val="008444C3"/>
    <w:rsid w:val="00846876"/>
    <w:rsid w:val="00846FDB"/>
    <w:rsid w:val="0085127D"/>
    <w:rsid w:val="0085155A"/>
    <w:rsid w:val="0085169E"/>
    <w:rsid w:val="00851D08"/>
    <w:rsid w:val="008525D3"/>
    <w:rsid w:val="00854DD5"/>
    <w:rsid w:val="0085637E"/>
    <w:rsid w:val="00857117"/>
    <w:rsid w:val="00860282"/>
    <w:rsid w:val="00860295"/>
    <w:rsid w:val="00862260"/>
    <w:rsid w:val="00863CA0"/>
    <w:rsid w:val="00864C61"/>
    <w:rsid w:val="00864FC2"/>
    <w:rsid w:val="00865E4C"/>
    <w:rsid w:val="008669CB"/>
    <w:rsid w:val="008671BD"/>
    <w:rsid w:val="00870088"/>
    <w:rsid w:val="0087021F"/>
    <w:rsid w:val="00871317"/>
    <w:rsid w:val="00871454"/>
    <w:rsid w:val="00871E15"/>
    <w:rsid w:val="00876383"/>
    <w:rsid w:val="00877DBB"/>
    <w:rsid w:val="00880280"/>
    <w:rsid w:val="008802D1"/>
    <w:rsid w:val="00882D7A"/>
    <w:rsid w:val="008834FC"/>
    <w:rsid w:val="0088569A"/>
    <w:rsid w:val="008862C1"/>
    <w:rsid w:val="00887860"/>
    <w:rsid w:val="00887E2F"/>
    <w:rsid w:val="008904B7"/>
    <w:rsid w:val="00890735"/>
    <w:rsid w:val="00890B4B"/>
    <w:rsid w:val="00891073"/>
    <w:rsid w:val="00891650"/>
    <w:rsid w:val="0089211F"/>
    <w:rsid w:val="00892AA3"/>
    <w:rsid w:val="00892DF9"/>
    <w:rsid w:val="00893251"/>
    <w:rsid w:val="00894123"/>
    <w:rsid w:val="0089567D"/>
    <w:rsid w:val="00896F5F"/>
    <w:rsid w:val="00896F65"/>
    <w:rsid w:val="00897F39"/>
    <w:rsid w:val="008A1977"/>
    <w:rsid w:val="008A2FB0"/>
    <w:rsid w:val="008A36D0"/>
    <w:rsid w:val="008A4126"/>
    <w:rsid w:val="008A4390"/>
    <w:rsid w:val="008A441D"/>
    <w:rsid w:val="008A48B0"/>
    <w:rsid w:val="008A4CE1"/>
    <w:rsid w:val="008A521C"/>
    <w:rsid w:val="008A5DB7"/>
    <w:rsid w:val="008A6166"/>
    <w:rsid w:val="008A64F1"/>
    <w:rsid w:val="008A68C5"/>
    <w:rsid w:val="008A6D63"/>
    <w:rsid w:val="008A6F31"/>
    <w:rsid w:val="008A74EE"/>
    <w:rsid w:val="008B0190"/>
    <w:rsid w:val="008B0A93"/>
    <w:rsid w:val="008B0F2B"/>
    <w:rsid w:val="008B1D25"/>
    <w:rsid w:val="008B32CE"/>
    <w:rsid w:val="008B3736"/>
    <w:rsid w:val="008B4421"/>
    <w:rsid w:val="008B4CF2"/>
    <w:rsid w:val="008B50A0"/>
    <w:rsid w:val="008B571F"/>
    <w:rsid w:val="008B6D4D"/>
    <w:rsid w:val="008C022A"/>
    <w:rsid w:val="008C0F8F"/>
    <w:rsid w:val="008C145E"/>
    <w:rsid w:val="008C1658"/>
    <w:rsid w:val="008C2F7D"/>
    <w:rsid w:val="008C39DC"/>
    <w:rsid w:val="008C3AB2"/>
    <w:rsid w:val="008C42AB"/>
    <w:rsid w:val="008C6569"/>
    <w:rsid w:val="008C70F2"/>
    <w:rsid w:val="008C748D"/>
    <w:rsid w:val="008D0530"/>
    <w:rsid w:val="008D054C"/>
    <w:rsid w:val="008D0862"/>
    <w:rsid w:val="008D186D"/>
    <w:rsid w:val="008D32BA"/>
    <w:rsid w:val="008D35B0"/>
    <w:rsid w:val="008D3FA0"/>
    <w:rsid w:val="008D50EA"/>
    <w:rsid w:val="008D55C9"/>
    <w:rsid w:val="008D590F"/>
    <w:rsid w:val="008D594C"/>
    <w:rsid w:val="008D62E5"/>
    <w:rsid w:val="008D67DD"/>
    <w:rsid w:val="008D6F0F"/>
    <w:rsid w:val="008D7768"/>
    <w:rsid w:val="008D79B4"/>
    <w:rsid w:val="008E29EC"/>
    <w:rsid w:val="008E2EA0"/>
    <w:rsid w:val="008E3710"/>
    <w:rsid w:val="008E3F95"/>
    <w:rsid w:val="008E4889"/>
    <w:rsid w:val="008E49AE"/>
    <w:rsid w:val="008E785D"/>
    <w:rsid w:val="008E7934"/>
    <w:rsid w:val="008F0647"/>
    <w:rsid w:val="008F0950"/>
    <w:rsid w:val="008F0DBB"/>
    <w:rsid w:val="008F1FDF"/>
    <w:rsid w:val="008F4921"/>
    <w:rsid w:val="008F5BF0"/>
    <w:rsid w:val="008F5C75"/>
    <w:rsid w:val="008F6A6D"/>
    <w:rsid w:val="00900234"/>
    <w:rsid w:val="00900C94"/>
    <w:rsid w:val="00902EDD"/>
    <w:rsid w:val="00903477"/>
    <w:rsid w:val="00904BB1"/>
    <w:rsid w:val="00905BA6"/>
    <w:rsid w:val="00905F2E"/>
    <w:rsid w:val="00906CFB"/>
    <w:rsid w:val="00907259"/>
    <w:rsid w:val="00907AA1"/>
    <w:rsid w:val="009103E1"/>
    <w:rsid w:val="00912E18"/>
    <w:rsid w:val="00913F97"/>
    <w:rsid w:val="009153C9"/>
    <w:rsid w:val="00915E27"/>
    <w:rsid w:val="00922AD1"/>
    <w:rsid w:val="00924EA1"/>
    <w:rsid w:val="009254F9"/>
    <w:rsid w:val="009267CE"/>
    <w:rsid w:val="009278FE"/>
    <w:rsid w:val="009316DE"/>
    <w:rsid w:val="00932622"/>
    <w:rsid w:val="00935028"/>
    <w:rsid w:val="0093783C"/>
    <w:rsid w:val="00940680"/>
    <w:rsid w:val="00940930"/>
    <w:rsid w:val="00941010"/>
    <w:rsid w:val="00941407"/>
    <w:rsid w:val="009419D9"/>
    <w:rsid w:val="00943446"/>
    <w:rsid w:val="00943EC1"/>
    <w:rsid w:val="00945297"/>
    <w:rsid w:val="00945B46"/>
    <w:rsid w:val="009516CA"/>
    <w:rsid w:val="00951C88"/>
    <w:rsid w:val="0095242D"/>
    <w:rsid w:val="00952E2E"/>
    <w:rsid w:val="00953FBA"/>
    <w:rsid w:val="009546C6"/>
    <w:rsid w:val="00955E31"/>
    <w:rsid w:val="00955FFA"/>
    <w:rsid w:val="00957634"/>
    <w:rsid w:val="00957AA9"/>
    <w:rsid w:val="00960C13"/>
    <w:rsid w:val="009620A2"/>
    <w:rsid w:val="0096239F"/>
    <w:rsid w:val="00962926"/>
    <w:rsid w:val="00963592"/>
    <w:rsid w:val="00963CAF"/>
    <w:rsid w:val="00964DC8"/>
    <w:rsid w:val="00965D3B"/>
    <w:rsid w:val="00966198"/>
    <w:rsid w:val="009665A7"/>
    <w:rsid w:val="0096716A"/>
    <w:rsid w:val="0096747D"/>
    <w:rsid w:val="00967C22"/>
    <w:rsid w:val="0097071F"/>
    <w:rsid w:val="009708BB"/>
    <w:rsid w:val="00970BF3"/>
    <w:rsid w:val="009712DC"/>
    <w:rsid w:val="00971E22"/>
    <w:rsid w:val="009725DF"/>
    <w:rsid w:val="00975FF6"/>
    <w:rsid w:val="00976172"/>
    <w:rsid w:val="009764F4"/>
    <w:rsid w:val="0098160A"/>
    <w:rsid w:val="00981826"/>
    <w:rsid w:val="00981B09"/>
    <w:rsid w:val="00982252"/>
    <w:rsid w:val="00982FF9"/>
    <w:rsid w:val="0098430A"/>
    <w:rsid w:val="009843B9"/>
    <w:rsid w:val="00984700"/>
    <w:rsid w:val="0098493B"/>
    <w:rsid w:val="00984C51"/>
    <w:rsid w:val="00985AD4"/>
    <w:rsid w:val="00987520"/>
    <w:rsid w:val="0098771A"/>
    <w:rsid w:val="00987D5A"/>
    <w:rsid w:val="00987FE9"/>
    <w:rsid w:val="00990761"/>
    <w:rsid w:val="0099378C"/>
    <w:rsid w:val="00993DFE"/>
    <w:rsid w:val="0099488A"/>
    <w:rsid w:val="00994D6A"/>
    <w:rsid w:val="00995BCD"/>
    <w:rsid w:val="0099627E"/>
    <w:rsid w:val="009964C9"/>
    <w:rsid w:val="0099720E"/>
    <w:rsid w:val="009A0155"/>
    <w:rsid w:val="009A1023"/>
    <w:rsid w:val="009A13AD"/>
    <w:rsid w:val="009A3629"/>
    <w:rsid w:val="009A53F9"/>
    <w:rsid w:val="009A5858"/>
    <w:rsid w:val="009A7909"/>
    <w:rsid w:val="009B1027"/>
    <w:rsid w:val="009B15D1"/>
    <w:rsid w:val="009B1BC9"/>
    <w:rsid w:val="009B1DE1"/>
    <w:rsid w:val="009B6496"/>
    <w:rsid w:val="009B6AAE"/>
    <w:rsid w:val="009B71C8"/>
    <w:rsid w:val="009C2330"/>
    <w:rsid w:val="009C3875"/>
    <w:rsid w:val="009C4D4E"/>
    <w:rsid w:val="009C6E48"/>
    <w:rsid w:val="009D0ED2"/>
    <w:rsid w:val="009D19DE"/>
    <w:rsid w:val="009D203C"/>
    <w:rsid w:val="009D59B7"/>
    <w:rsid w:val="009D5D2C"/>
    <w:rsid w:val="009D73EE"/>
    <w:rsid w:val="009D7863"/>
    <w:rsid w:val="009E015D"/>
    <w:rsid w:val="009E18A9"/>
    <w:rsid w:val="009E1A88"/>
    <w:rsid w:val="009E1DC6"/>
    <w:rsid w:val="009E4B5D"/>
    <w:rsid w:val="009E4CC3"/>
    <w:rsid w:val="009E5870"/>
    <w:rsid w:val="009E789E"/>
    <w:rsid w:val="009E7D32"/>
    <w:rsid w:val="009F0AF9"/>
    <w:rsid w:val="009F11B0"/>
    <w:rsid w:val="009F183E"/>
    <w:rsid w:val="009F1A2A"/>
    <w:rsid w:val="009F1F59"/>
    <w:rsid w:val="009F26F9"/>
    <w:rsid w:val="009F3487"/>
    <w:rsid w:val="009F4C34"/>
    <w:rsid w:val="009F656E"/>
    <w:rsid w:val="00A02434"/>
    <w:rsid w:val="00A03E3E"/>
    <w:rsid w:val="00A04718"/>
    <w:rsid w:val="00A0596D"/>
    <w:rsid w:val="00A06395"/>
    <w:rsid w:val="00A06A27"/>
    <w:rsid w:val="00A06FC5"/>
    <w:rsid w:val="00A104D4"/>
    <w:rsid w:val="00A10671"/>
    <w:rsid w:val="00A10DB5"/>
    <w:rsid w:val="00A10DDD"/>
    <w:rsid w:val="00A13BD9"/>
    <w:rsid w:val="00A13E1C"/>
    <w:rsid w:val="00A13EA6"/>
    <w:rsid w:val="00A14E63"/>
    <w:rsid w:val="00A15158"/>
    <w:rsid w:val="00A15E89"/>
    <w:rsid w:val="00A174D5"/>
    <w:rsid w:val="00A176EE"/>
    <w:rsid w:val="00A2016A"/>
    <w:rsid w:val="00A2420D"/>
    <w:rsid w:val="00A24232"/>
    <w:rsid w:val="00A24805"/>
    <w:rsid w:val="00A254B6"/>
    <w:rsid w:val="00A260D9"/>
    <w:rsid w:val="00A26C4E"/>
    <w:rsid w:val="00A301CB"/>
    <w:rsid w:val="00A31CF6"/>
    <w:rsid w:val="00A31CFD"/>
    <w:rsid w:val="00A33B2A"/>
    <w:rsid w:val="00A34CA6"/>
    <w:rsid w:val="00A353B6"/>
    <w:rsid w:val="00A3728D"/>
    <w:rsid w:val="00A425A7"/>
    <w:rsid w:val="00A427EF"/>
    <w:rsid w:val="00A455B9"/>
    <w:rsid w:val="00A456DD"/>
    <w:rsid w:val="00A47B85"/>
    <w:rsid w:val="00A50006"/>
    <w:rsid w:val="00A5100F"/>
    <w:rsid w:val="00A520FB"/>
    <w:rsid w:val="00A5349B"/>
    <w:rsid w:val="00A542F5"/>
    <w:rsid w:val="00A57C37"/>
    <w:rsid w:val="00A60133"/>
    <w:rsid w:val="00A60F54"/>
    <w:rsid w:val="00A6260D"/>
    <w:rsid w:val="00A64947"/>
    <w:rsid w:val="00A65BE0"/>
    <w:rsid w:val="00A6619B"/>
    <w:rsid w:val="00A6747B"/>
    <w:rsid w:val="00A67556"/>
    <w:rsid w:val="00A7152A"/>
    <w:rsid w:val="00A721EC"/>
    <w:rsid w:val="00A747B2"/>
    <w:rsid w:val="00A75B31"/>
    <w:rsid w:val="00A75BCD"/>
    <w:rsid w:val="00A77031"/>
    <w:rsid w:val="00A777A7"/>
    <w:rsid w:val="00A808B0"/>
    <w:rsid w:val="00A80986"/>
    <w:rsid w:val="00A80A07"/>
    <w:rsid w:val="00A82849"/>
    <w:rsid w:val="00A84C5E"/>
    <w:rsid w:val="00A908CE"/>
    <w:rsid w:val="00A909FA"/>
    <w:rsid w:val="00A90D72"/>
    <w:rsid w:val="00A91E03"/>
    <w:rsid w:val="00A92EB9"/>
    <w:rsid w:val="00A9324F"/>
    <w:rsid w:val="00A94258"/>
    <w:rsid w:val="00A94B61"/>
    <w:rsid w:val="00A94DFD"/>
    <w:rsid w:val="00A95868"/>
    <w:rsid w:val="00A95964"/>
    <w:rsid w:val="00A961DE"/>
    <w:rsid w:val="00A96AA7"/>
    <w:rsid w:val="00A973FC"/>
    <w:rsid w:val="00AA0C8B"/>
    <w:rsid w:val="00AA1E30"/>
    <w:rsid w:val="00AA273F"/>
    <w:rsid w:val="00AA41A3"/>
    <w:rsid w:val="00AA4F98"/>
    <w:rsid w:val="00AA6400"/>
    <w:rsid w:val="00AA6946"/>
    <w:rsid w:val="00AB05B9"/>
    <w:rsid w:val="00AB3619"/>
    <w:rsid w:val="00AB4182"/>
    <w:rsid w:val="00AB4C6A"/>
    <w:rsid w:val="00AB51F1"/>
    <w:rsid w:val="00AC15F5"/>
    <w:rsid w:val="00AC1769"/>
    <w:rsid w:val="00AC1C0D"/>
    <w:rsid w:val="00AC1CA7"/>
    <w:rsid w:val="00AC242C"/>
    <w:rsid w:val="00AC2F28"/>
    <w:rsid w:val="00AC391E"/>
    <w:rsid w:val="00AC7455"/>
    <w:rsid w:val="00AC7EAD"/>
    <w:rsid w:val="00AD0366"/>
    <w:rsid w:val="00AD091E"/>
    <w:rsid w:val="00AD0C0B"/>
    <w:rsid w:val="00AD2810"/>
    <w:rsid w:val="00AD30FF"/>
    <w:rsid w:val="00AD31C0"/>
    <w:rsid w:val="00AD340D"/>
    <w:rsid w:val="00AD3C30"/>
    <w:rsid w:val="00AD3D6A"/>
    <w:rsid w:val="00AD53AD"/>
    <w:rsid w:val="00AD6971"/>
    <w:rsid w:val="00AD706A"/>
    <w:rsid w:val="00AD7193"/>
    <w:rsid w:val="00AD775A"/>
    <w:rsid w:val="00AD78E4"/>
    <w:rsid w:val="00AE1F33"/>
    <w:rsid w:val="00AE7522"/>
    <w:rsid w:val="00AF1485"/>
    <w:rsid w:val="00AF2670"/>
    <w:rsid w:val="00AF26BC"/>
    <w:rsid w:val="00AF2DB4"/>
    <w:rsid w:val="00AF4AC3"/>
    <w:rsid w:val="00AF5C22"/>
    <w:rsid w:val="00AF6FDB"/>
    <w:rsid w:val="00AF709B"/>
    <w:rsid w:val="00B01BF3"/>
    <w:rsid w:val="00B030A1"/>
    <w:rsid w:val="00B036FC"/>
    <w:rsid w:val="00B03909"/>
    <w:rsid w:val="00B06143"/>
    <w:rsid w:val="00B06521"/>
    <w:rsid w:val="00B06926"/>
    <w:rsid w:val="00B06C58"/>
    <w:rsid w:val="00B07321"/>
    <w:rsid w:val="00B07718"/>
    <w:rsid w:val="00B10333"/>
    <w:rsid w:val="00B13425"/>
    <w:rsid w:val="00B13D63"/>
    <w:rsid w:val="00B13F36"/>
    <w:rsid w:val="00B153EF"/>
    <w:rsid w:val="00B15C82"/>
    <w:rsid w:val="00B17167"/>
    <w:rsid w:val="00B17942"/>
    <w:rsid w:val="00B17C14"/>
    <w:rsid w:val="00B17D9F"/>
    <w:rsid w:val="00B20490"/>
    <w:rsid w:val="00B2198F"/>
    <w:rsid w:val="00B22B30"/>
    <w:rsid w:val="00B24E92"/>
    <w:rsid w:val="00B252B0"/>
    <w:rsid w:val="00B25600"/>
    <w:rsid w:val="00B2701B"/>
    <w:rsid w:val="00B31E84"/>
    <w:rsid w:val="00B31F44"/>
    <w:rsid w:val="00B32280"/>
    <w:rsid w:val="00B33B56"/>
    <w:rsid w:val="00B34BFB"/>
    <w:rsid w:val="00B3612E"/>
    <w:rsid w:val="00B36240"/>
    <w:rsid w:val="00B377EF"/>
    <w:rsid w:val="00B37A61"/>
    <w:rsid w:val="00B42C78"/>
    <w:rsid w:val="00B43E81"/>
    <w:rsid w:val="00B45208"/>
    <w:rsid w:val="00B454AF"/>
    <w:rsid w:val="00B45BF1"/>
    <w:rsid w:val="00B466C6"/>
    <w:rsid w:val="00B46A96"/>
    <w:rsid w:val="00B50010"/>
    <w:rsid w:val="00B5012A"/>
    <w:rsid w:val="00B515F2"/>
    <w:rsid w:val="00B526E2"/>
    <w:rsid w:val="00B52B03"/>
    <w:rsid w:val="00B56E10"/>
    <w:rsid w:val="00B57422"/>
    <w:rsid w:val="00B57AD5"/>
    <w:rsid w:val="00B60321"/>
    <w:rsid w:val="00B61F35"/>
    <w:rsid w:val="00B6312D"/>
    <w:rsid w:val="00B651CE"/>
    <w:rsid w:val="00B65CA4"/>
    <w:rsid w:val="00B6769D"/>
    <w:rsid w:val="00B67BD7"/>
    <w:rsid w:val="00B70FFC"/>
    <w:rsid w:val="00B71379"/>
    <w:rsid w:val="00B71F4A"/>
    <w:rsid w:val="00B7219F"/>
    <w:rsid w:val="00B734DA"/>
    <w:rsid w:val="00B7416A"/>
    <w:rsid w:val="00B74916"/>
    <w:rsid w:val="00B755F1"/>
    <w:rsid w:val="00B75A63"/>
    <w:rsid w:val="00B75D8D"/>
    <w:rsid w:val="00B76BFE"/>
    <w:rsid w:val="00B77C3A"/>
    <w:rsid w:val="00B80334"/>
    <w:rsid w:val="00B80742"/>
    <w:rsid w:val="00B82B46"/>
    <w:rsid w:val="00B82DB8"/>
    <w:rsid w:val="00B83BBD"/>
    <w:rsid w:val="00B83E22"/>
    <w:rsid w:val="00B85ABA"/>
    <w:rsid w:val="00B87C5E"/>
    <w:rsid w:val="00B92D59"/>
    <w:rsid w:val="00B93B24"/>
    <w:rsid w:val="00B94896"/>
    <w:rsid w:val="00B94F44"/>
    <w:rsid w:val="00B95D2F"/>
    <w:rsid w:val="00B95E5B"/>
    <w:rsid w:val="00B97244"/>
    <w:rsid w:val="00B973B7"/>
    <w:rsid w:val="00B977A5"/>
    <w:rsid w:val="00BA0BFF"/>
    <w:rsid w:val="00BA160C"/>
    <w:rsid w:val="00BA16FE"/>
    <w:rsid w:val="00BA29F9"/>
    <w:rsid w:val="00BA312F"/>
    <w:rsid w:val="00BA368A"/>
    <w:rsid w:val="00BA3C7C"/>
    <w:rsid w:val="00BA4015"/>
    <w:rsid w:val="00BA53C4"/>
    <w:rsid w:val="00BA6F05"/>
    <w:rsid w:val="00BA7A59"/>
    <w:rsid w:val="00BA7BFC"/>
    <w:rsid w:val="00BA7E48"/>
    <w:rsid w:val="00BB06FA"/>
    <w:rsid w:val="00BB1196"/>
    <w:rsid w:val="00BB1429"/>
    <w:rsid w:val="00BB146F"/>
    <w:rsid w:val="00BB2356"/>
    <w:rsid w:val="00BB28DB"/>
    <w:rsid w:val="00BB31A2"/>
    <w:rsid w:val="00BB3B4E"/>
    <w:rsid w:val="00BB5872"/>
    <w:rsid w:val="00BB62EE"/>
    <w:rsid w:val="00BB66F6"/>
    <w:rsid w:val="00BC0C76"/>
    <w:rsid w:val="00BC1341"/>
    <w:rsid w:val="00BC1796"/>
    <w:rsid w:val="00BC1E9A"/>
    <w:rsid w:val="00BC739A"/>
    <w:rsid w:val="00BC7AB3"/>
    <w:rsid w:val="00BC7F78"/>
    <w:rsid w:val="00BD0921"/>
    <w:rsid w:val="00BD0EF8"/>
    <w:rsid w:val="00BD103F"/>
    <w:rsid w:val="00BD2EC4"/>
    <w:rsid w:val="00BD58B7"/>
    <w:rsid w:val="00BE0AD2"/>
    <w:rsid w:val="00BE122F"/>
    <w:rsid w:val="00BE53D9"/>
    <w:rsid w:val="00BE6AD0"/>
    <w:rsid w:val="00BE726A"/>
    <w:rsid w:val="00BF029E"/>
    <w:rsid w:val="00BF1548"/>
    <w:rsid w:val="00BF18B4"/>
    <w:rsid w:val="00BF1AA2"/>
    <w:rsid w:val="00BF25DD"/>
    <w:rsid w:val="00BF2892"/>
    <w:rsid w:val="00BF6098"/>
    <w:rsid w:val="00BF6551"/>
    <w:rsid w:val="00BF6AC8"/>
    <w:rsid w:val="00BF6BB9"/>
    <w:rsid w:val="00C018AE"/>
    <w:rsid w:val="00C0203F"/>
    <w:rsid w:val="00C0540D"/>
    <w:rsid w:val="00C07528"/>
    <w:rsid w:val="00C07899"/>
    <w:rsid w:val="00C10BF2"/>
    <w:rsid w:val="00C1144F"/>
    <w:rsid w:val="00C12CC8"/>
    <w:rsid w:val="00C13BE9"/>
    <w:rsid w:val="00C15569"/>
    <w:rsid w:val="00C157E1"/>
    <w:rsid w:val="00C15CF7"/>
    <w:rsid w:val="00C170F4"/>
    <w:rsid w:val="00C2022E"/>
    <w:rsid w:val="00C21877"/>
    <w:rsid w:val="00C22D47"/>
    <w:rsid w:val="00C235B8"/>
    <w:rsid w:val="00C23CCD"/>
    <w:rsid w:val="00C2417A"/>
    <w:rsid w:val="00C25C1C"/>
    <w:rsid w:val="00C25EEA"/>
    <w:rsid w:val="00C26BE6"/>
    <w:rsid w:val="00C2731B"/>
    <w:rsid w:val="00C30BF5"/>
    <w:rsid w:val="00C343A8"/>
    <w:rsid w:val="00C346B8"/>
    <w:rsid w:val="00C34D8A"/>
    <w:rsid w:val="00C36678"/>
    <w:rsid w:val="00C378E0"/>
    <w:rsid w:val="00C413A5"/>
    <w:rsid w:val="00C4166F"/>
    <w:rsid w:val="00C417D7"/>
    <w:rsid w:val="00C418F7"/>
    <w:rsid w:val="00C41DEA"/>
    <w:rsid w:val="00C41F4D"/>
    <w:rsid w:val="00C423D6"/>
    <w:rsid w:val="00C43294"/>
    <w:rsid w:val="00C43AD0"/>
    <w:rsid w:val="00C44E25"/>
    <w:rsid w:val="00C4522F"/>
    <w:rsid w:val="00C45D8C"/>
    <w:rsid w:val="00C474CB"/>
    <w:rsid w:val="00C4795A"/>
    <w:rsid w:val="00C50B45"/>
    <w:rsid w:val="00C50C08"/>
    <w:rsid w:val="00C50CDF"/>
    <w:rsid w:val="00C52A00"/>
    <w:rsid w:val="00C53068"/>
    <w:rsid w:val="00C533F0"/>
    <w:rsid w:val="00C53558"/>
    <w:rsid w:val="00C53FB9"/>
    <w:rsid w:val="00C57CCC"/>
    <w:rsid w:val="00C60FF0"/>
    <w:rsid w:val="00C61CA0"/>
    <w:rsid w:val="00C626FA"/>
    <w:rsid w:val="00C62C21"/>
    <w:rsid w:val="00C64197"/>
    <w:rsid w:val="00C64D37"/>
    <w:rsid w:val="00C65477"/>
    <w:rsid w:val="00C663A8"/>
    <w:rsid w:val="00C66ACB"/>
    <w:rsid w:val="00C703AE"/>
    <w:rsid w:val="00C70B2A"/>
    <w:rsid w:val="00C70CBC"/>
    <w:rsid w:val="00C712FB"/>
    <w:rsid w:val="00C723C4"/>
    <w:rsid w:val="00C724AE"/>
    <w:rsid w:val="00C7291E"/>
    <w:rsid w:val="00C72AF1"/>
    <w:rsid w:val="00C72DC7"/>
    <w:rsid w:val="00C73176"/>
    <w:rsid w:val="00C756F5"/>
    <w:rsid w:val="00C764CA"/>
    <w:rsid w:val="00C800DB"/>
    <w:rsid w:val="00C80891"/>
    <w:rsid w:val="00C809A8"/>
    <w:rsid w:val="00C80E82"/>
    <w:rsid w:val="00C813DB"/>
    <w:rsid w:val="00C81662"/>
    <w:rsid w:val="00C81878"/>
    <w:rsid w:val="00C81DE6"/>
    <w:rsid w:val="00C81EE3"/>
    <w:rsid w:val="00C830BB"/>
    <w:rsid w:val="00C842EC"/>
    <w:rsid w:val="00C856B0"/>
    <w:rsid w:val="00C871F6"/>
    <w:rsid w:val="00C87A65"/>
    <w:rsid w:val="00C91CF7"/>
    <w:rsid w:val="00C92F87"/>
    <w:rsid w:val="00C939BA"/>
    <w:rsid w:val="00C94212"/>
    <w:rsid w:val="00C94C2E"/>
    <w:rsid w:val="00C95ABD"/>
    <w:rsid w:val="00C97793"/>
    <w:rsid w:val="00C97F6E"/>
    <w:rsid w:val="00CA2832"/>
    <w:rsid w:val="00CA2E64"/>
    <w:rsid w:val="00CA4C6C"/>
    <w:rsid w:val="00CA5888"/>
    <w:rsid w:val="00CA7CD3"/>
    <w:rsid w:val="00CB0856"/>
    <w:rsid w:val="00CB156C"/>
    <w:rsid w:val="00CB1B5B"/>
    <w:rsid w:val="00CB1DD5"/>
    <w:rsid w:val="00CB329B"/>
    <w:rsid w:val="00CB448C"/>
    <w:rsid w:val="00CB53A9"/>
    <w:rsid w:val="00CB5622"/>
    <w:rsid w:val="00CB63F3"/>
    <w:rsid w:val="00CB72AE"/>
    <w:rsid w:val="00CC0276"/>
    <w:rsid w:val="00CC0F8A"/>
    <w:rsid w:val="00CC109B"/>
    <w:rsid w:val="00CC2543"/>
    <w:rsid w:val="00CC2D21"/>
    <w:rsid w:val="00CC44C5"/>
    <w:rsid w:val="00CC4BB7"/>
    <w:rsid w:val="00CC69FE"/>
    <w:rsid w:val="00CC6BC9"/>
    <w:rsid w:val="00CC6D18"/>
    <w:rsid w:val="00CD06C2"/>
    <w:rsid w:val="00CD10F2"/>
    <w:rsid w:val="00CD1549"/>
    <w:rsid w:val="00CD1888"/>
    <w:rsid w:val="00CD1A91"/>
    <w:rsid w:val="00CD3838"/>
    <w:rsid w:val="00CD47B7"/>
    <w:rsid w:val="00CD521B"/>
    <w:rsid w:val="00CD567B"/>
    <w:rsid w:val="00CD732D"/>
    <w:rsid w:val="00CE066E"/>
    <w:rsid w:val="00CE091C"/>
    <w:rsid w:val="00CE14A0"/>
    <w:rsid w:val="00CE45CE"/>
    <w:rsid w:val="00CE4A43"/>
    <w:rsid w:val="00CE52B1"/>
    <w:rsid w:val="00CE5DF9"/>
    <w:rsid w:val="00CE5E87"/>
    <w:rsid w:val="00CE6B45"/>
    <w:rsid w:val="00CE7706"/>
    <w:rsid w:val="00CF10EB"/>
    <w:rsid w:val="00CF2030"/>
    <w:rsid w:val="00CF34AC"/>
    <w:rsid w:val="00CF3754"/>
    <w:rsid w:val="00CF40D5"/>
    <w:rsid w:val="00CF4D3B"/>
    <w:rsid w:val="00CF56E2"/>
    <w:rsid w:val="00CF5E6E"/>
    <w:rsid w:val="00CF65DD"/>
    <w:rsid w:val="00CF70CF"/>
    <w:rsid w:val="00CF73FD"/>
    <w:rsid w:val="00CF7DBB"/>
    <w:rsid w:val="00CF7E67"/>
    <w:rsid w:val="00CF7F30"/>
    <w:rsid w:val="00D00D96"/>
    <w:rsid w:val="00D01C90"/>
    <w:rsid w:val="00D02FC1"/>
    <w:rsid w:val="00D0303E"/>
    <w:rsid w:val="00D03245"/>
    <w:rsid w:val="00D049D4"/>
    <w:rsid w:val="00D05632"/>
    <w:rsid w:val="00D058E1"/>
    <w:rsid w:val="00D05E3F"/>
    <w:rsid w:val="00D106BC"/>
    <w:rsid w:val="00D11BCE"/>
    <w:rsid w:val="00D121C2"/>
    <w:rsid w:val="00D13197"/>
    <w:rsid w:val="00D13680"/>
    <w:rsid w:val="00D14577"/>
    <w:rsid w:val="00D17A67"/>
    <w:rsid w:val="00D204BE"/>
    <w:rsid w:val="00D2146E"/>
    <w:rsid w:val="00D215C9"/>
    <w:rsid w:val="00D224AB"/>
    <w:rsid w:val="00D23C77"/>
    <w:rsid w:val="00D23F86"/>
    <w:rsid w:val="00D2552B"/>
    <w:rsid w:val="00D26F24"/>
    <w:rsid w:val="00D27289"/>
    <w:rsid w:val="00D275C8"/>
    <w:rsid w:val="00D30DA9"/>
    <w:rsid w:val="00D3236F"/>
    <w:rsid w:val="00D324EB"/>
    <w:rsid w:val="00D32AE2"/>
    <w:rsid w:val="00D332F2"/>
    <w:rsid w:val="00D339CB"/>
    <w:rsid w:val="00D356F3"/>
    <w:rsid w:val="00D358DF"/>
    <w:rsid w:val="00D36084"/>
    <w:rsid w:val="00D3761A"/>
    <w:rsid w:val="00D37D81"/>
    <w:rsid w:val="00D37DC7"/>
    <w:rsid w:val="00D40164"/>
    <w:rsid w:val="00D4071D"/>
    <w:rsid w:val="00D40FC8"/>
    <w:rsid w:val="00D41505"/>
    <w:rsid w:val="00D41E36"/>
    <w:rsid w:val="00D425CA"/>
    <w:rsid w:val="00D42612"/>
    <w:rsid w:val="00D431B1"/>
    <w:rsid w:val="00D43763"/>
    <w:rsid w:val="00D43A2A"/>
    <w:rsid w:val="00D43EF3"/>
    <w:rsid w:val="00D45C32"/>
    <w:rsid w:val="00D45F78"/>
    <w:rsid w:val="00D46098"/>
    <w:rsid w:val="00D463D2"/>
    <w:rsid w:val="00D46F94"/>
    <w:rsid w:val="00D47F4B"/>
    <w:rsid w:val="00D53029"/>
    <w:rsid w:val="00D5437D"/>
    <w:rsid w:val="00D5570A"/>
    <w:rsid w:val="00D55752"/>
    <w:rsid w:val="00D55DDB"/>
    <w:rsid w:val="00D5660E"/>
    <w:rsid w:val="00D57E53"/>
    <w:rsid w:val="00D6151E"/>
    <w:rsid w:val="00D61C6F"/>
    <w:rsid w:val="00D6439C"/>
    <w:rsid w:val="00D67864"/>
    <w:rsid w:val="00D678E5"/>
    <w:rsid w:val="00D70CF4"/>
    <w:rsid w:val="00D71087"/>
    <w:rsid w:val="00D71B56"/>
    <w:rsid w:val="00D75068"/>
    <w:rsid w:val="00D75B53"/>
    <w:rsid w:val="00D75DC7"/>
    <w:rsid w:val="00D75F61"/>
    <w:rsid w:val="00D76B8D"/>
    <w:rsid w:val="00D77047"/>
    <w:rsid w:val="00D77156"/>
    <w:rsid w:val="00D77500"/>
    <w:rsid w:val="00D776D1"/>
    <w:rsid w:val="00D80785"/>
    <w:rsid w:val="00D83CCC"/>
    <w:rsid w:val="00D841A8"/>
    <w:rsid w:val="00D84466"/>
    <w:rsid w:val="00D8472C"/>
    <w:rsid w:val="00D84EC8"/>
    <w:rsid w:val="00D84FD1"/>
    <w:rsid w:val="00D858B0"/>
    <w:rsid w:val="00D858F1"/>
    <w:rsid w:val="00D85E42"/>
    <w:rsid w:val="00D912FD"/>
    <w:rsid w:val="00D91727"/>
    <w:rsid w:val="00D92116"/>
    <w:rsid w:val="00D93191"/>
    <w:rsid w:val="00D94093"/>
    <w:rsid w:val="00D94578"/>
    <w:rsid w:val="00D946B3"/>
    <w:rsid w:val="00DA2B05"/>
    <w:rsid w:val="00DA2D8A"/>
    <w:rsid w:val="00DA3505"/>
    <w:rsid w:val="00DA3542"/>
    <w:rsid w:val="00DA3B4A"/>
    <w:rsid w:val="00DA5F5F"/>
    <w:rsid w:val="00DA7367"/>
    <w:rsid w:val="00DA7A18"/>
    <w:rsid w:val="00DB024B"/>
    <w:rsid w:val="00DB06FE"/>
    <w:rsid w:val="00DB1969"/>
    <w:rsid w:val="00DB3AF1"/>
    <w:rsid w:val="00DB6076"/>
    <w:rsid w:val="00DB69EB"/>
    <w:rsid w:val="00DB7594"/>
    <w:rsid w:val="00DB7EEE"/>
    <w:rsid w:val="00DB7FA4"/>
    <w:rsid w:val="00DC2861"/>
    <w:rsid w:val="00DC35DF"/>
    <w:rsid w:val="00DC429B"/>
    <w:rsid w:val="00DC5776"/>
    <w:rsid w:val="00DD02E7"/>
    <w:rsid w:val="00DD04AA"/>
    <w:rsid w:val="00DD104A"/>
    <w:rsid w:val="00DD1E5E"/>
    <w:rsid w:val="00DD2376"/>
    <w:rsid w:val="00DD3945"/>
    <w:rsid w:val="00DD3A48"/>
    <w:rsid w:val="00DD5789"/>
    <w:rsid w:val="00DD6C4D"/>
    <w:rsid w:val="00DD7E3A"/>
    <w:rsid w:val="00DE0CC7"/>
    <w:rsid w:val="00DE113A"/>
    <w:rsid w:val="00DE4080"/>
    <w:rsid w:val="00DE4C27"/>
    <w:rsid w:val="00DE5238"/>
    <w:rsid w:val="00DE5429"/>
    <w:rsid w:val="00DE65F6"/>
    <w:rsid w:val="00DE6F98"/>
    <w:rsid w:val="00DE7191"/>
    <w:rsid w:val="00DF04CE"/>
    <w:rsid w:val="00DF2635"/>
    <w:rsid w:val="00DF617C"/>
    <w:rsid w:val="00DF6F5E"/>
    <w:rsid w:val="00DF716E"/>
    <w:rsid w:val="00DF73F0"/>
    <w:rsid w:val="00E01BE8"/>
    <w:rsid w:val="00E01DA1"/>
    <w:rsid w:val="00E03058"/>
    <w:rsid w:val="00E031AA"/>
    <w:rsid w:val="00E035F9"/>
    <w:rsid w:val="00E03EC6"/>
    <w:rsid w:val="00E04482"/>
    <w:rsid w:val="00E0465D"/>
    <w:rsid w:val="00E05B9C"/>
    <w:rsid w:val="00E06329"/>
    <w:rsid w:val="00E1071B"/>
    <w:rsid w:val="00E1172D"/>
    <w:rsid w:val="00E13CCD"/>
    <w:rsid w:val="00E1645D"/>
    <w:rsid w:val="00E16FAF"/>
    <w:rsid w:val="00E176A0"/>
    <w:rsid w:val="00E20127"/>
    <w:rsid w:val="00E2064D"/>
    <w:rsid w:val="00E20E39"/>
    <w:rsid w:val="00E20F00"/>
    <w:rsid w:val="00E21ED4"/>
    <w:rsid w:val="00E23EA5"/>
    <w:rsid w:val="00E23F08"/>
    <w:rsid w:val="00E23FD7"/>
    <w:rsid w:val="00E24B54"/>
    <w:rsid w:val="00E25068"/>
    <w:rsid w:val="00E253ED"/>
    <w:rsid w:val="00E266AB"/>
    <w:rsid w:val="00E26B32"/>
    <w:rsid w:val="00E30291"/>
    <w:rsid w:val="00E31BE8"/>
    <w:rsid w:val="00E335DA"/>
    <w:rsid w:val="00E337FF"/>
    <w:rsid w:val="00E33E8F"/>
    <w:rsid w:val="00E34C5A"/>
    <w:rsid w:val="00E35678"/>
    <w:rsid w:val="00E35E0C"/>
    <w:rsid w:val="00E365BC"/>
    <w:rsid w:val="00E36636"/>
    <w:rsid w:val="00E4082E"/>
    <w:rsid w:val="00E41284"/>
    <w:rsid w:val="00E414C6"/>
    <w:rsid w:val="00E445ED"/>
    <w:rsid w:val="00E44FDF"/>
    <w:rsid w:val="00E45F7C"/>
    <w:rsid w:val="00E463AB"/>
    <w:rsid w:val="00E464AB"/>
    <w:rsid w:val="00E47405"/>
    <w:rsid w:val="00E509D4"/>
    <w:rsid w:val="00E52E3F"/>
    <w:rsid w:val="00E5396C"/>
    <w:rsid w:val="00E54C73"/>
    <w:rsid w:val="00E550F3"/>
    <w:rsid w:val="00E562BC"/>
    <w:rsid w:val="00E5680E"/>
    <w:rsid w:val="00E61992"/>
    <w:rsid w:val="00E61A1E"/>
    <w:rsid w:val="00E61D9B"/>
    <w:rsid w:val="00E622E6"/>
    <w:rsid w:val="00E7092E"/>
    <w:rsid w:val="00E729A7"/>
    <w:rsid w:val="00E72DE8"/>
    <w:rsid w:val="00E74084"/>
    <w:rsid w:val="00E74CA5"/>
    <w:rsid w:val="00E76A16"/>
    <w:rsid w:val="00E77709"/>
    <w:rsid w:val="00E777EF"/>
    <w:rsid w:val="00E812D4"/>
    <w:rsid w:val="00E8274E"/>
    <w:rsid w:val="00E83F75"/>
    <w:rsid w:val="00E8566C"/>
    <w:rsid w:val="00E86F73"/>
    <w:rsid w:val="00E9014B"/>
    <w:rsid w:val="00E91926"/>
    <w:rsid w:val="00E91932"/>
    <w:rsid w:val="00E92D89"/>
    <w:rsid w:val="00E92DB7"/>
    <w:rsid w:val="00E9460F"/>
    <w:rsid w:val="00E9465E"/>
    <w:rsid w:val="00E94D30"/>
    <w:rsid w:val="00E95C16"/>
    <w:rsid w:val="00E96872"/>
    <w:rsid w:val="00E97F19"/>
    <w:rsid w:val="00EA0C3C"/>
    <w:rsid w:val="00EA1679"/>
    <w:rsid w:val="00EA29FF"/>
    <w:rsid w:val="00EA4CEA"/>
    <w:rsid w:val="00EA4F2E"/>
    <w:rsid w:val="00EA5AD7"/>
    <w:rsid w:val="00EA5C67"/>
    <w:rsid w:val="00EA6360"/>
    <w:rsid w:val="00EA6BA1"/>
    <w:rsid w:val="00EA7A23"/>
    <w:rsid w:val="00EB0093"/>
    <w:rsid w:val="00EB0C23"/>
    <w:rsid w:val="00EB0F1D"/>
    <w:rsid w:val="00EB17BD"/>
    <w:rsid w:val="00EB1C67"/>
    <w:rsid w:val="00EB23A7"/>
    <w:rsid w:val="00EB52AE"/>
    <w:rsid w:val="00EB5734"/>
    <w:rsid w:val="00EB5DA4"/>
    <w:rsid w:val="00EB6720"/>
    <w:rsid w:val="00EB68F7"/>
    <w:rsid w:val="00EB7248"/>
    <w:rsid w:val="00EB7E83"/>
    <w:rsid w:val="00EC0C40"/>
    <w:rsid w:val="00EC1610"/>
    <w:rsid w:val="00EC2EA2"/>
    <w:rsid w:val="00EC34C2"/>
    <w:rsid w:val="00EC3AE9"/>
    <w:rsid w:val="00EC4D0E"/>
    <w:rsid w:val="00ED0AF4"/>
    <w:rsid w:val="00ED11D4"/>
    <w:rsid w:val="00ED1632"/>
    <w:rsid w:val="00ED1833"/>
    <w:rsid w:val="00ED1AF0"/>
    <w:rsid w:val="00ED20A1"/>
    <w:rsid w:val="00ED2DF9"/>
    <w:rsid w:val="00ED3523"/>
    <w:rsid w:val="00EE03CB"/>
    <w:rsid w:val="00EE0A26"/>
    <w:rsid w:val="00EE11DA"/>
    <w:rsid w:val="00EE1956"/>
    <w:rsid w:val="00EE31E2"/>
    <w:rsid w:val="00EE3CF7"/>
    <w:rsid w:val="00EE56CC"/>
    <w:rsid w:val="00EE5B68"/>
    <w:rsid w:val="00EE5C91"/>
    <w:rsid w:val="00EE7009"/>
    <w:rsid w:val="00EE7F04"/>
    <w:rsid w:val="00EF0E92"/>
    <w:rsid w:val="00EF111B"/>
    <w:rsid w:val="00EF1EBD"/>
    <w:rsid w:val="00EF2375"/>
    <w:rsid w:val="00EF395F"/>
    <w:rsid w:val="00EF4136"/>
    <w:rsid w:val="00EF4155"/>
    <w:rsid w:val="00EF4E44"/>
    <w:rsid w:val="00EF5285"/>
    <w:rsid w:val="00EF68AD"/>
    <w:rsid w:val="00EF709C"/>
    <w:rsid w:val="00EF7EEF"/>
    <w:rsid w:val="00F0385E"/>
    <w:rsid w:val="00F039DC"/>
    <w:rsid w:val="00F04E05"/>
    <w:rsid w:val="00F04E20"/>
    <w:rsid w:val="00F04F48"/>
    <w:rsid w:val="00F065C8"/>
    <w:rsid w:val="00F07079"/>
    <w:rsid w:val="00F0712A"/>
    <w:rsid w:val="00F07617"/>
    <w:rsid w:val="00F1065D"/>
    <w:rsid w:val="00F111CE"/>
    <w:rsid w:val="00F13E4A"/>
    <w:rsid w:val="00F13E75"/>
    <w:rsid w:val="00F142D2"/>
    <w:rsid w:val="00F169B1"/>
    <w:rsid w:val="00F20055"/>
    <w:rsid w:val="00F20AD1"/>
    <w:rsid w:val="00F20C45"/>
    <w:rsid w:val="00F2175A"/>
    <w:rsid w:val="00F22C25"/>
    <w:rsid w:val="00F22F9C"/>
    <w:rsid w:val="00F2384A"/>
    <w:rsid w:val="00F23ABD"/>
    <w:rsid w:val="00F26DD3"/>
    <w:rsid w:val="00F272C4"/>
    <w:rsid w:val="00F2766B"/>
    <w:rsid w:val="00F324D5"/>
    <w:rsid w:val="00F33082"/>
    <w:rsid w:val="00F33B42"/>
    <w:rsid w:val="00F35A90"/>
    <w:rsid w:val="00F35ABB"/>
    <w:rsid w:val="00F36B99"/>
    <w:rsid w:val="00F36D96"/>
    <w:rsid w:val="00F37CAB"/>
    <w:rsid w:val="00F37CE6"/>
    <w:rsid w:val="00F401D3"/>
    <w:rsid w:val="00F4135C"/>
    <w:rsid w:val="00F41988"/>
    <w:rsid w:val="00F436F8"/>
    <w:rsid w:val="00F43B73"/>
    <w:rsid w:val="00F44308"/>
    <w:rsid w:val="00F44907"/>
    <w:rsid w:val="00F452C6"/>
    <w:rsid w:val="00F45F65"/>
    <w:rsid w:val="00F50E83"/>
    <w:rsid w:val="00F50F6F"/>
    <w:rsid w:val="00F510A4"/>
    <w:rsid w:val="00F52654"/>
    <w:rsid w:val="00F528E7"/>
    <w:rsid w:val="00F53159"/>
    <w:rsid w:val="00F53B19"/>
    <w:rsid w:val="00F53C37"/>
    <w:rsid w:val="00F560A3"/>
    <w:rsid w:val="00F5770D"/>
    <w:rsid w:val="00F608FA"/>
    <w:rsid w:val="00F60A2B"/>
    <w:rsid w:val="00F60EDF"/>
    <w:rsid w:val="00F620A5"/>
    <w:rsid w:val="00F6213C"/>
    <w:rsid w:val="00F621E1"/>
    <w:rsid w:val="00F62DF7"/>
    <w:rsid w:val="00F638DE"/>
    <w:rsid w:val="00F63A21"/>
    <w:rsid w:val="00F63D38"/>
    <w:rsid w:val="00F644E0"/>
    <w:rsid w:val="00F65CE4"/>
    <w:rsid w:val="00F665CB"/>
    <w:rsid w:val="00F66AB7"/>
    <w:rsid w:val="00F66B46"/>
    <w:rsid w:val="00F66C83"/>
    <w:rsid w:val="00F67B67"/>
    <w:rsid w:val="00F70363"/>
    <w:rsid w:val="00F71561"/>
    <w:rsid w:val="00F738E9"/>
    <w:rsid w:val="00F81DB3"/>
    <w:rsid w:val="00F81E98"/>
    <w:rsid w:val="00F82666"/>
    <w:rsid w:val="00F83654"/>
    <w:rsid w:val="00F83CC8"/>
    <w:rsid w:val="00F847F8"/>
    <w:rsid w:val="00F85066"/>
    <w:rsid w:val="00F85806"/>
    <w:rsid w:val="00F85838"/>
    <w:rsid w:val="00F86040"/>
    <w:rsid w:val="00F8685C"/>
    <w:rsid w:val="00F86CB9"/>
    <w:rsid w:val="00F8703F"/>
    <w:rsid w:val="00F92038"/>
    <w:rsid w:val="00F92055"/>
    <w:rsid w:val="00F92673"/>
    <w:rsid w:val="00F948D6"/>
    <w:rsid w:val="00F95D3A"/>
    <w:rsid w:val="00F97B70"/>
    <w:rsid w:val="00FA106D"/>
    <w:rsid w:val="00FA1A99"/>
    <w:rsid w:val="00FA1F06"/>
    <w:rsid w:val="00FA2DAE"/>
    <w:rsid w:val="00FA592E"/>
    <w:rsid w:val="00FA5F0B"/>
    <w:rsid w:val="00FA7995"/>
    <w:rsid w:val="00FB1425"/>
    <w:rsid w:val="00FB2038"/>
    <w:rsid w:val="00FB2D4E"/>
    <w:rsid w:val="00FB3E20"/>
    <w:rsid w:val="00FB3FD6"/>
    <w:rsid w:val="00FB5AC8"/>
    <w:rsid w:val="00FB5E12"/>
    <w:rsid w:val="00FB6CC0"/>
    <w:rsid w:val="00FB7917"/>
    <w:rsid w:val="00FC0BF6"/>
    <w:rsid w:val="00FC17D9"/>
    <w:rsid w:val="00FC2059"/>
    <w:rsid w:val="00FC3085"/>
    <w:rsid w:val="00FC3903"/>
    <w:rsid w:val="00FC6EC0"/>
    <w:rsid w:val="00FC6ED9"/>
    <w:rsid w:val="00FC7CCE"/>
    <w:rsid w:val="00FD1381"/>
    <w:rsid w:val="00FD18B0"/>
    <w:rsid w:val="00FD3009"/>
    <w:rsid w:val="00FD42C6"/>
    <w:rsid w:val="00FD5004"/>
    <w:rsid w:val="00FD6F38"/>
    <w:rsid w:val="00FD752F"/>
    <w:rsid w:val="00FD7D31"/>
    <w:rsid w:val="00FE0E86"/>
    <w:rsid w:val="00FE2DD1"/>
    <w:rsid w:val="00FE3E18"/>
    <w:rsid w:val="00FE5B33"/>
    <w:rsid w:val="00FE6A69"/>
    <w:rsid w:val="00FF228C"/>
    <w:rsid w:val="00FF2943"/>
    <w:rsid w:val="00FF3F50"/>
    <w:rsid w:val="00FF4AF4"/>
    <w:rsid w:val="00FF4E1B"/>
    <w:rsid w:val="00FF5909"/>
    <w:rsid w:val="00FF5A0D"/>
    <w:rsid w:val="00FF5B44"/>
    <w:rsid w:val="00FF5EAC"/>
    <w:rsid w:val="00FF7308"/>
    <w:rsid w:val="00FF7526"/>
    <w:rsid w:val="00FF7BE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734A2"/>
  <w15:chartTrackingRefBased/>
  <w15:docId w15:val="{05AEA9F3-F74D-4E1A-BA6C-72D7C3EA8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aliases w:val="Voor:  3,6 pt"/>
    <w:qFormat/>
    <w:rsid w:val="00DF617C"/>
    <w:pPr>
      <w:spacing w:line="280" w:lineRule="atLeast"/>
    </w:pPr>
    <w:rPr>
      <w:rFonts w:ascii="Arial" w:hAnsi="Arial"/>
      <w:snapToGrid w:val="0"/>
      <w:kern w:val="28"/>
      <w:sz w:val="18"/>
      <w:lang w:eastAsia="en-US"/>
    </w:rPr>
  </w:style>
  <w:style w:type="paragraph" w:styleId="Kop1">
    <w:name w:val="heading 1"/>
    <w:basedOn w:val="Standaard"/>
    <w:next w:val="Standaard"/>
    <w:link w:val="Kop1Char"/>
    <w:qFormat/>
    <w:pPr>
      <w:keepNext/>
      <w:pageBreakBefore/>
      <w:numPr>
        <w:numId w:val="2"/>
      </w:numPr>
      <w:overflowPunct w:val="0"/>
      <w:autoSpaceDE w:val="0"/>
      <w:autoSpaceDN w:val="0"/>
      <w:adjustRightInd w:val="0"/>
      <w:spacing w:before="240" w:after="60" w:line="240" w:lineRule="exact"/>
      <w:textAlignment w:val="baseline"/>
      <w:outlineLvl w:val="0"/>
    </w:pPr>
    <w:rPr>
      <w:b/>
      <w:bCs/>
      <w:sz w:val="20"/>
      <w:lang w:val="nl"/>
    </w:rPr>
  </w:style>
  <w:style w:type="paragraph" w:styleId="Kop2">
    <w:name w:val="heading 2"/>
    <w:basedOn w:val="Kop1"/>
    <w:next w:val="Standaard"/>
    <w:qFormat/>
    <w:pPr>
      <w:pageBreakBefore w:val="0"/>
      <w:numPr>
        <w:ilvl w:val="1"/>
      </w:numPr>
      <w:spacing w:after="0" w:line="280" w:lineRule="atLeast"/>
      <w:outlineLvl w:val="1"/>
    </w:pPr>
    <w:rPr>
      <w:bCs w:val="0"/>
      <w:sz w:val="18"/>
    </w:rPr>
  </w:style>
  <w:style w:type="paragraph" w:styleId="Kop3">
    <w:name w:val="heading 3"/>
    <w:basedOn w:val="Kop2"/>
    <w:next w:val="Standaard"/>
    <w:qFormat/>
    <w:pPr>
      <w:numPr>
        <w:ilvl w:val="2"/>
      </w:numPr>
      <w:outlineLvl w:val="2"/>
    </w:pPr>
    <w:rPr>
      <w:b w:val="0"/>
      <w:bCs/>
      <w:szCs w:val="26"/>
    </w:rPr>
  </w:style>
  <w:style w:type="paragraph" w:styleId="Kop4">
    <w:name w:val="heading 4"/>
    <w:basedOn w:val="Standaard"/>
    <w:next w:val="Standaard"/>
    <w:qFormat/>
    <w:pPr>
      <w:keepNext/>
      <w:numPr>
        <w:ilvl w:val="3"/>
        <w:numId w:val="2"/>
      </w:numPr>
      <w:tabs>
        <w:tab w:val="clear" w:pos="864"/>
        <w:tab w:val="left" w:pos="1588"/>
      </w:tabs>
      <w:spacing w:before="240"/>
      <w:ind w:left="680" w:firstLine="0"/>
      <w:outlineLvl w:val="3"/>
    </w:pPr>
    <w:rPr>
      <w:i/>
      <w:szCs w:val="28"/>
    </w:rPr>
  </w:style>
  <w:style w:type="paragraph" w:styleId="Kop5">
    <w:name w:val="heading 5"/>
    <w:basedOn w:val="Kop4"/>
    <w:next w:val="Standaard"/>
    <w:qFormat/>
    <w:pPr>
      <w:numPr>
        <w:ilvl w:val="4"/>
      </w:numPr>
      <w:tabs>
        <w:tab w:val="clear" w:pos="1008"/>
      </w:tabs>
      <w:ind w:left="680" w:firstLine="0"/>
      <w:outlineLvl w:val="4"/>
    </w:pPr>
    <w:rPr>
      <w:iCs/>
      <w:szCs w:val="26"/>
    </w:rPr>
  </w:style>
  <w:style w:type="paragraph" w:styleId="Kop6">
    <w:name w:val="heading 6"/>
    <w:basedOn w:val="Standaard"/>
    <w:next w:val="Standaard"/>
    <w:qFormat/>
    <w:pPr>
      <w:numPr>
        <w:ilvl w:val="5"/>
        <w:numId w:val="2"/>
      </w:numPr>
      <w:spacing w:before="240" w:after="60" w:line="240" w:lineRule="exact"/>
      <w:outlineLvl w:val="5"/>
    </w:pPr>
    <w:rPr>
      <w:rFonts w:ascii="Times New Roman" w:hAnsi="Times New Roman"/>
      <w:b/>
      <w:sz w:val="22"/>
      <w:szCs w:val="22"/>
    </w:rPr>
  </w:style>
  <w:style w:type="paragraph" w:styleId="Kop7">
    <w:name w:val="heading 7"/>
    <w:basedOn w:val="Standaard"/>
    <w:next w:val="Standaard"/>
    <w:qFormat/>
    <w:pPr>
      <w:numPr>
        <w:ilvl w:val="6"/>
        <w:numId w:val="2"/>
      </w:numPr>
      <w:spacing w:before="240" w:after="60" w:line="240" w:lineRule="exact"/>
      <w:outlineLvl w:val="6"/>
    </w:pPr>
    <w:rPr>
      <w:rFonts w:ascii="Times New Roman" w:hAnsi="Times New Roman"/>
      <w:bCs/>
      <w:sz w:val="24"/>
    </w:rPr>
  </w:style>
  <w:style w:type="paragraph" w:styleId="Kop8">
    <w:name w:val="heading 8"/>
    <w:basedOn w:val="Standaard"/>
    <w:next w:val="Standaard"/>
    <w:qFormat/>
    <w:pPr>
      <w:numPr>
        <w:ilvl w:val="7"/>
        <w:numId w:val="2"/>
      </w:numPr>
      <w:spacing w:before="240" w:after="60" w:line="240" w:lineRule="exact"/>
      <w:outlineLvl w:val="7"/>
    </w:pPr>
    <w:rPr>
      <w:rFonts w:ascii="Times New Roman" w:hAnsi="Times New Roman"/>
      <w:bCs/>
      <w:i/>
      <w:iCs/>
      <w:sz w:val="24"/>
    </w:rPr>
  </w:style>
  <w:style w:type="paragraph" w:styleId="Kop9">
    <w:name w:val="heading 9"/>
    <w:basedOn w:val="Standaard"/>
    <w:next w:val="Standaard"/>
    <w:qFormat/>
    <w:pPr>
      <w:numPr>
        <w:ilvl w:val="8"/>
        <w:numId w:val="2"/>
      </w:numPr>
      <w:spacing w:before="240" w:after="60" w:line="240" w:lineRule="exact"/>
      <w:outlineLvl w:val="8"/>
    </w:pPr>
    <w:rPr>
      <w:bCs/>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pPr>
      <w:tabs>
        <w:tab w:val="center" w:pos="4536"/>
        <w:tab w:val="right" w:pos="9072"/>
      </w:tabs>
      <w:spacing w:line="240" w:lineRule="exact"/>
    </w:pPr>
    <w:rPr>
      <w:bCs/>
      <w:sz w:val="20"/>
    </w:rPr>
  </w:style>
  <w:style w:type="paragraph" w:styleId="Voettekst">
    <w:name w:val="footer"/>
    <w:basedOn w:val="Standaard"/>
    <w:pPr>
      <w:tabs>
        <w:tab w:val="center" w:pos="4536"/>
        <w:tab w:val="right" w:pos="9072"/>
      </w:tabs>
    </w:pPr>
  </w:style>
  <w:style w:type="character" w:styleId="Paginanummer">
    <w:name w:val="page number"/>
    <w:basedOn w:val="Standaardalinea-lettertype"/>
  </w:style>
  <w:style w:type="paragraph" w:styleId="Datum">
    <w:name w:val="Date"/>
    <w:basedOn w:val="Standaard"/>
    <w:next w:val="Standaard"/>
    <w:pPr>
      <w:spacing w:line="240" w:lineRule="exact"/>
    </w:pPr>
    <w:rPr>
      <w:bCs/>
      <w:sz w:val="20"/>
    </w:rPr>
  </w:style>
  <w:style w:type="paragraph" w:customStyle="1" w:styleId="onderwerp">
    <w:name w:val="onderwerp"/>
    <w:basedOn w:val="Standaard"/>
    <w:pPr>
      <w:framePr w:hSpace="142" w:wrap="around" w:vAnchor="page" w:hAnchor="margin" w:xAlign="right" w:y="625"/>
      <w:spacing w:line="240" w:lineRule="atLeast"/>
    </w:pPr>
    <w:rPr>
      <w:bCs/>
      <w:sz w:val="20"/>
      <w:lang w:val="nl"/>
    </w:rPr>
  </w:style>
  <w:style w:type="paragraph" w:customStyle="1" w:styleId="vergadering">
    <w:name w:val="vergadering"/>
    <w:basedOn w:val="onderwerp"/>
    <w:pPr>
      <w:framePr w:wrap="around" w:vAnchor="margin" w:hAnchor="page" w:x="7212"/>
    </w:pPr>
    <w:rPr>
      <w:rFonts w:ascii="Helvetica" w:hAnsi="Helvetica"/>
      <w:bCs w:val="0"/>
    </w:rPr>
  </w:style>
  <w:style w:type="paragraph" w:customStyle="1" w:styleId="vergaderdatum">
    <w:name w:val="vergaderdatum"/>
    <w:basedOn w:val="Standaard"/>
    <w:pPr>
      <w:framePr w:hSpace="142" w:wrap="around" w:vAnchor="page" w:hAnchor="page" w:x="7212" w:y="625"/>
      <w:spacing w:line="240" w:lineRule="atLeast"/>
    </w:pPr>
    <w:rPr>
      <w:sz w:val="14"/>
      <w:lang w:val="nl"/>
    </w:rPr>
  </w:style>
  <w:style w:type="paragraph" w:customStyle="1" w:styleId="Vertrouwelijk">
    <w:name w:val="Vertrouwelijk"/>
    <w:basedOn w:val="Standaard"/>
    <w:next w:val="Standaard"/>
    <w:pPr>
      <w:framePr w:wrap="around" w:vAnchor="page" w:hAnchor="page" w:x="7212" w:y="625"/>
      <w:spacing w:line="240" w:lineRule="atLeast"/>
    </w:pPr>
    <w:rPr>
      <w:b/>
    </w:rPr>
  </w:style>
  <w:style w:type="paragraph" w:customStyle="1" w:styleId="Sjabloonnaam">
    <w:name w:val="Sjabloonnaam"/>
    <w:basedOn w:val="Standaard"/>
    <w:pPr>
      <w:keepNext/>
      <w:framePr w:wrap="around" w:vAnchor="page" w:hAnchor="page" w:x="7212" w:y="625"/>
      <w:spacing w:line="240" w:lineRule="atLeast"/>
      <w:outlineLvl w:val="1"/>
    </w:pPr>
    <w:rPr>
      <w:b/>
      <w:bCs/>
      <w:sz w:val="20"/>
      <w:lang w:val="nl"/>
    </w:rPr>
  </w:style>
  <w:style w:type="paragraph" w:customStyle="1" w:styleId="Eenheid">
    <w:name w:val="Eenheid"/>
    <w:basedOn w:val="Standaard"/>
    <w:next w:val="Standaard"/>
    <w:pPr>
      <w:spacing w:line="280" w:lineRule="exact"/>
    </w:pPr>
    <w:rPr>
      <w:b/>
      <w:sz w:val="20"/>
    </w:rPr>
  </w:style>
  <w:style w:type="paragraph" w:styleId="Voetnoottekst">
    <w:name w:val="footnote text"/>
    <w:basedOn w:val="Standaard"/>
    <w:semiHidden/>
    <w:pPr>
      <w:spacing w:line="240" w:lineRule="auto"/>
    </w:pPr>
    <w:rPr>
      <w:sz w:val="16"/>
    </w:rPr>
  </w:style>
  <w:style w:type="paragraph" w:customStyle="1" w:styleId="streepje">
    <w:name w:val="streepje"/>
    <w:basedOn w:val="Standaard"/>
    <w:pPr>
      <w:numPr>
        <w:numId w:val="5"/>
      </w:numPr>
      <w:tabs>
        <w:tab w:val="left" w:pos="227"/>
        <w:tab w:val="left" w:pos="454"/>
      </w:tabs>
    </w:pPr>
    <w:rPr>
      <w:lang w:val="nl"/>
    </w:rPr>
  </w:style>
  <w:style w:type="paragraph" w:customStyle="1" w:styleId="Trefwoordenregister">
    <w:name w:val="Trefwoordenregister"/>
    <w:basedOn w:val="Standaard"/>
    <w:next w:val="Standaard"/>
    <w:rPr>
      <w:b/>
      <w:bCs/>
      <w:sz w:val="20"/>
      <w:lang w:val="nl"/>
    </w:rPr>
  </w:style>
  <w:style w:type="paragraph" w:customStyle="1" w:styleId="bullet">
    <w:name w:val="bullet"/>
    <w:basedOn w:val="Standaard"/>
    <w:pPr>
      <w:tabs>
        <w:tab w:val="left" w:pos="227"/>
        <w:tab w:val="left" w:pos="454"/>
      </w:tabs>
    </w:pPr>
    <w:rPr>
      <w:bCs/>
    </w:rPr>
  </w:style>
  <w:style w:type="paragraph" w:customStyle="1" w:styleId="Afdeling">
    <w:name w:val="Afdeling"/>
    <w:basedOn w:val="Standaard"/>
    <w:rPr>
      <w:b/>
      <w:bCs/>
      <w:lang w:val="nl"/>
    </w:rPr>
  </w:style>
  <w:style w:type="paragraph" w:styleId="Titel">
    <w:name w:val="Title"/>
    <w:basedOn w:val="Standaard"/>
    <w:qFormat/>
    <w:rPr>
      <w:b/>
      <w:bCs/>
      <w:sz w:val="20"/>
      <w:lang w:val="fr-FR"/>
    </w:rPr>
  </w:style>
  <w:style w:type="paragraph" w:styleId="Ondertitel">
    <w:name w:val="Subtitle"/>
    <w:basedOn w:val="Koptekst"/>
    <w:qFormat/>
    <w:pPr>
      <w:tabs>
        <w:tab w:val="clear" w:pos="4536"/>
        <w:tab w:val="clear" w:pos="9072"/>
      </w:tabs>
    </w:pPr>
    <w:rPr>
      <w:lang w:val="es-ES_tradnl"/>
    </w:rPr>
  </w:style>
  <w:style w:type="paragraph" w:styleId="Inhopg1">
    <w:name w:val="toc 1"/>
    <w:basedOn w:val="Standaard"/>
    <w:next w:val="Standaard"/>
    <w:autoRedefine/>
    <w:uiPriority w:val="39"/>
    <w:pPr>
      <w:tabs>
        <w:tab w:val="left" w:pos="680"/>
        <w:tab w:val="right" w:leader="dot" w:pos="8778"/>
      </w:tabs>
      <w:spacing w:before="240"/>
      <w:ind w:left="680" w:hanging="680"/>
    </w:pPr>
    <w:rPr>
      <w:b/>
      <w:bCs/>
      <w:noProof/>
    </w:rPr>
  </w:style>
  <w:style w:type="paragraph" w:styleId="Inhopg2">
    <w:name w:val="toc 2"/>
    <w:basedOn w:val="Inhopg1"/>
    <w:next w:val="Standaard"/>
    <w:autoRedefine/>
    <w:uiPriority w:val="39"/>
    <w:pPr>
      <w:spacing w:before="0"/>
    </w:pPr>
    <w:rPr>
      <w:b w:val="0"/>
      <w:bCs w:val="0"/>
      <w:szCs w:val="18"/>
    </w:rPr>
  </w:style>
  <w:style w:type="paragraph" w:styleId="Inhopg3">
    <w:name w:val="toc 3"/>
    <w:basedOn w:val="Inhopg2"/>
    <w:next w:val="Standaard"/>
    <w:autoRedefine/>
    <w:uiPriority w:val="39"/>
  </w:style>
  <w:style w:type="paragraph" w:styleId="Inhopg4">
    <w:name w:val="toc 4"/>
    <w:basedOn w:val="Inhopg3"/>
    <w:next w:val="Standaard"/>
    <w:autoRedefine/>
    <w:semiHidden/>
    <w:pPr>
      <w:tabs>
        <w:tab w:val="clear" w:pos="680"/>
        <w:tab w:val="clear" w:pos="8778"/>
        <w:tab w:val="left" w:pos="1701"/>
        <w:tab w:val="right" w:pos="8777"/>
      </w:tabs>
      <w:ind w:left="1701" w:hanging="1021"/>
    </w:pPr>
    <w:rPr>
      <w:i/>
      <w:lang w:val="nl"/>
    </w:rPr>
  </w:style>
  <w:style w:type="paragraph" w:styleId="Inhopg5">
    <w:name w:val="toc 5"/>
    <w:basedOn w:val="Inhopg4"/>
    <w:next w:val="Standaard"/>
    <w:autoRedefine/>
    <w:semiHidden/>
  </w:style>
  <w:style w:type="paragraph" w:styleId="Inhopg6">
    <w:name w:val="toc 6"/>
    <w:basedOn w:val="Standaard"/>
    <w:next w:val="Standaard"/>
    <w:autoRedefine/>
    <w:semiHidden/>
    <w:pPr>
      <w:ind w:left="900"/>
    </w:pPr>
  </w:style>
  <w:style w:type="paragraph" w:styleId="Inhopg7">
    <w:name w:val="toc 7"/>
    <w:basedOn w:val="Standaard"/>
    <w:next w:val="Standaard"/>
    <w:autoRedefine/>
    <w:semiHidden/>
    <w:pPr>
      <w:ind w:left="1080"/>
    </w:pPr>
  </w:style>
  <w:style w:type="paragraph" w:styleId="Inhopg8">
    <w:name w:val="toc 8"/>
    <w:basedOn w:val="Standaard"/>
    <w:next w:val="Standaard"/>
    <w:autoRedefine/>
    <w:semiHidden/>
    <w:pPr>
      <w:ind w:left="1260"/>
    </w:pPr>
  </w:style>
  <w:style w:type="paragraph" w:styleId="Inhopg9">
    <w:name w:val="toc 9"/>
    <w:basedOn w:val="Standaard"/>
    <w:next w:val="Standaard"/>
    <w:autoRedefine/>
    <w:semiHidden/>
    <w:pPr>
      <w:ind w:left="1440"/>
    </w:pPr>
  </w:style>
  <w:style w:type="character" w:styleId="Hyperlink">
    <w:name w:val="Hyperlink"/>
    <w:uiPriority w:val="99"/>
    <w:rPr>
      <w:color w:val="0000FF"/>
      <w:u w:val="single"/>
    </w:rPr>
  </w:style>
  <w:style w:type="paragraph" w:customStyle="1" w:styleId="versie">
    <w:name w:val="versie"/>
    <w:basedOn w:val="Standaard"/>
    <w:pPr>
      <w:framePr w:hSpace="142" w:wrap="around" w:vAnchor="page" w:hAnchor="page" w:x="7212" w:y="625"/>
      <w:spacing w:line="240" w:lineRule="atLeast"/>
    </w:pPr>
    <w:rPr>
      <w:lang w:val="nl"/>
    </w:rPr>
  </w:style>
  <w:style w:type="paragraph" w:customStyle="1" w:styleId="opsomInspr">
    <w:name w:val="opsomInspr"/>
    <w:basedOn w:val="Standaard"/>
    <w:pPr>
      <w:numPr>
        <w:numId w:val="3"/>
      </w:numPr>
      <w:tabs>
        <w:tab w:val="clear" w:pos="587"/>
        <w:tab w:val="left" w:pos="680"/>
        <w:tab w:val="left" w:pos="907"/>
      </w:tabs>
      <w:ind w:left="680" w:hanging="226"/>
    </w:pPr>
  </w:style>
  <w:style w:type="paragraph" w:customStyle="1" w:styleId="streepjeInspr">
    <w:name w:val="streepjeInspr"/>
    <w:basedOn w:val="Standaard"/>
    <w:pPr>
      <w:numPr>
        <w:numId w:val="4"/>
      </w:numPr>
      <w:tabs>
        <w:tab w:val="clear" w:pos="587"/>
        <w:tab w:val="left" w:pos="454"/>
        <w:tab w:val="left" w:pos="680"/>
      </w:tabs>
    </w:pPr>
  </w:style>
  <w:style w:type="paragraph" w:styleId="Index1">
    <w:name w:val="index 1"/>
    <w:basedOn w:val="Standaard"/>
    <w:next w:val="Standaard"/>
    <w:autoRedefine/>
    <w:semiHidden/>
    <w:pPr>
      <w:tabs>
        <w:tab w:val="right" w:pos="2447"/>
      </w:tabs>
      <w:ind w:left="180" w:hanging="180"/>
    </w:pPr>
    <w:rPr>
      <w:rFonts w:cs="Arial"/>
      <w:noProof/>
      <w:szCs w:val="21"/>
      <w:lang w:val="nl"/>
    </w:rPr>
  </w:style>
  <w:style w:type="paragraph" w:styleId="Indexkop">
    <w:name w:val="index heading"/>
    <w:basedOn w:val="Standaard"/>
    <w:next w:val="Index1"/>
    <w:semiHidden/>
    <w:pPr>
      <w:keepNext/>
      <w:tabs>
        <w:tab w:val="right" w:pos="2447"/>
      </w:tabs>
      <w:spacing w:before="360" w:after="240"/>
    </w:pPr>
    <w:rPr>
      <w:b/>
      <w:bCs/>
      <w:noProof/>
      <w:sz w:val="20"/>
      <w:szCs w:val="31"/>
    </w:rPr>
  </w:style>
  <w:style w:type="paragraph" w:customStyle="1" w:styleId="kopje">
    <w:name w:val="kopje"/>
    <w:basedOn w:val="Standaard"/>
    <w:next w:val="Standaard"/>
    <w:pPr>
      <w:spacing w:before="120" w:line="281" w:lineRule="auto"/>
    </w:pPr>
    <w:rPr>
      <w:b/>
    </w:rPr>
  </w:style>
  <w:style w:type="paragraph" w:customStyle="1" w:styleId="tussenkopje">
    <w:name w:val="tussenkopje"/>
    <w:basedOn w:val="Standaard"/>
    <w:pPr>
      <w:spacing w:before="90" w:line="240" w:lineRule="atLeast"/>
    </w:pPr>
    <w:rPr>
      <w:sz w:val="14"/>
      <w:lang w:val="nl"/>
    </w:rPr>
  </w:style>
  <w:style w:type="paragraph" w:customStyle="1" w:styleId="Kop">
    <w:name w:val="Kop"/>
    <w:basedOn w:val="Kop2"/>
    <w:pPr>
      <w:framePr w:wrap="around" w:vAnchor="page" w:hAnchor="page" w:x="7212" w:y="625"/>
      <w:numPr>
        <w:ilvl w:val="0"/>
        <w:numId w:val="0"/>
      </w:numPr>
      <w:spacing w:line="240" w:lineRule="atLeast"/>
    </w:pPr>
  </w:style>
  <w:style w:type="paragraph" w:customStyle="1" w:styleId="Bijlagenblad">
    <w:name w:val="Bijlagenblad"/>
    <w:basedOn w:val="Standaard"/>
    <w:next w:val="Standaard"/>
    <w:rPr>
      <w:b/>
      <w:bCs/>
      <w:sz w:val="20"/>
      <w:lang w:val="nl"/>
    </w:rPr>
  </w:style>
  <w:style w:type="character" w:customStyle="1" w:styleId="Versie0">
    <w:name w:val="Versie"/>
    <w:rPr>
      <w:rFonts w:ascii="Helvetica" w:hAnsi="Helvetica"/>
      <w:sz w:val="18"/>
      <w:lang w:val="nl-NL"/>
    </w:rPr>
  </w:style>
  <w:style w:type="character" w:customStyle="1" w:styleId="Datumopmaakprofiel">
    <w:name w:val="Datumopmaakprofiel"/>
    <w:basedOn w:val="Versie0"/>
    <w:rPr>
      <w:rFonts w:ascii="Helvetica" w:hAnsi="Helvetica"/>
      <w:sz w:val="18"/>
      <w:lang w:val="nl-NL"/>
    </w:rPr>
  </w:style>
  <w:style w:type="paragraph" w:customStyle="1" w:styleId="Verzendlijst">
    <w:name w:val="Verzendlijst"/>
    <w:basedOn w:val="Standaard"/>
    <w:next w:val="Standaard"/>
    <w:rPr>
      <w:b/>
      <w:sz w:val="20"/>
      <w:lang w:val="nl"/>
    </w:rPr>
  </w:style>
  <w:style w:type="character" w:styleId="Voetnootmarkering">
    <w:name w:val="footnote reference"/>
    <w:semiHidden/>
    <w:rPr>
      <w:vertAlign w:val="superscript"/>
    </w:rPr>
  </w:style>
  <w:style w:type="paragraph" w:styleId="Tekstopmerking">
    <w:name w:val="annotation text"/>
    <w:basedOn w:val="Standaard"/>
    <w:link w:val="TekstopmerkingChar"/>
    <w:rsid w:val="00E445ED"/>
    <w:pPr>
      <w:widowControl w:val="0"/>
      <w:spacing w:line="240" w:lineRule="auto"/>
    </w:pPr>
    <w:rPr>
      <w:rFonts w:ascii="Courier New" w:hAnsi="Courier New"/>
      <w:kern w:val="0"/>
      <w:sz w:val="20"/>
      <w:lang w:eastAsia="nl-NL"/>
    </w:rPr>
  </w:style>
  <w:style w:type="paragraph" w:styleId="Ballontekst">
    <w:name w:val="Balloon Text"/>
    <w:basedOn w:val="Standaard"/>
    <w:semiHidden/>
    <w:rsid w:val="00E445ED"/>
    <w:pPr>
      <w:spacing w:line="240" w:lineRule="auto"/>
    </w:pPr>
    <w:rPr>
      <w:rFonts w:ascii="Tahoma" w:hAnsi="Tahoma" w:cs="Tahoma"/>
      <w:snapToGrid/>
      <w:kern w:val="0"/>
      <w:sz w:val="16"/>
      <w:szCs w:val="16"/>
      <w:lang w:eastAsia="nl-NL"/>
    </w:rPr>
  </w:style>
  <w:style w:type="paragraph" w:customStyle="1" w:styleId="Style1">
    <w:name w:val="Style 1"/>
    <w:basedOn w:val="Standaard"/>
    <w:rsid w:val="00E445ED"/>
    <w:pPr>
      <w:widowControl w:val="0"/>
      <w:autoSpaceDE w:val="0"/>
      <w:autoSpaceDN w:val="0"/>
      <w:adjustRightInd w:val="0"/>
      <w:spacing w:line="240" w:lineRule="auto"/>
    </w:pPr>
    <w:rPr>
      <w:rFonts w:ascii="Times New Roman" w:hAnsi="Times New Roman"/>
      <w:snapToGrid/>
      <w:kern w:val="0"/>
      <w:sz w:val="24"/>
      <w:szCs w:val="24"/>
      <w:lang w:eastAsia="nl-NL"/>
    </w:rPr>
  </w:style>
  <w:style w:type="table" w:styleId="Tabelraster">
    <w:name w:val="Table Grid"/>
    <w:basedOn w:val="Standaardtabel"/>
    <w:rsid w:val="00E445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rofessioneletabel">
    <w:name w:val="Table Professional"/>
    <w:basedOn w:val="Standaardtabel"/>
    <w:rsid w:val="00093CFA"/>
    <w:pPr>
      <w:spacing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Verwijzingopmerking">
    <w:name w:val="annotation reference"/>
    <w:rsid w:val="00A254B6"/>
    <w:rPr>
      <w:sz w:val="16"/>
      <w:szCs w:val="16"/>
    </w:rPr>
  </w:style>
  <w:style w:type="paragraph" w:styleId="Onderwerpvanopmerking">
    <w:name w:val="annotation subject"/>
    <w:basedOn w:val="Tekstopmerking"/>
    <w:next w:val="Tekstopmerking"/>
    <w:semiHidden/>
    <w:rsid w:val="00F04E05"/>
    <w:pPr>
      <w:widowControl/>
      <w:spacing w:line="280" w:lineRule="atLeast"/>
    </w:pPr>
    <w:rPr>
      <w:rFonts w:ascii="Arial" w:hAnsi="Arial"/>
      <w:b/>
      <w:bCs/>
      <w:kern w:val="28"/>
      <w:lang w:eastAsia="en-US"/>
    </w:rPr>
  </w:style>
  <w:style w:type="character" w:styleId="Zwaar">
    <w:name w:val="Strong"/>
    <w:qFormat/>
    <w:rsid w:val="00857117"/>
    <w:rPr>
      <w:b/>
      <w:bCs/>
    </w:rPr>
  </w:style>
  <w:style w:type="character" w:styleId="Nadruk">
    <w:name w:val="Emphasis"/>
    <w:qFormat/>
    <w:rsid w:val="00857117"/>
    <w:rPr>
      <w:i/>
      <w:iCs/>
    </w:rPr>
  </w:style>
  <w:style w:type="paragraph" w:styleId="Documentstructuur">
    <w:name w:val="Document Map"/>
    <w:basedOn w:val="Standaard"/>
    <w:semiHidden/>
    <w:rsid w:val="004D7494"/>
    <w:pPr>
      <w:shd w:val="clear" w:color="auto" w:fill="000080"/>
    </w:pPr>
    <w:rPr>
      <w:rFonts w:ascii="Tahoma" w:hAnsi="Tahoma" w:cs="Tahoma"/>
      <w:sz w:val="20"/>
    </w:rPr>
  </w:style>
  <w:style w:type="character" w:styleId="GevolgdeHyperlink">
    <w:name w:val="FollowedHyperlink"/>
    <w:rsid w:val="00E035F9"/>
    <w:rPr>
      <w:color w:val="800080"/>
      <w:u w:val="single"/>
    </w:rPr>
  </w:style>
  <w:style w:type="character" w:customStyle="1" w:styleId="Tabelkopje">
    <w:name w:val="Tabelkopje"/>
    <w:rsid w:val="003743B2"/>
    <w:rPr>
      <w:rFonts w:ascii="Arial" w:hAnsi="Arial"/>
      <w:b/>
      <w:bCs/>
      <w:sz w:val="16"/>
    </w:rPr>
  </w:style>
  <w:style w:type="character" w:customStyle="1" w:styleId="Kop1Char">
    <w:name w:val="Kop 1 Char"/>
    <w:link w:val="Kop1"/>
    <w:rsid w:val="00470FC9"/>
    <w:rPr>
      <w:rFonts w:ascii="Arial" w:hAnsi="Arial"/>
      <w:b/>
      <w:bCs/>
      <w:snapToGrid w:val="0"/>
      <w:kern w:val="28"/>
      <w:lang w:val="nl" w:eastAsia="en-US" w:bidi="ar-SA"/>
    </w:rPr>
  </w:style>
  <w:style w:type="paragraph" w:customStyle="1" w:styleId="Toelichting">
    <w:name w:val="Toelichting"/>
    <w:basedOn w:val="Standaard"/>
    <w:next w:val="Standaard"/>
    <w:rsid w:val="00470FC9"/>
    <w:pPr>
      <w:widowControl w:val="0"/>
      <w:overflowPunct w:val="0"/>
      <w:autoSpaceDE w:val="0"/>
      <w:autoSpaceDN w:val="0"/>
      <w:adjustRightInd w:val="0"/>
      <w:spacing w:line="300" w:lineRule="atLeast"/>
      <w:textAlignment w:val="baseline"/>
    </w:pPr>
    <w:rPr>
      <w:rFonts w:ascii="Essent Proforma" w:hAnsi="Essent Proforma"/>
      <w:i/>
      <w:snapToGrid/>
      <w:kern w:val="0"/>
      <w:sz w:val="23"/>
      <w:szCs w:val="24"/>
      <w:lang w:eastAsia="nl-NL"/>
    </w:rPr>
  </w:style>
  <w:style w:type="paragraph" w:customStyle="1" w:styleId="tabelkopje0">
    <w:name w:val="tabelkopje"/>
    <w:basedOn w:val="Standaard"/>
    <w:autoRedefine/>
    <w:rsid w:val="00470FC9"/>
    <w:pPr>
      <w:overflowPunct w:val="0"/>
      <w:autoSpaceDE w:val="0"/>
      <w:autoSpaceDN w:val="0"/>
      <w:adjustRightInd w:val="0"/>
      <w:spacing w:line="240" w:lineRule="auto"/>
      <w:textAlignment w:val="baseline"/>
    </w:pPr>
    <w:rPr>
      <w:rFonts w:ascii="Essent Proforma" w:hAnsi="Essent Proforma"/>
      <w:b/>
      <w:bCs/>
      <w:snapToGrid/>
      <w:kern w:val="0"/>
      <w:sz w:val="23"/>
      <w:szCs w:val="24"/>
      <w:lang w:val="en-GB" w:eastAsia="nl-NL"/>
    </w:rPr>
  </w:style>
  <w:style w:type="paragraph" w:customStyle="1" w:styleId="Subtitel">
    <w:name w:val="Subtitel"/>
    <w:basedOn w:val="Ondertitel"/>
    <w:qFormat/>
    <w:rsid w:val="00B6769D"/>
    <w:rPr>
      <w:bCs w:val="0"/>
      <w:sz w:val="18"/>
      <w:szCs w:val="16"/>
    </w:rPr>
  </w:style>
  <w:style w:type="character" w:customStyle="1" w:styleId="TekstopmerkingChar">
    <w:name w:val="Tekst opmerking Char"/>
    <w:link w:val="Tekstopmerking"/>
    <w:locked/>
    <w:rsid w:val="001A3292"/>
    <w:rPr>
      <w:rFonts w:ascii="Courier New" w:hAnsi="Courier New"/>
      <w:snapToGrid w:val="0"/>
    </w:rPr>
  </w:style>
  <w:style w:type="paragraph" w:customStyle="1" w:styleId="Normal7">
    <w:name w:val="Normal#7"/>
    <w:rsid w:val="001A3292"/>
    <w:pPr>
      <w:autoSpaceDE w:val="0"/>
      <w:autoSpaceDN w:val="0"/>
      <w:adjustRightInd w:val="0"/>
    </w:pPr>
    <w:rPr>
      <w:rFonts w:ascii="Courier New" w:hAnsi="Courier New" w:cs="Courier New"/>
      <w:lang w:eastAsia="en-US"/>
    </w:rPr>
  </w:style>
  <w:style w:type="paragraph" w:styleId="Revisie">
    <w:name w:val="Revision"/>
    <w:hidden/>
    <w:uiPriority w:val="99"/>
    <w:semiHidden/>
    <w:rsid w:val="00EC1610"/>
    <w:rPr>
      <w:rFonts w:ascii="Arial" w:hAnsi="Arial"/>
      <w:snapToGrid w:val="0"/>
      <w:kern w:val="28"/>
      <w:sz w:val="18"/>
      <w:lang w:eastAsia="en-US"/>
    </w:rPr>
  </w:style>
  <w:style w:type="paragraph" w:styleId="Lijstalinea">
    <w:name w:val="List Paragraph"/>
    <w:basedOn w:val="Standaard"/>
    <w:uiPriority w:val="34"/>
    <w:qFormat/>
    <w:rsid w:val="00D43A2A"/>
    <w:pPr>
      <w:ind w:left="720"/>
      <w:contextualSpacing/>
    </w:pPr>
  </w:style>
  <w:style w:type="paragraph" w:customStyle="1" w:styleId="NormalWeb">
    <w:name w:val="Normal(Web)"/>
    <w:basedOn w:val="Standaard"/>
    <w:rsid w:val="00106B49"/>
    <w:pPr>
      <w:widowControl w:val="0"/>
      <w:autoSpaceDE w:val="0"/>
      <w:autoSpaceDN w:val="0"/>
      <w:adjustRightInd w:val="0"/>
      <w:spacing w:before="100" w:beforeAutospacing="1" w:after="100" w:afterAutospacing="1" w:line="240" w:lineRule="auto"/>
    </w:pPr>
    <w:rPr>
      <w:rFonts w:ascii="Times New Roman" w:hAnsi="Times New Roman"/>
      <w:snapToGrid/>
      <w:kern w:val="0"/>
      <w:sz w:val="24"/>
      <w:szCs w:val="24"/>
      <w:lang w:val="en-GB" w:eastAsia="nl-NL"/>
    </w:rPr>
  </w:style>
  <w:style w:type="character" w:customStyle="1" w:styleId="DeltaViewDeletion">
    <w:name w:val="DeltaView Deletion"/>
    <w:rsid w:val="00106B49"/>
    <w:rPr>
      <w:strike/>
      <w:color w:val="FF0000"/>
    </w:rPr>
  </w:style>
  <w:style w:type="character" w:customStyle="1" w:styleId="Ondertitel1">
    <w:name w:val="Ondertitel1"/>
    <w:rsid w:val="008D62E5"/>
    <w:rPr>
      <w:rFonts w:ascii="Arial" w:hAnsi="Arial"/>
      <w:b/>
      <w:color w:val="007EA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33381">
      <w:bodyDiv w:val="1"/>
      <w:marLeft w:val="0"/>
      <w:marRight w:val="0"/>
      <w:marTop w:val="0"/>
      <w:marBottom w:val="0"/>
      <w:divBdr>
        <w:top w:val="none" w:sz="0" w:space="0" w:color="auto"/>
        <w:left w:val="none" w:sz="0" w:space="0" w:color="auto"/>
        <w:bottom w:val="none" w:sz="0" w:space="0" w:color="auto"/>
        <w:right w:val="none" w:sz="0" w:space="0" w:color="auto"/>
      </w:divBdr>
    </w:div>
    <w:div w:id="316031817">
      <w:bodyDiv w:val="1"/>
      <w:marLeft w:val="0"/>
      <w:marRight w:val="0"/>
      <w:marTop w:val="0"/>
      <w:marBottom w:val="0"/>
      <w:divBdr>
        <w:top w:val="none" w:sz="0" w:space="0" w:color="auto"/>
        <w:left w:val="none" w:sz="0" w:space="0" w:color="auto"/>
        <w:bottom w:val="none" w:sz="0" w:space="0" w:color="auto"/>
        <w:right w:val="none" w:sz="0" w:space="0" w:color="auto"/>
      </w:divBdr>
    </w:div>
    <w:div w:id="494688983">
      <w:bodyDiv w:val="1"/>
      <w:marLeft w:val="0"/>
      <w:marRight w:val="0"/>
      <w:marTop w:val="0"/>
      <w:marBottom w:val="0"/>
      <w:divBdr>
        <w:top w:val="none" w:sz="0" w:space="0" w:color="auto"/>
        <w:left w:val="none" w:sz="0" w:space="0" w:color="auto"/>
        <w:bottom w:val="none" w:sz="0" w:space="0" w:color="auto"/>
        <w:right w:val="none" w:sz="0" w:space="0" w:color="auto"/>
      </w:divBdr>
    </w:div>
    <w:div w:id="537284800">
      <w:bodyDiv w:val="1"/>
      <w:marLeft w:val="0"/>
      <w:marRight w:val="0"/>
      <w:marTop w:val="0"/>
      <w:marBottom w:val="0"/>
      <w:divBdr>
        <w:top w:val="none" w:sz="0" w:space="0" w:color="auto"/>
        <w:left w:val="none" w:sz="0" w:space="0" w:color="auto"/>
        <w:bottom w:val="none" w:sz="0" w:space="0" w:color="auto"/>
        <w:right w:val="none" w:sz="0" w:space="0" w:color="auto"/>
      </w:divBdr>
    </w:div>
    <w:div w:id="996497838">
      <w:bodyDiv w:val="1"/>
      <w:marLeft w:val="0"/>
      <w:marRight w:val="0"/>
      <w:marTop w:val="0"/>
      <w:marBottom w:val="0"/>
      <w:divBdr>
        <w:top w:val="none" w:sz="0" w:space="0" w:color="auto"/>
        <w:left w:val="none" w:sz="0" w:space="0" w:color="auto"/>
        <w:bottom w:val="none" w:sz="0" w:space="0" w:color="auto"/>
        <w:right w:val="none" w:sz="0" w:space="0" w:color="auto"/>
      </w:divBdr>
    </w:div>
    <w:div w:id="1220169391">
      <w:bodyDiv w:val="1"/>
      <w:marLeft w:val="0"/>
      <w:marRight w:val="0"/>
      <w:marTop w:val="0"/>
      <w:marBottom w:val="0"/>
      <w:divBdr>
        <w:top w:val="none" w:sz="0" w:space="0" w:color="auto"/>
        <w:left w:val="none" w:sz="0" w:space="0" w:color="auto"/>
        <w:bottom w:val="none" w:sz="0" w:space="0" w:color="auto"/>
        <w:right w:val="none" w:sz="0" w:space="0" w:color="auto"/>
      </w:divBdr>
    </w:div>
    <w:div w:id="1600915460">
      <w:bodyDiv w:val="1"/>
      <w:marLeft w:val="0"/>
      <w:marRight w:val="0"/>
      <w:marTop w:val="0"/>
      <w:marBottom w:val="0"/>
      <w:divBdr>
        <w:top w:val="none" w:sz="0" w:space="0" w:color="auto"/>
        <w:left w:val="none" w:sz="0" w:space="0" w:color="auto"/>
        <w:bottom w:val="none" w:sz="0" w:space="0" w:color="auto"/>
        <w:right w:val="none" w:sz="0" w:space="0" w:color="auto"/>
      </w:divBdr>
      <w:divsChild>
        <w:div w:id="1305038696">
          <w:marLeft w:val="0"/>
          <w:marRight w:val="0"/>
          <w:marTop w:val="0"/>
          <w:marBottom w:val="0"/>
          <w:divBdr>
            <w:top w:val="none" w:sz="0" w:space="0" w:color="auto"/>
            <w:left w:val="none" w:sz="0" w:space="0" w:color="auto"/>
            <w:bottom w:val="none" w:sz="0" w:space="0" w:color="auto"/>
            <w:right w:val="none" w:sz="0" w:space="0" w:color="auto"/>
          </w:divBdr>
          <w:divsChild>
            <w:div w:id="96600686">
              <w:marLeft w:val="0"/>
              <w:marRight w:val="0"/>
              <w:marTop w:val="0"/>
              <w:marBottom w:val="0"/>
              <w:divBdr>
                <w:top w:val="none" w:sz="0" w:space="0" w:color="auto"/>
                <w:left w:val="none" w:sz="0" w:space="0" w:color="auto"/>
                <w:bottom w:val="none" w:sz="0" w:space="0" w:color="auto"/>
                <w:right w:val="none" w:sz="0" w:space="0" w:color="auto"/>
              </w:divBdr>
              <w:divsChild>
                <w:div w:id="1458791524">
                  <w:marLeft w:val="0"/>
                  <w:marRight w:val="0"/>
                  <w:marTop w:val="0"/>
                  <w:marBottom w:val="0"/>
                  <w:divBdr>
                    <w:top w:val="none" w:sz="0" w:space="0" w:color="auto"/>
                    <w:left w:val="none" w:sz="0" w:space="0" w:color="auto"/>
                    <w:bottom w:val="none" w:sz="0" w:space="0" w:color="auto"/>
                    <w:right w:val="none" w:sz="0" w:space="0" w:color="auto"/>
                  </w:divBdr>
                  <w:divsChild>
                    <w:div w:id="28067233">
                      <w:marLeft w:val="0"/>
                      <w:marRight w:val="0"/>
                      <w:marTop w:val="0"/>
                      <w:marBottom w:val="0"/>
                      <w:divBdr>
                        <w:top w:val="none" w:sz="0" w:space="0" w:color="auto"/>
                        <w:left w:val="none" w:sz="0" w:space="0" w:color="auto"/>
                        <w:bottom w:val="none" w:sz="0" w:space="0" w:color="auto"/>
                        <w:right w:val="none" w:sz="0" w:space="0" w:color="auto"/>
                      </w:divBdr>
                      <w:divsChild>
                        <w:div w:id="1246841728">
                          <w:marLeft w:val="0"/>
                          <w:marRight w:val="0"/>
                          <w:marTop w:val="0"/>
                          <w:marBottom w:val="0"/>
                          <w:divBdr>
                            <w:top w:val="none" w:sz="0" w:space="0" w:color="auto"/>
                            <w:left w:val="none" w:sz="0" w:space="0" w:color="auto"/>
                            <w:bottom w:val="none" w:sz="0" w:space="0" w:color="auto"/>
                            <w:right w:val="none" w:sz="0" w:space="0" w:color="auto"/>
                          </w:divBdr>
                          <w:divsChild>
                            <w:div w:id="1145391484">
                              <w:marLeft w:val="0"/>
                              <w:marRight w:val="0"/>
                              <w:marTop w:val="0"/>
                              <w:marBottom w:val="0"/>
                              <w:divBdr>
                                <w:top w:val="none" w:sz="0" w:space="0" w:color="auto"/>
                                <w:left w:val="none" w:sz="0" w:space="0" w:color="auto"/>
                                <w:bottom w:val="none" w:sz="0" w:space="0" w:color="auto"/>
                                <w:right w:val="none" w:sz="0" w:space="0" w:color="auto"/>
                              </w:divBdr>
                              <w:divsChild>
                                <w:div w:id="1873228028">
                                  <w:marLeft w:val="0"/>
                                  <w:marRight w:val="0"/>
                                  <w:marTop w:val="0"/>
                                  <w:marBottom w:val="0"/>
                                  <w:divBdr>
                                    <w:top w:val="none" w:sz="0" w:space="0" w:color="auto"/>
                                    <w:left w:val="none" w:sz="0" w:space="0" w:color="auto"/>
                                    <w:bottom w:val="none" w:sz="0" w:space="0" w:color="auto"/>
                                    <w:right w:val="none" w:sz="0" w:space="0" w:color="auto"/>
                                  </w:divBdr>
                                  <w:divsChild>
                                    <w:div w:id="65349721">
                                      <w:marLeft w:val="0"/>
                                      <w:marRight w:val="0"/>
                                      <w:marTop w:val="0"/>
                                      <w:marBottom w:val="0"/>
                                      <w:divBdr>
                                        <w:top w:val="none" w:sz="0" w:space="0" w:color="auto"/>
                                        <w:left w:val="none" w:sz="0" w:space="0" w:color="auto"/>
                                        <w:bottom w:val="none" w:sz="0" w:space="0" w:color="auto"/>
                                        <w:right w:val="none" w:sz="0" w:space="0" w:color="auto"/>
                                      </w:divBdr>
                                      <w:divsChild>
                                        <w:div w:id="1772818316">
                                          <w:marLeft w:val="0"/>
                                          <w:marRight w:val="0"/>
                                          <w:marTop w:val="0"/>
                                          <w:marBottom w:val="0"/>
                                          <w:divBdr>
                                            <w:top w:val="none" w:sz="0" w:space="0" w:color="auto"/>
                                            <w:left w:val="none" w:sz="0" w:space="0" w:color="auto"/>
                                            <w:bottom w:val="none" w:sz="0" w:space="0" w:color="auto"/>
                                            <w:right w:val="none" w:sz="0" w:space="0" w:color="auto"/>
                                          </w:divBdr>
                                          <w:divsChild>
                                            <w:div w:id="103149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0426407">
      <w:bodyDiv w:val="1"/>
      <w:marLeft w:val="0"/>
      <w:marRight w:val="0"/>
      <w:marTop w:val="0"/>
      <w:marBottom w:val="0"/>
      <w:divBdr>
        <w:top w:val="none" w:sz="0" w:space="0" w:color="auto"/>
        <w:left w:val="none" w:sz="0" w:space="0" w:color="auto"/>
        <w:bottom w:val="none" w:sz="0" w:space="0" w:color="auto"/>
        <w:right w:val="none" w:sz="0" w:space="0" w:color="auto"/>
      </w:divBdr>
    </w:div>
    <w:div w:id="1934194444">
      <w:bodyDiv w:val="1"/>
      <w:marLeft w:val="0"/>
      <w:marRight w:val="0"/>
      <w:marTop w:val="0"/>
      <w:marBottom w:val="0"/>
      <w:divBdr>
        <w:top w:val="none" w:sz="0" w:space="0" w:color="auto"/>
        <w:left w:val="none" w:sz="0" w:space="0" w:color="auto"/>
        <w:bottom w:val="none" w:sz="0" w:space="0" w:color="auto"/>
        <w:right w:val="none" w:sz="0" w:space="0" w:color="auto"/>
      </w:divBdr>
      <w:divsChild>
        <w:div w:id="1176579552">
          <w:marLeft w:val="0"/>
          <w:marRight w:val="0"/>
          <w:marTop w:val="0"/>
          <w:marBottom w:val="0"/>
          <w:divBdr>
            <w:top w:val="none" w:sz="0" w:space="0" w:color="auto"/>
            <w:left w:val="none" w:sz="0" w:space="0" w:color="auto"/>
            <w:bottom w:val="none" w:sz="0" w:space="0" w:color="auto"/>
            <w:right w:val="none" w:sz="0" w:space="0" w:color="auto"/>
          </w:divBdr>
          <w:divsChild>
            <w:div w:id="182932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XP_Sys\Huisstijl\sjablonen\Rapport%20dubbelzijdig.dot"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97748-9453-44C7-BE94-882F34C41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dubbelzijdig.dot</Template>
  <TotalTime>11</TotalTime>
  <Pages>24</Pages>
  <Words>4805</Words>
  <Characters>26432</Characters>
  <Application>Microsoft Office Word</Application>
  <DocSecurity>0</DocSecurity>
  <Lines>220</Lines>
  <Paragraphs>62</Paragraphs>
  <ScaleCrop>false</ScaleCrop>
  <HeadingPairs>
    <vt:vector size="2" baseType="variant">
      <vt:variant>
        <vt:lpstr>Titel</vt:lpstr>
      </vt:variant>
      <vt:variant>
        <vt:i4>1</vt:i4>
      </vt:variant>
    </vt:vector>
  </HeadingPairs>
  <TitlesOfParts>
    <vt:vector size="1" baseType="lpstr">
      <vt:lpstr>Rapport</vt:lpstr>
    </vt:vector>
  </TitlesOfParts>
  <Company/>
  <LinksUpToDate>false</LinksUpToDate>
  <CharactersWithSpaces>31175</CharactersWithSpaces>
  <SharedDoc>false</SharedDoc>
  <HLinks>
    <vt:vector size="138" baseType="variant">
      <vt:variant>
        <vt:i4>1114162</vt:i4>
      </vt:variant>
      <vt:variant>
        <vt:i4>137</vt:i4>
      </vt:variant>
      <vt:variant>
        <vt:i4>0</vt:i4>
      </vt:variant>
      <vt:variant>
        <vt:i4>5</vt:i4>
      </vt:variant>
      <vt:variant>
        <vt:lpwstr/>
      </vt:variant>
      <vt:variant>
        <vt:lpwstr>_Toc435100340</vt:lpwstr>
      </vt:variant>
      <vt:variant>
        <vt:i4>1441842</vt:i4>
      </vt:variant>
      <vt:variant>
        <vt:i4>131</vt:i4>
      </vt:variant>
      <vt:variant>
        <vt:i4>0</vt:i4>
      </vt:variant>
      <vt:variant>
        <vt:i4>5</vt:i4>
      </vt:variant>
      <vt:variant>
        <vt:lpwstr/>
      </vt:variant>
      <vt:variant>
        <vt:lpwstr>_Toc435100339</vt:lpwstr>
      </vt:variant>
      <vt:variant>
        <vt:i4>1441842</vt:i4>
      </vt:variant>
      <vt:variant>
        <vt:i4>125</vt:i4>
      </vt:variant>
      <vt:variant>
        <vt:i4>0</vt:i4>
      </vt:variant>
      <vt:variant>
        <vt:i4>5</vt:i4>
      </vt:variant>
      <vt:variant>
        <vt:lpwstr/>
      </vt:variant>
      <vt:variant>
        <vt:lpwstr>_Toc435100338</vt:lpwstr>
      </vt:variant>
      <vt:variant>
        <vt:i4>1441842</vt:i4>
      </vt:variant>
      <vt:variant>
        <vt:i4>119</vt:i4>
      </vt:variant>
      <vt:variant>
        <vt:i4>0</vt:i4>
      </vt:variant>
      <vt:variant>
        <vt:i4>5</vt:i4>
      </vt:variant>
      <vt:variant>
        <vt:lpwstr/>
      </vt:variant>
      <vt:variant>
        <vt:lpwstr>_Toc435100337</vt:lpwstr>
      </vt:variant>
      <vt:variant>
        <vt:i4>1441842</vt:i4>
      </vt:variant>
      <vt:variant>
        <vt:i4>113</vt:i4>
      </vt:variant>
      <vt:variant>
        <vt:i4>0</vt:i4>
      </vt:variant>
      <vt:variant>
        <vt:i4>5</vt:i4>
      </vt:variant>
      <vt:variant>
        <vt:lpwstr/>
      </vt:variant>
      <vt:variant>
        <vt:lpwstr>_Toc435100336</vt:lpwstr>
      </vt:variant>
      <vt:variant>
        <vt:i4>1441842</vt:i4>
      </vt:variant>
      <vt:variant>
        <vt:i4>107</vt:i4>
      </vt:variant>
      <vt:variant>
        <vt:i4>0</vt:i4>
      </vt:variant>
      <vt:variant>
        <vt:i4>5</vt:i4>
      </vt:variant>
      <vt:variant>
        <vt:lpwstr/>
      </vt:variant>
      <vt:variant>
        <vt:lpwstr>_Toc435100335</vt:lpwstr>
      </vt:variant>
      <vt:variant>
        <vt:i4>1441842</vt:i4>
      </vt:variant>
      <vt:variant>
        <vt:i4>101</vt:i4>
      </vt:variant>
      <vt:variant>
        <vt:i4>0</vt:i4>
      </vt:variant>
      <vt:variant>
        <vt:i4>5</vt:i4>
      </vt:variant>
      <vt:variant>
        <vt:lpwstr/>
      </vt:variant>
      <vt:variant>
        <vt:lpwstr>_Toc435100334</vt:lpwstr>
      </vt:variant>
      <vt:variant>
        <vt:i4>1441842</vt:i4>
      </vt:variant>
      <vt:variant>
        <vt:i4>95</vt:i4>
      </vt:variant>
      <vt:variant>
        <vt:i4>0</vt:i4>
      </vt:variant>
      <vt:variant>
        <vt:i4>5</vt:i4>
      </vt:variant>
      <vt:variant>
        <vt:lpwstr/>
      </vt:variant>
      <vt:variant>
        <vt:lpwstr>_Toc435100333</vt:lpwstr>
      </vt:variant>
      <vt:variant>
        <vt:i4>1441842</vt:i4>
      </vt:variant>
      <vt:variant>
        <vt:i4>89</vt:i4>
      </vt:variant>
      <vt:variant>
        <vt:i4>0</vt:i4>
      </vt:variant>
      <vt:variant>
        <vt:i4>5</vt:i4>
      </vt:variant>
      <vt:variant>
        <vt:lpwstr/>
      </vt:variant>
      <vt:variant>
        <vt:lpwstr>_Toc435100332</vt:lpwstr>
      </vt:variant>
      <vt:variant>
        <vt:i4>1441842</vt:i4>
      </vt:variant>
      <vt:variant>
        <vt:i4>83</vt:i4>
      </vt:variant>
      <vt:variant>
        <vt:i4>0</vt:i4>
      </vt:variant>
      <vt:variant>
        <vt:i4>5</vt:i4>
      </vt:variant>
      <vt:variant>
        <vt:lpwstr/>
      </vt:variant>
      <vt:variant>
        <vt:lpwstr>_Toc435100331</vt:lpwstr>
      </vt:variant>
      <vt:variant>
        <vt:i4>1441842</vt:i4>
      </vt:variant>
      <vt:variant>
        <vt:i4>77</vt:i4>
      </vt:variant>
      <vt:variant>
        <vt:i4>0</vt:i4>
      </vt:variant>
      <vt:variant>
        <vt:i4>5</vt:i4>
      </vt:variant>
      <vt:variant>
        <vt:lpwstr/>
      </vt:variant>
      <vt:variant>
        <vt:lpwstr>_Toc435100330</vt:lpwstr>
      </vt:variant>
      <vt:variant>
        <vt:i4>1507378</vt:i4>
      </vt:variant>
      <vt:variant>
        <vt:i4>71</vt:i4>
      </vt:variant>
      <vt:variant>
        <vt:i4>0</vt:i4>
      </vt:variant>
      <vt:variant>
        <vt:i4>5</vt:i4>
      </vt:variant>
      <vt:variant>
        <vt:lpwstr/>
      </vt:variant>
      <vt:variant>
        <vt:lpwstr>_Toc435100329</vt:lpwstr>
      </vt:variant>
      <vt:variant>
        <vt:i4>1507378</vt:i4>
      </vt:variant>
      <vt:variant>
        <vt:i4>65</vt:i4>
      </vt:variant>
      <vt:variant>
        <vt:i4>0</vt:i4>
      </vt:variant>
      <vt:variant>
        <vt:i4>5</vt:i4>
      </vt:variant>
      <vt:variant>
        <vt:lpwstr/>
      </vt:variant>
      <vt:variant>
        <vt:lpwstr>_Toc435100328</vt:lpwstr>
      </vt:variant>
      <vt:variant>
        <vt:i4>1507378</vt:i4>
      </vt:variant>
      <vt:variant>
        <vt:i4>59</vt:i4>
      </vt:variant>
      <vt:variant>
        <vt:i4>0</vt:i4>
      </vt:variant>
      <vt:variant>
        <vt:i4>5</vt:i4>
      </vt:variant>
      <vt:variant>
        <vt:lpwstr/>
      </vt:variant>
      <vt:variant>
        <vt:lpwstr>_Toc435100327</vt:lpwstr>
      </vt:variant>
      <vt:variant>
        <vt:i4>1507378</vt:i4>
      </vt:variant>
      <vt:variant>
        <vt:i4>53</vt:i4>
      </vt:variant>
      <vt:variant>
        <vt:i4>0</vt:i4>
      </vt:variant>
      <vt:variant>
        <vt:i4>5</vt:i4>
      </vt:variant>
      <vt:variant>
        <vt:lpwstr/>
      </vt:variant>
      <vt:variant>
        <vt:lpwstr>_Toc435100326</vt:lpwstr>
      </vt:variant>
      <vt:variant>
        <vt:i4>1507378</vt:i4>
      </vt:variant>
      <vt:variant>
        <vt:i4>47</vt:i4>
      </vt:variant>
      <vt:variant>
        <vt:i4>0</vt:i4>
      </vt:variant>
      <vt:variant>
        <vt:i4>5</vt:i4>
      </vt:variant>
      <vt:variant>
        <vt:lpwstr/>
      </vt:variant>
      <vt:variant>
        <vt:lpwstr>_Toc435100325</vt:lpwstr>
      </vt:variant>
      <vt:variant>
        <vt:i4>1507378</vt:i4>
      </vt:variant>
      <vt:variant>
        <vt:i4>41</vt:i4>
      </vt:variant>
      <vt:variant>
        <vt:i4>0</vt:i4>
      </vt:variant>
      <vt:variant>
        <vt:i4>5</vt:i4>
      </vt:variant>
      <vt:variant>
        <vt:lpwstr/>
      </vt:variant>
      <vt:variant>
        <vt:lpwstr>_Toc435100324</vt:lpwstr>
      </vt:variant>
      <vt:variant>
        <vt:i4>1507378</vt:i4>
      </vt:variant>
      <vt:variant>
        <vt:i4>35</vt:i4>
      </vt:variant>
      <vt:variant>
        <vt:i4>0</vt:i4>
      </vt:variant>
      <vt:variant>
        <vt:i4>5</vt:i4>
      </vt:variant>
      <vt:variant>
        <vt:lpwstr/>
      </vt:variant>
      <vt:variant>
        <vt:lpwstr>_Toc435100323</vt:lpwstr>
      </vt:variant>
      <vt:variant>
        <vt:i4>1507378</vt:i4>
      </vt:variant>
      <vt:variant>
        <vt:i4>29</vt:i4>
      </vt:variant>
      <vt:variant>
        <vt:i4>0</vt:i4>
      </vt:variant>
      <vt:variant>
        <vt:i4>5</vt:i4>
      </vt:variant>
      <vt:variant>
        <vt:lpwstr/>
      </vt:variant>
      <vt:variant>
        <vt:lpwstr>_Toc435100322</vt:lpwstr>
      </vt:variant>
      <vt:variant>
        <vt:i4>1507378</vt:i4>
      </vt:variant>
      <vt:variant>
        <vt:i4>23</vt:i4>
      </vt:variant>
      <vt:variant>
        <vt:i4>0</vt:i4>
      </vt:variant>
      <vt:variant>
        <vt:i4>5</vt:i4>
      </vt:variant>
      <vt:variant>
        <vt:lpwstr/>
      </vt:variant>
      <vt:variant>
        <vt:lpwstr>_Toc435100321</vt:lpwstr>
      </vt:variant>
      <vt:variant>
        <vt:i4>1507378</vt:i4>
      </vt:variant>
      <vt:variant>
        <vt:i4>17</vt:i4>
      </vt:variant>
      <vt:variant>
        <vt:i4>0</vt:i4>
      </vt:variant>
      <vt:variant>
        <vt:i4>5</vt:i4>
      </vt:variant>
      <vt:variant>
        <vt:lpwstr/>
      </vt:variant>
      <vt:variant>
        <vt:lpwstr>_Toc435100320</vt:lpwstr>
      </vt:variant>
      <vt:variant>
        <vt:i4>1310770</vt:i4>
      </vt:variant>
      <vt:variant>
        <vt:i4>11</vt:i4>
      </vt:variant>
      <vt:variant>
        <vt:i4>0</vt:i4>
      </vt:variant>
      <vt:variant>
        <vt:i4>5</vt:i4>
      </vt:variant>
      <vt:variant>
        <vt:lpwstr/>
      </vt:variant>
      <vt:variant>
        <vt:lpwstr>_Toc435100319</vt:lpwstr>
      </vt:variant>
      <vt:variant>
        <vt:i4>1310770</vt:i4>
      </vt:variant>
      <vt:variant>
        <vt:i4>5</vt:i4>
      </vt:variant>
      <vt:variant>
        <vt:i4>0</vt:i4>
      </vt:variant>
      <vt:variant>
        <vt:i4>5</vt:i4>
      </vt:variant>
      <vt:variant>
        <vt:lpwstr/>
      </vt:variant>
      <vt:variant>
        <vt:lpwstr>_Toc435100318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subject/>
  <dc:creator>Kadaster ICT/AA/IE</dc:creator>
  <cp:keywords/>
  <dc:description/>
  <cp:lastModifiedBy>Groot, Karina de</cp:lastModifiedBy>
  <cp:revision>11</cp:revision>
  <cp:lastPrinted>2015-07-15T14:30:00Z</cp:lastPrinted>
  <dcterms:created xsi:type="dcterms:W3CDTF">2026-09-21T11:18:00Z</dcterms:created>
  <dcterms:modified xsi:type="dcterms:W3CDTF">2026-09-21T12:09:00Z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