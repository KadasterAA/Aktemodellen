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E29CB" w14:textId="1ABC7D1E" w:rsidR="00FD1BE6" w:rsidRPr="00411078" w:rsidRDefault="00411078" w:rsidP="00FD1BE6">
      <w:pPr>
        <w:suppressAutoHyphens/>
        <w:outlineLvl w:val="0"/>
        <w:rPr>
          <w:rFonts w:ascii="Arial" w:hAnsi="Arial" w:cs="Arial"/>
          <w:lang w:val="en-GB"/>
        </w:rPr>
      </w:pPr>
      <w:proofErr w:type="spellStart"/>
      <w:r w:rsidRPr="00411078">
        <w:rPr>
          <w:rFonts w:ascii="Arial" w:hAnsi="Arial" w:cs="Arial"/>
          <w:b/>
          <w:sz w:val="24"/>
          <w:szCs w:val="24"/>
          <w:lang w:val="en-GB"/>
        </w:rPr>
        <w:t>Hypotheekakte</w:t>
      </w:r>
      <w:proofErr w:type="spellEnd"/>
      <w:r w:rsidRPr="00411078">
        <w:rPr>
          <w:rFonts w:ascii="Arial" w:hAnsi="Arial" w:cs="Arial"/>
          <w:b/>
          <w:sz w:val="24"/>
          <w:szCs w:val="24"/>
          <w:lang w:val="en-GB"/>
        </w:rPr>
        <w:t xml:space="preserve"> ABN AMRO – Florius</w:t>
      </w:r>
      <w:r w:rsidRPr="00411078">
        <w:rPr>
          <w:rFonts w:ascii="Arial" w:hAnsi="Arial" w:cs="Arial"/>
          <w:sz w:val="24"/>
          <w:szCs w:val="24"/>
          <w:lang w:val="en-GB"/>
        </w:rPr>
        <w:tab/>
      </w:r>
      <w:r>
        <w:rPr>
          <w:rFonts w:ascii="Arial" w:hAnsi="Arial" w:cs="Arial"/>
          <w:sz w:val="24"/>
          <w:szCs w:val="24"/>
          <w:lang w:val="en-GB"/>
        </w:rPr>
        <w:t xml:space="preserve">                 </w:t>
      </w:r>
      <w:proofErr w:type="gramStart"/>
      <w:r>
        <w:rPr>
          <w:rFonts w:ascii="Arial" w:hAnsi="Arial" w:cs="Arial"/>
          <w:sz w:val="24"/>
          <w:szCs w:val="24"/>
          <w:lang w:val="en-GB"/>
        </w:rPr>
        <w:t xml:space="preserve">   </w:t>
      </w:r>
      <w:ins w:id="0" w:author="Groote Haar, Linda" w:date="2026-08-12T14:51:00Z" w16du:dateUtc="2026-08-12T12:51:00Z">
        <w:r w:rsidR="00224D5E">
          <w:rPr>
            <w:rFonts w:ascii="Arial" w:hAnsi="Arial" w:cs="Arial"/>
            <w:sz w:val="24"/>
            <w:szCs w:val="24"/>
            <w:lang w:val="en-GB"/>
          </w:rPr>
          <w:t>(</w:t>
        </w:r>
      </w:ins>
      <w:proofErr w:type="gramEnd"/>
      <w:r w:rsidR="00FD1BE6" w:rsidRPr="00411078">
        <w:rPr>
          <w:rFonts w:ascii="Arial" w:hAnsi="Arial" w:cs="Arial"/>
          <w:lang w:val="en-GB"/>
        </w:rPr>
        <w:t>Model FLORIUS</w:t>
      </w:r>
      <w:r w:rsidR="00200C63">
        <w:rPr>
          <w:rFonts w:ascii="Arial" w:hAnsi="Arial" w:cs="Arial"/>
          <w:lang w:val="en-GB"/>
        </w:rPr>
        <w:t xml:space="preserve"> 2</w:t>
      </w:r>
      <w:del w:id="1" w:author="Groote Haar, Linda" w:date="2026-08-12T14:51:00Z" w16du:dateUtc="2026-08-12T12:51:00Z">
        <w:r w:rsidR="00A916BB" w:rsidRPr="00411078" w:rsidDel="00224D5E">
          <w:rPr>
            <w:rFonts w:ascii="Arial" w:hAnsi="Arial" w:cs="Arial"/>
            <w:lang w:val="en-GB"/>
          </w:rPr>
          <w:delText>8</w:delText>
        </w:r>
      </w:del>
      <w:ins w:id="2" w:author="Groote Haar, Linda" w:date="2026-08-12T14:51:00Z" w16du:dateUtc="2026-08-12T12:51:00Z">
        <w:r w:rsidR="00224D5E">
          <w:rPr>
            <w:rFonts w:ascii="Arial" w:hAnsi="Arial" w:cs="Arial"/>
            <w:lang w:val="en-GB"/>
          </w:rPr>
          <w:t>6</w:t>
        </w:r>
      </w:ins>
      <w:r w:rsidR="00FD1BE6" w:rsidRPr="00411078">
        <w:rPr>
          <w:rFonts w:ascii="Arial" w:hAnsi="Arial" w:cs="Arial"/>
          <w:lang w:val="en-GB"/>
        </w:rPr>
        <w:t xml:space="preserve">.01) </w:t>
      </w:r>
    </w:p>
    <w:p w14:paraId="2CF64782" w14:textId="77777777" w:rsidR="003150F1" w:rsidRPr="00411078" w:rsidRDefault="003150F1" w:rsidP="003150F1">
      <w:pPr>
        <w:ind w:right="96"/>
        <w:rPr>
          <w:rFonts w:ascii="Arial" w:hAnsi="Arial" w:cs="Arial"/>
          <w:b/>
          <w:color w:val="000000"/>
          <w:lang w:val="en-GB"/>
        </w:rPr>
      </w:pPr>
    </w:p>
    <w:p w14:paraId="7F221C51" w14:textId="77777777" w:rsidR="003150F1" w:rsidRPr="00411078" w:rsidRDefault="003150F1" w:rsidP="003150F1">
      <w:pPr>
        <w:ind w:right="96"/>
        <w:rPr>
          <w:rFonts w:ascii="Arial" w:hAnsi="Arial" w:cs="Arial"/>
          <w:b/>
          <w:color w:val="000000"/>
          <w:lang w:val="en-GB"/>
        </w:rPr>
      </w:pPr>
    </w:p>
    <w:p w14:paraId="5AA54450" w14:textId="4DC4030B" w:rsidR="003150F1" w:rsidRPr="00AB0264" w:rsidRDefault="003150F1" w:rsidP="003150F1">
      <w:pPr>
        <w:ind w:right="96"/>
        <w:rPr>
          <w:rFonts w:ascii="Arial" w:hAnsi="Arial" w:cs="Arial"/>
          <w:b/>
          <w:color w:val="000000"/>
          <w:u w:val="single"/>
        </w:rPr>
      </w:pPr>
      <w:r w:rsidRPr="00AB0264">
        <w:rPr>
          <w:rFonts w:ascii="Arial" w:hAnsi="Arial" w:cs="Arial"/>
          <w:b/>
          <w:color w:val="000000"/>
          <w:u w:val="single"/>
        </w:rPr>
        <w:t xml:space="preserve">Versie </w:t>
      </w:r>
      <w:ins w:id="3" w:author="Groot, Karina de" w:date="2026-09-01T14:25:00Z" w16du:dateUtc="2026-09-01T12:25:00Z">
        <w:r w:rsidR="00C35B93">
          <w:rPr>
            <w:rFonts w:ascii="Arial" w:hAnsi="Arial" w:cs="Arial"/>
            <w:b/>
            <w:color w:val="000000"/>
            <w:u w:val="single"/>
          </w:rPr>
          <w:t>3.0</w:t>
        </w:r>
      </w:ins>
      <w:del w:id="4" w:author="Groot, Karina de" w:date="2026-09-01T14:25:00Z" w16du:dateUtc="2026-09-01T12:25:00Z">
        <w:r w:rsidR="002C1506" w:rsidDel="00C35B93">
          <w:rPr>
            <w:rFonts w:ascii="Arial" w:hAnsi="Arial" w:cs="Arial"/>
            <w:b/>
            <w:color w:val="000000"/>
            <w:u w:val="single"/>
          </w:rPr>
          <w:delText>2.</w:delText>
        </w:r>
        <w:r w:rsidR="00224D5E" w:rsidDel="00C35B93">
          <w:rPr>
            <w:rFonts w:ascii="Arial" w:hAnsi="Arial" w:cs="Arial"/>
            <w:b/>
            <w:color w:val="000000"/>
            <w:u w:val="single"/>
          </w:rPr>
          <w:delText>8</w:delText>
        </w:r>
        <w:r w:rsidR="00CF2BDE" w:rsidDel="00C35B93">
          <w:rPr>
            <w:rFonts w:ascii="Arial" w:hAnsi="Arial" w:cs="Arial"/>
            <w:b/>
            <w:color w:val="000000"/>
            <w:u w:val="single"/>
          </w:rPr>
          <w:delText>.0</w:delText>
        </w:r>
      </w:del>
      <w:r w:rsidRPr="00AB0264">
        <w:rPr>
          <w:rFonts w:ascii="Arial" w:hAnsi="Arial" w:cs="Arial"/>
          <w:b/>
          <w:color w:val="000000"/>
          <w:u w:val="single"/>
        </w:rPr>
        <w:tab/>
      </w:r>
      <w:r w:rsidRPr="00AB0264">
        <w:rPr>
          <w:rFonts w:ascii="Arial" w:hAnsi="Arial" w:cs="Arial"/>
          <w:b/>
          <w:color w:val="000000"/>
          <w:u w:val="single"/>
        </w:rPr>
        <w:tab/>
        <w:t xml:space="preserve">d.d. </w:t>
      </w:r>
      <w:del w:id="5" w:author="Groote Haar, Linda" w:date="2026-08-12T14:52:00Z" w16du:dateUtc="2026-08-12T12:52:00Z">
        <w:r w:rsidR="00032395" w:rsidDel="00C029D5">
          <w:rPr>
            <w:rFonts w:ascii="Arial" w:hAnsi="Arial" w:cs="Arial"/>
            <w:b/>
            <w:color w:val="000000"/>
            <w:u w:val="single"/>
          </w:rPr>
          <w:delText>0</w:delText>
        </w:r>
        <w:r w:rsidR="00DA718C" w:rsidDel="00C029D5">
          <w:rPr>
            <w:rFonts w:ascii="Arial" w:hAnsi="Arial" w:cs="Arial"/>
            <w:b/>
            <w:color w:val="000000"/>
            <w:u w:val="single"/>
          </w:rPr>
          <w:delText>8</w:delText>
        </w:r>
        <w:r w:rsidR="002A3C2F" w:rsidDel="00C029D5">
          <w:rPr>
            <w:rFonts w:ascii="Arial" w:hAnsi="Arial" w:cs="Arial"/>
            <w:b/>
            <w:color w:val="000000"/>
            <w:u w:val="single"/>
          </w:rPr>
          <w:delText>-0</w:delText>
        </w:r>
        <w:r w:rsidR="00B75A3A" w:rsidDel="00C029D5">
          <w:rPr>
            <w:rFonts w:ascii="Arial" w:hAnsi="Arial" w:cs="Arial"/>
            <w:b/>
            <w:color w:val="000000"/>
            <w:u w:val="single"/>
          </w:rPr>
          <w:delText>3</w:delText>
        </w:r>
        <w:r w:rsidR="002A3C2F" w:rsidDel="00C029D5">
          <w:rPr>
            <w:rFonts w:ascii="Arial" w:hAnsi="Arial" w:cs="Arial"/>
            <w:b/>
            <w:color w:val="000000"/>
            <w:u w:val="single"/>
          </w:rPr>
          <w:delText>-201</w:delText>
        </w:r>
        <w:r w:rsidR="00CF2BDE" w:rsidDel="00C029D5">
          <w:rPr>
            <w:rFonts w:ascii="Arial" w:hAnsi="Arial" w:cs="Arial"/>
            <w:b/>
            <w:color w:val="000000"/>
            <w:u w:val="single"/>
          </w:rPr>
          <w:delText>6</w:delText>
        </w:r>
      </w:del>
      <w:ins w:id="6" w:author="Groote Haar, Linda" w:date="2026-08-12T14:52:00Z" w16du:dateUtc="2026-08-12T12:52:00Z">
        <w:r w:rsidR="00C029D5">
          <w:rPr>
            <w:rFonts w:ascii="Arial" w:hAnsi="Arial" w:cs="Arial"/>
            <w:b/>
            <w:color w:val="000000"/>
            <w:u w:val="single"/>
          </w:rPr>
          <w:t>12-08-2026</w:t>
        </w:r>
      </w:ins>
    </w:p>
    <w:p w14:paraId="113A98B1" w14:textId="77777777" w:rsidR="003150F1" w:rsidRPr="00411078" w:rsidRDefault="003150F1" w:rsidP="003150F1">
      <w:pPr>
        <w:suppressAutoHyphens/>
        <w:rPr>
          <w:rFonts w:ascii="Arial" w:hAnsi="Arial" w:cs="Arial"/>
        </w:rPr>
      </w:pPr>
    </w:p>
    <w:p w14:paraId="100079CC" w14:textId="77777777" w:rsidR="003150F1" w:rsidRPr="00411078" w:rsidRDefault="003150F1" w:rsidP="003150F1">
      <w:pPr>
        <w:tabs>
          <w:tab w:val="left" w:pos="-1440"/>
          <w:tab w:val="left" w:pos="-720"/>
        </w:tabs>
        <w:suppressAutoHyphens/>
        <w:rPr>
          <w:rFonts w:ascii="Arial" w:hAnsi="Arial" w:cs="Arial"/>
          <w:color w:val="FF0000"/>
        </w:rPr>
      </w:pPr>
      <w:r w:rsidRPr="00411078">
        <w:rPr>
          <w:rFonts w:ascii="Arial" w:hAnsi="Arial" w:cs="Arial"/>
          <w:color w:val="FF0000"/>
          <w:highlight w:val="yellow"/>
        </w:rPr>
        <w:t>TEKSTBLOK EQUIVALENTIEVERKLARING</w:t>
      </w:r>
      <w:r w:rsidRPr="00411078">
        <w:rPr>
          <w:rFonts w:ascii="Arial" w:hAnsi="Arial" w:cs="Arial"/>
          <w:color w:val="FF0000"/>
        </w:rPr>
        <w:t>.</w:t>
      </w:r>
    </w:p>
    <w:p w14:paraId="7D4D4320" w14:textId="77777777" w:rsidR="00471AC3" w:rsidRDefault="00471AC3" w:rsidP="00471AC3">
      <w:pPr>
        <w:tabs>
          <w:tab w:val="left" w:pos="-1440"/>
          <w:tab w:val="left" w:pos="-720"/>
        </w:tabs>
        <w:suppressAutoHyphens/>
        <w:rPr>
          <w:rFonts w:ascii="Arial" w:hAnsi="Arial" w:cs="Arial"/>
          <w:color w:val="800080"/>
        </w:rPr>
      </w:pPr>
    </w:p>
    <w:p w14:paraId="18150F6C" w14:textId="77777777" w:rsidR="002C1506" w:rsidRDefault="002C1506" w:rsidP="00471AC3">
      <w:pPr>
        <w:tabs>
          <w:tab w:val="left" w:pos="-1440"/>
          <w:tab w:val="left" w:pos="-720"/>
        </w:tabs>
        <w:suppressAutoHyphens/>
        <w:rPr>
          <w:rFonts w:ascii="Arial" w:hAnsi="Arial" w:cs="Arial"/>
          <w:color w:val="800080"/>
        </w:rPr>
      </w:pPr>
    </w:p>
    <w:p w14:paraId="7AFD722E" w14:textId="77777777" w:rsidR="002C1506" w:rsidRDefault="002C1506" w:rsidP="002C1506">
      <w:pPr>
        <w:tabs>
          <w:tab w:val="left" w:pos="-1440"/>
          <w:tab w:val="left" w:pos="-720"/>
        </w:tabs>
        <w:suppressAutoHyphens/>
        <w:jc w:val="center"/>
        <w:rPr>
          <w:rFonts w:ascii="Arial" w:hAnsi="Arial" w:cs="Arial"/>
          <w:color w:val="800080"/>
        </w:rPr>
      </w:pPr>
      <w:r w:rsidRPr="00444041">
        <w:rPr>
          <w:rFonts w:ascii="Arial" w:hAnsi="Arial" w:cs="Arial"/>
          <w:color w:val="800080"/>
          <w:highlight w:val="yellow"/>
        </w:rPr>
        <w:t>TEKSTBLOK TITEL HYPOTHEEKAKTEN</w:t>
      </w:r>
    </w:p>
    <w:p w14:paraId="681247A5" w14:textId="77777777" w:rsidR="002C1506" w:rsidRPr="00411078" w:rsidRDefault="002C1506" w:rsidP="003150F1">
      <w:pPr>
        <w:tabs>
          <w:tab w:val="left" w:pos="-1440"/>
          <w:tab w:val="left" w:pos="-720"/>
        </w:tabs>
        <w:suppressAutoHyphens/>
        <w:rPr>
          <w:rFonts w:ascii="Arial" w:hAnsi="Arial" w:cs="Arial"/>
          <w:color w:val="339966"/>
        </w:rPr>
      </w:pPr>
    </w:p>
    <w:p w14:paraId="20536560" w14:textId="77777777" w:rsidR="003150F1" w:rsidRPr="00411078" w:rsidRDefault="003150F1" w:rsidP="003150F1">
      <w:pPr>
        <w:tabs>
          <w:tab w:val="left" w:pos="-1440"/>
          <w:tab w:val="left" w:pos="-720"/>
        </w:tabs>
        <w:suppressAutoHyphens/>
        <w:rPr>
          <w:rFonts w:ascii="Arial" w:hAnsi="Arial" w:cs="Arial"/>
          <w:color w:val="FF0000"/>
          <w:highlight w:val="yellow"/>
        </w:rPr>
      </w:pPr>
      <w:r w:rsidRPr="00411078">
        <w:rPr>
          <w:rFonts w:ascii="Arial" w:hAnsi="Arial" w:cs="Arial"/>
          <w:color w:val="FF0000"/>
          <w:highlight w:val="yellow"/>
        </w:rPr>
        <w:t>TEKSTBLOK AANHEF</w:t>
      </w:r>
      <w:r w:rsidRPr="00411078">
        <w:rPr>
          <w:rFonts w:ascii="Arial" w:hAnsi="Arial" w:cs="Arial"/>
          <w:color w:val="FF0000"/>
        </w:rPr>
        <w:t>:</w:t>
      </w:r>
      <w:r w:rsidRPr="00411078">
        <w:rPr>
          <w:rFonts w:ascii="Arial" w:hAnsi="Arial" w:cs="Arial"/>
          <w:color w:val="FF0000"/>
          <w:highlight w:val="yellow"/>
        </w:rPr>
        <w:t xml:space="preserve"> </w:t>
      </w:r>
    </w:p>
    <w:p w14:paraId="72BD2CA4" w14:textId="1B2C6106" w:rsidR="00752B59" w:rsidRPr="007957C1" w:rsidRDefault="0092030B">
      <w:pPr>
        <w:pStyle w:val="Lijstalinea"/>
        <w:numPr>
          <w:ilvl w:val="0"/>
          <w:numId w:val="2"/>
        </w:numPr>
        <w:tabs>
          <w:tab w:val="left" w:pos="-1440"/>
          <w:tab w:val="left" w:pos="-720"/>
        </w:tabs>
        <w:suppressAutoHyphens/>
        <w:ind w:left="567" w:hanging="567"/>
        <w:rPr>
          <w:ins w:id="7" w:author="Groot, Karina de" w:date="2026-09-01T14:44:00Z" w16du:dateUtc="2026-09-01T12:44:00Z"/>
          <w:rFonts w:ascii="Arial" w:hAnsi="Arial" w:cs="Arial"/>
          <w:bCs/>
          <w:color w:val="FF0000"/>
          <w:rPrChange w:id="8" w:author="Groot, Karina de" w:date="2026-09-01T14:56:00Z" w16du:dateUtc="2026-09-01T12:56:00Z">
            <w:rPr>
              <w:ins w:id="9" w:author="Groot, Karina de" w:date="2026-09-01T14:44:00Z" w16du:dateUtc="2026-09-01T12:44:00Z"/>
            </w:rPr>
          </w:rPrChange>
        </w:rPr>
        <w:pPrChange w:id="10" w:author="Groot, Karina de" w:date="2026-09-01T14:57:00Z" w16du:dateUtc="2026-09-01T12:57:00Z">
          <w:pPr>
            <w:tabs>
              <w:tab w:val="left" w:pos="-1440"/>
              <w:tab w:val="left" w:pos="-720"/>
            </w:tabs>
            <w:suppressAutoHyphens/>
            <w:ind w:left="142" w:hanging="142"/>
          </w:pPr>
        </w:pPrChange>
      </w:pPr>
      <w:del w:id="11" w:author="Groot, Karina de" w:date="2026-09-01T14:44:00Z" w16du:dateUtc="2026-09-01T12:44:00Z">
        <w:r w:rsidRPr="007957C1" w:rsidDel="002F2D24">
          <w:rPr>
            <w:rFonts w:ascii="Arial" w:hAnsi="Arial" w:cs="Arial"/>
            <w:rPrChange w:id="12" w:author="Groot, Karina de" w:date="2026-09-01T14:56:00Z" w16du:dateUtc="2026-09-01T12:56:00Z">
              <w:rPr/>
            </w:rPrChange>
          </w:rPr>
          <w:fldChar w:fldCharType="begin"/>
        </w:r>
        <w:r w:rsidRPr="007957C1" w:rsidDel="002F2D24">
          <w:rPr>
            <w:rFonts w:ascii="Arial" w:hAnsi="Arial" w:cs="Arial"/>
            <w:rPrChange w:id="13" w:author="Groot, Karina de" w:date="2026-09-01T14:56:00Z" w16du:dateUtc="2026-09-01T12:56:00Z">
              <w:rPr/>
            </w:rPrChange>
          </w:rPr>
          <w:delInstrText>MacroButton Nomacro §</w:delInstrText>
        </w:r>
        <w:r w:rsidRPr="007957C1" w:rsidDel="002F2D24">
          <w:rPr>
            <w:rFonts w:ascii="Arial" w:hAnsi="Arial" w:cs="Arial"/>
            <w:rPrChange w:id="14" w:author="Groot, Karina de" w:date="2026-09-01T14:56:00Z" w16du:dateUtc="2026-09-01T12:56:00Z">
              <w:rPr/>
            </w:rPrChange>
          </w:rPr>
          <w:fldChar w:fldCharType="end"/>
        </w:r>
      </w:del>
      <w:del w:id="15" w:author="Groot, Karina de" w:date="2026-09-01T14:56:00Z" w16du:dateUtc="2026-09-01T12:56:00Z">
        <w:r w:rsidR="003150F1" w:rsidRPr="007957C1" w:rsidDel="007957C1">
          <w:rPr>
            <w:rFonts w:ascii="Arial" w:hAnsi="Arial" w:cs="Arial"/>
            <w:color w:val="FF0000"/>
            <w:rPrChange w:id="16" w:author="Groot, Karina de" w:date="2026-09-01T14:56:00Z" w16du:dateUtc="2026-09-01T12:56:00Z">
              <w:rPr/>
            </w:rPrChange>
          </w:rPr>
          <w:delText>1</w:delText>
        </w:r>
      </w:del>
      <w:ins w:id="17" w:author="Groot, Karina de" w:date="2026-09-01T14:44:00Z" w16du:dateUtc="2026-09-01T12:44:00Z">
        <w:r w:rsidR="00752B59" w:rsidRPr="007957C1">
          <w:rPr>
            <w:rFonts w:ascii="Arial" w:hAnsi="Arial" w:cs="Arial"/>
            <w:bCs/>
            <w:color w:val="FF0000"/>
            <w:highlight w:val="yellow"/>
            <w:rPrChange w:id="18" w:author="Groot, Karina de" w:date="2026-09-01T14:56:00Z" w16du:dateUtc="2026-09-01T12:56:00Z">
              <w:rPr>
                <w:highlight w:val="yellow"/>
              </w:rPr>
            </w:rPrChange>
          </w:rPr>
          <w:t>TEKSTBLOK GEVOLMACHTIGDE</w:t>
        </w:r>
        <w:r w:rsidR="00752B59" w:rsidRPr="007957C1">
          <w:rPr>
            <w:rFonts w:ascii="Arial" w:hAnsi="Arial" w:cs="Arial"/>
            <w:bCs/>
            <w:color w:val="FF0000"/>
            <w:rPrChange w:id="19" w:author="Groot, Karina de" w:date="2026-09-01T14:56:00Z" w16du:dateUtc="2026-09-01T12:56:00Z">
              <w:rPr/>
            </w:rPrChange>
          </w:rPr>
          <w:t xml:space="preserve">: </w:t>
        </w:r>
      </w:ins>
    </w:p>
    <w:p w14:paraId="48981D9B" w14:textId="0A38EA39" w:rsidR="002F2D24" w:rsidRDefault="00752B59">
      <w:pPr>
        <w:tabs>
          <w:tab w:val="left" w:pos="-1440"/>
          <w:tab w:val="left" w:pos="-720"/>
        </w:tabs>
        <w:suppressAutoHyphens/>
        <w:ind w:left="567"/>
        <w:rPr>
          <w:ins w:id="20" w:author="Groot, Karina de" w:date="2026-09-01T14:46:00Z" w16du:dateUtc="2026-09-01T12:46:00Z"/>
          <w:rFonts w:ascii="Arial" w:hAnsi="Arial" w:cs="Arial"/>
          <w:color w:val="FF0000"/>
        </w:rPr>
        <w:pPrChange w:id="21" w:author="Groot, Karina de" w:date="2026-09-01T14:54:00Z" w16du:dateUtc="2026-09-01T12:54:00Z">
          <w:pPr>
            <w:tabs>
              <w:tab w:val="left" w:pos="-1440"/>
              <w:tab w:val="left" w:pos="-720"/>
            </w:tabs>
            <w:suppressAutoHyphens/>
            <w:ind w:left="284" w:hanging="284"/>
          </w:pPr>
        </w:pPrChange>
      </w:pPr>
      <w:ins w:id="22" w:author="Groot, Karina de" w:date="2026-09-01T14:44:00Z" w16du:dateUtc="2026-09-01T12:44:00Z">
        <w:r w:rsidRPr="00022174">
          <w:rPr>
            <w:rFonts w:ascii="Arial" w:hAnsi="Arial" w:cs="Arial"/>
            <w:color w:val="FF0000"/>
            <w:highlight w:val="yellow"/>
          </w:rPr>
          <w:t>TEKSTBLOK RECHTSPERSOON</w:t>
        </w:r>
        <w:r w:rsidRPr="00022174">
          <w:rPr>
            <w:rFonts w:ascii="Arial" w:hAnsi="Arial" w:cs="Arial"/>
            <w:color w:val="800080"/>
          </w:rPr>
          <w:t xml:space="preserve"> (correspond</w:t>
        </w:r>
        <w:r w:rsidRPr="00476D10">
          <w:rPr>
            <w:rFonts w:ascii="Arial" w:hAnsi="Arial" w:cs="Arial"/>
            <w:color w:val="800080"/>
          </w:rPr>
          <w:t>ent</w:t>
        </w:r>
        <w:r w:rsidRPr="00022174">
          <w:rPr>
            <w:rFonts w:ascii="Arial" w:hAnsi="Arial" w:cs="Arial"/>
            <w:color w:val="800080"/>
          </w:rPr>
          <w:t>ieadres voor alle</w:t>
        </w:r>
      </w:ins>
      <w:ins w:id="23" w:author="Groot, Karina de" w:date="2026-09-01T14:47:00Z" w16du:dateUtc="2026-09-01T12:47:00Z">
        <w:r w:rsidR="002F2D24">
          <w:rPr>
            <w:rFonts w:ascii="Arial" w:hAnsi="Arial" w:cs="Arial"/>
            <w:color w:val="800080"/>
          </w:rPr>
          <w:t xml:space="preserve"> </w:t>
        </w:r>
      </w:ins>
      <w:ins w:id="24" w:author="Groot, Karina de" w:date="2026-09-01T14:44:00Z" w16du:dateUtc="2026-09-01T12:44:00Z">
        <w:r w:rsidRPr="00022174">
          <w:rPr>
            <w:rFonts w:ascii="Arial" w:hAnsi="Arial" w:cs="Arial"/>
            <w:color w:val="800080"/>
          </w:rPr>
          <w:t xml:space="preserve">aangelegenheden betreffende de hierna te vermelden rechtshandelingen: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label</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afdeling</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postcode</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plaats</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w:t>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straatnaam</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huisnummer</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letter</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toevoeging</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 xml:space="preserve"> </w:t>
        </w:r>
        <w:r w:rsidRPr="00022174">
          <w:rPr>
            <w:rFonts w:ascii="Arial" w:hAnsi="Arial" w:cs="Arial"/>
            <w:color w:val="800080"/>
          </w:rPr>
          <w:t xml:space="preserve">/postbus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postbusnummer</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postcode</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plaats</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regio</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plaats</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w:t>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straat</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land</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w:t>
        </w:r>
        <w:r w:rsidRPr="00022174">
          <w:rPr>
            <w:rFonts w:ascii="Arial" w:hAnsi="Arial" w:cs="Arial"/>
            <w:color w:val="FF0000"/>
          </w:rPr>
          <w:t>;</w:t>
        </w:r>
      </w:ins>
    </w:p>
    <w:p w14:paraId="3A64E4F3" w14:textId="6698143C" w:rsidR="003150F1" w:rsidRPr="00411078" w:rsidDel="00752B59" w:rsidRDefault="00752B59">
      <w:pPr>
        <w:tabs>
          <w:tab w:val="left" w:pos="-1440"/>
          <w:tab w:val="left" w:pos="-720"/>
        </w:tabs>
        <w:suppressAutoHyphens/>
        <w:ind w:left="567"/>
        <w:rPr>
          <w:del w:id="25" w:author="Groot, Karina de" w:date="2026-09-01T14:44:00Z" w16du:dateUtc="2026-09-01T12:44:00Z"/>
          <w:rFonts w:ascii="Arial" w:hAnsi="Arial" w:cs="Arial"/>
        </w:rPr>
        <w:pPrChange w:id="26" w:author="Groot, Karina de" w:date="2026-09-01T15:02:00Z" w16du:dateUtc="2026-09-01T13:02:00Z">
          <w:pPr>
            <w:tabs>
              <w:tab w:val="left" w:pos="-1440"/>
              <w:tab w:val="left" w:pos="-720"/>
            </w:tabs>
            <w:suppressAutoHyphens/>
          </w:pPr>
        </w:pPrChange>
      </w:pPr>
      <w:ins w:id="27" w:author="Groot, Karina de" w:date="2026-09-01T14:44:00Z" w16du:dateUtc="2026-09-01T12:44:00Z">
        <w:r w:rsidRPr="00784683">
          <w:rPr>
            <w:rFonts w:ascii="Arial" w:hAnsi="Arial" w:cs="Arial"/>
            <w:color w:val="FF0000"/>
          </w:rPr>
          <w:t>hierna te noemen:</w:t>
        </w:r>
      </w:ins>
      <w:del w:id="28" w:author="Groot, Karina de" w:date="2026-09-01T14:44:00Z" w16du:dateUtc="2026-09-01T12:44:00Z">
        <w:r w:rsidR="003150F1" w:rsidRPr="00411078" w:rsidDel="00752B59">
          <w:rPr>
            <w:rFonts w:ascii="Arial" w:hAnsi="Arial" w:cs="Arial"/>
            <w:color w:val="FF0000"/>
          </w:rPr>
          <w:delText>.</w:delText>
        </w:r>
        <w:r w:rsidR="003150F1" w:rsidRPr="00411078" w:rsidDel="00752B59">
          <w:rPr>
            <w:rFonts w:ascii="Arial" w:hAnsi="Arial" w:cs="Arial"/>
          </w:rPr>
          <w:delText xml:space="preserve"> </w:delText>
        </w:r>
        <w:r w:rsidR="0092030B" w:rsidRPr="002A3C2F" w:rsidDel="00752B59">
          <w:rPr>
            <w:rFonts w:ascii="Arial" w:hAnsi="Arial" w:cs="Arial"/>
          </w:rPr>
          <w:fldChar w:fldCharType="begin"/>
        </w:r>
        <w:r w:rsidR="0092030B" w:rsidRPr="002A3C2F" w:rsidDel="00752B59">
          <w:rPr>
            <w:rFonts w:ascii="Arial" w:hAnsi="Arial" w:cs="Arial"/>
          </w:rPr>
          <w:delInstrText>MacroButton Nomacro §</w:delInstrText>
        </w:r>
        <w:r w:rsidR="0092030B" w:rsidRPr="002A3C2F" w:rsidDel="00752B59">
          <w:rPr>
            <w:rFonts w:ascii="Arial" w:hAnsi="Arial" w:cs="Arial"/>
          </w:rPr>
          <w:fldChar w:fldCharType="end"/>
        </w:r>
        <w:r w:rsidR="003150F1" w:rsidRPr="00411078" w:rsidDel="00752B59">
          <w:rPr>
            <w:rFonts w:ascii="Arial" w:hAnsi="Arial" w:cs="Arial"/>
            <w:bCs/>
            <w:color w:val="FF0000"/>
            <w:highlight w:val="yellow"/>
          </w:rPr>
          <w:delText>TEKSTBLOK GEVOLMACHTIGDE</w:delText>
        </w:r>
        <w:r w:rsidR="003150F1" w:rsidRPr="00411078" w:rsidDel="00752B59">
          <w:rPr>
            <w:rFonts w:ascii="Arial" w:hAnsi="Arial" w:cs="Arial"/>
            <w:bCs/>
            <w:color w:val="FF0000"/>
          </w:rPr>
          <w:delText>:</w:delText>
        </w:r>
        <w:r w:rsidR="003150F1" w:rsidRPr="00411078" w:rsidDel="00752B59">
          <w:rPr>
            <w:rFonts w:ascii="Arial" w:hAnsi="Arial" w:cs="Arial"/>
          </w:rPr>
          <w:tab/>
        </w:r>
      </w:del>
    </w:p>
    <w:p w14:paraId="4BB00648" w14:textId="6EA3B725" w:rsidR="003150F1" w:rsidRPr="00411078" w:rsidDel="00752B59" w:rsidRDefault="0092030B">
      <w:pPr>
        <w:tabs>
          <w:tab w:val="left" w:pos="-1440"/>
          <w:tab w:val="left" w:pos="-720"/>
        </w:tabs>
        <w:suppressAutoHyphens/>
        <w:ind w:left="567"/>
        <w:rPr>
          <w:del w:id="29" w:author="Groot, Karina de" w:date="2026-09-01T14:44:00Z" w16du:dateUtc="2026-09-01T12:44:00Z"/>
          <w:rFonts w:ascii="Arial" w:hAnsi="Arial" w:cs="Arial"/>
          <w:color w:val="339966"/>
        </w:rPr>
        <w:pPrChange w:id="30" w:author="Groot, Karina de" w:date="2026-09-01T15:02:00Z" w16du:dateUtc="2026-09-01T13:02:00Z">
          <w:pPr>
            <w:tabs>
              <w:tab w:val="left" w:pos="-1440"/>
              <w:tab w:val="left" w:pos="-720"/>
            </w:tabs>
            <w:suppressAutoHyphens/>
          </w:pPr>
        </w:pPrChange>
      </w:pPr>
      <w:del w:id="31" w:author="Groot, Karina de" w:date="2026-09-01T14:44:00Z" w16du:dateUtc="2026-09-01T12:44:00Z">
        <w:r w:rsidRPr="002A3C2F" w:rsidDel="00752B59">
          <w:rPr>
            <w:rFonts w:ascii="Arial" w:hAnsi="Arial" w:cs="Arial"/>
          </w:rPr>
          <w:fldChar w:fldCharType="begin"/>
        </w:r>
        <w:r w:rsidRPr="002A3C2F" w:rsidDel="00752B59">
          <w:rPr>
            <w:rFonts w:ascii="Arial" w:hAnsi="Arial" w:cs="Arial"/>
          </w:rPr>
          <w:delInstrText>MacroButton Nomacro §</w:delInstrText>
        </w:r>
        <w:r w:rsidRPr="002A3C2F" w:rsidDel="00752B59">
          <w:rPr>
            <w:rFonts w:ascii="Arial" w:hAnsi="Arial" w:cs="Arial"/>
          </w:rPr>
          <w:fldChar w:fldCharType="end"/>
        </w:r>
        <w:r w:rsidR="003150F1" w:rsidRPr="00411078" w:rsidDel="00752B59">
          <w:rPr>
            <w:rFonts w:ascii="Arial" w:hAnsi="Arial" w:cs="Arial"/>
            <w:color w:val="800080"/>
          </w:rPr>
          <w:delText>a.</w:delText>
        </w:r>
        <w:r w:rsidR="003150F1" w:rsidRPr="00411078" w:rsidDel="00752B59">
          <w:rPr>
            <w:rFonts w:ascii="Arial" w:hAnsi="Arial" w:cs="Arial"/>
          </w:rPr>
          <w:delText xml:space="preserve"> </w:delText>
        </w:r>
        <w:r w:rsidRPr="002A3C2F" w:rsidDel="00752B59">
          <w:rPr>
            <w:rFonts w:ascii="Arial" w:hAnsi="Arial" w:cs="Arial"/>
          </w:rPr>
          <w:fldChar w:fldCharType="begin"/>
        </w:r>
        <w:r w:rsidRPr="002A3C2F" w:rsidDel="00752B59">
          <w:rPr>
            <w:rFonts w:ascii="Arial" w:hAnsi="Arial" w:cs="Arial"/>
          </w:rPr>
          <w:delInstrText>MacroButton Nomacro §</w:delInstrText>
        </w:r>
        <w:r w:rsidRPr="002A3C2F" w:rsidDel="00752B59">
          <w:rPr>
            <w:rFonts w:ascii="Arial" w:hAnsi="Arial" w:cs="Arial"/>
          </w:rPr>
          <w:fldChar w:fldCharType="end"/>
        </w:r>
        <w:r w:rsidR="003150F1" w:rsidRPr="002A3C2F" w:rsidDel="00752B59">
          <w:rPr>
            <w:rFonts w:ascii="Arial" w:hAnsi="Arial" w:cs="Arial"/>
            <w:color w:val="339966"/>
            <w:highlight w:val="yellow"/>
          </w:rPr>
          <w:delText>TEKSTBLOK PARTIJ NATUURLIJK PERSOON/TEKSTBLOK PARTIJ NIET NATUURLIJK PERSOON</w:delText>
        </w:r>
        <w:r w:rsidR="003150F1" w:rsidRPr="00411078" w:rsidDel="00752B59">
          <w:rPr>
            <w:rFonts w:ascii="Arial" w:hAnsi="Arial" w:cs="Arial"/>
            <w:color w:val="FF0000"/>
          </w:rPr>
          <w:delText>;</w:delText>
        </w:r>
        <w:r w:rsidR="003150F1" w:rsidRPr="00411078" w:rsidDel="00752B59">
          <w:rPr>
            <w:rFonts w:ascii="Arial" w:hAnsi="Arial" w:cs="Arial"/>
            <w:color w:val="008000"/>
          </w:rPr>
          <w:delText xml:space="preserve"> </w:delText>
        </w:r>
      </w:del>
    </w:p>
    <w:p w14:paraId="3AEDE75A" w14:textId="19B5E920" w:rsidR="003150F1" w:rsidRPr="00411078" w:rsidDel="002F2D24" w:rsidRDefault="003150F1">
      <w:pPr>
        <w:tabs>
          <w:tab w:val="left" w:pos="-1440"/>
          <w:tab w:val="left" w:pos="-720"/>
        </w:tabs>
        <w:suppressAutoHyphens/>
        <w:ind w:left="567"/>
        <w:rPr>
          <w:del w:id="32" w:author="Groot, Karina de" w:date="2026-09-01T14:45:00Z" w16du:dateUtc="2026-09-01T12:45:00Z"/>
          <w:rFonts w:ascii="Arial" w:hAnsi="Arial" w:cs="Arial"/>
          <w:color w:val="FF0000"/>
        </w:rPr>
        <w:pPrChange w:id="33" w:author="Groot, Karina de" w:date="2026-09-01T15:02:00Z" w16du:dateUtc="2026-09-01T13:02:00Z">
          <w:pPr>
            <w:tabs>
              <w:tab w:val="left" w:pos="-1440"/>
              <w:tab w:val="left" w:pos="-720"/>
            </w:tabs>
            <w:suppressAutoHyphens/>
          </w:pPr>
        </w:pPrChange>
      </w:pPr>
      <w:del w:id="34" w:author="Groot, Karina de" w:date="2026-09-01T14:44:00Z" w16du:dateUtc="2026-09-01T12:44:00Z">
        <w:r w:rsidRPr="00411078" w:rsidDel="00752B59">
          <w:rPr>
            <w:rFonts w:ascii="Arial" w:hAnsi="Arial" w:cs="Arial"/>
            <w:color w:val="FF0000"/>
          </w:rPr>
          <w:delText xml:space="preserve">     hierna te noemen: </w:delText>
        </w:r>
      </w:del>
      <w:r w:rsidRPr="00411078">
        <w:rPr>
          <w:rFonts w:ascii="Arial" w:hAnsi="Arial" w:cs="Arial"/>
          <w:color w:val="FF0000"/>
        </w:rPr>
        <w:t>‘</w:t>
      </w:r>
      <w:del w:id="35" w:author="Groote Haar, Linda" w:date="2026-08-12T14:52:00Z" w16du:dateUtc="2026-08-12T12:52:00Z">
        <w:r w:rsidRPr="00411078" w:rsidDel="00FA0571">
          <w:rPr>
            <w:rFonts w:ascii="Arial" w:hAnsi="Arial" w:cs="Arial"/>
            <w:color w:val="FF0000"/>
            <w:u w:val="single"/>
          </w:rPr>
          <w:delText>Bank</w:delText>
        </w:r>
        <w:r w:rsidRPr="00411078" w:rsidDel="00FA0571">
          <w:rPr>
            <w:rFonts w:ascii="Arial" w:hAnsi="Arial" w:cs="Arial"/>
            <w:color w:val="FF0000"/>
          </w:rPr>
          <w:delText>’</w:delText>
        </w:r>
      </w:del>
      <w:ins w:id="36" w:author="Groote Haar, Linda" w:date="2026-08-12T14:52:00Z" w16du:dateUtc="2026-08-12T12:52:00Z">
        <w:r w:rsidR="00FA0571">
          <w:rPr>
            <w:rFonts w:ascii="Arial" w:hAnsi="Arial" w:cs="Arial"/>
            <w:color w:val="FF0000"/>
            <w:u w:val="single"/>
          </w:rPr>
          <w:t>Florius</w:t>
        </w:r>
        <w:r w:rsidR="00FA0571" w:rsidRPr="00411078">
          <w:rPr>
            <w:rFonts w:ascii="Arial" w:hAnsi="Arial" w:cs="Arial"/>
            <w:color w:val="FF0000"/>
          </w:rPr>
          <w:t>’</w:t>
        </w:r>
        <w:r w:rsidR="00CF3415">
          <w:rPr>
            <w:rFonts w:ascii="Arial" w:hAnsi="Arial" w:cs="Arial"/>
            <w:color w:val="FF0000"/>
          </w:rPr>
          <w:t>;</w:t>
        </w:r>
      </w:ins>
      <w:del w:id="37" w:author="Groote Haar, Linda" w:date="2026-08-12T14:52:00Z" w16du:dateUtc="2026-08-12T12:52:00Z">
        <w:r w:rsidRPr="00411078" w:rsidDel="00CF3415">
          <w:rPr>
            <w:rFonts w:ascii="Arial" w:hAnsi="Arial" w:cs="Arial"/>
            <w:color w:val="FF0000"/>
          </w:rPr>
          <w:delText>,</w:delText>
        </w:r>
      </w:del>
    </w:p>
    <w:p w14:paraId="53D13073" w14:textId="494021D3" w:rsidR="003150F1" w:rsidRPr="00411078" w:rsidRDefault="003150F1" w:rsidP="00E50AD4">
      <w:pPr>
        <w:tabs>
          <w:tab w:val="left" w:pos="-1440"/>
          <w:tab w:val="left" w:pos="-720"/>
        </w:tabs>
        <w:suppressAutoHyphens/>
        <w:ind w:left="567"/>
        <w:rPr>
          <w:rFonts w:ascii="Arial" w:hAnsi="Arial" w:cs="Arial"/>
          <w:color w:val="FF0000"/>
          <w:highlight w:val="yellow"/>
        </w:rPr>
      </w:pPr>
      <w:del w:id="38" w:author="Groot, Karina de" w:date="2026-09-01T14:45:00Z" w16du:dateUtc="2026-09-01T12:45:00Z">
        <w:r w:rsidRPr="00411078" w:rsidDel="002F2D24">
          <w:rPr>
            <w:rFonts w:ascii="Arial" w:hAnsi="Arial" w:cs="Arial"/>
            <w:color w:val="FF0000"/>
          </w:rPr>
          <w:tab/>
          <w:delText xml:space="preserve">  </w:delText>
        </w:r>
      </w:del>
      <w:del w:id="39" w:author="Groote Haar, Linda" w:date="2026-08-12T14:52:00Z" w16du:dateUtc="2026-08-12T12:52:00Z">
        <w:r w:rsidRPr="00411078" w:rsidDel="00CF3415">
          <w:rPr>
            <w:rFonts w:ascii="Arial" w:hAnsi="Arial" w:cs="Arial"/>
            <w:color w:val="FF0000"/>
          </w:rPr>
          <w:delText>de Bank hierna handelend onder de naam: ‘Florius’;</w:delText>
        </w:r>
      </w:del>
    </w:p>
    <w:p w14:paraId="1B3C93EE" w14:textId="75F20434" w:rsidR="003150F1" w:rsidRPr="00E50AD4" w:rsidRDefault="003150F1" w:rsidP="00E50AD4">
      <w:pPr>
        <w:pStyle w:val="Lijstalinea"/>
        <w:numPr>
          <w:ilvl w:val="0"/>
          <w:numId w:val="2"/>
        </w:numPr>
        <w:tabs>
          <w:tab w:val="left" w:pos="-1440"/>
          <w:tab w:val="left" w:pos="-720"/>
        </w:tabs>
        <w:suppressAutoHyphens/>
        <w:ind w:left="567" w:hanging="567"/>
        <w:rPr>
          <w:rFonts w:ascii="Arial" w:hAnsi="Arial" w:cs="Arial"/>
        </w:rPr>
      </w:pPr>
      <w:r w:rsidRPr="00E50AD4">
        <w:rPr>
          <w:rFonts w:ascii="Arial" w:hAnsi="Arial" w:cs="Arial"/>
          <w:bCs/>
          <w:color w:val="800080"/>
          <w:highlight w:val="yellow"/>
        </w:rPr>
        <w:t>TEKSTBLOK GEVOLMACHTIGDE</w:t>
      </w:r>
      <w:r w:rsidRPr="00E50AD4">
        <w:rPr>
          <w:rFonts w:ascii="Arial" w:hAnsi="Arial" w:cs="Arial"/>
          <w:bCs/>
          <w:color w:val="800080"/>
        </w:rPr>
        <w:t>:</w:t>
      </w:r>
    </w:p>
    <w:p w14:paraId="7E03D75E" w14:textId="77777777" w:rsidR="003150F1" w:rsidRPr="00411078" w:rsidRDefault="008C42CD">
      <w:pPr>
        <w:ind w:left="1134" w:hanging="425"/>
        <w:rPr>
          <w:rFonts w:ascii="Arial" w:hAnsi="Arial" w:cs="Arial"/>
          <w:color w:val="339966"/>
        </w:rPr>
        <w:pPrChange w:id="40" w:author="Groot, Karina de" w:date="2026-09-01T15:01:00Z" w16du:dateUtc="2026-09-01T13:01:00Z">
          <w:pPr>
            <w:ind w:left="748" w:hanging="448"/>
          </w:pPr>
        </w:pPrChange>
      </w:pPr>
      <w:r w:rsidRPr="002A3C2F">
        <w:rPr>
          <w:rFonts w:ascii="Arial" w:hAnsi="Arial" w:cs="Arial"/>
        </w:rPr>
        <w:fldChar w:fldCharType="begin"/>
      </w:r>
      <w:r w:rsidRPr="002A3C2F">
        <w:rPr>
          <w:rFonts w:ascii="Arial" w:hAnsi="Arial" w:cs="Arial"/>
        </w:rPr>
        <w:instrText>MacroButton Nomacro §</w:instrText>
      </w:r>
      <w:r w:rsidRPr="002A3C2F">
        <w:rPr>
          <w:rFonts w:ascii="Arial" w:hAnsi="Arial" w:cs="Arial"/>
        </w:rPr>
        <w:fldChar w:fldCharType="end"/>
      </w:r>
      <w:r w:rsidR="003150F1" w:rsidRPr="00411078">
        <w:rPr>
          <w:rFonts w:ascii="Arial" w:hAnsi="Arial" w:cs="Arial"/>
          <w:color w:val="800080"/>
        </w:rPr>
        <w:t>a.</w:t>
      </w:r>
      <w:r w:rsidR="0092030B" w:rsidRPr="0092030B">
        <w:rPr>
          <w:rFonts w:ascii="Times New Roman" w:hAnsi="Times New Roman"/>
        </w:rPr>
        <w:t xml:space="preserve"> </w:t>
      </w:r>
      <w:r w:rsidR="0092030B" w:rsidRPr="002A3C2F">
        <w:rPr>
          <w:rFonts w:ascii="Arial" w:hAnsi="Arial" w:cs="Arial"/>
        </w:rPr>
        <w:fldChar w:fldCharType="begin"/>
      </w:r>
      <w:r w:rsidR="0092030B" w:rsidRPr="002A3C2F">
        <w:rPr>
          <w:rFonts w:ascii="Arial" w:hAnsi="Arial" w:cs="Arial"/>
        </w:rPr>
        <w:instrText>MacroButton Nomacro §</w:instrText>
      </w:r>
      <w:r w:rsidR="0092030B" w:rsidRPr="002A3C2F">
        <w:rPr>
          <w:rFonts w:ascii="Arial" w:hAnsi="Arial" w:cs="Arial"/>
        </w:rPr>
        <w:fldChar w:fldCharType="end"/>
      </w:r>
      <w:r w:rsidR="003150F1" w:rsidRPr="002A3C2F">
        <w:rPr>
          <w:rFonts w:ascii="Arial" w:hAnsi="Arial" w:cs="Arial"/>
          <w:color w:val="339966"/>
          <w:highlight w:val="yellow"/>
        </w:rPr>
        <w:t>TEKSTBLOK PARTIJ NATUURLIJK PERSOON/TEKSTBLOK PARTIJ NIET NATUURLIJK PERSOON</w:t>
      </w:r>
      <w:r w:rsidR="003150F1" w:rsidRPr="00411078">
        <w:rPr>
          <w:rFonts w:ascii="Arial" w:hAnsi="Arial" w:cs="Arial"/>
          <w:color w:val="FF0000"/>
        </w:rPr>
        <w:t>;</w:t>
      </w:r>
    </w:p>
    <w:p w14:paraId="746A1D0B" w14:textId="734066AF" w:rsidR="009D3D1B" w:rsidRDefault="003150F1" w:rsidP="00A610EC">
      <w:pPr>
        <w:tabs>
          <w:tab w:val="left" w:pos="-1440"/>
          <w:tab w:val="left" w:pos="-720"/>
        </w:tabs>
        <w:suppressAutoHyphens/>
        <w:ind w:left="851"/>
        <w:rPr>
          <w:rFonts w:ascii="Arial" w:hAnsi="Arial" w:cs="Arial"/>
          <w:color w:val="FF0000"/>
        </w:rPr>
        <w:pPrChange w:id="41" w:author="Groot, Karina de" w:date="2026-09-28T09:21:00Z" w16du:dateUtc="2026-09-28T07:21:00Z">
          <w:pPr>
            <w:tabs>
              <w:tab w:val="left" w:pos="-1440"/>
              <w:tab w:val="left" w:pos="-720"/>
            </w:tabs>
            <w:suppressAutoHyphens/>
          </w:pPr>
        </w:pPrChange>
      </w:pPr>
      <w:del w:id="42" w:author="Groot, Karina de" w:date="2026-09-25T11:22:00Z" w16du:dateUtc="2026-09-25T09:22:00Z">
        <w:r w:rsidRPr="00411078" w:rsidDel="00E74B54">
          <w:rPr>
            <w:rFonts w:ascii="Arial" w:hAnsi="Arial" w:cs="Arial"/>
            <w:color w:val="FF0000"/>
          </w:rPr>
          <w:tab/>
        </w:r>
      </w:del>
      <w:ins w:id="43" w:author="Groot, Karina de" w:date="2026-09-25T11:22:00Z">
        <w:r w:rsidR="00E74B54" w:rsidRPr="00E74B54">
          <w:rPr>
            <w:rFonts w:ascii="Arial" w:hAnsi="Arial" w:cs="Arial"/>
            <w:color w:val="FF0000"/>
          </w:rPr>
          <w:t>hierna</w:t>
        </w:r>
        <w:r w:rsidR="00E74B54" w:rsidRPr="00386FE8">
          <w:rPr>
            <w:rFonts w:ascii="Arial" w:hAnsi="Arial" w:cs="Arial"/>
            <w:color w:val="800080"/>
            <w:rPrChange w:id="44" w:author="Groot, Karina de" w:date="2026-09-25T11:40:00Z" w16du:dateUtc="2026-09-25T09:40:00Z">
              <w:rPr>
                <w:rFonts w:ascii="Arial" w:hAnsi="Arial" w:cs="Arial"/>
                <w:color w:val="FF0000"/>
              </w:rPr>
            </w:rPrChange>
          </w:rPr>
          <w:t>, zowel tezamen als ieder afzonderlijk,</w:t>
        </w:r>
        <w:r w:rsidR="00E74B54" w:rsidRPr="00E74B54">
          <w:rPr>
            <w:rFonts w:ascii="Arial" w:hAnsi="Arial" w:cs="Arial"/>
            <w:color w:val="FF0000"/>
          </w:rPr>
          <w:t xml:space="preserve"> te noemen: de </w:t>
        </w:r>
        <w:r w:rsidR="00E74B54" w:rsidRPr="00E74B54">
          <w:rPr>
            <w:rFonts w:ascii="Arial" w:hAnsi="Arial" w:cs="Arial"/>
            <w:color w:val="FF0000"/>
            <w:u w:val="single"/>
            <w:rPrChange w:id="45" w:author="Groot, Karina de" w:date="2026-09-25T11:24:00Z" w16du:dateUtc="2026-09-25T09:24:00Z">
              <w:rPr>
                <w:rFonts w:ascii="Arial" w:hAnsi="Arial" w:cs="Arial"/>
                <w:color w:val="FF0000"/>
              </w:rPr>
            </w:rPrChange>
          </w:rPr>
          <w:t>'</w:t>
        </w:r>
      </w:ins>
      <w:ins w:id="46" w:author="Groot, Karina de" w:date="2026-09-25T11:26:00Z" w16du:dateUtc="2026-09-25T09:26:00Z">
        <w:r w:rsidR="00E74B54">
          <w:rPr>
            <w:rFonts w:ascii="Arial" w:hAnsi="Arial" w:cs="Arial"/>
            <w:color w:val="FF0000"/>
            <w:u w:val="single"/>
          </w:rPr>
          <w:t>s</w:t>
        </w:r>
      </w:ins>
      <w:ins w:id="47" w:author="Groot, Karina de" w:date="2026-09-25T11:22:00Z">
        <w:r w:rsidR="00E74B54" w:rsidRPr="00E74B54">
          <w:rPr>
            <w:rFonts w:ascii="Arial" w:hAnsi="Arial" w:cs="Arial"/>
            <w:color w:val="FF0000"/>
            <w:u w:val="single"/>
            <w:rPrChange w:id="48" w:author="Groot, Karina de" w:date="2026-09-25T11:24:00Z" w16du:dateUtc="2026-09-25T09:24:00Z">
              <w:rPr>
                <w:rFonts w:ascii="Arial" w:hAnsi="Arial" w:cs="Arial"/>
                <w:color w:val="FF0000"/>
              </w:rPr>
            </w:rPrChange>
          </w:rPr>
          <w:t>chuldenaar'</w:t>
        </w:r>
        <w:r w:rsidR="00E74B54" w:rsidRPr="00E74B54">
          <w:rPr>
            <w:rFonts w:ascii="Arial" w:hAnsi="Arial" w:cs="Arial"/>
            <w:color w:val="FF0000"/>
          </w:rPr>
          <w:t xml:space="preserve">. </w:t>
        </w:r>
      </w:ins>
      <w:del w:id="49" w:author="Groot, Karina de" w:date="2026-09-25T11:22:00Z" w16du:dateUtc="2026-09-25T09:22:00Z">
        <w:r w:rsidR="003F628F" w:rsidDel="00E74B54">
          <w:rPr>
            <w:rFonts w:ascii="Arial" w:hAnsi="Arial" w:cs="Arial"/>
            <w:color w:val="FF0000"/>
            <w:highlight w:val="yellow"/>
          </w:rPr>
          <w:delText>TEKSTBLOK P</w:delText>
        </w:r>
        <w:r w:rsidR="00833F8F" w:rsidRPr="00833F8F" w:rsidDel="00E74B54">
          <w:rPr>
            <w:rFonts w:ascii="Arial" w:hAnsi="Arial" w:cs="Arial"/>
            <w:color w:val="FF0000"/>
            <w:highlight w:val="yellow"/>
          </w:rPr>
          <w:delText>ARTIJNAMEN IN HYPOTHEEKAKTEN</w:delText>
        </w:r>
        <w:r w:rsidR="00F84B24" w:rsidRPr="00411078" w:rsidDel="00E74B54">
          <w:rPr>
            <w:rFonts w:ascii="Arial" w:hAnsi="Arial" w:cs="Arial"/>
            <w:color w:val="FF0000"/>
          </w:rPr>
          <w:delText>.</w:delText>
        </w:r>
      </w:del>
    </w:p>
    <w:p w14:paraId="25E91E6B" w14:textId="77777777" w:rsidR="00437817" w:rsidRPr="00784683" w:rsidRDefault="00437817" w:rsidP="00437817">
      <w:pPr>
        <w:tabs>
          <w:tab w:val="left" w:pos="-1440"/>
          <w:tab w:val="left" w:pos="-720"/>
          <w:tab w:val="left" w:pos="425"/>
        </w:tabs>
        <w:suppressAutoHyphens/>
        <w:rPr>
          <w:rFonts w:ascii="Arial" w:hAnsi="Arial" w:cs="Arial"/>
          <w:bCs/>
          <w:color w:val="FF0000"/>
        </w:rPr>
      </w:pPr>
      <w:r w:rsidRPr="000B6559">
        <w:rPr>
          <w:rFonts w:ascii="Arial" w:hAnsi="Arial"/>
          <w:color w:val="FF0000"/>
        </w:rPr>
        <w:t xml:space="preserve">Van </w:t>
      </w:r>
      <w:r>
        <w:rPr>
          <w:rFonts w:ascii="Arial" w:hAnsi="Arial"/>
          <w:color w:val="FF0000"/>
        </w:rPr>
        <w:t xml:space="preserve">gemelde </w:t>
      </w:r>
      <w:r w:rsidRPr="000B6559">
        <w:rPr>
          <w:rFonts w:ascii="Arial" w:hAnsi="Arial"/>
          <w:color w:val="FF0000"/>
        </w:rPr>
        <w:t>v</w:t>
      </w:r>
      <w:r>
        <w:rPr>
          <w:rFonts w:ascii="Arial" w:hAnsi="Arial"/>
          <w:color w:val="FF0000"/>
        </w:rPr>
        <w:t>olmacht(</w:t>
      </w:r>
      <w:r w:rsidRPr="007A2090">
        <w:rPr>
          <w:rFonts w:ascii="Arial" w:hAnsi="Arial"/>
          <w:color w:val="FF0000"/>
        </w:rPr>
        <w:t>en</w:t>
      </w:r>
      <w:r>
        <w:rPr>
          <w:rFonts w:ascii="Arial" w:hAnsi="Arial"/>
          <w:color w:val="FF0000"/>
        </w:rPr>
        <w:t xml:space="preserve">) </w:t>
      </w:r>
      <w:r w:rsidRPr="000B6559">
        <w:rPr>
          <w:rFonts w:ascii="Arial" w:hAnsi="Arial"/>
          <w:color w:val="FF0000"/>
        </w:rPr>
        <w:t>is mij, notaris</w:t>
      </w:r>
      <w:r>
        <w:rPr>
          <w:rFonts w:ascii="Arial" w:hAnsi="Arial"/>
          <w:color w:val="FF0000"/>
        </w:rPr>
        <w:t xml:space="preserve"> </w:t>
      </w:r>
      <w:r w:rsidRPr="000B6559">
        <w:rPr>
          <w:rFonts w:ascii="Arial" w:hAnsi="Arial"/>
          <w:color w:val="FF0000"/>
        </w:rPr>
        <w:t>genoegzaam gebleken.</w:t>
      </w:r>
    </w:p>
    <w:p w14:paraId="7B40A63D" w14:textId="2B3CC274" w:rsidR="00AB18EC" w:rsidRPr="00411078" w:rsidRDefault="00AB18EC" w:rsidP="00AB18EC">
      <w:pPr>
        <w:tabs>
          <w:tab w:val="left" w:pos="-1440"/>
          <w:tab w:val="left" w:pos="-720"/>
        </w:tabs>
        <w:suppressAutoHyphens/>
        <w:rPr>
          <w:rFonts w:ascii="Arial" w:hAnsi="Arial" w:cs="Arial"/>
          <w:color w:val="FF0000"/>
        </w:rPr>
      </w:pPr>
      <w:r w:rsidRPr="00411078">
        <w:rPr>
          <w:rFonts w:ascii="Arial" w:hAnsi="Arial" w:cs="Arial"/>
          <w:color w:val="FF0000"/>
        </w:rPr>
        <w:t>De comparanten</w:t>
      </w:r>
      <w:del w:id="50" w:author="Groote Haar, Linda" w:date="2026-08-12T14:53:00Z" w16du:dateUtc="2026-08-12T12:53:00Z">
        <w:r w:rsidR="00B319CF" w:rsidDel="00CF3415">
          <w:rPr>
            <w:rFonts w:ascii="Arial" w:hAnsi="Arial" w:cs="Arial"/>
            <w:color w:val="800080"/>
          </w:rPr>
          <w:delText>, handelend als gemeld,</w:delText>
        </w:r>
      </w:del>
      <w:r w:rsidRPr="00411078">
        <w:rPr>
          <w:rFonts w:ascii="Arial" w:hAnsi="Arial" w:cs="Arial"/>
          <w:color w:val="FF0000"/>
        </w:rPr>
        <w:t xml:space="preserve"> verklaarden dat tussen Florius en de </w:t>
      </w:r>
      <w:r w:rsidR="000601D9">
        <w:rPr>
          <w:rFonts w:ascii="Arial" w:hAnsi="Arial" w:cs="Arial"/>
          <w:color w:val="FF0000"/>
        </w:rPr>
        <w:t>s</w:t>
      </w:r>
      <w:r w:rsidRPr="00411078">
        <w:rPr>
          <w:rFonts w:ascii="Arial" w:hAnsi="Arial" w:cs="Arial"/>
          <w:color w:val="FF0000"/>
        </w:rPr>
        <w:t xml:space="preserve">chuldenaar is overeengekomen een geldlening met hypotheekstelling en inpandgeving aan te gaan, van welke overeenkomst blijkt uit een aan deze </w:t>
      </w:r>
      <w:r w:rsidR="003B547F">
        <w:rPr>
          <w:rFonts w:ascii="Arial" w:hAnsi="Arial" w:cs="Arial"/>
          <w:color w:val="FF0000"/>
        </w:rPr>
        <w:t>a</w:t>
      </w:r>
      <w:r w:rsidRPr="00411078">
        <w:rPr>
          <w:rFonts w:ascii="Arial" w:hAnsi="Arial" w:cs="Arial"/>
          <w:color w:val="FF0000"/>
        </w:rPr>
        <w:t xml:space="preserve">kte gehechte, door de </w:t>
      </w:r>
      <w:r w:rsidR="000601D9">
        <w:rPr>
          <w:rFonts w:ascii="Arial" w:hAnsi="Arial" w:cs="Arial"/>
          <w:color w:val="FF0000"/>
        </w:rPr>
        <w:t>s</w:t>
      </w:r>
      <w:r w:rsidRPr="00411078">
        <w:rPr>
          <w:rFonts w:ascii="Arial" w:hAnsi="Arial" w:cs="Arial"/>
          <w:color w:val="FF0000"/>
        </w:rPr>
        <w:t>chuldenaar ondertekende offerte, ter uitvoering waarvan zij het volgende zijn overeengekomen.</w:t>
      </w:r>
    </w:p>
    <w:p w14:paraId="7A367B47" w14:textId="77777777" w:rsidR="00AB18EC" w:rsidRPr="00411078" w:rsidRDefault="0092030B" w:rsidP="00AB18EC">
      <w:pPr>
        <w:tabs>
          <w:tab w:val="left" w:pos="-720"/>
        </w:tabs>
        <w:suppressAutoHyphens/>
        <w:rPr>
          <w:rFonts w:ascii="Arial" w:hAnsi="Arial" w:cs="Arial"/>
          <w:color w:val="FF0000"/>
        </w:rPr>
      </w:pPr>
      <w:r>
        <w:rPr>
          <w:rFonts w:ascii="Arial" w:hAnsi="Arial" w:cs="Arial"/>
          <w:color w:val="FF0000"/>
        </w:rPr>
        <w:t>1</w:t>
      </w:r>
      <w:r w:rsidR="00AB18EC" w:rsidRPr="00411078">
        <w:rPr>
          <w:rFonts w:ascii="Arial" w:hAnsi="Arial" w:cs="Arial"/>
          <w:color w:val="FF0000"/>
        </w:rPr>
        <w:t>.</w:t>
      </w:r>
      <w:r w:rsidR="00AB18EC" w:rsidRPr="00411078">
        <w:rPr>
          <w:rFonts w:ascii="Arial" w:hAnsi="Arial" w:cs="Arial"/>
          <w:color w:val="FF0000"/>
        </w:rPr>
        <w:tab/>
      </w:r>
      <w:r w:rsidR="00AB18EC" w:rsidRPr="00411078">
        <w:rPr>
          <w:rFonts w:ascii="Arial" w:hAnsi="Arial" w:cs="Arial"/>
          <w:color w:val="FF0000"/>
          <w:u w:val="single"/>
        </w:rPr>
        <w:t>LENING</w:t>
      </w:r>
    </w:p>
    <w:p w14:paraId="17243C38" w14:textId="77777777" w:rsidR="00AB18EC" w:rsidRPr="00411078" w:rsidRDefault="00AB18EC" w:rsidP="00AB18EC">
      <w:pPr>
        <w:tabs>
          <w:tab w:val="left" w:pos="-720"/>
          <w:tab w:val="left" w:pos="0"/>
          <w:tab w:val="left" w:pos="720"/>
        </w:tabs>
        <w:suppressAutoHyphens/>
        <w:ind w:left="1440" w:hanging="1440"/>
        <w:rPr>
          <w:rFonts w:ascii="Arial" w:hAnsi="Arial" w:cs="Arial"/>
          <w:color w:val="FF0000"/>
        </w:rPr>
      </w:pPr>
      <w:r w:rsidRPr="00411078">
        <w:rPr>
          <w:rFonts w:ascii="Arial" w:hAnsi="Arial" w:cs="Arial"/>
          <w:color w:val="FF0000"/>
        </w:rPr>
        <w:tab/>
        <w:t>a.</w:t>
      </w:r>
      <w:r w:rsidRPr="00411078">
        <w:rPr>
          <w:rFonts w:ascii="Arial" w:hAnsi="Arial" w:cs="Arial"/>
          <w:color w:val="FF0000"/>
        </w:rPr>
        <w:tab/>
        <w:t xml:space="preserve">De </w:t>
      </w:r>
      <w:r w:rsidR="000601D9">
        <w:rPr>
          <w:rFonts w:ascii="Arial" w:hAnsi="Arial" w:cs="Arial"/>
          <w:color w:val="FF0000"/>
        </w:rPr>
        <w:t>s</w:t>
      </w:r>
      <w:r w:rsidRPr="00411078">
        <w:rPr>
          <w:rFonts w:ascii="Arial" w:hAnsi="Arial" w:cs="Arial"/>
          <w:color w:val="FF0000"/>
        </w:rPr>
        <w:t>chuldenaar verklaarde wegens van Florius ter leen ontvangen gelden</w:t>
      </w:r>
    </w:p>
    <w:p w14:paraId="6426F9B2" w14:textId="77777777" w:rsidR="00AB18EC" w:rsidRPr="00411078" w:rsidRDefault="00AB18EC" w:rsidP="00AB18EC">
      <w:pPr>
        <w:tabs>
          <w:tab w:val="left" w:pos="-720"/>
          <w:tab w:val="left" w:pos="0"/>
          <w:tab w:val="left" w:pos="720"/>
        </w:tabs>
        <w:suppressAutoHyphens/>
        <w:ind w:left="1440" w:hanging="1440"/>
        <w:rPr>
          <w:rFonts w:ascii="Arial" w:hAnsi="Arial" w:cs="Arial"/>
        </w:rPr>
      </w:pPr>
      <w:r w:rsidRPr="00411078">
        <w:rPr>
          <w:rFonts w:ascii="Arial" w:hAnsi="Arial" w:cs="Arial"/>
          <w:color w:val="FF0000"/>
        </w:rPr>
        <w:tab/>
      </w:r>
      <w:r w:rsidRPr="00411078">
        <w:rPr>
          <w:rFonts w:ascii="Arial" w:hAnsi="Arial" w:cs="Arial"/>
          <w:color w:val="FF0000"/>
        </w:rPr>
        <w:tab/>
        <w:t>(hoofdelijk) schuldig te zijn aan Florius een bedrag van</w:t>
      </w:r>
      <w:r w:rsidRPr="00411078">
        <w:rPr>
          <w:rFonts w:ascii="Arial" w:hAnsi="Arial" w:cs="Arial"/>
        </w:rPr>
        <w:t xml:space="preserve"> </w:t>
      </w:r>
      <w:r w:rsidR="0092030B" w:rsidRPr="002A3C2F">
        <w:rPr>
          <w:rFonts w:ascii="Arial" w:hAnsi="Arial" w:cs="Arial"/>
        </w:rPr>
        <w:fldChar w:fldCharType="begin"/>
      </w:r>
      <w:r w:rsidR="0092030B" w:rsidRPr="002A3C2F">
        <w:rPr>
          <w:rFonts w:ascii="Arial" w:hAnsi="Arial" w:cs="Arial"/>
        </w:rPr>
        <w:instrText>MacroButton Nomacro §</w:instrText>
      </w:r>
      <w:r w:rsidR="0092030B" w:rsidRPr="002A3C2F">
        <w:rPr>
          <w:rFonts w:ascii="Arial" w:hAnsi="Arial" w:cs="Arial"/>
        </w:rPr>
        <w:fldChar w:fldCharType="end"/>
      </w:r>
      <w:r w:rsidRPr="00411078">
        <w:rPr>
          <w:rFonts w:ascii="Arial" w:hAnsi="Arial" w:cs="Arial"/>
          <w:color w:val="000000"/>
        </w:rPr>
        <w:t>bedrag voluit in letters (bedrag in cijfers)</w:t>
      </w:r>
      <w:r w:rsidR="0092030B" w:rsidRPr="002A3C2F">
        <w:rPr>
          <w:rFonts w:ascii="Arial" w:hAnsi="Arial" w:cs="Arial"/>
        </w:rPr>
        <w:fldChar w:fldCharType="begin"/>
      </w:r>
      <w:r w:rsidR="0092030B" w:rsidRPr="002A3C2F">
        <w:rPr>
          <w:rFonts w:ascii="Arial" w:hAnsi="Arial" w:cs="Arial"/>
        </w:rPr>
        <w:instrText>MacroButton Nomacro §</w:instrText>
      </w:r>
      <w:r w:rsidR="0092030B" w:rsidRPr="002A3C2F">
        <w:rPr>
          <w:rFonts w:ascii="Arial" w:hAnsi="Arial" w:cs="Arial"/>
        </w:rPr>
        <w:fldChar w:fldCharType="end"/>
      </w:r>
      <w:r w:rsidRPr="00411078">
        <w:rPr>
          <w:rFonts w:ascii="Arial" w:hAnsi="Arial" w:cs="Arial"/>
          <w:color w:val="FF0000"/>
        </w:rPr>
        <w:t>.</w:t>
      </w:r>
      <w:r w:rsidRPr="00411078">
        <w:rPr>
          <w:rFonts w:ascii="Arial" w:hAnsi="Arial" w:cs="Arial"/>
        </w:rPr>
        <w:t xml:space="preserve"> </w:t>
      </w:r>
      <w:r w:rsidRPr="00411078">
        <w:rPr>
          <w:rFonts w:ascii="Arial" w:hAnsi="Arial" w:cs="Arial"/>
          <w:color w:val="FF0000"/>
        </w:rPr>
        <w:t>Florius verklaarde de hiervoor vermelde schuldbekentenis te aanvaarden.</w:t>
      </w:r>
    </w:p>
    <w:p w14:paraId="46461B33" w14:textId="77777777" w:rsidR="00FD1BE6" w:rsidRPr="00411078" w:rsidRDefault="00FD1BE6" w:rsidP="00FD1BE6">
      <w:pPr>
        <w:tabs>
          <w:tab w:val="left" w:pos="-720"/>
          <w:tab w:val="left" w:pos="0"/>
          <w:tab w:val="left" w:pos="720"/>
        </w:tabs>
        <w:suppressAutoHyphens/>
        <w:ind w:left="1440" w:hanging="1440"/>
        <w:rPr>
          <w:rFonts w:ascii="Arial" w:hAnsi="Arial" w:cs="Arial"/>
          <w:color w:val="FF0000"/>
        </w:rPr>
      </w:pPr>
      <w:r w:rsidRPr="00411078">
        <w:rPr>
          <w:rFonts w:ascii="Arial" w:hAnsi="Arial" w:cs="Arial"/>
          <w:color w:val="FF0000"/>
        </w:rPr>
        <w:tab/>
        <w:t>b.</w:t>
      </w:r>
      <w:r w:rsidRPr="00411078">
        <w:rPr>
          <w:rFonts w:ascii="Arial" w:hAnsi="Arial" w:cs="Arial"/>
          <w:color w:val="FF0000"/>
        </w:rPr>
        <w:tab/>
        <w:t xml:space="preserve">Voorts kunnen te eniger tijd uit hoofde van de onderhavige overeenkomst onder </w:t>
      </w:r>
      <w:r w:rsidRPr="00411078">
        <w:rPr>
          <w:rFonts w:ascii="Arial" w:hAnsi="Arial" w:cs="Arial"/>
          <w:color w:val="FF0000"/>
        </w:rPr>
        <w:br/>
        <w:t xml:space="preserve">(in eventueel alsdan uit te brengen offertes) nader te bepalen voorwaarden eventuele overige uitbetalingen ten behoeve van de </w:t>
      </w:r>
      <w:r w:rsidR="000601D9">
        <w:rPr>
          <w:rFonts w:ascii="Arial" w:hAnsi="Arial" w:cs="Arial"/>
          <w:color w:val="FF0000"/>
        </w:rPr>
        <w:t>s</w:t>
      </w:r>
      <w:r w:rsidRPr="00411078">
        <w:rPr>
          <w:rFonts w:ascii="Arial" w:hAnsi="Arial" w:cs="Arial"/>
          <w:color w:val="FF0000"/>
        </w:rPr>
        <w:t xml:space="preserve">chuldenaar geschieden, indien en voorzover Florius en de </w:t>
      </w:r>
      <w:r w:rsidR="000601D9">
        <w:rPr>
          <w:rFonts w:ascii="Arial" w:hAnsi="Arial" w:cs="Arial"/>
          <w:color w:val="FF0000"/>
        </w:rPr>
        <w:t>s</w:t>
      </w:r>
      <w:r w:rsidRPr="00411078">
        <w:rPr>
          <w:rFonts w:ascii="Arial" w:hAnsi="Arial" w:cs="Arial"/>
          <w:color w:val="FF0000"/>
        </w:rPr>
        <w:t>chuldenaar zulks alsdan mochten overeenkomen.</w:t>
      </w:r>
    </w:p>
    <w:p w14:paraId="0A8E3ED5" w14:textId="77777777" w:rsidR="00FD1BE6" w:rsidRPr="00411078" w:rsidRDefault="00FD1BE6" w:rsidP="00FD1BE6">
      <w:pPr>
        <w:tabs>
          <w:tab w:val="left" w:pos="-720"/>
          <w:tab w:val="left" w:pos="0"/>
        </w:tabs>
        <w:suppressAutoHyphens/>
        <w:ind w:left="720" w:hanging="720"/>
        <w:rPr>
          <w:rFonts w:ascii="Arial" w:hAnsi="Arial" w:cs="Arial"/>
          <w:color w:val="FF0000"/>
        </w:rPr>
      </w:pPr>
      <w:r w:rsidRPr="00411078">
        <w:rPr>
          <w:rFonts w:ascii="Arial" w:hAnsi="Arial" w:cs="Arial"/>
          <w:color w:val="FF0000"/>
        </w:rPr>
        <w:tab/>
        <w:t xml:space="preserve">Tot zekerheid voor de terugbetaling van de hoofdsom en de betaling van het verder verschuldigde, waaronder mede begrepen al hetgeen de </w:t>
      </w:r>
      <w:r w:rsidR="000601D9">
        <w:rPr>
          <w:rFonts w:ascii="Arial" w:hAnsi="Arial" w:cs="Arial"/>
          <w:color w:val="FF0000"/>
        </w:rPr>
        <w:t>s</w:t>
      </w:r>
      <w:r w:rsidRPr="00411078">
        <w:rPr>
          <w:rFonts w:ascii="Arial" w:hAnsi="Arial" w:cs="Arial"/>
          <w:color w:val="FF0000"/>
        </w:rPr>
        <w:t xml:space="preserve">chuldenaar op grond van het hierboven sub b bepaalde verschuldigd mocht zijn, zal ten behoeve van Florius recht van hypotheek </w:t>
      </w:r>
      <w:proofErr w:type="spellStart"/>
      <w:r w:rsidRPr="00411078">
        <w:rPr>
          <w:rFonts w:ascii="Arial" w:hAnsi="Arial" w:cs="Arial"/>
          <w:color w:val="FF0000"/>
        </w:rPr>
        <w:t>casu</w:t>
      </w:r>
      <w:proofErr w:type="spellEnd"/>
      <w:r w:rsidRPr="00411078">
        <w:rPr>
          <w:rFonts w:ascii="Arial" w:hAnsi="Arial" w:cs="Arial"/>
          <w:color w:val="FF0000"/>
        </w:rPr>
        <w:t xml:space="preserve"> quo pand worden gevestigd zoals hierna wordt omschre</w:t>
      </w:r>
      <w:r w:rsidRPr="00411078">
        <w:rPr>
          <w:rFonts w:ascii="Arial" w:hAnsi="Arial" w:cs="Arial"/>
          <w:color w:val="FF0000"/>
        </w:rPr>
        <w:softHyphen/>
        <w:t>ven.</w:t>
      </w:r>
    </w:p>
    <w:p w14:paraId="0E0D39EA" w14:textId="77777777" w:rsidR="00FD1BE6" w:rsidRPr="00411078" w:rsidRDefault="00FD1BE6" w:rsidP="00FD1BE6">
      <w:pPr>
        <w:tabs>
          <w:tab w:val="left" w:pos="-720"/>
          <w:tab w:val="left" w:pos="0"/>
        </w:tabs>
        <w:suppressAutoHyphens/>
        <w:ind w:left="720" w:hanging="720"/>
        <w:rPr>
          <w:rFonts w:ascii="Arial" w:hAnsi="Arial" w:cs="Arial"/>
          <w:color w:val="FF0000"/>
        </w:rPr>
      </w:pPr>
      <w:r w:rsidRPr="00411078">
        <w:rPr>
          <w:rFonts w:ascii="Arial" w:hAnsi="Arial" w:cs="Arial"/>
          <w:color w:val="FF0000"/>
        </w:rPr>
        <w:tab/>
        <w:t xml:space="preserve">Met betrekking tot deze lening hebben de comparanten verklaard dat Florius en de </w:t>
      </w:r>
      <w:r w:rsidR="000601D9">
        <w:rPr>
          <w:rFonts w:ascii="Arial" w:hAnsi="Arial" w:cs="Arial"/>
          <w:color w:val="FF0000"/>
        </w:rPr>
        <w:t>s</w:t>
      </w:r>
      <w:r w:rsidRPr="00411078">
        <w:rPr>
          <w:rFonts w:ascii="Arial" w:hAnsi="Arial" w:cs="Arial"/>
          <w:color w:val="FF0000"/>
        </w:rPr>
        <w:t>chuldenaar het volgende zijn overeengekomen.</w:t>
      </w:r>
    </w:p>
    <w:p w14:paraId="2C7372E4" w14:textId="77777777" w:rsidR="00AB18EC" w:rsidRPr="00411078" w:rsidRDefault="0092030B" w:rsidP="00AB18EC">
      <w:pPr>
        <w:tabs>
          <w:tab w:val="left" w:pos="-720"/>
          <w:tab w:val="left" w:pos="0"/>
          <w:tab w:val="left" w:pos="720"/>
        </w:tabs>
        <w:suppressAutoHyphens/>
        <w:ind w:left="1440" w:hanging="1440"/>
        <w:rPr>
          <w:rFonts w:ascii="Arial" w:hAnsi="Arial" w:cs="Arial"/>
          <w:color w:val="FF0000"/>
        </w:rPr>
      </w:pPr>
      <w:r>
        <w:rPr>
          <w:rFonts w:ascii="Arial" w:hAnsi="Arial" w:cs="Arial"/>
          <w:color w:val="FF0000"/>
        </w:rPr>
        <w:t>2</w:t>
      </w:r>
      <w:r w:rsidR="00AB18EC" w:rsidRPr="00411078">
        <w:rPr>
          <w:rFonts w:ascii="Arial" w:hAnsi="Arial" w:cs="Arial"/>
          <w:color w:val="FF0000"/>
        </w:rPr>
        <w:t>.</w:t>
      </w:r>
      <w:r w:rsidR="00AB18EC" w:rsidRPr="00411078">
        <w:rPr>
          <w:rFonts w:ascii="Arial" w:hAnsi="Arial" w:cs="Arial"/>
          <w:color w:val="FF0000"/>
        </w:rPr>
        <w:tab/>
        <w:t>I.</w:t>
      </w:r>
      <w:r w:rsidR="00AB18EC" w:rsidRPr="00411078">
        <w:rPr>
          <w:rFonts w:ascii="Arial" w:hAnsi="Arial" w:cs="Arial"/>
          <w:color w:val="FF0000"/>
        </w:rPr>
        <w:tab/>
      </w:r>
      <w:r w:rsidR="00AB18EC" w:rsidRPr="00411078">
        <w:rPr>
          <w:rFonts w:ascii="Arial" w:hAnsi="Arial" w:cs="Arial"/>
          <w:color w:val="FF0000"/>
          <w:u w:val="single"/>
        </w:rPr>
        <w:t>Looptijd en aflossing</w:t>
      </w:r>
    </w:p>
    <w:p w14:paraId="640B6719" w14:textId="77777777" w:rsidR="00AB18EC" w:rsidRPr="00411078" w:rsidRDefault="00AB18EC" w:rsidP="00AB18EC">
      <w:pPr>
        <w:tabs>
          <w:tab w:val="left" w:pos="-720"/>
          <w:tab w:val="left" w:pos="0"/>
          <w:tab w:val="left" w:pos="720"/>
        </w:tabs>
        <w:suppressAutoHyphens/>
        <w:ind w:left="1440" w:hanging="1440"/>
        <w:rPr>
          <w:rFonts w:ascii="Arial" w:hAnsi="Arial" w:cs="Arial"/>
          <w:color w:val="FF0000"/>
        </w:rPr>
      </w:pPr>
      <w:r w:rsidRPr="00411078">
        <w:rPr>
          <w:rFonts w:ascii="Arial" w:hAnsi="Arial" w:cs="Arial"/>
          <w:color w:val="FF0000"/>
        </w:rPr>
        <w:tab/>
      </w:r>
      <w:r w:rsidRPr="00411078">
        <w:rPr>
          <w:rFonts w:ascii="Arial" w:hAnsi="Arial" w:cs="Arial"/>
          <w:color w:val="FF0000"/>
        </w:rPr>
        <w:tab/>
        <w:t>De lening heeft een looptijd zoals in de offerte is overeengekomen. De aflossing van de lening vindt plaats op de wijze zoals in de offerte is over</w:t>
      </w:r>
      <w:r w:rsidRPr="00411078">
        <w:rPr>
          <w:rFonts w:ascii="Arial" w:hAnsi="Arial" w:cs="Arial"/>
          <w:color w:val="FF0000"/>
        </w:rPr>
        <w:softHyphen/>
        <w:t>eengekomen, resp</w:t>
      </w:r>
      <w:r w:rsidR="0030646C">
        <w:rPr>
          <w:rFonts w:ascii="Arial" w:hAnsi="Arial" w:cs="Arial"/>
          <w:color w:val="FF0000"/>
        </w:rPr>
        <w:t>ectievelijk</w:t>
      </w:r>
      <w:r w:rsidRPr="00411078">
        <w:rPr>
          <w:rFonts w:ascii="Arial" w:hAnsi="Arial" w:cs="Arial"/>
          <w:color w:val="FF0000"/>
        </w:rPr>
        <w:t xml:space="preserve"> zoals eventueel nader tussen partijen zal worden overeengeko</w:t>
      </w:r>
      <w:r w:rsidRPr="00411078">
        <w:rPr>
          <w:rFonts w:ascii="Arial" w:hAnsi="Arial" w:cs="Arial"/>
          <w:color w:val="FF0000"/>
        </w:rPr>
        <w:softHyphen/>
        <w:t>men.</w:t>
      </w:r>
    </w:p>
    <w:p w14:paraId="247F14DB" w14:textId="77777777" w:rsidR="00AB18EC" w:rsidRPr="00411078" w:rsidRDefault="00AB18EC" w:rsidP="00AB18EC">
      <w:pPr>
        <w:tabs>
          <w:tab w:val="left" w:pos="-720"/>
          <w:tab w:val="left" w:pos="0"/>
        </w:tabs>
        <w:suppressAutoHyphens/>
        <w:ind w:left="720" w:hanging="720"/>
        <w:rPr>
          <w:rFonts w:ascii="Arial" w:hAnsi="Arial" w:cs="Arial"/>
          <w:color w:val="FF0000"/>
        </w:rPr>
      </w:pPr>
      <w:r w:rsidRPr="00411078">
        <w:rPr>
          <w:rFonts w:ascii="Arial" w:hAnsi="Arial" w:cs="Arial"/>
          <w:color w:val="FF0000"/>
        </w:rPr>
        <w:tab/>
        <w:t>II.</w:t>
      </w:r>
      <w:r w:rsidRPr="00411078">
        <w:rPr>
          <w:rFonts w:ascii="Arial" w:hAnsi="Arial" w:cs="Arial"/>
          <w:color w:val="FF0000"/>
        </w:rPr>
        <w:tab/>
      </w:r>
      <w:r w:rsidRPr="00411078">
        <w:rPr>
          <w:rFonts w:ascii="Arial" w:hAnsi="Arial" w:cs="Arial"/>
          <w:color w:val="FF0000"/>
          <w:u w:val="single"/>
        </w:rPr>
        <w:t>Rente</w:t>
      </w:r>
    </w:p>
    <w:p w14:paraId="3A4FE92E" w14:textId="77777777" w:rsidR="00AB18EC" w:rsidRPr="00411078" w:rsidRDefault="00AB18EC" w:rsidP="00AB18EC">
      <w:pPr>
        <w:tabs>
          <w:tab w:val="left" w:pos="-720"/>
          <w:tab w:val="left" w:pos="0"/>
          <w:tab w:val="left" w:pos="720"/>
        </w:tabs>
        <w:suppressAutoHyphens/>
        <w:ind w:left="1440" w:hanging="1440"/>
        <w:rPr>
          <w:rFonts w:ascii="Arial" w:hAnsi="Arial" w:cs="Arial"/>
          <w:color w:val="FF0000"/>
        </w:rPr>
      </w:pPr>
      <w:r w:rsidRPr="00411078">
        <w:rPr>
          <w:rFonts w:ascii="Arial" w:hAnsi="Arial" w:cs="Arial"/>
          <w:color w:val="FF0000"/>
        </w:rPr>
        <w:tab/>
      </w:r>
      <w:r w:rsidRPr="00411078">
        <w:rPr>
          <w:rFonts w:ascii="Arial" w:hAnsi="Arial" w:cs="Arial"/>
          <w:color w:val="FF0000"/>
        </w:rPr>
        <w:tab/>
        <w:t xml:space="preserve">De </w:t>
      </w:r>
      <w:r w:rsidR="000601D9">
        <w:rPr>
          <w:rFonts w:ascii="Arial" w:hAnsi="Arial" w:cs="Arial"/>
          <w:color w:val="FF0000"/>
        </w:rPr>
        <w:t>s</w:t>
      </w:r>
      <w:r w:rsidRPr="00411078">
        <w:rPr>
          <w:rFonts w:ascii="Arial" w:hAnsi="Arial" w:cs="Arial"/>
          <w:color w:val="FF0000"/>
        </w:rPr>
        <w:t>chuldenaar is voor het eerst vanaf de datum omschreven in de toepasselijke leningsvoorwaarden tot het einde van de desbetreffende maand naar het overeengekomen percentage rente verschuldigd, berekend over de schuld. De rente wordt voor iede</w:t>
      </w:r>
      <w:r w:rsidRPr="00411078">
        <w:rPr>
          <w:rFonts w:ascii="Arial" w:hAnsi="Arial" w:cs="Arial"/>
          <w:color w:val="FF0000"/>
        </w:rPr>
        <w:softHyphen/>
        <w:t>re volgende maand naar het overeengekomen percentage berekend over de schuld per het einde van de daaraan voorafgaande maand. Bij de saldobe</w:t>
      </w:r>
      <w:r w:rsidRPr="00411078">
        <w:rPr>
          <w:rFonts w:ascii="Arial" w:hAnsi="Arial" w:cs="Arial"/>
          <w:color w:val="FF0000"/>
        </w:rPr>
        <w:softHyphen/>
        <w:t>paling van de schuld zullen eventueel verschuldigde maar niet betaalde rente, kosten en andere bedra</w:t>
      </w:r>
      <w:r w:rsidRPr="00411078">
        <w:rPr>
          <w:rFonts w:ascii="Arial" w:hAnsi="Arial" w:cs="Arial"/>
          <w:color w:val="FF0000"/>
        </w:rPr>
        <w:softHyphen/>
        <w:t>gen bij de schuld worden geteld.</w:t>
      </w:r>
    </w:p>
    <w:p w14:paraId="26B15876" w14:textId="77777777" w:rsidR="00AB18EC" w:rsidRPr="00411078" w:rsidRDefault="00AB18EC" w:rsidP="00AB18EC">
      <w:pPr>
        <w:tabs>
          <w:tab w:val="left" w:pos="-720"/>
          <w:tab w:val="left" w:pos="0"/>
          <w:tab w:val="left" w:pos="720"/>
        </w:tabs>
        <w:suppressAutoHyphens/>
        <w:ind w:left="1440" w:hanging="1440"/>
        <w:rPr>
          <w:rFonts w:ascii="Arial" w:hAnsi="Arial" w:cs="Arial"/>
          <w:color w:val="FF0000"/>
        </w:rPr>
      </w:pPr>
      <w:r w:rsidRPr="00411078">
        <w:rPr>
          <w:rFonts w:ascii="Arial" w:hAnsi="Arial" w:cs="Arial"/>
          <w:color w:val="FF0000"/>
        </w:rPr>
        <w:tab/>
        <w:t>III.</w:t>
      </w:r>
      <w:r w:rsidRPr="00411078">
        <w:rPr>
          <w:rFonts w:ascii="Arial" w:hAnsi="Arial" w:cs="Arial"/>
          <w:color w:val="FF0000"/>
        </w:rPr>
        <w:tab/>
      </w:r>
      <w:r w:rsidRPr="00411078">
        <w:rPr>
          <w:rFonts w:ascii="Arial" w:hAnsi="Arial" w:cs="Arial"/>
          <w:color w:val="FF0000"/>
          <w:u w:val="single"/>
        </w:rPr>
        <w:t>Overige bepalingen</w:t>
      </w:r>
    </w:p>
    <w:p w14:paraId="7C9B7D08" w14:textId="77777777" w:rsidR="00AB18EC" w:rsidRPr="00411078" w:rsidRDefault="00AB18EC" w:rsidP="00AB18EC">
      <w:pPr>
        <w:tabs>
          <w:tab w:val="left" w:pos="-720"/>
          <w:tab w:val="left" w:pos="0"/>
          <w:tab w:val="left" w:pos="720"/>
        </w:tabs>
        <w:suppressAutoHyphens/>
        <w:ind w:left="1440" w:hanging="1440"/>
        <w:rPr>
          <w:rFonts w:ascii="Arial" w:hAnsi="Arial" w:cs="Arial"/>
          <w:color w:val="FF0000"/>
        </w:rPr>
      </w:pPr>
      <w:r w:rsidRPr="00411078">
        <w:rPr>
          <w:rFonts w:ascii="Arial" w:hAnsi="Arial" w:cs="Arial"/>
          <w:color w:val="FF0000"/>
        </w:rPr>
        <w:tab/>
      </w:r>
      <w:r w:rsidRPr="00411078">
        <w:rPr>
          <w:rFonts w:ascii="Arial" w:hAnsi="Arial" w:cs="Arial"/>
          <w:color w:val="FF0000"/>
        </w:rPr>
        <w:tab/>
        <w:t>Verder zijn op voormelde lening van toepassing, de algemene leningsvoorwaarden met de daarin opgenomen algemene bepalingen zoals deze in de aan deze akte gehechte offerte zijn overeengekomen, voormelde algemene bepalingen hierna te noemen de 'Algemene bepalingen'.</w:t>
      </w:r>
    </w:p>
    <w:p w14:paraId="741897C3" w14:textId="77777777" w:rsidR="00AB18EC" w:rsidRPr="00411078" w:rsidRDefault="00AB18EC" w:rsidP="00AB18EC">
      <w:pPr>
        <w:tabs>
          <w:tab w:val="left" w:pos="-720"/>
          <w:tab w:val="left" w:pos="0"/>
          <w:tab w:val="left" w:pos="720"/>
        </w:tabs>
        <w:suppressAutoHyphens/>
        <w:ind w:left="1440" w:hanging="1440"/>
        <w:rPr>
          <w:rFonts w:ascii="Arial" w:hAnsi="Arial" w:cs="Arial"/>
          <w:color w:val="FF0000"/>
        </w:rPr>
      </w:pPr>
      <w:r w:rsidRPr="00411078">
        <w:rPr>
          <w:rFonts w:ascii="Arial" w:hAnsi="Arial" w:cs="Arial"/>
          <w:color w:val="FF0000"/>
          <w:u w:val="single"/>
        </w:rPr>
        <w:t>HYPOTHEEKSTELLING EN VERPANDING</w:t>
      </w:r>
    </w:p>
    <w:p w14:paraId="6E82F76B" w14:textId="77777777" w:rsidR="00AB18EC" w:rsidRPr="00411078" w:rsidRDefault="00AB18EC" w:rsidP="00AB18EC">
      <w:pPr>
        <w:tabs>
          <w:tab w:val="left" w:pos="-720"/>
        </w:tabs>
        <w:suppressAutoHyphens/>
        <w:rPr>
          <w:rFonts w:ascii="Arial" w:hAnsi="Arial" w:cs="Arial"/>
          <w:color w:val="FF0000"/>
        </w:rPr>
      </w:pPr>
      <w:r w:rsidRPr="000601D9">
        <w:rPr>
          <w:rFonts w:ascii="Arial" w:hAnsi="Arial" w:cs="Arial"/>
          <w:color w:val="FF0000"/>
          <w:u w:val="single"/>
        </w:rPr>
        <w:t>Tot meerdere zekerheid voor</w:t>
      </w:r>
      <w:r w:rsidRPr="00411078">
        <w:rPr>
          <w:rFonts w:ascii="Arial" w:hAnsi="Arial" w:cs="Arial"/>
          <w:color w:val="FF0000"/>
        </w:rPr>
        <w:t xml:space="preserve">: </w:t>
      </w:r>
    </w:p>
    <w:p w14:paraId="315AAD26" w14:textId="77777777" w:rsidR="00AB18EC" w:rsidRDefault="00AB18EC" w:rsidP="008C42CD">
      <w:pPr>
        <w:numPr>
          <w:ilvl w:val="0"/>
          <w:numId w:val="1"/>
        </w:numPr>
        <w:tabs>
          <w:tab w:val="clear" w:pos="1080"/>
          <w:tab w:val="left" w:pos="-720"/>
          <w:tab w:val="left" w:pos="0"/>
          <w:tab w:val="left" w:pos="720"/>
          <w:tab w:val="num" w:pos="1440"/>
        </w:tabs>
        <w:suppressAutoHyphens/>
        <w:ind w:left="1440" w:hanging="720"/>
        <w:rPr>
          <w:rFonts w:ascii="Arial" w:hAnsi="Arial" w:cs="Arial"/>
          <w:color w:val="FF0000"/>
        </w:rPr>
      </w:pPr>
      <w:r w:rsidRPr="00411078">
        <w:rPr>
          <w:rFonts w:ascii="Arial" w:hAnsi="Arial" w:cs="Arial"/>
          <w:color w:val="FF0000"/>
        </w:rPr>
        <w:t>de betaling van de schuld ad</w:t>
      </w:r>
      <w:r w:rsidRPr="00411078">
        <w:rPr>
          <w:rFonts w:ascii="Arial" w:hAnsi="Arial" w:cs="Arial"/>
        </w:rPr>
        <w:t xml:space="preserve"> </w:t>
      </w:r>
      <w:r w:rsidR="0092030B" w:rsidRPr="002A3C2F">
        <w:rPr>
          <w:rFonts w:ascii="Arial" w:hAnsi="Arial" w:cs="Arial"/>
        </w:rPr>
        <w:fldChar w:fldCharType="begin"/>
      </w:r>
      <w:r w:rsidR="0092030B" w:rsidRPr="002A3C2F">
        <w:rPr>
          <w:rFonts w:ascii="Arial" w:hAnsi="Arial" w:cs="Arial"/>
        </w:rPr>
        <w:instrText>MacroButton Nomacro §</w:instrText>
      </w:r>
      <w:r w:rsidR="0092030B" w:rsidRPr="002A3C2F">
        <w:rPr>
          <w:rFonts w:ascii="Arial" w:hAnsi="Arial" w:cs="Arial"/>
        </w:rPr>
        <w:fldChar w:fldCharType="end"/>
      </w:r>
      <w:r w:rsidRPr="00411078">
        <w:rPr>
          <w:rFonts w:ascii="Arial" w:hAnsi="Arial" w:cs="Arial"/>
          <w:color w:val="000000"/>
        </w:rPr>
        <w:t>hypotheekbedrag voluit in letters (hypotheekbedrag in cijfers)</w:t>
      </w:r>
      <w:r w:rsidR="0092030B" w:rsidRPr="002A3C2F">
        <w:rPr>
          <w:rFonts w:ascii="Arial" w:hAnsi="Arial" w:cs="Arial"/>
        </w:rPr>
        <w:fldChar w:fldCharType="begin"/>
      </w:r>
      <w:r w:rsidR="0092030B" w:rsidRPr="002A3C2F">
        <w:rPr>
          <w:rFonts w:ascii="Arial" w:hAnsi="Arial" w:cs="Arial"/>
        </w:rPr>
        <w:instrText>MacroButton Nomacro §</w:instrText>
      </w:r>
      <w:r w:rsidR="0092030B" w:rsidRPr="002A3C2F">
        <w:rPr>
          <w:rFonts w:ascii="Arial" w:hAnsi="Arial" w:cs="Arial"/>
        </w:rPr>
        <w:fldChar w:fldCharType="end"/>
      </w:r>
      <w:r w:rsidRPr="00411078">
        <w:rPr>
          <w:rFonts w:ascii="Arial" w:hAnsi="Arial" w:cs="Arial"/>
          <w:color w:val="FF0000"/>
        </w:rPr>
        <w:t>, waaronder begrepen de eventueel krachtens de onderhavige overeenkomst te eniger tijd nader verrichte uitbetalingen en waaronder voorts wordt begrepen al hetgeen aan Florius verschuldigd is en zal zijn uit hoofde van eventueel in deze akte genoemde eerder verleden akte(n) van geldlening met hypotheekstelling aangaande het hierna genoemde onderpand;</w:t>
      </w:r>
    </w:p>
    <w:p w14:paraId="7EB14638" w14:textId="77777777" w:rsidR="008C42CD" w:rsidRPr="00411078" w:rsidRDefault="008C42CD" w:rsidP="008C42CD">
      <w:pPr>
        <w:tabs>
          <w:tab w:val="left" w:pos="-720"/>
          <w:tab w:val="left" w:pos="720"/>
          <w:tab w:val="left" w:pos="1440"/>
        </w:tabs>
        <w:suppressAutoHyphens/>
        <w:ind w:left="2160" w:hanging="2340"/>
        <w:rPr>
          <w:rFonts w:ascii="Arial" w:hAnsi="Arial" w:cs="Arial"/>
          <w:color w:val="FF0000"/>
        </w:rPr>
      </w:pPr>
      <w:r w:rsidRPr="00411078">
        <w:rPr>
          <w:rFonts w:ascii="Arial" w:hAnsi="Arial" w:cs="Arial"/>
          <w:color w:val="FF0000"/>
        </w:rPr>
        <w:tab/>
        <w:t>b.</w:t>
      </w:r>
      <w:r w:rsidRPr="00411078">
        <w:rPr>
          <w:rFonts w:ascii="Arial" w:hAnsi="Arial" w:cs="Arial"/>
          <w:color w:val="FF0000"/>
        </w:rPr>
        <w:tab/>
        <w:t>1.</w:t>
      </w:r>
      <w:r w:rsidRPr="00411078">
        <w:rPr>
          <w:rFonts w:ascii="Arial" w:hAnsi="Arial" w:cs="Arial"/>
          <w:color w:val="FF0000"/>
        </w:rPr>
        <w:tab/>
        <w:t>voldoening van de bedongen rente alsmede de eventueel later over</w:t>
      </w:r>
      <w:r w:rsidRPr="00411078">
        <w:rPr>
          <w:rFonts w:ascii="Arial" w:hAnsi="Arial" w:cs="Arial"/>
          <w:color w:val="FF0000"/>
        </w:rPr>
        <w:softHyphen/>
        <w:t>een te komen verhoging daarvan;</w:t>
      </w:r>
    </w:p>
    <w:p w14:paraId="71DFD41E" w14:textId="77777777" w:rsidR="008C42CD" w:rsidRPr="00411078" w:rsidRDefault="008C42CD" w:rsidP="008C42CD">
      <w:pPr>
        <w:tabs>
          <w:tab w:val="left" w:pos="-720"/>
          <w:tab w:val="left" w:pos="0"/>
          <w:tab w:val="left" w:pos="1440"/>
        </w:tabs>
        <w:suppressAutoHyphens/>
        <w:ind w:left="2160" w:hanging="2340"/>
        <w:rPr>
          <w:rFonts w:ascii="Arial" w:hAnsi="Arial" w:cs="Arial"/>
          <w:color w:val="FF0000"/>
        </w:rPr>
      </w:pPr>
      <w:r w:rsidRPr="00411078">
        <w:rPr>
          <w:rFonts w:ascii="Arial" w:hAnsi="Arial" w:cs="Arial"/>
          <w:color w:val="FF0000"/>
        </w:rPr>
        <w:tab/>
      </w:r>
      <w:r w:rsidRPr="00411078">
        <w:rPr>
          <w:rFonts w:ascii="Arial" w:hAnsi="Arial" w:cs="Arial"/>
          <w:color w:val="FF0000"/>
        </w:rPr>
        <w:tab/>
        <w:t>2.</w:t>
      </w:r>
      <w:r w:rsidRPr="00411078">
        <w:rPr>
          <w:rFonts w:ascii="Arial" w:hAnsi="Arial" w:cs="Arial"/>
          <w:color w:val="FF0000"/>
        </w:rPr>
        <w:tab/>
        <w:t>voldoening van alle boeten, kosten en rechten, schadevergoe</w:t>
      </w:r>
      <w:r w:rsidRPr="00411078">
        <w:rPr>
          <w:rFonts w:ascii="Arial" w:hAnsi="Arial" w:cs="Arial"/>
          <w:color w:val="FF0000"/>
        </w:rPr>
        <w:softHyphen/>
        <w:t>din</w:t>
      </w:r>
      <w:r w:rsidRPr="00411078">
        <w:rPr>
          <w:rFonts w:ascii="Arial" w:hAnsi="Arial" w:cs="Arial"/>
          <w:color w:val="FF0000"/>
        </w:rPr>
        <w:softHyphen/>
        <w:t>gen en al hetgeen Florius verder uit hoofde van de lening va</w:t>
      </w:r>
      <w:r w:rsidR="00372C1C">
        <w:rPr>
          <w:rFonts w:ascii="Arial" w:hAnsi="Arial" w:cs="Arial"/>
          <w:color w:val="FF0000"/>
        </w:rPr>
        <w:t xml:space="preserve">n de </w:t>
      </w:r>
      <w:r w:rsidR="000601D9">
        <w:rPr>
          <w:rFonts w:ascii="Arial" w:hAnsi="Arial" w:cs="Arial"/>
          <w:color w:val="FF0000"/>
        </w:rPr>
        <w:t>s</w:t>
      </w:r>
      <w:r w:rsidRPr="00411078">
        <w:rPr>
          <w:rFonts w:ascii="Arial" w:hAnsi="Arial" w:cs="Arial"/>
          <w:color w:val="FF0000"/>
        </w:rPr>
        <w:t>chuldenaar te vorderen mocht hebben, welke on</w:t>
      </w:r>
      <w:r w:rsidRPr="00411078">
        <w:rPr>
          <w:rFonts w:ascii="Arial" w:hAnsi="Arial" w:cs="Arial"/>
          <w:color w:val="FF0000"/>
        </w:rPr>
        <w:softHyphen/>
        <w:t xml:space="preserve">der 1 en 2 bedoelde bedragen worden begroot op een totaal bedrag ad </w:t>
      </w:r>
      <w:r w:rsidRPr="002A3C2F">
        <w:rPr>
          <w:rFonts w:ascii="Arial" w:hAnsi="Arial" w:cs="Arial"/>
        </w:rPr>
        <w:fldChar w:fldCharType="begin"/>
      </w:r>
      <w:r w:rsidRPr="002A3C2F">
        <w:rPr>
          <w:rFonts w:ascii="Arial" w:hAnsi="Arial" w:cs="Arial"/>
        </w:rPr>
        <w:instrText>MacroButton Nomacro §</w:instrText>
      </w:r>
      <w:r w:rsidRPr="002A3C2F">
        <w:rPr>
          <w:rFonts w:ascii="Arial" w:hAnsi="Arial" w:cs="Arial"/>
        </w:rPr>
        <w:fldChar w:fldCharType="end"/>
      </w:r>
      <w:r w:rsidRPr="00411078">
        <w:rPr>
          <w:rFonts w:ascii="Arial" w:hAnsi="Arial" w:cs="Arial"/>
          <w:color w:val="000000"/>
        </w:rPr>
        <w:t>bedrag voluit in letters (bedrag in cijfers)</w:t>
      </w:r>
      <w:r w:rsidRPr="002A3C2F">
        <w:rPr>
          <w:rFonts w:ascii="Arial" w:hAnsi="Arial" w:cs="Arial"/>
        </w:rPr>
        <w:fldChar w:fldCharType="begin"/>
      </w:r>
      <w:r w:rsidRPr="002A3C2F">
        <w:rPr>
          <w:rFonts w:ascii="Arial" w:hAnsi="Arial" w:cs="Arial"/>
        </w:rPr>
        <w:instrText>MacroButton Nomacro §</w:instrText>
      </w:r>
      <w:r w:rsidRPr="002A3C2F">
        <w:rPr>
          <w:rFonts w:ascii="Arial" w:hAnsi="Arial" w:cs="Arial"/>
        </w:rPr>
        <w:fldChar w:fldCharType="end"/>
      </w:r>
      <w:r w:rsidRPr="00411078">
        <w:rPr>
          <w:rFonts w:ascii="Arial" w:hAnsi="Arial" w:cs="Arial"/>
          <w:color w:val="FF0000"/>
        </w:rPr>
        <w:t>;</w:t>
      </w:r>
    </w:p>
    <w:p w14:paraId="32D973D1" w14:textId="77777777" w:rsidR="008C42CD" w:rsidRPr="00411078" w:rsidRDefault="008C42CD" w:rsidP="008C42CD">
      <w:pPr>
        <w:tabs>
          <w:tab w:val="left" w:pos="-720"/>
          <w:tab w:val="left" w:pos="1440"/>
        </w:tabs>
        <w:suppressAutoHyphens/>
        <w:ind w:left="2160" w:hanging="2340"/>
        <w:rPr>
          <w:rFonts w:ascii="Arial" w:hAnsi="Arial" w:cs="Arial"/>
          <w:color w:val="FF0000"/>
        </w:rPr>
      </w:pPr>
      <w:r w:rsidRPr="00411078">
        <w:rPr>
          <w:rFonts w:ascii="Arial" w:hAnsi="Arial" w:cs="Arial"/>
        </w:rPr>
        <w:tab/>
      </w:r>
      <w:r w:rsidRPr="00411078">
        <w:rPr>
          <w:rFonts w:ascii="Arial" w:hAnsi="Arial" w:cs="Arial"/>
          <w:color w:val="FF0000"/>
        </w:rPr>
        <w:t>derhalve tot een totaalbedrag ad</w:t>
      </w:r>
      <w:r w:rsidRPr="00411078">
        <w:rPr>
          <w:rFonts w:ascii="Arial" w:hAnsi="Arial" w:cs="Arial"/>
        </w:rPr>
        <w:t xml:space="preserve"> </w:t>
      </w:r>
      <w:r w:rsidRPr="002A3C2F">
        <w:rPr>
          <w:rFonts w:ascii="Arial" w:hAnsi="Arial" w:cs="Arial"/>
        </w:rPr>
        <w:fldChar w:fldCharType="begin"/>
      </w:r>
      <w:r w:rsidRPr="002A3C2F">
        <w:rPr>
          <w:rFonts w:ascii="Arial" w:hAnsi="Arial" w:cs="Arial"/>
        </w:rPr>
        <w:instrText>MacroButton Nomacro §</w:instrText>
      </w:r>
      <w:r w:rsidRPr="002A3C2F">
        <w:rPr>
          <w:rFonts w:ascii="Arial" w:hAnsi="Arial" w:cs="Arial"/>
        </w:rPr>
        <w:fldChar w:fldCharType="end"/>
      </w:r>
      <w:r w:rsidRPr="00411078">
        <w:rPr>
          <w:rFonts w:ascii="Arial" w:hAnsi="Arial" w:cs="Arial"/>
          <w:color w:val="000000"/>
        </w:rPr>
        <w:t>bedrag voluit in letters (bedrag in cijfers)</w:t>
      </w:r>
      <w:r w:rsidRPr="002A3C2F">
        <w:rPr>
          <w:rFonts w:ascii="Arial" w:hAnsi="Arial" w:cs="Arial"/>
        </w:rPr>
        <w:fldChar w:fldCharType="begin"/>
      </w:r>
      <w:r w:rsidRPr="002A3C2F">
        <w:rPr>
          <w:rFonts w:ascii="Arial" w:hAnsi="Arial" w:cs="Arial"/>
        </w:rPr>
        <w:instrText>MacroButton Nomacro §</w:instrText>
      </w:r>
      <w:r w:rsidRPr="002A3C2F">
        <w:rPr>
          <w:rFonts w:ascii="Arial" w:hAnsi="Arial" w:cs="Arial"/>
        </w:rPr>
        <w:fldChar w:fldCharType="end"/>
      </w:r>
      <w:r w:rsidRPr="00411078">
        <w:rPr>
          <w:rFonts w:ascii="Arial" w:hAnsi="Arial" w:cs="Arial"/>
          <w:color w:val="FF0000"/>
        </w:rPr>
        <w:t>;</w:t>
      </w:r>
    </w:p>
    <w:p w14:paraId="5B3CE893" w14:textId="77777777" w:rsidR="00AB18EC" w:rsidRPr="00411078" w:rsidRDefault="00AB18EC" w:rsidP="00E87E4E">
      <w:pPr>
        <w:tabs>
          <w:tab w:val="left" w:pos="-720"/>
          <w:tab w:val="left" w:pos="0"/>
        </w:tabs>
        <w:suppressAutoHyphens/>
        <w:rPr>
          <w:rFonts w:ascii="Arial" w:hAnsi="Arial" w:cs="Arial"/>
          <w:color w:val="FF0000"/>
        </w:rPr>
      </w:pPr>
      <w:r w:rsidRPr="00411078">
        <w:rPr>
          <w:rFonts w:ascii="Arial" w:hAnsi="Arial" w:cs="Arial"/>
          <w:color w:val="FF0000"/>
        </w:rPr>
        <w:t xml:space="preserve">verleent de </w:t>
      </w:r>
      <w:r w:rsidR="000601D9">
        <w:rPr>
          <w:rFonts w:ascii="Arial" w:hAnsi="Arial" w:cs="Arial"/>
          <w:color w:val="FF0000"/>
        </w:rPr>
        <w:t>s</w:t>
      </w:r>
      <w:r w:rsidRPr="00411078">
        <w:rPr>
          <w:rFonts w:ascii="Arial" w:hAnsi="Arial" w:cs="Arial"/>
          <w:color w:val="FF0000"/>
        </w:rPr>
        <w:t xml:space="preserve">chuldenaar bij deze aan Florius, die van de </w:t>
      </w:r>
      <w:r w:rsidR="000601D9">
        <w:rPr>
          <w:rFonts w:ascii="Arial" w:hAnsi="Arial" w:cs="Arial"/>
          <w:color w:val="FF0000"/>
        </w:rPr>
        <w:t>s</w:t>
      </w:r>
      <w:r w:rsidRPr="00411078">
        <w:rPr>
          <w:rFonts w:ascii="Arial" w:hAnsi="Arial" w:cs="Arial"/>
          <w:color w:val="FF0000"/>
        </w:rPr>
        <w:t>chuldenaar aanvaardt, het recht van</w:t>
      </w:r>
      <w:r w:rsidR="008C42CD" w:rsidRPr="002A3C2F">
        <w:rPr>
          <w:rFonts w:ascii="Arial" w:hAnsi="Arial" w:cs="Arial"/>
        </w:rPr>
        <w:fldChar w:fldCharType="begin"/>
      </w:r>
      <w:r w:rsidR="008C42CD" w:rsidRPr="002A3C2F">
        <w:rPr>
          <w:rFonts w:ascii="Arial" w:hAnsi="Arial" w:cs="Arial"/>
        </w:rPr>
        <w:instrText>MacroButton Nomacro §</w:instrText>
      </w:r>
      <w:r w:rsidR="008C42CD" w:rsidRPr="002A3C2F">
        <w:rPr>
          <w:rFonts w:ascii="Arial" w:hAnsi="Arial" w:cs="Arial"/>
        </w:rPr>
        <w:fldChar w:fldCharType="end"/>
      </w:r>
      <w:r w:rsidRPr="00411078">
        <w:rPr>
          <w:rFonts w:ascii="Arial" w:hAnsi="Arial" w:cs="Arial"/>
          <w:color w:val="FF0000"/>
        </w:rPr>
        <w:t xml:space="preserve"> </w:t>
      </w:r>
      <w:r w:rsidR="00E87E4E" w:rsidRPr="00411078">
        <w:rPr>
          <w:rFonts w:ascii="Arial" w:hAnsi="Arial" w:cs="Arial"/>
          <w:color w:val="800080"/>
        </w:rPr>
        <w:t>telwoord</w:t>
      </w:r>
      <w:r w:rsidR="008C42CD" w:rsidRPr="002A3C2F">
        <w:rPr>
          <w:rFonts w:ascii="Arial" w:hAnsi="Arial" w:cs="Arial"/>
        </w:rPr>
        <w:fldChar w:fldCharType="begin"/>
      </w:r>
      <w:r w:rsidR="008C42CD" w:rsidRPr="002A3C2F">
        <w:rPr>
          <w:rFonts w:ascii="Arial" w:hAnsi="Arial" w:cs="Arial"/>
        </w:rPr>
        <w:instrText>MacroButton Nomacro §</w:instrText>
      </w:r>
      <w:r w:rsidR="008C42CD" w:rsidRPr="002A3C2F">
        <w:rPr>
          <w:rFonts w:ascii="Arial" w:hAnsi="Arial" w:cs="Arial"/>
        </w:rPr>
        <w:fldChar w:fldCharType="end"/>
      </w:r>
      <w:r w:rsidR="00E87E4E" w:rsidRPr="00411078">
        <w:rPr>
          <w:rFonts w:ascii="Arial" w:hAnsi="Arial" w:cs="Arial"/>
        </w:rPr>
        <w:t xml:space="preserve"> </w:t>
      </w:r>
      <w:r w:rsidRPr="00411078">
        <w:rPr>
          <w:rFonts w:ascii="Arial" w:hAnsi="Arial" w:cs="Arial"/>
          <w:color w:val="FF0000"/>
        </w:rPr>
        <w:t>hypo</w:t>
      </w:r>
      <w:r w:rsidRPr="00411078">
        <w:rPr>
          <w:rFonts w:ascii="Arial" w:hAnsi="Arial" w:cs="Arial"/>
          <w:color w:val="FF0000"/>
        </w:rPr>
        <w:softHyphen/>
        <w:t>theek op het hierna te omschrijven onderpand:</w:t>
      </w:r>
    </w:p>
    <w:p w14:paraId="4AB32C77" w14:textId="77777777" w:rsidR="00E87E4E" w:rsidRPr="00411078" w:rsidRDefault="00E87E4E" w:rsidP="00E87E4E">
      <w:pPr>
        <w:widowControl/>
        <w:autoSpaceDE w:val="0"/>
        <w:autoSpaceDN w:val="0"/>
        <w:adjustRightInd w:val="0"/>
        <w:rPr>
          <w:rFonts w:ascii="Arial" w:hAnsi="Arial" w:cs="Arial"/>
          <w:color w:val="FF0000"/>
        </w:rPr>
      </w:pPr>
      <w:r w:rsidRPr="00411078">
        <w:rPr>
          <w:rFonts w:ascii="Arial" w:hAnsi="Arial" w:cs="Arial"/>
          <w:color w:val="FF0000"/>
          <w:highlight w:val="yellow"/>
        </w:rPr>
        <w:t>TEKSTBLOK RECHT</w:t>
      </w:r>
      <w:r w:rsidRPr="00411078">
        <w:rPr>
          <w:rFonts w:ascii="Arial" w:hAnsi="Arial" w:cs="Arial"/>
          <w:color w:val="FF0000"/>
        </w:rPr>
        <w:t xml:space="preserve"> </w:t>
      </w:r>
      <w:r w:rsidRPr="00411078">
        <w:rPr>
          <w:rFonts w:ascii="Arial" w:hAnsi="Arial" w:cs="Arial"/>
          <w:color w:val="FF0000"/>
          <w:highlight w:val="yellow"/>
        </w:rPr>
        <w:t>TEKSTBLOK REGISTERGOED</w:t>
      </w:r>
      <w:r w:rsidRPr="00411078">
        <w:rPr>
          <w:rFonts w:ascii="Arial" w:hAnsi="Arial" w:cs="Arial"/>
          <w:color w:val="FF0000"/>
        </w:rPr>
        <w:t xml:space="preserve">; </w:t>
      </w:r>
    </w:p>
    <w:p w14:paraId="56BD9BA2" w14:textId="77777777" w:rsidR="00E87E4E" w:rsidRPr="00411078" w:rsidRDefault="00E87E4E" w:rsidP="00E87E4E">
      <w:pPr>
        <w:tabs>
          <w:tab w:val="left" w:pos="-720"/>
          <w:tab w:val="left" w:pos="0"/>
          <w:tab w:val="left" w:pos="720"/>
        </w:tabs>
        <w:suppressAutoHyphens/>
        <w:rPr>
          <w:rFonts w:ascii="Arial" w:hAnsi="Arial" w:cs="Arial"/>
        </w:rPr>
      </w:pPr>
      <w:r w:rsidRPr="00411078">
        <w:rPr>
          <w:rFonts w:ascii="Arial" w:hAnsi="Arial" w:cs="Arial"/>
          <w:color w:val="FF0000"/>
        </w:rPr>
        <w:t xml:space="preserve">hierna </w:t>
      </w:r>
      <w:r w:rsidRPr="00411078">
        <w:rPr>
          <w:rFonts w:ascii="Arial" w:hAnsi="Arial" w:cs="Arial"/>
          <w:color w:val="800080"/>
        </w:rPr>
        <w:t>zowel samen als afzonderlijk</w:t>
      </w:r>
      <w:r w:rsidRPr="00411078">
        <w:rPr>
          <w:rFonts w:ascii="Arial" w:hAnsi="Arial" w:cs="Arial"/>
          <w:color w:val="FF0000"/>
        </w:rPr>
        <w:t xml:space="preserve"> te noemen</w:t>
      </w:r>
      <w:r w:rsidR="002C1506">
        <w:rPr>
          <w:rFonts w:ascii="Arial" w:hAnsi="Arial" w:cs="Arial"/>
          <w:color w:val="FF0000"/>
        </w:rPr>
        <w:t>: '</w:t>
      </w:r>
      <w:r w:rsidRPr="00411078">
        <w:rPr>
          <w:rFonts w:ascii="Arial" w:hAnsi="Arial" w:cs="Arial"/>
          <w:color w:val="FF0000"/>
        </w:rPr>
        <w:t>het</w:t>
      </w:r>
      <w:r w:rsidR="002C1506">
        <w:rPr>
          <w:rFonts w:ascii="Arial" w:hAnsi="Arial" w:cs="Arial"/>
          <w:color w:val="FF0000"/>
        </w:rPr>
        <w:t xml:space="preserve"> </w:t>
      </w:r>
      <w:r w:rsidRPr="00411078">
        <w:rPr>
          <w:rFonts w:ascii="Arial" w:hAnsi="Arial" w:cs="Arial"/>
          <w:color w:val="FF0000"/>
          <w:u w:val="single"/>
        </w:rPr>
        <w:t>onderpand</w:t>
      </w:r>
      <w:r w:rsidRPr="00411078">
        <w:rPr>
          <w:rFonts w:ascii="Arial" w:hAnsi="Arial" w:cs="Arial"/>
          <w:color w:val="FF0000"/>
        </w:rPr>
        <w:t>’.</w:t>
      </w:r>
      <w:r w:rsidRPr="00411078">
        <w:rPr>
          <w:rFonts w:ascii="Arial" w:hAnsi="Arial" w:cs="Arial"/>
        </w:rPr>
        <w:tab/>
      </w:r>
    </w:p>
    <w:p w14:paraId="4F55D7EA" w14:textId="1BA916C4" w:rsidR="00625341" w:rsidRPr="00625341" w:rsidRDefault="003C1DBF" w:rsidP="00625341">
      <w:pPr>
        <w:tabs>
          <w:tab w:val="left" w:pos="-720"/>
          <w:tab w:val="left" w:pos="0"/>
          <w:tab w:val="left" w:pos="720"/>
        </w:tabs>
        <w:suppressAutoHyphens/>
        <w:rPr>
          <w:ins w:id="51" w:author="Groot, Karina de" w:date="2026-09-25T11:29:00Z"/>
          <w:rFonts w:ascii="Arial" w:hAnsi="Arial" w:cs="Arial"/>
          <w:color w:val="800080"/>
          <w:rPrChange w:id="52" w:author="Groot, Karina de" w:date="2026-09-25T11:29:00Z" w16du:dateUtc="2026-09-25T09:29:00Z">
            <w:rPr>
              <w:ins w:id="53" w:author="Groot, Karina de" w:date="2026-09-25T11:29:00Z"/>
              <w:rFonts w:ascii="Arial" w:hAnsi="Arial" w:cs="Arial"/>
              <w:color w:val="800080"/>
              <w:highlight w:val="yellow"/>
            </w:rPr>
          </w:rPrChange>
        </w:rPr>
      </w:pPr>
      <w:ins w:id="54" w:author="Groot, Karina de" w:date="2026-09-28T09:25:00Z">
        <w:r w:rsidRPr="003C1DBF">
          <w:rPr>
            <w:rFonts w:ascii="Arial" w:hAnsi="Arial" w:cs="Arial"/>
            <w:color w:val="800080"/>
            <w:u w:val="single"/>
          </w:rPr>
          <w:t>Overbruggingshypotheek</w:t>
        </w:r>
      </w:ins>
    </w:p>
    <w:p w14:paraId="43087DDA" w14:textId="5DB3FB31" w:rsidR="00372C1C" w:rsidRDefault="00625341" w:rsidP="00625341">
      <w:pPr>
        <w:tabs>
          <w:tab w:val="left" w:pos="-720"/>
          <w:tab w:val="left" w:pos="0"/>
          <w:tab w:val="left" w:pos="720"/>
        </w:tabs>
        <w:suppressAutoHyphens/>
        <w:rPr>
          <w:ins w:id="55" w:author="Groot, Karina de" w:date="2026-09-25T11:29:00Z" w16du:dateUtc="2026-09-25T09:29:00Z"/>
          <w:rFonts w:ascii="Arial" w:hAnsi="Arial" w:cs="Arial"/>
          <w:color w:val="800080"/>
        </w:rPr>
      </w:pPr>
      <w:ins w:id="56" w:author="Groot, Karina de" w:date="2026-09-25T11:29:00Z">
        <w:r w:rsidRPr="00625341">
          <w:rPr>
            <w:rFonts w:ascii="Arial" w:hAnsi="Arial" w:cs="Arial"/>
            <w:color w:val="800080"/>
            <w:rPrChange w:id="57" w:author="Groot, Karina de" w:date="2026-09-25T11:29:00Z" w16du:dateUtc="2026-09-25T09:29:00Z">
              <w:rPr>
                <w:rFonts w:ascii="Arial" w:hAnsi="Arial" w:cs="Arial"/>
                <w:color w:val="800080"/>
                <w:highlight w:val="yellow"/>
              </w:rPr>
            </w:rPrChange>
          </w:rPr>
          <w:t xml:space="preserve">Voorts verleent de schuldenaar tot meerdere zekerheid voor de betaling van de schuld als hierboven vermeld, bij deze aan Florius, die van de schuldenaar aanvaardt, het recht van </w:t>
        </w:r>
        <w:r w:rsidRPr="00421E3A">
          <w:rPr>
            <w:rFonts w:ascii="Arial" w:hAnsi="Arial" w:cs="Arial"/>
            <w:color w:val="000000" w:themeColor="text1"/>
            <w:rPrChange w:id="58" w:author="Groot, Karina de" w:date="2026-09-28T09:23:00Z" w16du:dateUtc="2026-09-28T07:23:00Z">
              <w:rPr>
                <w:rFonts w:ascii="Arial" w:hAnsi="Arial" w:cs="Arial"/>
                <w:color w:val="800080"/>
                <w:highlight w:val="yellow"/>
              </w:rPr>
            </w:rPrChange>
          </w:rPr>
          <w:fldChar w:fldCharType="begin"/>
        </w:r>
        <w:r w:rsidRPr="00421E3A">
          <w:rPr>
            <w:rFonts w:ascii="Arial" w:hAnsi="Arial" w:cs="Arial"/>
            <w:color w:val="000000" w:themeColor="text1"/>
            <w:rPrChange w:id="59" w:author="Groot, Karina de" w:date="2026-09-28T09:23:00Z" w16du:dateUtc="2026-09-28T07:23:00Z">
              <w:rPr>
                <w:rFonts w:ascii="Arial" w:hAnsi="Arial" w:cs="Arial"/>
                <w:color w:val="800080"/>
                <w:highlight w:val="yellow"/>
              </w:rPr>
            </w:rPrChange>
          </w:rPr>
          <w:instrText>MacroButton Nomacro §</w:instrText>
        </w:r>
      </w:ins>
      <w:ins w:id="60" w:author="Groot, Karina de" w:date="2026-09-25T11:29:00Z" w16du:dateUtc="2026-09-25T09:29:00Z">
        <w:r w:rsidRPr="00421E3A">
          <w:rPr>
            <w:rFonts w:ascii="Arial" w:hAnsi="Arial" w:cs="Arial"/>
            <w:color w:val="000000" w:themeColor="text1"/>
            <w:rPrChange w:id="61" w:author="Groot, Karina de" w:date="2026-09-28T09:23:00Z" w16du:dateUtc="2026-09-28T07:23:00Z">
              <w:rPr>
                <w:rFonts w:ascii="Arial" w:hAnsi="Arial" w:cs="Arial"/>
                <w:color w:val="800080"/>
                <w:highlight w:val="yellow"/>
              </w:rPr>
            </w:rPrChange>
          </w:rPr>
          <w:fldChar w:fldCharType="end"/>
        </w:r>
      </w:ins>
      <w:ins w:id="62" w:author="Groot, Karina de" w:date="2026-09-25T11:29:00Z">
        <w:r w:rsidRPr="00421E3A">
          <w:rPr>
            <w:rFonts w:ascii="Arial" w:hAnsi="Arial" w:cs="Arial"/>
            <w:color w:val="000000" w:themeColor="text1"/>
            <w:rPrChange w:id="63" w:author="Groot, Karina de" w:date="2026-09-28T09:23:00Z" w16du:dateUtc="2026-09-28T07:23:00Z">
              <w:rPr>
                <w:rFonts w:ascii="Arial" w:hAnsi="Arial" w:cs="Arial"/>
                <w:color w:val="800080"/>
                <w:highlight w:val="yellow"/>
              </w:rPr>
            </w:rPrChange>
          </w:rPr>
          <w:t>telwoord</w:t>
        </w:r>
      </w:ins>
      <w:ins w:id="64" w:author="Groot, Karina de" w:date="2026-09-28T09:23:00Z" w16du:dateUtc="2026-09-28T07:23:00Z">
        <w:r w:rsidR="00421E3A" w:rsidRPr="00421E3A">
          <w:rPr>
            <w:rFonts w:ascii="Arial" w:hAnsi="Arial" w:cs="Arial"/>
            <w:color w:val="000000" w:themeColor="text1"/>
            <w:rPrChange w:id="65" w:author="Groot, Karina de" w:date="2026-09-28T09:23:00Z" w16du:dateUtc="2026-09-28T07:23:00Z">
              <w:rPr>
                <w:rFonts w:ascii="Arial" w:hAnsi="Arial" w:cs="Arial"/>
                <w:color w:val="800080"/>
              </w:rPr>
            </w:rPrChange>
          </w:rPr>
          <w:fldChar w:fldCharType="begin"/>
        </w:r>
        <w:r w:rsidR="00421E3A" w:rsidRPr="00421E3A">
          <w:rPr>
            <w:rFonts w:ascii="Arial" w:hAnsi="Arial" w:cs="Arial"/>
            <w:color w:val="000000" w:themeColor="text1"/>
            <w:rPrChange w:id="66" w:author="Groot, Karina de" w:date="2026-09-28T09:23:00Z" w16du:dateUtc="2026-09-28T07:23:00Z">
              <w:rPr>
                <w:rFonts w:ascii="Arial" w:hAnsi="Arial" w:cs="Arial"/>
                <w:color w:val="800080"/>
              </w:rPr>
            </w:rPrChange>
          </w:rPr>
          <w:instrText>MacroButton Nomacro §</w:instrText>
        </w:r>
        <w:r w:rsidR="00421E3A" w:rsidRPr="00421E3A">
          <w:rPr>
            <w:rFonts w:ascii="Arial" w:hAnsi="Arial" w:cs="Arial"/>
            <w:color w:val="000000" w:themeColor="text1"/>
            <w:rPrChange w:id="67" w:author="Groot, Karina de" w:date="2026-09-28T09:23:00Z" w16du:dateUtc="2026-09-28T07:23:00Z">
              <w:rPr>
                <w:rFonts w:ascii="Arial" w:hAnsi="Arial" w:cs="Arial"/>
                <w:color w:val="800080"/>
              </w:rPr>
            </w:rPrChange>
          </w:rPr>
          <w:fldChar w:fldCharType="end"/>
        </w:r>
      </w:ins>
      <w:ins w:id="68" w:author="Groot, Karina de" w:date="2026-09-25T11:29:00Z">
        <w:r w:rsidRPr="00421E3A">
          <w:rPr>
            <w:rFonts w:ascii="Arial" w:hAnsi="Arial" w:cs="Arial"/>
            <w:color w:val="000000" w:themeColor="text1"/>
            <w:rPrChange w:id="69" w:author="Groot, Karina de" w:date="2026-09-28T09:23:00Z" w16du:dateUtc="2026-09-28T07:23:00Z">
              <w:rPr>
                <w:rFonts w:ascii="Arial" w:hAnsi="Arial" w:cs="Arial"/>
                <w:color w:val="800080"/>
                <w:highlight w:val="yellow"/>
              </w:rPr>
            </w:rPrChange>
          </w:rPr>
          <w:t xml:space="preserve"> </w:t>
        </w:r>
        <w:r w:rsidRPr="00625341">
          <w:rPr>
            <w:rFonts w:ascii="Arial" w:hAnsi="Arial" w:cs="Arial"/>
            <w:color w:val="800080"/>
            <w:rPrChange w:id="70" w:author="Groot, Karina de" w:date="2026-09-25T11:29:00Z" w16du:dateUtc="2026-09-25T09:29:00Z">
              <w:rPr>
                <w:rFonts w:ascii="Arial" w:hAnsi="Arial" w:cs="Arial"/>
                <w:color w:val="800080"/>
                <w:highlight w:val="yellow"/>
              </w:rPr>
            </w:rPrChange>
          </w:rPr>
          <w:t>hypotheek op het hierna te omschrijven onderpand:</w:t>
        </w:r>
      </w:ins>
      <w:del w:id="71" w:author="Groot, Karina de" w:date="2026-09-25T11:29:00Z" w16du:dateUtc="2026-09-25T09:29:00Z">
        <w:r w:rsidR="00833F8F" w:rsidRPr="00833F8F" w:rsidDel="00625341">
          <w:rPr>
            <w:rFonts w:ascii="Arial" w:hAnsi="Arial" w:cs="Arial"/>
            <w:color w:val="800080"/>
            <w:highlight w:val="yellow"/>
          </w:rPr>
          <w:delText>TEKSTBLOK OVERBRUGGINGSHYPOTHEEK</w:delText>
        </w:r>
        <w:r w:rsidR="006E3B12" w:rsidDel="00625341">
          <w:rPr>
            <w:rFonts w:ascii="Arial" w:hAnsi="Arial" w:cs="Arial"/>
            <w:color w:val="800080"/>
          </w:rPr>
          <w:delText>.</w:delText>
        </w:r>
        <w:r w:rsidR="00372C1C" w:rsidRPr="00372C1C" w:rsidDel="00625341">
          <w:rPr>
            <w:rFonts w:ascii="Arial" w:hAnsi="Arial" w:cs="Arial"/>
            <w:color w:val="800080"/>
          </w:rPr>
          <w:delText xml:space="preserve"> </w:delText>
        </w:r>
      </w:del>
    </w:p>
    <w:p w14:paraId="7927C1AC" w14:textId="77777777" w:rsidR="00625341" w:rsidRPr="001F232F" w:rsidRDefault="00625341" w:rsidP="00625341">
      <w:pPr>
        <w:tabs>
          <w:tab w:val="left" w:pos="-720"/>
          <w:tab w:val="left" w:pos="0"/>
          <w:tab w:val="left" w:pos="720"/>
        </w:tabs>
        <w:suppressAutoHyphens/>
        <w:rPr>
          <w:ins w:id="72" w:author="Groot, Karina de" w:date="2026-09-25T11:29:00Z" w16du:dateUtc="2026-09-25T09:29:00Z"/>
          <w:rFonts w:ascii="Arial" w:hAnsi="Arial" w:cs="Arial"/>
          <w:color w:val="800080"/>
        </w:rPr>
      </w:pPr>
      <w:ins w:id="73" w:author="Groot, Karina de" w:date="2026-09-25T11:29:00Z" w16du:dateUtc="2026-09-25T09:29:00Z">
        <w:r w:rsidRPr="003D7656">
          <w:rPr>
            <w:rFonts w:ascii="Arial" w:hAnsi="Arial" w:cs="Arial"/>
            <w:color w:val="800080"/>
            <w:highlight w:val="yellow"/>
          </w:rPr>
          <w:t>TEKSTBLOK RECHT</w:t>
        </w:r>
        <w:r w:rsidRPr="003D7656">
          <w:rPr>
            <w:rFonts w:ascii="Arial" w:hAnsi="Arial" w:cs="Arial"/>
            <w:color w:val="800080"/>
          </w:rPr>
          <w:t xml:space="preserve"> </w:t>
        </w:r>
        <w:r w:rsidRPr="003D7656">
          <w:rPr>
            <w:rFonts w:ascii="Arial" w:hAnsi="Arial" w:cs="Arial"/>
            <w:color w:val="800080"/>
            <w:highlight w:val="yellow"/>
          </w:rPr>
          <w:t>TEKSTBLOK REGISTERGOED</w:t>
        </w:r>
        <w:r>
          <w:rPr>
            <w:rFonts w:ascii="Arial" w:hAnsi="Arial" w:cs="Arial"/>
            <w:color w:val="800080"/>
          </w:rPr>
          <w:t>.</w:t>
        </w:r>
      </w:ins>
    </w:p>
    <w:p w14:paraId="6015FD76" w14:textId="5CE9B80F" w:rsidR="00625341" w:rsidRPr="00372C1C" w:rsidDel="00625341" w:rsidRDefault="00625341" w:rsidP="00625341">
      <w:pPr>
        <w:tabs>
          <w:tab w:val="left" w:pos="-720"/>
          <w:tab w:val="left" w:pos="0"/>
          <w:tab w:val="left" w:pos="720"/>
        </w:tabs>
        <w:suppressAutoHyphens/>
        <w:rPr>
          <w:del w:id="74" w:author="Groot, Karina de" w:date="2026-09-25T11:29:00Z" w16du:dateUtc="2026-09-25T09:29:00Z"/>
          <w:rFonts w:ascii="Arial" w:hAnsi="Arial" w:cs="Arial"/>
          <w:color w:val="800080"/>
        </w:rPr>
      </w:pPr>
    </w:p>
    <w:p w14:paraId="37D0F288" w14:textId="77777777" w:rsidR="00E87E4E" w:rsidRPr="00411078" w:rsidRDefault="00E87E4E" w:rsidP="00E87E4E">
      <w:pPr>
        <w:tabs>
          <w:tab w:val="left" w:pos="-720"/>
        </w:tabs>
        <w:suppressAutoHyphens/>
        <w:outlineLvl w:val="0"/>
        <w:rPr>
          <w:rFonts w:ascii="Arial" w:hAnsi="Arial" w:cs="Arial"/>
          <w:color w:val="FF0000"/>
          <w:u w:val="single"/>
        </w:rPr>
      </w:pPr>
      <w:r w:rsidRPr="00411078">
        <w:rPr>
          <w:rFonts w:ascii="Arial" w:hAnsi="Arial" w:cs="Arial"/>
          <w:color w:val="FF0000"/>
        </w:rPr>
        <w:t>Florius verklaarde hierbij alle aan haar gegeven rechten en bevoegdheden te aanvaarden.</w:t>
      </w:r>
    </w:p>
    <w:p w14:paraId="65F5192E" w14:textId="77777777" w:rsidR="00E87E4E" w:rsidRPr="00411078" w:rsidRDefault="00E87E4E" w:rsidP="00E87E4E">
      <w:pPr>
        <w:tabs>
          <w:tab w:val="left" w:pos="-720"/>
        </w:tabs>
        <w:suppressAutoHyphens/>
        <w:outlineLvl w:val="0"/>
        <w:rPr>
          <w:rFonts w:ascii="Arial" w:hAnsi="Arial" w:cs="Arial"/>
          <w:color w:val="800080"/>
        </w:rPr>
      </w:pPr>
      <w:r w:rsidRPr="00411078">
        <w:rPr>
          <w:rFonts w:ascii="Arial" w:hAnsi="Arial" w:cs="Arial"/>
          <w:color w:val="800080"/>
          <w:u w:val="single"/>
        </w:rPr>
        <w:t>Woonplaats</w:t>
      </w:r>
    </w:p>
    <w:p w14:paraId="06D3E862" w14:textId="77777777" w:rsidR="00E87E4E" w:rsidRPr="00411078" w:rsidRDefault="00E87E4E" w:rsidP="00E87E4E">
      <w:pPr>
        <w:tabs>
          <w:tab w:val="left" w:pos="-720"/>
        </w:tabs>
        <w:suppressAutoHyphens/>
        <w:rPr>
          <w:rFonts w:ascii="Arial" w:hAnsi="Arial" w:cs="Arial"/>
          <w:color w:val="800080"/>
        </w:rPr>
      </w:pPr>
      <w:r w:rsidRPr="00411078">
        <w:rPr>
          <w:rFonts w:ascii="Arial" w:hAnsi="Arial" w:cs="Arial"/>
          <w:color w:val="800080"/>
        </w:rPr>
        <w:t xml:space="preserve">Partijen kiezen woonplaats ten kantore van de bewaarder van deze </w:t>
      </w:r>
      <w:r w:rsidR="000601D9">
        <w:rPr>
          <w:rFonts w:ascii="Arial" w:hAnsi="Arial" w:cs="Arial"/>
          <w:color w:val="800080"/>
        </w:rPr>
        <w:t>a</w:t>
      </w:r>
      <w:r w:rsidRPr="00411078">
        <w:rPr>
          <w:rFonts w:ascii="Arial" w:hAnsi="Arial" w:cs="Arial"/>
          <w:color w:val="800080"/>
        </w:rPr>
        <w:t>kte.</w:t>
      </w:r>
    </w:p>
    <w:p w14:paraId="0A86B5F2" w14:textId="77777777" w:rsidR="00E87E4E" w:rsidRPr="00411078" w:rsidRDefault="00E87E4E" w:rsidP="00E87E4E">
      <w:pPr>
        <w:tabs>
          <w:tab w:val="left" w:pos="-720"/>
          <w:tab w:val="left" w:pos="0"/>
          <w:tab w:val="left" w:pos="720"/>
        </w:tabs>
        <w:suppressAutoHyphens/>
        <w:ind w:left="1440" w:hanging="1440"/>
        <w:rPr>
          <w:rFonts w:ascii="Arial" w:hAnsi="Arial" w:cs="Arial"/>
          <w:color w:val="FF0000"/>
        </w:rPr>
      </w:pPr>
      <w:r w:rsidRPr="00411078">
        <w:rPr>
          <w:rFonts w:ascii="Arial" w:hAnsi="Arial" w:cs="Arial"/>
          <w:color w:val="FF0000"/>
        </w:rPr>
        <w:t>EINDE KADASTERDEEL</w:t>
      </w:r>
    </w:p>
    <w:p w14:paraId="6CFEBD2F" w14:textId="77777777" w:rsidR="0092030B" w:rsidRDefault="0092030B" w:rsidP="002C1466">
      <w:pPr>
        <w:tabs>
          <w:tab w:val="left" w:pos="-720"/>
          <w:tab w:val="left" w:pos="0"/>
          <w:tab w:val="left" w:pos="720"/>
        </w:tabs>
        <w:suppressAutoHyphens/>
        <w:rPr>
          <w:rFonts w:ascii="Arial" w:hAnsi="Arial" w:cs="Arial"/>
          <w:color w:val="999999"/>
        </w:rPr>
      </w:pPr>
    </w:p>
    <w:p w14:paraId="03AC9DBA" w14:textId="77777777" w:rsidR="0092030B" w:rsidRPr="00A33FFD" w:rsidRDefault="0092030B" w:rsidP="0092030B">
      <w:pPr>
        <w:rPr>
          <w:rFonts w:ascii="Arial" w:hAnsi="Arial" w:cs="Arial"/>
          <w:b/>
          <w:i/>
          <w:color w:val="000000"/>
          <w:sz w:val="24"/>
          <w:szCs w:val="24"/>
        </w:rPr>
      </w:pPr>
      <w:r w:rsidRPr="00A33FFD">
        <w:rPr>
          <w:rFonts w:ascii="Arial" w:hAnsi="Arial" w:cs="Arial"/>
          <w:b/>
          <w:i/>
          <w:color w:val="000000"/>
          <w:sz w:val="24"/>
          <w:szCs w:val="24"/>
        </w:rPr>
        <w:t>Toelichting</w:t>
      </w:r>
    </w:p>
    <w:p w14:paraId="102BA08C" w14:textId="77777777" w:rsidR="0092030B" w:rsidRPr="00A33FFD" w:rsidRDefault="0092030B" w:rsidP="0092030B">
      <w:pPr>
        <w:tabs>
          <w:tab w:val="left" w:pos="-1440"/>
          <w:tab w:val="left" w:pos="-720"/>
          <w:tab w:val="left" w:pos="425"/>
        </w:tabs>
        <w:suppressAutoHyphens/>
        <w:rPr>
          <w:rFonts w:ascii="Arial" w:hAnsi="Arial" w:cs="Arial"/>
        </w:rPr>
      </w:pPr>
    </w:p>
    <w:p w14:paraId="74BAC245" w14:textId="77777777" w:rsidR="0092030B" w:rsidRPr="00A33FFD" w:rsidRDefault="0092030B" w:rsidP="0092030B">
      <w:pPr>
        <w:tabs>
          <w:tab w:val="left" w:pos="-1440"/>
          <w:tab w:val="left" w:pos="-720"/>
          <w:tab w:val="left" w:pos="425"/>
        </w:tabs>
        <w:suppressAutoHyphens/>
        <w:rPr>
          <w:rFonts w:ascii="Arial" w:hAnsi="Arial" w:cs="Arial"/>
        </w:rPr>
      </w:pPr>
      <w:r w:rsidRPr="00A33FFD">
        <w:rPr>
          <w:rFonts w:ascii="Arial" w:hAnsi="Arial" w:cs="Arial"/>
        </w:rPr>
        <w:t xml:space="preserve">Zie voor het kleurgebruik in deze modelakte: </w:t>
      </w:r>
    </w:p>
    <w:p w14:paraId="3BBBBFBC" w14:textId="77777777" w:rsidR="008E27E6" w:rsidRDefault="0092030B" w:rsidP="0092030B">
      <w:pPr>
        <w:tabs>
          <w:tab w:val="left" w:pos="-1440"/>
          <w:tab w:val="left" w:pos="-720"/>
          <w:tab w:val="left" w:pos="425"/>
        </w:tabs>
        <w:suppressAutoHyphens/>
        <w:rPr>
          <w:rFonts w:ascii="Arial" w:hAnsi="Arial" w:cs="Arial"/>
        </w:rPr>
      </w:pPr>
      <w:r w:rsidRPr="00A33FFD">
        <w:rPr>
          <w:rFonts w:ascii="Arial" w:hAnsi="Arial" w:cs="Arial"/>
        </w:rPr>
        <w:t>Tekstblok – Algemene afspraken modeldocumenten en tekstblokken</w:t>
      </w:r>
      <w:del w:id="75" w:author="Groot, Karina de" w:date="2019-08-16T10:33:00Z">
        <w:r w:rsidRPr="00A33FFD" w:rsidDel="001D317C">
          <w:rPr>
            <w:rFonts w:ascii="Arial" w:hAnsi="Arial" w:cs="Arial"/>
          </w:rPr>
          <w:delText xml:space="preserve"> v2.</w:delText>
        </w:r>
        <w:r w:rsidR="008E27E6" w:rsidDel="001D317C">
          <w:rPr>
            <w:rFonts w:ascii="Arial" w:hAnsi="Arial" w:cs="Arial"/>
          </w:rPr>
          <w:delText>5</w:delText>
        </w:r>
      </w:del>
    </w:p>
    <w:p w14:paraId="2CB77414" w14:textId="77777777" w:rsidR="008E27E6" w:rsidRDefault="008E27E6" w:rsidP="0092030B">
      <w:pPr>
        <w:tabs>
          <w:tab w:val="left" w:pos="-1440"/>
          <w:tab w:val="left" w:pos="-720"/>
          <w:tab w:val="left" w:pos="425"/>
        </w:tabs>
        <w:suppressAutoHyphens/>
        <w:rPr>
          <w:rFonts w:ascii="Arial" w:hAnsi="Arial" w:cs="Arial"/>
        </w:rPr>
      </w:pPr>
    </w:p>
    <w:p w14:paraId="14ECE282" w14:textId="77777777" w:rsidR="008E27E6" w:rsidRDefault="008E27E6" w:rsidP="008E27E6">
      <w:r>
        <w:rPr>
          <w:rFonts w:ascii="Arial" w:hAnsi="Arial" w:cs="Arial"/>
        </w:rPr>
        <w:t>De paragrafen en tekstfragmenten welke in dit modeldocument optioneel zijn, dienen op het moment dat ze worden opgenomen in de akte altijd binnen het Kadasterdeel te staan.</w:t>
      </w:r>
    </w:p>
    <w:p w14:paraId="5EBA5464" w14:textId="77777777" w:rsidR="0092030B" w:rsidRPr="00A33FFD" w:rsidRDefault="0092030B" w:rsidP="008E27E6">
      <w:pPr>
        <w:tabs>
          <w:tab w:val="left" w:pos="-1440"/>
          <w:tab w:val="left" w:pos="-720"/>
          <w:tab w:val="left" w:pos="425"/>
        </w:tabs>
        <w:suppressAutoHyphens/>
        <w:rPr>
          <w:rFonts w:ascii="Arial" w:hAnsi="Arial" w:cs="Arial"/>
        </w:rPr>
      </w:pPr>
    </w:p>
    <w:p w14:paraId="2D445EE4" w14:textId="77777777" w:rsidR="0092030B" w:rsidRDefault="0092030B" w:rsidP="0092030B">
      <w:pPr>
        <w:rPr>
          <w:rFonts w:ascii="Arial" w:hAnsi="Arial" w:cs="Arial"/>
        </w:rPr>
      </w:pPr>
    </w:p>
    <w:p w14:paraId="32F90D26" w14:textId="77777777" w:rsidR="0092030B" w:rsidRDefault="0092030B" w:rsidP="0092030B">
      <w:pPr>
        <w:rPr>
          <w:rFonts w:ascii="Arial" w:hAnsi="Arial" w:cs="Arial"/>
        </w:rPr>
      </w:pPr>
    </w:p>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92030B" w14:paraId="442D5337" w14:textId="77777777" w:rsidTr="004A4B0F">
        <w:trPr>
          <w:trHeight w:val="332"/>
        </w:trPr>
        <w:tc>
          <w:tcPr>
            <w:tcW w:w="5173" w:type="dxa"/>
            <w:vAlign w:val="bottom"/>
          </w:tcPr>
          <w:p w14:paraId="177A26C0" w14:textId="77777777" w:rsidR="0092030B" w:rsidRDefault="0092030B" w:rsidP="004A4B0F">
            <w:pPr>
              <w:pStyle w:val="kopje"/>
              <w:rPr>
                <w:b w:val="0"/>
                <w:bCs/>
              </w:rPr>
            </w:pPr>
            <w:r>
              <w:t>Versiehistorie</w:t>
            </w:r>
          </w:p>
        </w:tc>
      </w:tr>
    </w:tbl>
    <w:p w14:paraId="19DE390D" w14:textId="77777777" w:rsidR="0092030B" w:rsidRDefault="0092030B" w:rsidP="0092030B">
      <w:pPr>
        <w:spacing w:line="14" w:lineRule="exact"/>
        <w:rPr>
          <w:rFonts w:ascii="Arial" w:hAnsi="Arial"/>
          <w:kern w:val="28"/>
          <w:sz w:val="18"/>
          <w:lang w:eastAsia="en-US"/>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91"/>
        <w:gridCol w:w="1698"/>
        <w:gridCol w:w="1981"/>
        <w:gridCol w:w="4389"/>
      </w:tblGrid>
      <w:tr w:rsidR="0092030B" w14:paraId="4438359F" w14:textId="77777777" w:rsidTr="004A4B0F">
        <w:trPr>
          <w:trHeight w:hRule="exact" w:val="281"/>
          <w:tblHeader/>
        </w:trPr>
        <w:tc>
          <w:tcPr>
            <w:tcW w:w="779" w:type="dxa"/>
            <w:vAlign w:val="bottom"/>
          </w:tcPr>
          <w:p w14:paraId="7D3F79EA" w14:textId="77777777" w:rsidR="0092030B" w:rsidRDefault="0092030B" w:rsidP="004A4B0F">
            <w:pPr>
              <w:pStyle w:val="tussenkopje"/>
              <w:spacing w:before="0"/>
              <w:rPr>
                <w:lang w:val="nl-NL"/>
              </w:rPr>
            </w:pPr>
            <w:r>
              <w:rPr>
                <w:lang w:val="nl-NL"/>
              </w:rPr>
              <w:t>Versie</w:t>
            </w:r>
          </w:p>
        </w:tc>
        <w:tc>
          <w:tcPr>
            <w:tcW w:w="1701" w:type="dxa"/>
            <w:vAlign w:val="bottom"/>
          </w:tcPr>
          <w:p w14:paraId="0735102E" w14:textId="77777777" w:rsidR="0092030B" w:rsidRDefault="0092030B" w:rsidP="004A4B0F">
            <w:pPr>
              <w:pStyle w:val="tussenkopje"/>
              <w:spacing w:before="0"/>
              <w:rPr>
                <w:lang w:val="nl-NL"/>
              </w:rPr>
            </w:pPr>
            <w:r>
              <w:rPr>
                <w:lang w:val="nl-NL"/>
              </w:rPr>
              <w:t>Datum</w:t>
            </w:r>
          </w:p>
        </w:tc>
        <w:tc>
          <w:tcPr>
            <w:tcW w:w="1985" w:type="dxa"/>
            <w:vAlign w:val="bottom"/>
          </w:tcPr>
          <w:p w14:paraId="19BA6617" w14:textId="77777777" w:rsidR="0092030B" w:rsidRDefault="0092030B" w:rsidP="004A4B0F">
            <w:pPr>
              <w:pStyle w:val="tussenkopje"/>
              <w:spacing w:before="0"/>
              <w:rPr>
                <w:lang w:val="nl-NL"/>
              </w:rPr>
            </w:pPr>
            <w:r>
              <w:rPr>
                <w:lang w:val="nl-NL"/>
              </w:rPr>
              <w:t>Auteur</w:t>
            </w:r>
          </w:p>
        </w:tc>
        <w:tc>
          <w:tcPr>
            <w:tcW w:w="4394" w:type="dxa"/>
            <w:vAlign w:val="bottom"/>
          </w:tcPr>
          <w:p w14:paraId="1EEB4EBC" w14:textId="77777777" w:rsidR="0092030B" w:rsidRDefault="0092030B" w:rsidP="004A4B0F">
            <w:pPr>
              <w:pStyle w:val="tussenkopje"/>
              <w:spacing w:before="0"/>
              <w:rPr>
                <w:lang w:val="nl-NL"/>
              </w:rPr>
            </w:pPr>
            <w:r>
              <w:rPr>
                <w:lang w:val="nl-NL"/>
              </w:rPr>
              <w:t>Opmerking</w:t>
            </w:r>
          </w:p>
        </w:tc>
      </w:tr>
      <w:tr w:rsidR="00991744" w14:paraId="0EAA9F80" w14:textId="77777777" w:rsidTr="004A4B0F">
        <w:tc>
          <w:tcPr>
            <w:tcW w:w="779" w:type="dxa"/>
          </w:tcPr>
          <w:p w14:paraId="3B6DFEDC" w14:textId="77777777" w:rsidR="00991744" w:rsidRDefault="00991744" w:rsidP="004A4B0F">
            <w:pPr>
              <w:pStyle w:val="Koptekst"/>
              <w:tabs>
                <w:tab w:val="left" w:pos="708"/>
              </w:tabs>
              <w:spacing w:line="280" w:lineRule="exact"/>
              <w:rPr>
                <w:rStyle w:val="Versie"/>
                <w:kern w:val="28"/>
                <w:lang w:val="en-US" w:eastAsia="en-US"/>
              </w:rPr>
            </w:pPr>
            <w:bookmarkStart w:id="76" w:name="bmVersie"/>
            <w:bookmarkEnd w:id="76"/>
            <w:r>
              <w:rPr>
                <w:rStyle w:val="Versie"/>
                <w:kern w:val="28"/>
                <w:lang w:val="en-US" w:eastAsia="en-US"/>
              </w:rPr>
              <w:t>1.0</w:t>
            </w:r>
          </w:p>
        </w:tc>
        <w:tc>
          <w:tcPr>
            <w:tcW w:w="1701" w:type="dxa"/>
          </w:tcPr>
          <w:p w14:paraId="05D71F8F" w14:textId="77777777" w:rsidR="00991744" w:rsidRDefault="00991744" w:rsidP="004A4B0F">
            <w:pPr>
              <w:snapToGrid w:val="0"/>
              <w:spacing w:line="280" w:lineRule="atLeast"/>
              <w:rPr>
                <w:rStyle w:val="Datumopmaakprofiel"/>
                <w:kern w:val="28"/>
                <w:lang w:val="en-US" w:eastAsia="en-US"/>
              </w:rPr>
            </w:pPr>
            <w:r>
              <w:rPr>
                <w:rStyle w:val="Datumopmaakprofiel"/>
                <w:kern w:val="28"/>
                <w:lang w:val="en-US" w:eastAsia="en-US"/>
              </w:rPr>
              <w:t xml:space="preserve">16 </w:t>
            </w:r>
            <w:proofErr w:type="spellStart"/>
            <w:r>
              <w:rPr>
                <w:rStyle w:val="Datumopmaakprofiel"/>
                <w:kern w:val="28"/>
                <w:lang w:val="en-US" w:eastAsia="en-US"/>
              </w:rPr>
              <w:t>juli</w:t>
            </w:r>
            <w:proofErr w:type="spellEnd"/>
            <w:r>
              <w:rPr>
                <w:rStyle w:val="Datumopmaakprofiel"/>
                <w:kern w:val="28"/>
                <w:lang w:val="en-US" w:eastAsia="en-US"/>
              </w:rPr>
              <w:t xml:space="preserve"> 2010</w:t>
            </w:r>
          </w:p>
        </w:tc>
        <w:tc>
          <w:tcPr>
            <w:tcW w:w="1985" w:type="dxa"/>
          </w:tcPr>
          <w:p w14:paraId="28E25810" w14:textId="77777777" w:rsidR="00991744" w:rsidRDefault="00991744" w:rsidP="004A4B0F">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0E59309D" w14:textId="77777777" w:rsidR="00991744" w:rsidRDefault="00991744" w:rsidP="004A4B0F">
            <w:pPr>
              <w:snapToGrid w:val="0"/>
              <w:spacing w:line="280" w:lineRule="atLeast"/>
              <w:rPr>
                <w:rFonts w:ascii="Arial" w:hAnsi="Arial"/>
                <w:kern w:val="28"/>
                <w:sz w:val="18"/>
                <w:lang w:eastAsia="en-US"/>
              </w:rPr>
            </w:pPr>
            <w:r>
              <w:rPr>
                <w:rFonts w:ascii="Arial" w:hAnsi="Arial"/>
                <w:kern w:val="28"/>
                <w:sz w:val="18"/>
                <w:lang w:eastAsia="en-US"/>
              </w:rPr>
              <w:t>Modeldocument definitief gemaakt. (zonder tekstuele wijzigingen.</w:t>
            </w:r>
            <w:r w:rsidR="003D7AEE">
              <w:rPr>
                <w:rFonts w:ascii="Arial" w:hAnsi="Arial"/>
                <w:kern w:val="28"/>
                <w:sz w:val="18"/>
                <w:lang w:eastAsia="en-US"/>
              </w:rPr>
              <w:t>)</w:t>
            </w:r>
          </w:p>
        </w:tc>
      </w:tr>
      <w:tr w:rsidR="0098551B" w14:paraId="5BE59909" w14:textId="77777777" w:rsidTr="004A4B0F">
        <w:tc>
          <w:tcPr>
            <w:tcW w:w="779" w:type="dxa"/>
          </w:tcPr>
          <w:p w14:paraId="42B5A846" w14:textId="77777777" w:rsidR="0098551B" w:rsidRDefault="0098551B" w:rsidP="004A4B0F">
            <w:pPr>
              <w:pStyle w:val="Koptekst"/>
              <w:tabs>
                <w:tab w:val="left" w:pos="708"/>
              </w:tabs>
              <w:spacing w:line="280" w:lineRule="exact"/>
              <w:rPr>
                <w:rStyle w:val="Versie"/>
                <w:kern w:val="28"/>
                <w:lang w:val="en-US" w:eastAsia="en-US"/>
              </w:rPr>
            </w:pPr>
            <w:r>
              <w:rPr>
                <w:rStyle w:val="Versie"/>
                <w:kern w:val="28"/>
                <w:lang w:val="en-US" w:eastAsia="en-US"/>
              </w:rPr>
              <w:t>1.1</w:t>
            </w:r>
          </w:p>
        </w:tc>
        <w:tc>
          <w:tcPr>
            <w:tcW w:w="1701" w:type="dxa"/>
          </w:tcPr>
          <w:p w14:paraId="4E0556CD" w14:textId="77777777" w:rsidR="0098551B" w:rsidRDefault="0098551B" w:rsidP="004A4B0F">
            <w:pPr>
              <w:snapToGrid w:val="0"/>
              <w:spacing w:line="280" w:lineRule="atLeast"/>
              <w:rPr>
                <w:rStyle w:val="Datumopmaakprofiel"/>
                <w:kern w:val="28"/>
                <w:lang w:val="en-US" w:eastAsia="en-US"/>
              </w:rPr>
            </w:pPr>
            <w:r>
              <w:rPr>
                <w:rStyle w:val="Datumopmaakprofiel"/>
                <w:kern w:val="28"/>
                <w:lang w:val="en-US" w:eastAsia="en-US"/>
              </w:rPr>
              <w:t xml:space="preserve">11 </w:t>
            </w:r>
            <w:proofErr w:type="spellStart"/>
            <w:r>
              <w:rPr>
                <w:rStyle w:val="Datumopmaakprofiel"/>
                <w:kern w:val="28"/>
                <w:lang w:val="en-US" w:eastAsia="en-US"/>
              </w:rPr>
              <w:t>augustus</w:t>
            </w:r>
            <w:proofErr w:type="spellEnd"/>
            <w:r>
              <w:rPr>
                <w:rStyle w:val="Datumopmaakprofiel"/>
                <w:kern w:val="28"/>
                <w:lang w:val="en-US" w:eastAsia="en-US"/>
              </w:rPr>
              <w:t xml:space="preserve"> 2010</w:t>
            </w:r>
          </w:p>
        </w:tc>
        <w:tc>
          <w:tcPr>
            <w:tcW w:w="1985" w:type="dxa"/>
          </w:tcPr>
          <w:p w14:paraId="3DDFDA5A" w14:textId="77777777" w:rsidR="0098551B" w:rsidRDefault="0098551B" w:rsidP="004A4B0F">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4FC88D67" w14:textId="77777777" w:rsidR="0098551B" w:rsidRDefault="0098551B" w:rsidP="004A4B0F">
            <w:pPr>
              <w:snapToGrid w:val="0"/>
              <w:spacing w:line="280" w:lineRule="atLeast"/>
              <w:rPr>
                <w:rFonts w:ascii="Arial" w:hAnsi="Arial"/>
                <w:kern w:val="28"/>
                <w:sz w:val="18"/>
                <w:lang w:eastAsia="en-US"/>
              </w:rPr>
            </w:pPr>
            <w:r>
              <w:rPr>
                <w:rFonts w:ascii="Arial" w:hAnsi="Arial"/>
                <w:kern w:val="28"/>
                <w:sz w:val="18"/>
                <w:lang w:eastAsia="en-US"/>
              </w:rPr>
              <w:t>Versie gewijzigd tekstblok Partij Niet Natuurlijk Persoon.</w:t>
            </w:r>
          </w:p>
        </w:tc>
      </w:tr>
      <w:tr w:rsidR="00437817" w14:paraId="40C977AA" w14:textId="77777777" w:rsidTr="004A4B0F">
        <w:tc>
          <w:tcPr>
            <w:tcW w:w="779" w:type="dxa"/>
          </w:tcPr>
          <w:p w14:paraId="122CC856" w14:textId="77777777" w:rsidR="00437817" w:rsidRDefault="00437817" w:rsidP="004A4B0F">
            <w:pPr>
              <w:pStyle w:val="Koptekst"/>
              <w:tabs>
                <w:tab w:val="left" w:pos="708"/>
              </w:tabs>
              <w:spacing w:line="280" w:lineRule="exact"/>
              <w:rPr>
                <w:rStyle w:val="Versie"/>
                <w:kern w:val="28"/>
                <w:lang w:val="en-US" w:eastAsia="en-US"/>
              </w:rPr>
            </w:pPr>
            <w:r>
              <w:rPr>
                <w:rStyle w:val="Versie"/>
                <w:kern w:val="28"/>
                <w:lang w:val="en-US" w:eastAsia="en-US"/>
              </w:rPr>
              <w:t>1.2</w:t>
            </w:r>
          </w:p>
        </w:tc>
        <w:tc>
          <w:tcPr>
            <w:tcW w:w="1701" w:type="dxa"/>
          </w:tcPr>
          <w:p w14:paraId="5B0E4B74" w14:textId="77777777" w:rsidR="00437817" w:rsidRDefault="00437817" w:rsidP="004A4B0F">
            <w:pPr>
              <w:snapToGrid w:val="0"/>
              <w:spacing w:line="280" w:lineRule="atLeast"/>
              <w:rPr>
                <w:rStyle w:val="Datumopmaakprofiel"/>
                <w:kern w:val="28"/>
                <w:lang w:val="en-US" w:eastAsia="en-US"/>
              </w:rPr>
            </w:pPr>
            <w:r>
              <w:rPr>
                <w:rStyle w:val="Datumopmaakprofiel"/>
                <w:kern w:val="28"/>
                <w:lang w:val="en-US" w:eastAsia="en-US"/>
              </w:rPr>
              <w:t xml:space="preserve">11 </w:t>
            </w:r>
            <w:proofErr w:type="spellStart"/>
            <w:r>
              <w:rPr>
                <w:rStyle w:val="Datumopmaakprofiel"/>
                <w:kern w:val="28"/>
                <w:lang w:val="en-US" w:eastAsia="en-US"/>
              </w:rPr>
              <w:t>oktober</w:t>
            </w:r>
            <w:proofErr w:type="spellEnd"/>
            <w:r>
              <w:rPr>
                <w:rStyle w:val="Datumopmaakprofiel"/>
                <w:kern w:val="28"/>
                <w:lang w:val="en-US" w:eastAsia="en-US"/>
              </w:rPr>
              <w:t xml:space="preserve"> 2010</w:t>
            </w:r>
          </w:p>
        </w:tc>
        <w:tc>
          <w:tcPr>
            <w:tcW w:w="1985" w:type="dxa"/>
          </w:tcPr>
          <w:p w14:paraId="4E719488" w14:textId="77777777" w:rsidR="00437817" w:rsidRDefault="00437817" w:rsidP="004A4B0F">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765BF4C1" w14:textId="77777777" w:rsidR="00437817" w:rsidRDefault="00437817" w:rsidP="004A4B0F">
            <w:pPr>
              <w:snapToGrid w:val="0"/>
              <w:spacing w:line="280" w:lineRule="atLeast"/>
              <w:rPr>
                <w:rFonts w:ascii="Arial" w:hAnsi="Arial"/>
                <w:kern w:val="28"/>
                <w:sz w:val="18"/>
                <w:lang w:eastAsia="en-US"/>
              </w:rPr>
            </w:pPr>
            <w:r>
              <w:rPr>
                <w:rFonts w:ascii="Arial" w:hAnsi="Arial"/>
                <w:kern w:val="28"/>
                <w:sz w:val="18"/>
                <w:lang w:eastAsia="en-US"/>
              </w:rPr>
              <w:t xml:space="preserve">Aangepaste versie n.a.v. terugkoppeling </w:t>
            </w:r>
            <w:proofErr w:type="spellStart"/>
            <w:r>
              <w:rPr>
                <w:rFonts w:ascii="Arial" w:hAnsi="Arial"/>
                <w:kern w:val="28"/>
                <w:sz w:val="18"/>
                <w:lang w:eastAsia="en-US"/>
              </w:rPr>
              <w:t>ABN-Amro</w:t>
            </w:r>
            <w:proofErr w:type="spellEnd"/>
            <w:r>
              <w:rPr>
                <w:rFonts w:ascii="Arial" w:hAnsi="Arial"/>
                <w:kern w:val="28"/>
                <w:sz w:val="18"/>
                <w:lang w:eastAsia="en-US"/>
              </w:rPr>
              <w:t xml:space="preserve"> bank.</w:t>
            </w:r>
          </w:p>
        </w:tc>
      </w:tr>
      <w:tr w:rsidR="00291385" w14:paraId="07D5BE84" w14:textId="77777777" w:rsidTr="004A4B0F">
        <w:tc>
          <w:tcPr>
            <w:tcW w:w="779" w:type="dxa"/>
          </w:tcPr>
          <w:p w14:paraId="0C008FCD" w14:textId="77777777" w:rsidR="00291385" w:rsidRDefault="00291385" w:rsidP="004A4B0F">
            <w:pPr>
              <w:pStyle w:val="Koptekst"/>
              <w:tabs>
                <w:tab w:val="left" w:pos="708"/>
              </w:tabs>
              <w:spacing w:line="280" w:lineRule="exact"/>
              <w:rPr>
                <w:rStyle w:val="Versie"/>
                <w:kern w:val="28"/>
                <w:lang w:val="en-US" w:eastAsia="en-US"/>
              </w:rPr>
            </w:pPr>
            <w:r>
              <w:rPr>
                <w:rStyle w:val="Versie"/>
                <w:kern w:val="28"/>
                <w:lang w:val="en-US" w:eastAsia="en-US"/>
              </w:rPr>
              <w:t>1.3</w:t>
            </w:r>
          </w:p>
        </w:tc>
        <w:tc>
          <w:tcPr>
            <w:tcW w:w="1701" w:type="dxa"/>
          </w:tcPr>
          <w:p w14:paraId="0C995330" w14:textId="77777777" w:rsidR="00291385" w:rsidRDefault="00291385" w:rsidP="004A4B0F">
            <w:pPr>
              <w:snapToGrid w:val="0"/>
              <w:spacing w:line="280" w:lineRule="atLeast"/>
              <w:rPr>
                <w:rStyle w:val="Datumopmaakprofiel"/>
                <w:kern w:val="28"/>
                <w:lang w:val="en-US" w:eastAsia="en-US"/>
              </w:rPr>
            </w:pPr>
            <w:r>
              <w:rPr>
                <w:rStyle w:val="Datumopmaakprofiel"/>
                <w:kern w:val="28"/>
                <w:lang w:val="en-US" w:eastAsia="en-US"/>
              </w:rPr>
              <w:t xml:space="preserve">19 </w:t>
            </w:r>
            <w:proofErr w:type="spellStart"/>
            <w:r>
              <w:rPr>
                <w:rStyle w:val="Datumopmaakprofiel"/>
                <w:kern w:val="28"/>
                <w:lang w:val="en-US" w:eastAsia="en-US"/>
              </w:rPr>
              <w:t>oktober</w:t>
            </w:r>
            <w:proofErr w:type="spellEnd"/>
            <w:r>
              <w:rPr>
                <w:rStyle w:val="Datumopmaakprofiel"/>
                <w:kern w:val="28"/>
                <w:lang w:val="en-US" w:eastAsia="en-US"/>
              </w:rPr>
              <w:t xml:space="preserve"> 2010</w:t>
            </w:r>
          </w:p>
        </w:tc>
        <w:tc>
          <w:tcPr>
            <w:tcW w:w="1985" w:type="dxa"/>
          </w:tcPr>
          <w:p w14:paraId="71191640" w14:textId="77777777" w:rsidR="00291385" w:rsidRDefault="00291385" w:rsidP="004A4B0F">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6A778FD5" w14:textId="77777777" w:rsidR="00291385" w:rsidRDefault="00291385" w:rsidP="004A4B0F">
            <w:pPr>
              <w:snapToGrid w:val="0"/>
              <w:spacing w:line="280" w:lineRule="atLeast"/>
              <w:rPr>
                <w:rFonts w:ascii="Arial" w:hAnsi="Arial"/>
                <w:kern w:val="28"/>
                <w:sz w:val="18"/>
                <w:lang w:eastAsia="en-US"/>
              </w:rPr>
            </w:pPr>
            <w:proofErr w:type="gramStart"/>
            <w:r>
              <w:rPr>
                <w:rFonts w:ascii="Arial" w:hAnsi="Arial"/>
                <w:kern w:val="28"/>
                <w:sz w:val="18"/>
                <w:lang w:eastAsia="en-US"/>
              </w:rPr>
              <w:t>Aangepast  t.a.v.</w:t>
            </w:r>
            <w:proofErr w:type="gramEnd"/>
            <w:r>
              <w:rPr>
                <w:rFonts w:ascii="Arial" w:hAnsi="Arial"/>
                <w:kern w:val="28"/>
                <w:sz w:val="18"/>
                <w:lang w:eastAsia="en-US"/>
              </w:rPr>
              <w:t xml:space="preserve"> vaste tekst m.b.t. genoegzaam gebleken volmachten</w:t>
            </w:r>
          </w:p>
        </w:tc>
      </w:tr>
      <w:tr w:rsidR="00471AC3" w14:paraId="201034D1" w14:textId="77777777" w:rsidTr="004A4B0F">
        <w:tc>
          <w:tcPr>
            <w:tcW w:w="779" w:type="dxa"/>
          </w:tcPr>
          <w:p w14:paraId="2DFA8327" w14:textId="77777777" w:rsidR="00471AC3" w:rsidRDefault="00471AC3" w:rsidP="004A4B0F">
            <w:pPr>
              <w:pStyle w:val="Koptekst"/>
              <w:tabs>
                <w:tab w:val="left" w:pos="708"/>
              </w:tabs>
              <w:spacing w:line="280" w:lineRule="exact"/>
              <w:rPr>
                <w:rStyle w:val="Versie"/>
                <w:kern w:val="28"/>
                <w:lang w:val="en-US" w:eastAsia="en-US"/>
              </w:rPr>
            </w:pPr>
            <w:r>
              <w:rPr>
                <w:rStyle w:val="Versie"/>
                <w:kern w:val="28"/>
                <w:lang w:val="en-US" w:eastAsia="en-US"/>
              </w:rPr>
              <w:t>1.4</w:t>
            </w:r>
          </w:p>
        </w:tc>
        <w:tc>
          <w:tcPr>
            <w:tcW w:w="1701" w:type="dxa"/>
          </w:tcPr>
          <w:p w14:paraId="7E8647A8" w14:textId="77777777" w:rsidR="00471AC3" w:rsidRDefault="00AB0264" w:rsidP="004A4B0F">
            <w:pPr>
              <w:snapToGrid w:val="0"/>
              <w:spacing w:line="280" w:lineRule="atLeast"/>
              <w:rPr>
                <w:rStyle w:val="Datumopmaakprofiel"/>
                <w:kern w:val="28"/>
                <w:lang w:val="en-US" w:eastAsia="en-US"/>
              </w:rPr>
            </w:pPr>
            <w:r>
              <w:rPr>
                <w:rStyle w:val="Datumopmaakprofiel"/>
                <w:kern w:val="28"/>
                <w:lang w:val="en-US" w:eastAsia="en-US"/>
              </w:rPr>
              <w:t xml:space="preserve">28 </w:t>
            </w:r>
            <w:proofErr w:type="spellStart"/>
            <w:r>
              <w:rPr>
                <w:rStyle w:val="Datumopmaakprofiel"/>
                <w:kern w:val="28"/>
                <w:lang w:val="en-US" w:eastAsia="en-US"/>
              </w:rPr>
              <w:t>januari</w:t>
            </w:r>
            <w:proofErr w:type="spellEnd"/>
            <w:r>
              <w:rPr>
                <w:rStyle w:val="Datumopmaakprofiel"/>
                <w:kern w:val="28"/>
                <w:lang w:val="en-US" w:eastAsia="en-US"/>
              </w:rPr>
              <w:t xml:space="preserve"> 2011</w:t>
            </w:r>
          </w:p>
        </w:tc>
        <w:tc>
          <w:tcPr>
            <w:tcW w:w="1985" w:type="dxa"/>
          </w:tcPr>
          <w:p w14:paraId="0077E5BB" w14:textId="77777777" w:rsidR="00471AC3" w:rsidRDefault="00471AC3" w:rsidP="004A4B0F">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12B4E76A" w14:textId="77777777" w:rsidR="00471AC3" w:rsidRDefault="00471AC3" w:rsidP="004A4B0F">
            <w:pPr>
              <w:snapToGrid w:val="0"/>
              <w:spacing w:line="280" w:lineRule="atLeast"/>
              <w:rPr>
                <w:rFonts w:ascii="Arial" w:hAnsi="Arial"/>
                <w:kern w:val="28"/>
                <w:sz w:val="18"/>
                <w:lang w:eastAsia="en-US"/>
              </w:rPr>
            </w:pPr>
            <w:r>
              <w:rPr>
                <w:rFonts w:ascii="Arial" w:hAnsi="Arial"/>
                <w:kern w:val="28"/>
                <w:sz w:val="18"/>
                <w:lang w:eastAsia="en-US"/>
              </w:rPr>
              <w:t>Titel aangepast</w:t>
            </w:r>
            <w:r w:rsidR="00D96447">
              <w:rPr>
                <w:rFonts w:ascii="Arial" w:hAnsi="Arial"/>
                <w:kern w:val="28"/>
                <w:sz w:val="18"/>
                <w:lang w:eastAsia="en-US"/>
              </w:rPr>
              <w:t>.</w:t>
            </w:r>
          </w:p>
          <w:p w14:paraId="411E94FE" w14:textId="77777777" w:rsidR="00D96447" w:rsidRDefault="00D96447" w:rsidP="004A4B0F">
            <w:pPr>
              <w:snapToGrid w:val="0"/>
              <w:spacing w:line="280" w:lineRule="atLeast"/>
              <w:rPr>
                <w:rFonts w:ascii="Arial" w:hAnsi="Arial"/>
                <w:kern w:val="28"/>
                <w:sz w:val="18"/>
                <w:lang w:eastAsia="en-US"/>
              </w:rPr>
            </w:pPr>
            <w:r>
              <w:rPr>
                <w:rFonts w:ascii="Arial" w:hAnsi="Arial"/>
                <w:kern w:val="28"/>
                <w:sz w:val="18"/>
                <w:lang w:eastAsia="en-US"/>
              </w:rPr>
              <w:t>Zaaknummer toegevoegd.</w:t>
            </w:r>
          </w:p>
          <w:p w14:paraId="4D469E31" w14:textId="77777777" w:rsidR="00227C15" w:rsidRDefault="00227C15" w:rsidP="004A4B0F">
            <w:pPr>
              <w:snapToGrid w:val="0"/>
              <w:spacing w:line="280" w:lineRule="atLeast"/>
              <w:rPr>
                <w:rFonts w:ascii="Arial" w:hAnsi="Arial"/>
                <w:kern w:val="28"/>
                <w:sz w:val="18"/>
                <w:lang w:eastAsia="en-US"/>
              </w:rPr>
            </w:pPr>
            <w:r>
              <w:rPr>
                <w:rFonts w:ascii="Arial" w:hAnsi="Arial"/>
                <w:kern w:val="28"/>
                <w:sz w:val="18"/>
                <w:lang w:eastAsia="en-US"/>
              </w:rPr>
              <w:t>Tekstblok Partij paar natuurlijke personen 2.1</w:t>
            </w:r>
            <w:r w:rsidR="00AB0264">
              <w:rPr>
                <w:rFonts w:ascii="Arial" w:hAnsi="Arial"/>
                <w:kern w:val="28"/>
                <w:sz w:val="18"/>
                <w:lang w:eastAsia="en-US"/>
              </w:rPr>
              <w:t xml:space="preserve"> verwijderd</w:t>
            </w:r>
          </w:p>
          <w:p w14:paraId="292F8BBA" w14:textId="77777777" w:rsidR="00C205C6" w:rsidRDefault="00AB0264" w:rsidP="004A4B0F">
            <w:pPr>
              <w:snapToGrid w:val="0"/>
              <w:spacing w:line="280" w:lineRule="atLeast"/>
              <w:rPr>
                <w:rFonts w:ascii="Arial" w:hAnsi="Arial"/>
                <w:kern w:val="28"/>
                <w:sz w:val="18"/>
                <w:lang w:eastAsia="en-US"/>
              </w:rPr>
            </w:pPr>
            <w:r>
              <w:rPr>
                <w:rFonts w:ascii="Arial" w:hAnsi="Arial"/>
                <w:kern w:val="28"/>
                <w:sz w:val="18"/>
                <w:lang w:eastAsia="en-US"/>
              </w:rPr>
              <w:t>Diverse gewijzigde tekstblokken</w:t>
            </w:r>
          </w:p>
        </w:tc>
      </w:tr>
      <w:tr w:rsidR="00F84B24" w14:paraId="62FEBEC7" w14:textId="77777777" w:rsidTr="004A4B0F">
        <w:tc>
          <w:tcPr>
            <w:tcW w:w="779" w:type="dxa"/>
          </w:tcPr>
          <w:p w14:paraId="28C6EC07" w14:textId="77777777" w:rsidR="00F84B24" w:rsidRDefault="00F84B24" w:rsidP="004A4B0F">
            <w:pPr>
              <w:pStyle w:val="Koptekst"/>
              <w:tabs>
                <w:tab w:val="left" w:pos="708"/>
              </w:tabs>
              <w:spacing w:line="280" w:lineRule="exact"/>
              <w:rPr>
                <w:rStyle w:val="Versie"/>
                <w:kern w:val="28"/>
                <w:lang w:val="en-US" w:eastAsia="en-US"/>
              </w:rPr>
            </w:pPr>
            <w:r>
              <w:rPr>
                <w:rStyle w:val="Versie"/>
                <w:kern w:val="28"/>
                <w:lang w:val="en-US" w:eastAsia="en-US"/>
              </w:rPr>
              <w:t>1.5</w:t>
            </w:r>
          </w:p>
        </w:tc>
        <w:tc>
          <w:tcPr>
            <w:tcW w:w="1701" w:type="dxa"/>
          </w:tcPr>
          <w:p w14:paraId="72598190" w14:textId="77777777" w:rsidR="00F84B24" w:rsidRDefault="00F84B24" w:rsidP="004A4B0F">
            <w:pPr>
              <w:snapToGrid w:val="0"/>
              <w:spacing w:line="280" w:lineRule="atLeast"/>
              <w:rPr>
                <w:rStyle w:val="Datumopmaakprofiel"/>
                <w:kern w:val="28"/>
                <w:lang w:val="en-US" w:eastAsia="en-US"/>
              </w:rPr>
            </w:pPr>
            <w:r>
              <w:rPr>
                <w:rStyle w:val="Datumopmaakprofiel"/>
                <w:kern w:val="28"/>
                <w:lang w:val="en-US" w:eastAsia="en-US"/>
              </w:rPr>
              <w:t xml:space="preserve">18 </w:t>
            </w:r>
            <w:proofErr w:type="spellStart"/>
            <w:r>
              <w:rPr>
                <w:rStyle w:val="Datumopmaakprofiel"/>
                <w:kern w:val="28"/>
                <w:lang w:val="en-US" w:eastAsia="en-US"/>
              </w:rPr>
              <w:t>februari</w:t>
            </w:r>
            <w:proofErr w:type="spellEnd"/>
            <w:r>
              <w:rPr>
                <w:rStyle w:val="Datumopmaakprofiel"/>
                <w:kern w:val="28"/>
                <w:lang w:val="en-US" w:eastAsia="en-US"/>
              </w:rPr>
              <w:t xml:space="preserve"> 2011</w:t>
            </w:r>
          </w:p>
        </w:tc>
        <w:tc>
          <w:tcPr>
            <w:tcW w:w="1985" w:type="dxa"/>
          </w:tcPr>
          <w:p w14:paraId="6ECC53EA" w14:textId="77777777" w:rsidR="00F84B24" w:rsidRDefault="00F84B24" w:rsidP="004A4B0F">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2FBC39B6" w14:textId="77777777" w:rsidR="00F84B24" w:rsidRDefault="00F84B24" w:rsidP="004A4B0F">
            <w:pPr>
              <w:snapToGrid w:val="0"/>
              <w:spacing w:line="280" w:lineRule="atLeast"/>
              <w:rPr>
                <w:rFonts w:ascii="Arial" w:hAnsi="Arial"/>
                <w:kern w:val="28"/>
                <w:sz w:val="18"/>
                <w:lang w:eastAsia="en-US"/>
              </w:rPr>
            </w:pPr>
            <w:r>
              <w:rPr>
                <w:rFonts w:ascii="Arial" w:hAnsi="Arial"/>
                <w:kern w:val="28"/>
                <w:sz w:val="18"/>
                <w:lang w:eastAsia="en-US"/>
              </w:rPr>
              <w:t>Tekstblok ‘Partijnamen in hypotheekakten’ uit het model gehaald.</w:t>
            </w:r>
          </w:p>
        </w:tc>
      </w:tr>
      <w:tr w:rsidR="000601D9" w14:paraId="64F3AB83" w14:textId="77777777" w:rsidTr="004A4B0F">
        <w:tc>
          <w:tcPr>
            <w:tcW w:w="779" w:type="dxa"/>
          </w:tcPr>
          <w:p w14:paraId="61E9B2F4" w14:textId="77777777" w:rsidR="000601D9" w:rsidRDefault="000601D9" w:rsidP="004A4B0F">
            <w:pPr>
              <w:pStyle w:val="Koptekst"/>
              <w:tabs>
                <w:tab w:val="left" w:pos="708"/>
              </w:tabs>
              <w:spacing w:line="280" w:lineRule="exact"/>
              <w:rPr>
                <w:rStyle w:val="Versie"/>
                <w:kern w:val="28"/>
                <w:lang w:val="en-US" w:eastAsia="en-US"/>
              </w:rPr>
            </w:pPr>
            <w:r>
              <w:rPr>
                <w:rStyle w:val="Versie"/>
                <w:kern w:val="28"/>
                <w:lang w:val="en-US" w:eastAsia="en-US"/>
              </w:rPr>
              <w:t>1.6</w:t>
            </w:r>
          </w:p>
        </w:tc>
        <w:tc>
          <w:tcPr>
            <w:tcW w:w="1701" w:type="dxa"/>
          </w:tcPr>
          <w:p w14:paraId="5D833299" w14:textId="77777777" w:rsidR="000601D9" w:rsidRDefault="00200C63" w:rsidP="004A4B0F">
            <w:pPr>
              <w:snapToGrid w:val="0"/>
              <w:spacing w:line="280" w:lineRule="atLeast"/>
              <w:rPr>
                <w:rStyle w:val="Datumopmaakprofiel"/>
                <w:kern w:val="28"/>
                <w:lang w:val="en-US" w:eastAsia="en-US"/>
              </w:rPr>
            </w:pPr>
            <w:r>
              <w:rPr>
                <w:rStyle w:val="Datumopmaakprofiel"/>
                <w:kern w:val="28"/>
                <w:lang w:val="en-US" w:eastAsia="en-US"/>
              </w:rPr>
              <w:t xml:space="preserve">28 </w:t>
            </w:r>
            <w:proofErr w:type="spellStart"/>
            <w:r>
              <w:rPr>
                <w:rStyle w:val="Datumopmaakprofiel"/>
                <w:kern w:val="28"/>
                <w:lang w:val="en-US" w:eastAsia="en-US"/>
              </w:rPr>
              <w:t>maart</w:t>
            </w:r>
            <w:proofErr w:type="spellEnd"/>
            <w:r>
              <w:rPr>
                <w:rStyle w:val="Datumopmaakprofiel"/>
                <w:kern w:val="28"/>
                <w:lang w:val="en-US" w:eastAsia="en-US"/>
              </w:rPr>
              <w:t xml:space="preserve"> 2011</w:t>
            </w:r>
          </w:p>
        </w:tc>
        <w:tc>
          <w:tcPr>
            <w:tcW w:w="1985" w:type="dxa"/>
          </w:tcPr>
          <w:p w14:paraId="0D39105F" w14:textId="77777777" w:rsidR="000601D9" w:rsidRDefault="00200C63" w:rsidP="004A4B0F">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6135B87E" w14:textId="77777777" w:rsidR="000601D9" w:rsidRDefault="00200C63" w:rsidP="004A4B0F">
            <w:pPr>
              <w:snapToGrid w:val="0"/>
              <w:spacing w:line="280" w:lineRule="atLeast"/>
              <w:rPr>
                <w:rFonts w:ascii="Arial" w:hAnsi="Arial"/>
                <w:kern w:val="28"/>
                <w:sz w:val="18"/>
                <w:lang w:eastAsia="en-US"/>
              </w:rPr>
            </w:pPr>
            <w:r>
              <w:rPr>
                <w:rFonts w:ascii="Arial" w:hAnsi="Arial"/>
                <w:kern w:val="28"/>
                <w:sz w:val="18"/>
                <w:lang w:eastAsia="en-US"/>
              </w:rPr>
              <w:t>Wijzigingen n.a.v. een gewijzigd model van de ABN AMRO Bank (Florius)</w:t>
            </w:r>
          </w:p>
        </w:tc>
      </w:tr>
      <w:tr w:rsidR="000601D9" w14:paraId="1C664882" w14:textId="77777777" w:rsidTr="004A4B0F">
        <w:tc>
          <w:tcPr>
            <w:tcW w:w="779" w:type="dxa"/>
          </w:tcPr>
          <w:p w14:paraId="7307B673" w14:textId="77777777" w:rsidR="000601D9" w:rsidRPr="00200C63" w:rsidRDefault="000601D9" w:rsidP="004A4B0F">
            <w:pPr>
              <w:pStyle w:val="Koptekst"/>
              <w:tabs>
                <w:tab w:val="left" w:pos="708"/>
              </w:tabs>
              <w:spacing w:line="280" w:lineRule="exact"/>
              <w:rPr>
                <w:rStyle w:val="Versie"/>
                <w:kern w:val="28"/>
                <w:lang w:eastAsia="en-US"/>
              </w:rPr>
            </w:pPr>
            <w:r w:rsidRPr="00200C63">
              <w:rPr>
                <w:rStyle w:val="Versie"/>
                <w:kern w:val="28"/>
                <w:lang w:eastAsia="en-US"/>
              </w:rPr>
              <w:t>1.7</w:t>
            </w:r>
          </w:p>
        </w:tc>
        <w:tc>
          <w:tcPr>
            <w:tcW w:w="1701" w:type="dxa"/>
          </w:tcPr>
          <w:p w14:paraId="09EF4F45" w14:textId="77777777" w:rsidR="000601D9" w:rsidRPr="00200C63" w:rsidRDefault="003B547F" w:rsidP="004A4B0F">
            <w:pPr>
              <w:snapToGrid w:val="0"/>
              <w:spacing w:line="280" w:lineRule="atLeast"/>
              <w:rPr>
                <w:rStyle w:val="Datumopmaakprofiel"/>
                <w:kern w:val="28"/>
                <w:lang w:eastAsia="en-US"/>
              </w:rPr>
            </w:pPr>
            <w:r>
              <w:rPr>
                <w:rStyle w:val="Datumopmaakprofiel"/>
                <w:kern w:val="28"/>
                <w:lang w:eastAsia="en-US"/>
              </w:rPr>
              <w:t>01 april</w:t>
            </w:r>
            <w:r w:rsidR="000601D9" w:rsidRPr="00200C63">
              <w:rPr>
                <w:rStyle w:val="Datumopmaakprofiel"/>
                <w:kern w:val="28"/>
                <w:lang w:eastAsia="en-US"/>
              </w:rPr>
              <w:t xml:space="preserve"> 2011</w:t>
            </w:r>
          </w:p>
        </w:tc>
        <w:tc>
          <w:tcPr>
            <w:tcW w:w="1985" w:type="dxa"/>
          </w:tcPr>
          <w:p w14:paraId="3CC0B659" w14:textId="77777777" w:rsidR="000601D9" w:rsidRPr="00200C63" w:rsidRDefault="000601D9" w:rsidP="004A4B0F">
            <w:pPr>
              <w:snapToGrid w:val="0"/>
              <w:spacing w:line="280" w:lineRule="atLeast"/>
              <w:rPr>
                <w:rFonts w:ascii="Arial" w:hAnsi="Arial"/>
                <w:kern w:val="28"/>
                <w:sz w:val="18"/>
                <w:lang w:eastAsia="en-US"/>
              </w:rPr>
            </w:pPr>
            <w:r w:rsidRPr="00200C63">
              <w:rPr>
                <w:rFonts w:ascii="Arial" w:hAnsi="Arial"/>
                <w:kern w:val="28"/>
                <w:sz w:val="18"/>
                <w:lang w:eastAsia="en-US"/>
              </w:rPr>
              <w:t>RZ/PPB</w:t>
            </w:r>
          </w:p>
        </w:tc>
        <w:tc>
          <w:tcPr>
            <w:tcW w:w="4394" w:type="dxa"/>
          </w:tcPr>
          <w:p w14:paraId="48205B95" w14:textId="77777777" w:rsidR="000601D9" w:rsidRDefault="000601D9" w:rsidP="004A4B0F">
            <w:pPr>
              <w:snapToGrid w:val="0"/>
              <w:spacing w:line="280" w:lineRule="atLeast"/>
              <w:rPr>
                <w:rFonts w:ascii="Arial" w:hAnsi="Arial"/>
                <w:kern w:val="28"/>
                <w:sz w:val="18"/>
                <w:lang w:eastAsia="en-US"/>
              </w:rPr>
            </w:pPr>
            <w:r>
              <w:rPr>
                <w:rFonts w:ascii="Arial" w:hAnsi="Arial"/>
                <w:kern w:val="28"/>
                <w:sz w:val="18"/>
                <w:lang w:eastAsia="en-US"/>
              </w:rPr>
              <w:t xml:space="preserve">De ABN AMRO is niet akkoord gegaan met alle </w:t>
            </w:r>
            <w:proofErr w:type="spellStart"/>
            <w:r>
              <w:rPr>
                <w:rFonts w:ascii="Arial" w:hAnsi="Arial"/>
                <w:kern w:val="28"/>
                <w:sz w:val="18"/>
                <w:lang w:eastAsia="en-US"/>
              </w:rPr>
              <w:t>voorgstelde</w:t>
            </w:r>
            <w:proofErr w:type="spellEnd"/>
            <w:r>
              <w:rPr>
                <w:rFonts w:ascii="Arial" w:hAnsi="Arial"/>
                <w:kern w:val="28"/>
                <w:sz w:val="18"/>
                <w:lang w:eastAsia="en-US"/>
              </w:rPr>
              <w:t xml:space="preserve"> wijzigingen in versie 1.6. In deze versie zijn de goedgekeurde voorstellen verwerkt</w:t>
            </w:r>
          </w:p>
        </w:tc>
      </w:tr>
      <w:tr w:rsidR="00833F8F" w14:paraId="5AAC1440" w14:textId="77777777" w:rsidTr="004A4B0F">
        <w:tc>
          <w:tcPr>
            <w:tcW w:w="779" w:type="dxa"/>
          </w:tcPr>
          <w:p w14:paraId="1AF873DA" w14:textId="77777777" w:rsidR="00833F8F" w:rsidRPr="00200C63" w:rsidRDefault="00833F8F" w:rsidP="004A4B0F">
            <w:pPr>
              <w:pStyle w:val="Koptekst"/>
              <w:tabs>
                <w:tab w:val="left" w:pos="708"/>
              </w:tabs>
              <w:spacing w:line="280" w:lineRule="exact"/>
              <w:rPr>
                <w:rStyle w:val="Versie"/>
                <w:kern w:val="28"/>
                <w:lang w:eastAsia="en-US"/>
              </w:rPr>
            </w:pPr>
            <w:r>
              <w:rPr>
                <w:rStyle w:val="Versie"/>
                <w:kern w:val="28"/>
                <w:lang w:eastAsia="en-US"/>
              </w:rPr>
              <w:t>1.8</w:t>
            </w:r>
          </w:p>
        </w:tc>
        <w:tc>
          <w:tcPr>
            <w:tcW w:w="1701" w:type="dxa"/>
          </w:tcPr>
          <w:p w14:paraId="488136C1" w14:textId="77777777" w:rsidR="00833F8F" w:rsidRDefault="00833F8F" w:rsidP="004A4B0F">
            <w:pPr>
              <w:snapToGrid w:val="0"/>
              <w:spacing w:line="280" w:lineRule="atLeast"/>
              <w:rPr>
                <w:rStyle w:val="Datumopmaakprofiel"/>
                <w:kern w:val="28"/>
                <w:lang w:eastAsia="en-US"/>
              </w:rPr>
            </w:pPr>
            <w:r>
              <w:rPr>
                <w:rStyle w:val="Datumopmaakprofiel"/>
                <w:kern w:val="28"/>
                <w:lang w:eastAsia="en-US"/>
              </w:rPr>
              <w:t>19 augustus 2011</w:t>
            </w:r>
          </w:p>
        </w:tc>
        <w:tc>
          <w:tcPr>
            <w:tcW w:w="1985" w:type="dxa"/>
          </w:tcPr>
          <w:p w14:paraId="201E6BAC" w14:textId="77777777" w:rsidR="00833F8F" w:rsidRPr="00200C63" w:rsidRDefault="00833F8F" w:rsidP="004A4B0F">
            <w:pPr>
              <w:snapToGrid w:val="0"/>
              <w:spacing w:line="280" w:lineRule="atLeast"/>
              <w:rPr>
                <w:rFonts w:ascii="Arial" w:hAnsi="Arial"/>
                <w:kern w:val="28"/>
                <w:sz w:val="18"/>
                <w:lang w:eastAsia="en-US"/>
              </w:rPr>
            </w:pPr>
            <w:r>
              <w:rPr>
                <w:rFonts w:ascii="Arial" w:hAnsi="Arial"/>
                <w:kern w:val="28"/>
                <w:sz w:val="18"/>
                <w:lang w:eastAsia="en-US"/>
              </w:rPr>
              <w:t>RZ/PPB</w:t>
            </w:r>
          </w:p>
        </w:tc>
        <w:tc>
          <w:tcPr>
            <w:tcW w:w="4394" w:type="dxa"/>
          </w:tcPr>
          <w:p w14:paraId="4A156BFE" w14:textId="77777777" w:rsidR="00833F8F" w:rsidRDefault="00833F8F" w:rsidP="004A4B0F">
            <w:pPr>
              <w:snapToGrid w:val="0"/>
              <w:spacing w:line="280" w:lineRule="atLeast"/>
              <w:rPr>
                <w:rFonts w:ascii="Arial" w:hAnsi="Arial"/>
                <w:kern w:val="28"/>
                <w:sz w:val="18"/>
                <w:lang w:eastAsia="en-US"/>
              </w:rPr>
            </w:pPr>
            <w:r>
              <w:rPr>
                <w:rFonts w:ascii="Arial" w:hAnsi="Arial"/>
                <w:kern w:val="28"/>
                <w:sz w:val="18"/>
                <w:lang w:eastAsia="en-US"/>
              </w:rPr>
              <w:t>Tekstblokken ‘Partijnamen in hypotheekakten’ en ‘overbruggingshypotheek’ toegevoegd</w:t>
            </w:r>
          </w:p>
          <w:p w14:paraId="32DCC631" w14:textId="77777777" w:rsidR="00833F8F" w:rsidRDefault="00833F8F" w:rsidP="004A4B0F">
            <w:pPr>
              <w:snapToGrid w:val="0"/>
              <w:spacing w:line="280" w:lineRule="atLeast"/>
              <w:rPr>
                <w:rFonts w:ascii="Arial" w:hAnsi="Arial"/>
                <w:kern w:val="28"/>
                <w:sz w:val="18"/>
                <w:lang w:eastAsia="en-US"/>
              </w:rPr>
            </w:pPr>
            <w:r>
              <w:rPr>
                <w:rFonts w:ascii="Arial" w:hAnsi="Arial"/>
                <w:kern w:val="28"/>
                <w:sz w:val="18"/>
                <w:lang w:eastAsia="en-US"/>
              </w:rPr>
              <w:t>Diverse versies van tekstblokken gewijzigd</w:t>
            </w:r>
          </w:p>
        </w:tc>
      </w:tr>
      <w:tr w:rsidR="00F12C55" w14:paraId="5EB1F60D" w14:textId="77777777" w:rsidTr="004A4B0F">
        <w:tc>
          <w:tcPr>
            <w:tcW w:w="779" w:type="dxa"/>
          </w:tcPr>
          <w:p w14:paraId="1691BBE9" w14:textId="77777777" w:rsidR="00F12C55" w:rsidRDefault="00F12C55" w:rsidP="004A4B0F">
            <w:pPr>
              <w:pStyle w:val="Koptekst"/>
              <w:tabs>
                <w:tab w:val="left" w:pos="708"/>
              </w:tabs>
              <w:spacing w:line="280" w:lineRule="exact"/>
              <w:rPr>
                <w:rStyle w:val="Versie"/>
                <w:kern w:val="28"/>
                <w:lang w:eastAsia="en-US"/>
              </w:rPr>
            </w:pPr>
            <w:r>
              <w:rPr>
                <w:rStyle w:val="Versie"/>
                <w:kern w:val="28"/>
                <w:lang w:eastAsia="en-US"/>
              </w:rPr>
              <w:t>1.9</w:t>
            </w:r>
          </w:p>
        </w:tc>
        <w:tc>
          <w:tcPr>
            <w:tcW w:w="1701" w:type="dxa"/>
          </w:tcPr>
          <w:p w14:paraId="6FE29942" w14:textId="77777777" w:rsidR="00F12C55" w:rsidRDefault="00F12C55" w:rsidP="004A4B0F">
            <w:pPr>
              <w:snapToGrid w:val="0"/>
              <w:spacing w:line="280" w:lineRule="atLeast"/>
              <w:rPr>
                <w:rStyle w:val="Datumopmaakprofiel"/>
                <w:kern w:val="28"/>
                <w:lang w:eastAsia="en-US"/>
              </w:rPr>
            </w:pPr>
            <w:r>
              <w:rPr>
                <w:rStyle w:val="Datumopmaakprofiel"/>
                <w:kern w:val="28"/>
                <w:lang w:eastAsia="en-US"/>
              </w:rPr>
              <w:t>22 fe</w:t>
            </w:r>
            <w:r w:rsidR="002C1506">
              <w:rPr>
                <w:rStyle w:val="Datumopmaakprofiel"/>
                <w:kern w:val="28"/>
                <w:lang w:eastAsia="en-US"/>
              </w:rPr>
              <w:t>br</w:t>
            </w:r>
            <w:r>
              <w:rPr>
                <w:rStyle w:val="Datumopmaakprofiel"/>
                <w:kern w:val="28"/>
                <w:lang w:eastAsia="en-US"/>
              </w:rPr>
              <w:t>uari 2012</w:t>
            </w:r>
          </w:p>
        </w:tc>
        <w:tc>
          <w:tcPr>
            <w:tcW w:w="1985" w:type="dxa"/>
          </w:tcPr>
          <w:p w14:paraId="631E5AFB" w14:textId="77777777" w:rsidR="00F12C55" w:rsidRDefault="00F12C55" w:rsidP="004A4B0F">
            <w:pPr>
              <w:snapToGrid w:val="0"/>
              <w:spacing w:line="280" w:lineRule="atLeast"/>
              <w:rPr>
                <w:rFonts w:ascii="Arial" w:hAnsi="Arial"/>
                <w:kern w:val="28"/>
                <w:sz w:val="18"/>
                <w:lang w:eastAsia="en-US"/>
              </w:rPr>
            </w:pPr>
            <w:r>
              <w:rPr>
                <w:rFonts w:ascii="Arial" w:hAnsi="Arial"/>
                <w:kern w:val="28"/>
                <w:sz w:val="18"/>
                <w:lang w:eastAsia="en-US"/>
              </w:rPr>
              <w:t>RZ/PPB</w:t>
            </w:r>
          </w:p>
        </w:tc>
        <w:tc>
          <w:tcPr>
            <w:tcW w:w="4394" w:type="dxa"/>
          </w:tcPr>
          <w:p w14:paraId="1E953F81" w14:textId="77777777" w:rsidR="00F12C55" w:rsidRDefault="00F12C55" w:rsidP="004A4B0F">
            <w:pPr>
              <w:snapToGrid w:val="0"/>
              <w:spacing w:line="280" w:lineRule="atLeast"/>
              <w:rPr>
                <w:rFonts w:ascii="Arial" w:hAnsi="Arial"/>
                <w:kern w:val="28"/>
                <w:sz w:val="18"/>
                <w:lang w:eastAsia="en-US"/>
              </w:rPr>
            </w:pPr>
            <w:r>
              <w:rPr>
                <w:rFonts w:ascii="Arial" w:hAnsi="Arial"/>
                <w:kern w:val="28"/>
                <w:sz w:val="18"/>
                <w:lang w:eastAsia="en-US"/>
              </w:rPr>
              <w:t xml:space="preserve">Nieuwe versie tekstblokken partij NP en partij NNP </w:t>
            </w:r>
          </w:p>
        </w:tc>
      </w:tr>
      <w:tr w:rsidR="002C1506" w14:paraId="2E2AF80A" w14:textId="77777777" w:rsidTr="004A4B0F">
        <w:tc>
          <w:tcPr>
            <w:tcW w:w="779" w:type="dxa"/>
          </w:tcPr>
          <w:p w14:paraId="6C3947C8" w14:textId="77777777" w:rsidR="002C1506" w:rsidRDefault="002C1506" w:rsidP="004A4B0F">
            <w:pPr>
              <w:pStyle w:val="Koptekst"/>
              <w:tabs>
                <w:tab w:val="left" w:pos="708"/>
              </w:tabs>
              <w:spacing w:line="280" w:lineRule="exact"/>
              <w:rPr>
                <w:rStyle w:val="Versie"/>
                <w:kern w:val="28"/>
                <w:lang w:eastAsia="en-US"/>
              </w:rPr>
            </w:pPr>
            <w:r>
              <w:rPr>
                <w:rStyle w:val="Versie"/>
                <w:kern w:val="28"/>
                <w:lang w:eastAsia="en-US"/>
              </w:rPr>
              <w:t>2.0</w:t>
            </w:r>
          </w:p>
        </w:tc>
        <w:tc>
          <w:tcPr>
            <w:tcW w:w="1701" w:type="dxa"/>
          </w:tcPr>
          <w:p w14:paraId="6C83B58B" w14:textId="77777777" w:rsidR="002C1506" w:rsidRDefault="002C1506" w:rsidP="004A4B0F">
            <w:pPr>
              <w:snapToGrid w:val="0"/>
              <w:spacing w:line="280" w:lineRule="atLeast"/>
              <w:rPr>
                <w:rStyle w:val="Datumopmaakprofiel"/>
                <w:kern w:val="28"/>
                <w:lang w:eastAsia="en-US"/>
              </w:rPr>
            </w:pPr>
            <w:r>
              <w:rPr>
                <w:rStyle w:val="Datumopmaakprofiel"/>
                <w:kern w:val="28"/>
                <w:lang w:eastAsia="en-US"/>
              </w:rPr>
              <w:t>23 februari 2012</w:t>
            </w:r>
          </w:p>
        </w:tc>
        <w:tc>
          <w:tcPr>
            <w:tcW w:w="1985" w:type="dxa"/>
          </w:tcPr>
          <w:p w14:paraId="13D8994C" w14:textId="77777777" w:rsidR="002C1506" w:rsidRDefault="002C1506" w:rsidP="004A4B0F">
            <w:pPr>
              <w:snapToGrid w:val="0"/>
              <w:spacing w:line="280" w:lineRule="atLeast"/>
              <w:rPr>
                <w:rFonts w:ascii="Arial" w:hAnsi="Arial"/>
                <w:kern w:val="28"/>
                <w:sz w:val="18"/>
                <w:lang w:eastAsia="en-US"/>
              </w:rPr>
            </w:pPr>
            <w:r>
              <w:rPr>
                <w:rFonts w:ascii="Arial" w:hAnsi="Arial"/>
                <w:kern w:val="28"/>
                <w:sz w:val="18"/>
                <w:lang w:eastAsia="en-US"/>
              </w:rPr>
              <w:t>RZ/PPB</w:t>
            </w:r>
          </w:p>
        </w:tc>
        <w:tc>
          <w:tcPr>
            <w:tcW w:w="4394" w:type="dxa"/>
          </w:tcPr>
          <w:p w14:paraId="777DBF90" w14:textId="77777777" w:rsidR="002C1506" w:rsidRDefault="002C1506" w:rsidP="004A4B0F">
            <w:pPr>
              <w:snapToGrid w:val="0"/>
              <w:spacing w:line="280" w:lineRule="atLeast"/>
              <w:rPr>
                <w:rFonts w:ascii="Arial" w:hAnsi="Arial"/>
                <w:kern w:val="28"/>
                <w:sz w:val="18"/>
                <w:lang w:eastAsia="en-US"/>
              </w:rPr>
            </w:pPr>
            <w:r>
              <w:rPr>
                <w:rFonts w:ascii="Arial" w:hAnsi="Arial"/>
                <w:kern w:val="28"/>
                <w:sz w:val="18"/>
                <w:lang w:eastAsia="en-US"/>
              </w:rPr>
              <w:t>het: ‘onderpand’ aangepast naar ‘het onderpand’, aangepast naar nieuwste versie tekstblokken, tekstblok Titel hypotheekakten toegevoegd</w:t>
            </w:r>
          </w:p>
        </w:tc>
      </w:tr>
      <w:tr w:rsidR="001E3E62" w14:paraId="70AD8D4A" w14:textId="77777777" w:rsidTr="004A4B0F">
        <w:tc>
          <w:tcPr>
            <w:tcW w:w="779" w:type="dxa"/>
          </w:tcPr>
          <w:p w14:paraId="417A73DF" w14:textId="77777777" w:rsidR="001E3E62" w:rsidRDefault="001E3E62" w:rsidP="004A4B0F">
            <w:pPr>
              <w:pStyle w:val="Koptekst"/>
              <w:tabs>
                <w:tab w:val="left" w:pos="708"/>
              </w:tabs>
              <w:spacing w:line="280" w:lineRule="exact"/>
              <w:rPr>
                <w:rStyle w:val="Versie"/>
                <w:kern w:val="28"/>
                <w:lang w:eastAsia="en-US"/>
              </w:rPr>
            </w:pPr>
            <w:r>
              <w:rPr>
                <w:rStyle w:val="Versie"/>
                <w:kern w:val="28"/>
                <w:lang w:eastAsia="en-US"/>
              </w:rPr>
              <w:t>2.1</w:t>
            </w:r>
          </w:p>
        </w:tc>
        <w:tc>
          <w:tcPr>
            <w:tcW w:w="1701" w:type="dxa"/>
          </w:tcPr>
          <w:p w14:paraId="11BBFC7E" w14:textId="77777777" w:rsidR="001E3E62" w:rsidRDefault="001E3E62" w:rsidP="004A4B0F">
            <w:pPr>
              <w:snapToGrid w:val="0"/>
              <w:spacing w:line="280" w:lineRule="atLeast"/>
              <w:rPr>
                <w:rStyle w:val="Datumopmaakprofiel"/>
                <w:kern w:val="28"/>
                <w:lang w:eastAsia="en-US"/>
              </w:rPr>
            </w:pPr>
            <w:r>
              <w:rPr>
                <w:rStyle w:val="Datumopmaakprofiel"/>
                <w:kern w:val="28"/>
                <w:lang w:eastAsia="en-US"/>
              </w:rPr>
              <w:t>11 april 2012</w:t>
            </w:r>
          </w:p>
        </w:tc>
        <w:tc>
          <w:tcPr>
            <w:tcW w:w="1985" w:type="dxa"/>
          </w:tcPr>
          <w:p w14:paraId="73D23660" w14:textId="77777777" w:rsidR="001E3E62" w:rsidRDefault="001E3E62" w:rsidP="004A4B0F">
            <w:pPr>
              <w:snapToGrid w:val="0"/>
              <w:spacing w:line="280" w:lineRule="atLeast"/>
              <w:rPr>
                <w:rFonts w:ascii="Arial" w:hAnsi="Arial"/>
                <w:kern w:val="28"/>
                <w:sz w:val="18"/>
                <w:lang w:eastAsia="en-US"/>
              </w:rPr>
            </w:pPr>
            <w:r>
              <w:rPr>
                <w:rFonts w:ascii="Arial" w:hAnsi="Arial"/>
                <w:kern w:val="28"/>
                <w:sz w:val="18"/>
                <w:lang w:eastAsia="en-US"/>
              </w:rPr>
              <w:t>RZ/PPB</w:t>
            </w:r>
          </w:p>
        </w:tc>
        <w:tc>
          <w:tcPr>
            <w:tcW w:w="4394" w:type="dxa"/>
          </w:tcPr>
          <w:p w14:paraId="627D0173" w14:textId="77777777" w:rsidR="001E3E62" w:rsidRDefault="001E3E62" w:rsidP="004A4B0F">
            <w:pPr>
              <w:snapToGrid w:val="0"/>
              <w:spacing w:line="280" w:lineRule="atLeast"/>
              <w:rPr>
                <w:rFonts w:ascii="Arial" w:hAnsi="Arial"/>
                <w:kern w:val="28"/>
                <w:sz w:val="18"/>
                <w:lang w:eastAsia="en-US"/>
              </w:rPr>
            </w:pPr>
            <w:r>
              <w:rPr>
                <w:rFonts w:ascii="Arial" w:hAnsi="Arial"/>
                <w:kern w:val="28"/>
                <w:sz w:val="18"/>
                <w:lang w:eastAsia="en-US"/>
              </w:rPr>
              <w:t>Aangepast naar nieuwste versie tekstblokken</w:t>
            </w:r>
          </w:p>
        </w:tc>
      </w:tr>
      <w:tr w:rsidR="006E3B12" w14:paraId="484CC461" w14:textId="77777777" w:rsidTr="004A4B0F">
        <w:tc>
          <w:tcPr>
            <w:tcW w:w="779" w:type="dxa"/>
          </w:tcPr>
          <w:p w14:paraId="4D123B08" w14:textId="77777777" w:rsidR="006E3B12" w:rsidRDefault="006E3B12" w:rsidP="004A4B0F">
            <w:pPr>
              <w:pStyle w:val="Koptekst"/>
              <w:tabs>
                <w:tab w:val="left" w:pos="708"/>
              </w:tabs>
              <w:spacing w:line="280" w:lineRule="exact"/>
              <w:rPr>
                <w:rStyle w:val="Versie"/>
                <w:kern w:val="28"/>
                <w:lang w:eastAsia="en-US"/>
              </w:rPr>
            </w:pPr>
            <w:r>
              <w:rPr>
                <w:rStyle w:val="Versie"/>
                <w:kern w:val="28"/>
                <w:lang w:eastAsia="en-US"/>
              </w:rPr>
              <w:t>2.2</w:t>
            </w:r>
          </w:p>
        </w:tc>
        <w:tc>
          <w:tcPr>
            <w:tcW w:w="1701" w:type="dxa"/>
          </w:tcPr>
          <w:p w14:paraId="4F6F7227" w14:textId="77777777" w:rsidR="006E3B12" w:rsidRDefault="005B1D0C" w:rsidP="004A4B0F">
            <w:pPr>
              <w:snapToGrid w:val="0"/>
              <w:spacing w:line="280" w:lineRule="atLeast"/>
              <w:rPr>
                <w:rStyle w:val="Datumopmaakprofiel"/>
                <w:kern w:val="28"/>
                <w:lang w:eastAsia="en-US"/>
              </w:rPr>
            </w:pPr>
            <w:r>
              <w:rPr>
                <w:rStyle w:val="Datumopmaakprofiel"/>
                <w:kern w:val="28"/>
                <w:lang w:eastAsia="en-US"/>
              </w:rPr>
              <w:t>12 juni</w:t>
            </w:r>
            <w:r w:rsidR="006E3B12">
              <w:rPr>
                <w:rStyle w:val="Datumopmaakprofiel"/>
                <w:kern w:val="28"/>
                <w:lang w:eastAsia="en-US"/>
              </w:rPr>
              <w:t xml:space="preserve"> 2013</w:t>
            </w:r>
          </w:p>
        </w:tc>
        <w:tc>
          <w:tcPr>
            <w:tcW w:w="1985" w:type="dxa"/>
          </w:tcPr>
          <w:p w14:paraId="017B309E" w14:textId="77777777" w:rsidR="006E3B12" w:rsidRDefault="006E3B12" w:rsidP="004A4B0F">
            <w:pPr>
              <w:snapToGrid w:val="0"/>
              <w:spacing w:line="280" w:lineRule="atLeast"/>
              <w:rPr>
                <w:rFonts w:ascii="Arial" w:hAnsi="Arial"/>
                <w:kern w:val="28"/>
                <w:sz w:val="18"/>
                <w:lang w:eastAsia="en-US"/>
              </w:rPr>
            </w:pPr>
            <w:r>
              <w:rPr>
                <w:rFonts w:ascii="Arial" w:hAnsi="Arial"/>
                <w:kern w:val="28"/>
                <w:sz w:val="18"/>
                <w:lang w:eastAsia="en-US"/>
              </w:rPr>
              <w:t>RZ/PPB</w:t>
            </w:r>
          </w:p>
        </w:tc>
        <w:tc>
          <w:tcPr>
            <w:tcW w:w="4394" w:type="dxa"/>
          </w:tcPr>
          <w:p w14:paraId="6E04C6D5" w14:textId="77777777" w:rsidR="006E3B12" w:rsidRDefault="006E3B12" w:rsidP="004A4B0F">
            <w:pPr>
              <w:snapToGrid w:val="0"/>
              <w:spacing w:line="280" w:lineRule="atLeast"/>
              <w:rPr>
                <w:rFonts w:ascii="Arial" w:hAnsi="Arial"/>
                <w:kern w:val="28"/>
                <w:sz w:val="18"/>
                <w:lang w:eastAsia="en-US"/>
              </w:rPr>
            </w:pPr>
            <w:r>
              <w:rPr>
                <w:rFonts w:ascii="Arial" w:hAnsi="Arial"/>
                <w:kern w:val="28"/>
                <w:sz w:val="18"/>
                <w:lang w:eastAsia="en-US"/>
              </w:rPr>
              <w:t>";" na overbruggingshypotheek aangepast in een "."</w:t>
            </w:r>
            <w:r w:rsidR="00DA0ADF">
              <w:rPr>
                <w:rFonts w:ascii="Arial" w:hAnsi="Arial"/>
                <w:kern w:val="28"/>
                <w:sz w:val="18"/>
                <w:lang w:eastAsia="en-US"/>
              </w:rPr>
              <w:t xml:space="preserve"> en aangepast naar nieuwste versie tekstblokken</w:t>
            </w:r>
          </w:p>
        </w:tc>
      </w:tr>
      <w:tr w:rsidR="00B43CCC" w14:paraId="6846683F" w14:textId="77777777" w:rsidTr="004A4B0F">
        <w:tc>
          <w:tcPr>
            <w:tcW w:w="779" w:type="dxa"/>
          </w:tcPr>
          <w:p w14:paraId="44168AF0" w14:textId="77777777" w:rsidR="00B43CCC" w:rsidRDefault="00B43CCC" w:rsidP="004A4B0F">
            <w:pPr>
              <w:pStyle w:val="Koptekst"/>
              <w:tabs>
                <w:tab w:val="left" w:pos="708"/>
              </w:tabs>
              <w:spacing w:line="280" w:lineRule="exact"/>
              <w:rPr>
                <w:rStyle w:val="Versie"/>
                <w:kern w:val="28"/>
                <w:lang w:eastAsia="en-US"/>
              </w:rPr>
            </w:pPr>
            <w:r>
              <w:rPr>
                <w:rStyle w:val="Versie"/>
                <w:kern w:val="28"/>
                <w:lang w:eastAsia="en-US"/>
              </w:rPr>
              <w:t>2.3</w:t>
            </w:r>
          </w:p>
        </w:tc>
        <w:tc>
          <w:tcPr>
            <w:tcW w:w="1701" w:type="dxa"/>
          </w:tcPr>
          <w:p w14:paraId="2FDD00E4" w14:textId="77777777" w:rsidR="00B43CCC" w:rsidRDefault="00B43CCC" w:rsidP="004A4B0F">
            <w:pPr>
              <w:snapToGrid w:val="0"/>
              <w:spacing w:line="280" w:lineRule="atLeast"/>
              <w:rPr>
                <w:rStyle w:val="Datumopmaakprofiel"/>
                <w:kern w:val="28"/>
                <w:lang w:eastAsia="en-US"/>
              </w:rPr>
            </w:pPr>
            <w:r>
              <w:rPr>
                <w:rStyle w:val="Datumopmaakprofiel"/>
                <w:kern w:val="28"/>
                <w:lang w:eastAsia="en-US"/>
              </w:rPr>
              <w:t>04 november 2013</w:t>
            </w:r>
          </w:p>
        </w:tc>
        <w:tc>
          <w:tcPr>
            <w:tcW w:w="1985" w:type="dxa"/>
          </w:tcPr>
          <w:p w14:paraId="4C77ED4A" w14:textId="77777777" w:rsidR="00B43CCC" w:rsidRDefault="00B43CCC" w:rsidP="004A4B0F">
            <w:pPr>
              <w:snapToGrid w:val="0"/>
              <w:spacing w:line="280" w:lineRule="atLeast"/>
              <w:rPr>
                <w:rFonts w:ascii="Arial" w:hAnsi="Arial"/>
                <w:kern w:val="28"/>
                <w:sz w:val="18"/>
                <w:lang w:eastAsia="en-US"/>
              </w:rPr>
            </w:pPr>
            <w:r>
              <w:rPr>
                <w:rFonts w:ascii="Arial" w:hAnsi="Arial"/>
                <w:kern w:val="28"/>
                <w:sz w:val="18"/>
                <w:lang w:eastAsia="en-US"/>
              </w:rPr>
              <w:t>RZ/PPB</w:t>
            </w:r>
          </w:p>
        </w:tc>
        <w:tc>
          <w:tcPr>
            <w:tcW w:w="4394" w:type="dxa"/>
          </w:tcPr>
          <w:p w14:paraId="2FD70E25" w14:textId="77777777" w:rsidR="00B43CCC" w:rsidRDefault="00B43CCC" w:rsidP="004A4B0F">
            <w:pPr>
              <w:snapToGrid w:val="0"/>
              <w:spacing w:line="280" w:lineRule="atLeast"/>
              <w:rPr>
                <w:rFonts w:ascii="Arial" w:hAnsi="Arial"/>
                <w:kern w:val="28"/>
                <w:sz w:val="18"/>
                <w:lang w:eastAsia="en-US"/>
              </w:rPr>
            </w:pPr>
            <w:r>
              <w:rPr>
                <w:rFonts w:ascii="Arial" w:hAnsi="Arial"/>
                <w:kern w:val="28"/>
                <w:sz w:val="18"/>
                <w:lang w:eastAsia="en-US"/>
              </w:rPr>
              <w:t>Aangepast naar nieuwste versie</w:t>
            </w:r>
            <w:r w:rsidR="002A3C2F">
              <w:rPr>
                <w:rFonts w:ascii="Arial" w:hAnsi="Arial"/>
                <w:kern w:val="28"/>
                <w:sz w:val="18"/>
                <w:lang w:eastAsia="en-US"/>
              </w:rPr>
              <w:t>s</w:t>
            </w:r>
            <w:r>
              <w:rPr>
                <w:rFonts w:ascii="Arial" w:hAnsi="Arial"/>
                <w:kern w:val="28"/>
                <w:sz w:val="18"/>
                <w:lang w:eastAsia="en-US"/>
              </w:rPr>
              <w:t xml:space="preserve"> tekstblokken</w:t>
            </w:r>
          </w:p>
        </w:tc>
      </w:tr>
      <w:tr w:rsidR="002A3C2F" w14:paraId="54E4FE51" w14:textId="77777777" w:rsidTr="004A4B0F">
        <w:tc>
          <w:tcPr>
            <w:tcW w:w="779" w:type="dxa"/>
          </w:tcPr>
          <w:p w14:paraId="701A2BAD" w14:textId="77777777" w:rsidR="002A3C2F" w:rsidRDefault="002A3C2F" w:rsidP="004A4B0F">
            <w:pPr>
              <w:pStyle w:val="Koptekst"/>
              <w:tabs>
                <w:tab w:val="left" w:pos="708"/>
              </w:tabs>
              <w:spacing w:line="280" w:lineRule="exact"/>
              <w:rPr>
                <w:rStyle w:val="Versie"/>
                <w:kern w:val="28"/>
                <w:lang w:eastAsia="en-US"/>
              </w:rPr>
            </w:pPr>
            <w:r>
              <w:rPr>
                <w:rStyle w:val="Versie"/>
                <w:kern w:val="28"/>
                <w:lang w:eastAsia="en-US"/>
              </w:rPr>
              <w:t>2.4</w:t>
            </w:r>
          </w:p>
        </w:tc>
        <w:tc>
          <w:tcPr>
            <w:tcW w:w="1701" w:type="dxa"/>
          </w:tcPr>
          <w:p w14:paraId="370A702D" w14:textId="77777777" w:rsidR="002A3C2F" w:rsidRDefault="00032395" w:rsidP="004A4B0F">
            <w:pPr>
              <w:snapToGrid w:val="0"/>
              <w:spacing w:line="280" w:lineRule="atLeast"/>
              <w:rPr>
                <w:rStyle w:val="Datumopmaakprofiel"/>
                <w:kern w:val="28"/>
                <w:lang w:eastAsia="en-US"/>
              </w:rPr>
            </w:pPr>
            <w:r>
              <w:rPr>
                <w:rStyle w:val="Datumopmaakprofiel"/>
                <w:kern w:val="28"/>
                <w:lang w:eastAsia="en-US"/>
              </w:rPr>
              <w:t>04</w:t>
            </w:r>
            <w:r w:rsidR="002A3C2F">
              <w:rPr>
                <w:rStyle w:val="Datumopmaakprofiel"/>
                <w:kern w:val="28"/>
                <w:lang w:eastAsia="en-US"/>
              </w:rPr>
              <w:t xml:space="preserve"> april 2014</w:t>
            </w:r>
          </w:p>
        </w:tc>
        <w:tc>
          <w:tcPr>
            <w:tcW w:w="1985" w:type="dxa"/>
          </w:tcPr>
          <w:p w14:paraId="267E5095" w14:textId="77777777" w:rsidR="002A3C2F" w:rsidRDefault="002A3C2F" w:rsidP="004A4B0F">
            <w:pPr>
              <w:snapToGrid w:val="0"/>
              <w:spacing w:line="280" w:lineRule="atLeast"/>
              <w:rPr>
                <w:rFonts w:ascii="Arial" w:hAnsi="Arial"/>
                <w:kern w:val="28"/>
                <w:sz w:val="18"/>
                <w:lang w:eastAsia="en-US"/>
              </w:rPr>
            </w:pPr>
            <w:r>
              <w:rPr>
                <w:rFonts w:ascii="Arial" w:hAnsi="Arial"/>
                <w:kern w:val="28"/>
                <w:sz w:val="18"/>
                <w:lang w:eastAsia="en-US"/>
              </w:rPr>
              <w:t>RZ/PPB</w:t>
            </w:r>
          </w:p>
        </w:tc>
        <w:tc>
          <w:tcPr>
            <w:tcW w:w="4394" w:type="dxa"/>
          </w:tcPr>
          <w:p w14:paraId="56E61CA0" w14:textId="77777777" w:rsidR="002A3C2F" w:rsidRDefault="002A3C2F" w:rsidP="004A4B0F">
            <w:pPr>
              <w:snapToGrid w:val="0"/>
              <w:spacing w:line="280" w:lineRule="atLeast"/>
              <w:rPr>
                <w:rFonts w:ascii="Arial" w:hAnsi="Arial"/>
                <w:kern w:val="28"/>
                <w:sz w:val="18"/>
                <w:lang w:eastAsia="en-US"/>
              </w:rPr>
            </w:pPr>
            <w:r>
              <w:rPr>
                <w:rFonts w:ascii="Arial" w:hAnsi="Arial"/>
                <w:kern w:val="28"/>
                <w:sz w:val="18"/>
                <w:lang w:eastAsia="en-US"/>
              </w:rPr>
              <w:t>Aangepast naar nieuwste versies tekstblokken</w:t>
            </w:r>
          </w:p>
        </w:tc>
      </w:tr>
      <w:tr w:rsidR="00EB1245" w14:paraId="07B4FAA0" w14:textId="77777777" w:rsidTr="004A4B0F">
        <w:tc>
          <w:tcPr>
            <w:tcW w:w="779" w:type="dxa"/>
          </w:tcPr>
          <w:p w14:paraId="6FFD3B3F" w14:textId="77777777" w:rsidR="00EB1245" w:rsidRDefault="00EB1245" w:rsidP="004A4B0F">
            <w:pPr>
              <w:pStyle w:val="Koptekst"/>
              <w:tabs>
                <w:tab w:val="left" w:pos="708"/>
              </w:tabs>
              <w:spacing w:line="280" w:lineRule="exact"/>
              <w:rPr>
                <w:rStyle w:val="Versie"/>
                <w:kern w:val="28"/>
                <w:lang w:eastAsia="en-US"/>
              </w:rPr>
            </w:pPr>
            <w:r>
              <w:rPr>
                <w:rStyle w:val="Versie"/>
                <w:kern w:val="28"/>
                <w:lang w:eastAsia="en-US"/>
              </w:rPr>
              <w:t>2.5</w:t>
            </w:r>
          </w:p>
        </w:tc>
        <w:tc>
          <w:tcPr>
            <w:tcW w:w="1701" w:type="dxa"/>
          </w:tcPr>
          <w:p w14:paraId="60D6C736" w14:textId="77777777" w:rsidR="00EB1245" w:rsidRDefault="00EB1245" w:rsidP="004A4B0F">
            <w:pPr>
              <w:snapToGrid w:val="0"/>
              <w:spacing w:line="280" w:lineRule="atLeast"/>
              <w:rPr>
                <w:rStyle w:val="Datumopmaakprofiel"/>
                <w:kern w:val="28"/>
                <w:lang w:eastAsia="en-US"/>
              </w:rPr>
            </w:pPr>
            <w:r>
              <w:rPr>
                <w:rStyle w:val="Datumopmaakprofiel"/>
                <w:kern w:val="28"/>
                <w:lang w:eastAsia="en-US"/>
              </w:rPr>
              <w:t>04 augustus 2014</w:t>
            </w:r>
          </w:p>
        </w:tc>
        <w:tc>
          <w:tcPr>
            <w:tcW w:w="1985" w:type="dxa"/>
          </w:tcPr>
          <w:p w14:paraId="2AA54F0A" w14:textId="77777777" w:rsidR="00EB1245" w:rsidRDefault="00EB1245" w:rsidP="004A4B0F">
            <w:pPr>
              <w:snapToGrid w:val="0"/>
              <w:spacing w:line="280" w:lineRule="atLeast"/>
              <w:rPr>
                <w:rFonts w:ascii="Arial" w:hAnsi="Arial"/>
                <w:kern w:val="28"/>
                <w:sz w:val="18"/>
                <w:lang w:eastAsia="en-US"/>
              </w:rPr>
            </w:pPr>
            <w:r>
              <w:rPr>
                <w:rFonts w:ascii="Arial" w:hAnsi="Arial"/>
                <w:kern w:val="28"/>
                <w:sz w:val="18"/>
                <w:lang w:eastAsia="en-US"/>
              </w:rPr>
              <w:t>LG/PPB</w:t>
            </w:r>
          </w:p>
        </w:tc>
        <w:tc>
          <w:tcPr>
            <w:tcW w:w="4394" w:type="dxa"/>
          </w:tcPr>
          <w:p w14:paraId="22D6061B" w14:textId="77777777" w:rsidR="00EB1245" w:rsidRDefault="00EB1245" w:rsidP="004A4B0F">
            <w:pPr>
              <w:snapToGrid w:val="0"/>
              <w:spacing w:line="280" w:lineRule="atLeast"/>
              <w:rPr>
                <w:rFonts w:ascii="Arial" w:hAnsi="Arial"/>
                <w:kern w:val="28"/>
                <w:sz w:val="18"/>
                <w:lang w:eastAsia="en-US"/>
              </w:rPr>
            </w:pPr>
            <w:r>
              <w:rPr>
                <w:rFonts w:ascii="Arial" w:hAnsi="Arial"/>
                <w:kern w:val="28"/>
                <w:sz w:val="18"/>
                <w:lang w:eastAsia="en-US"/>
              </w:rPr>
              <w:t>Aangepast naar nieuwste versies tekstblokken</w:t>
            </w:r>
          </w:p>
        </w:tc>
      </w:tr>
      <w:tr w:rsidR="00CF2BDE" w14:paraId="05D5C2F0" w14:textId="77777777" w:rsidTr="004A4B0F">
        <w:tc>
          <w:tcPr>
            <w:tcW w:w="779" w:type="dxa"/>
          </w:tcPr>
          <w:p w14:paraId="44FF842C" w14:textId="77777777" w:rsidR="00CF2BDE" w:rsidRDefault="00CF2BDE" w:rsidP="004A4B0F">
            <w:pPr>
              <w:pStyle w:val="Koptekst"/>
              <w:tabs>
                <w:tab w:val="left" w:pos="708"/>
              </w:tabs>
              <w:spacing w:line="280" w:lineRule="exact"/>
              <w:rPr>
                <w:rStyle w:val="Versie"/>
                <w:kern w:val="28"/>
                <w:lang w:eastAsia="en-US"/>
              </w:rPr>
            </w:pPr>
            <w:r>
              <w:rPr>
                <w:rStyle w:val="Versie"/>
                <w:kern w:val="28"/>
                <w:lang w:eastAsia="en-US"/>
              </w:rPr>
              <w:t>2.6.0</w:t>
            </w:r>
          </w:p>
        </w:tc>
        <w:tc>
          <w:tcPr>
            <w:tcW w:w="1701" w:type="dxa"/>
          </w:tcPr>
          <w:p w14:paraId="197E60BB" w14:textId="77777777" w:rsidR="00CF2BDE" w:rsidRDefault="00CF2BDE" w:rsidP="004A4B0F">
            <w:pPr>
              <w:snapToGrid w:val="0"/>
              <w:spacing w:line="280" w:lineRule="atLeast"/>
              <w:rPr>
                <w:rStyle w:val="Datumopmaakprofiel"/>
                <w:kern w:val="28"/>
                <w:lang w:eastAsia="en-US"/>
              </w:rPr>
            </w:pPr>
            <w:r>
              <w:rPr>
                <w:rStyle w:val="Datumopmaakprofiel"/>
                <w:kern w:val="28"/>
                <w:lang w:eastAsia="en-US"/>
              </w:rPr>
              <w:t>6 januari 2016</w:t>
            </w:r>
          </w:p>
        </w:tc>
        <w:tc>
          <w:tcPr>
            <w:tcW w:w="1985" w:type="dxa"/>
          </w:tcPr>
          <w:p w14:paraId="2051AA1F" w14:textId="77777777" w:rsidR="00CF2BDE" w:rsidRDefault="00CF2BDE" w:rsidP="004A4B0F">
            <w:pPr>
              <w:snapToGrid w:val="0"/>
              <w:spacing w:line="280" w:lineRule="atLeast"/>
              <w:rPr>
                <w:rFonts w:ascii="Arial" w:hAnsi="Arial"/>
                <w:kern w:val="28"/>
                <w:sz w:val="18"/>
                <w:lang w:eastAsia="en-US"/>
              </w:rPr>
            </w:pPr>
            <w:r>
              <w:rPr>
                <w:rFonts w:ascii="Arial" w:hAnsi="Arial"/>
                <w:kern w:val="28"/>
                <w:sz w:val="18"/>
                <w:lang w:eastAsia="en-US"/>
              </w:rPr>
              <w:t>LG/PPB</w:t>
            </w:r>
          </w:p>
        </w:tc>
        <w:tc>
          <w:tcPr>
            <w:tcW w:w="4394" w:type="dxa"/>
          </w:tcPr>
          <w:p w14:paraId="77F825F9" w14:textId="77777777" w:rsidR="00CF2BDE" w:rsidRDefault="00CF2BDE" w:rsidP="00CF2BDE">
            <w:pPr>
              <w:snapToGrid w:val="0"/>
              <w:spacing w:line="280" w:lineRule="atLeast"/>
              <w:rPr>
                <w:rFonts w:ascii="Arial" w:hAnsi="Arial"/>
                <w:kern w:val="28"/>
                <w:sz w:val="18"/>
                <w:lang w:eastAsia="en-US"/>
              </w:rPr>
            </w:pPr>
            <w:r>
              <w:rPr>
                <w:rFonts w:ascii="Arial" w:hAnsi="Arial"/>
                <w:kern w:val="28"/>
                <w:sz w:val="18"/>
                <w:lang w:eastAsia="en-US"/>
              </w:rPr>
              <w:t>AA-2397 Aangepast naar nieuwste versie tekstblok Partij niet natuurlijk persoon.</w:t>
            </w:r>
          </w:p>
        </w:tc>
      </w:tr>
      <w:tr w:rsidR="00B75A3A" w14:paraId="73AD9FA6" w14:textId="77777777" w:rsidTr="004A4B0F">
        <w:tc>
          <w:tcPr>
            <w:tcW w:w="779" w:type="dxa"/>
          </w:tcPr>
          <w:p w14:paraId="74A41FDD" w14:textId="77777777" w:rsidR="00B75A3A" w:rsidRDefault="00B75A3A" w:rsidP="004A4B0F">
            <w:pPr>
              <w:pStyle w:val="Koptekst"/>
              <w:tabs>
                <w:tab w:val="left" w:pos="708"/>
              </w:tabs>
              <w:spacing w:line="280" w:lineRule="exact"/>
              <w:rPr>
                <w:rStyle w:val="Versie"/>
                <w:kern w:val="28"/>
                <w:lang w:eastAsia="en-US"/>
              </w:rPr>
            </w:pPr>
            <w:r>
              <w:rPr>
                <w:rStyle w:val="Versie"/>
                <w:kern w:val="28"/>
                <w:lang w:eastAsia="en-US"/>
              </w:rPr>
              <w:t>2.7.0</w:t>
            </w:r>
          </w:p>
        </w:tc>
        <w:tc>
          <w:tcPr>
            <w:tcW w:w="1701" w:type="dxa"/>
          </w:tcPr>
          <w:p w14:paraId="576767B5" w14:textId="77777777" w:rsidR="00B75A3A" w:rsidRDefault="00DA718C" w:rsidP="004A4B0F">
            <w:pPr>
              <w:snapToGrid w:val="0"/>
              <w:spacing w:line="280" w:lineRule="atLeast"/>
              <w:rPr>
                <w:rStyle w:val="Datumopmaakprofiel"/>
                <w:kern w:val="28"/>
                <w:lang w:eastAsia="en-US"/>
              </w:rPr>
            </w:pPr>
            <w:r>
              <w:rPr>
                <w:rStyle w:val="Datumopmaakprofiel"/>
                <w:kern w:val="28"/>
                <w:lang w:eastAsia="en-US"/>
              </w:rPr>
              <w:t>8</w:t>
            </w:r>
            <w:r w:rsidR="00B75A3A">
              <w:rPr>
                <w:rStyle w:val="Datumopmaakprofiel"/>
                <w:kern w:val="28"/>
                <w:lang w:eastAsia="en-US"/>
              </w:rPr>
              <w:t xml:space="preserve"> maart 2016</w:t>
            </w:r>
          </w:p>
        </w:tc>
        <w:tc>
          <w:tcPr>
            <w:tcW w:w="1985" w:type="dxa"/>
          </w:tcPr>
          <w:p w14:paraId="35025F80" w14:textId="77777777" w:rsidR="00B75A3A" w:rsidRDefault="00B75A3A" w:rsidP="004A4B0F">
            <w:pPr>
              <w:snapToGrid w:val="0"/>
              <w:spacing w:line="280" w:lineRule="atLeast"/>
              <w:rPr>
                <w:rFonts w:ascii="Arial" w:hAnsi="Arial"/>
                <w:kern w:val="28"/>
                <w:sz w:val="18"/>
                <w:lang w:eastAsia="en-US"/>
              </w:rPr>
            </w:pPr>
            <w:r>
              <w:rPr>
                <w:rFonts w:ascii="Arial" w:hAnsi="Arial"/>
                <w:kern w:val="28"/>
                <w:sz w:val="18"/>
                <w:lang w:eastAsia="en-US"/>
              </w:rPr>
              <w:t>LG/PPB</w:t>
            </w:r>
          </w:p>
        </w:tc>
        <w:tc>
          <w:tcPr>
            <w:tcW w:w="4394" w:type="dxa"/>
          </w:tcPr>
          <w:p w14:paraId="371675B0" w14:textId="77777777" w:rsidR="00B75A3A" w:rsidRDefault="003F628F" w:rsidP="00DA718C">
            <w:pPr>
              <w:snapToGrid w:val="0"/>
              <w:spacing w:line="280" w:lineRule="atLeast"/>
              <w:rPr>
                <w:rFonts w:ascii="Arial" w:hAnsi="Arial"/>
                <w:kern w:val="28"/>
                <w:sz w:val="18"/>
                <w:lang w:eastAsia="en-US"/>
              </w:rPr>
            </w:pPr>
            <w:r>
              <w:rPr>
                <w:rFonts w:ascii="Arial" w:hAnsi="Arial"/>
                <w:kern w:val="28"/>
                <w:sz w:val="18"/>
                <w:lang w:eastAsia="en-US"/>
              </w:rPr>
              <w:t xml:space="preserve">Versienummers tekstblokken verwijderd voor betere </w:t>
            </w:r>
            <w:proofErr w:type="spellStart"/>
            <w:r>
              <w:rPr>
                <w:rFonts w:ascii="Arial" w:hAnsi="Arial"/>
                <w:kern w:val="28"/>
                <w:sz w:val="18"/>
                <w:lang w:eastAsia="en-US"/>
              </w:rPr>
              <w:t>onderhoudbaarheid</w:t>
            </w:r>
            <w:proofErr w:type="spellEnd"/>
            <w:r>
              <w:rPr>
                <w:rFonts w:ascii="Arial" w:hAnsi="Arial"/>
                <w:kern w:val="28"/>
                <w:sz w:val="18"/>
                <w:lang w:eastAsia="en-US"/>
              </w:rPr>
              <w:t xml:space="preserve">, opgenomen in </w:t>
            </w:r>
            <w:proofErr w:type="spellStart"/>
            <w:r>
              <w:rPr>
                <w:rFonts w:ascii="Arial" w:hAnsi="Arial"/>
                <w:kern w:val="28"/>
                <w:sz w:val="18"/>
                <w:lang w:eastAsia="en-US"/>
              </w:rPr>
              <w:t>releasenotes</w:t>
            </w:r>
            <w:proofErr w:type="spellEnd"/>
            <w:r w:rsidDel="003F628F">
              <w:rPr>
                <w:rFonts w:ascii="Arial" w:hAnsi="Arial"/>
                <w:kern w:val="28"/>
                <w:sz w:val="18"/>
                <w:lang w:eastAsia="en-US"/>
              </w:rPr>
              <w:t xml:space="preserve"> </w:t>
            </w:r>
          </w:p>
        </w:tc>
      </w:tr>
      <w:tr w:rsidR="00224D5E" w14:paraId="1AF087C1" w14:textId="77777777" w:rsidTr="004A4B0F">
        <w:trPr>
          <w:ins w:id="77" w:author="Groote Haar, Linda" w:date="2026-08-12T14:51:00Z"/>
        </w:trPr>
        <w:tc>
          <w:tcPr>
            <w:tcW w:w="779" w:type="dxa"/>
          </w:tcPr>
          <w:p w14:paraId="2CA7F931" w14:textId="3F1323FA" w:rsidR="00224D5E" w:rsidRDefault="00470B67" w:rsidP="004A4B0F">
            <w:pPr>
              <w:pStyle w:val="Koptekst"/>
              <w:tabs>
                <w:tab w:val="left" w:pos="708"/>
              </w:tabs>
              <w:spacing w:line="280" w:lineRule="exact"/>
              <w:rPr>
                <w:ins w:id="78" w:author="Groote Haar, Linda" w:date="2026-08-12T14:51:00Z" w16du:dateUtc="2026-08-12T12:51:00Z"/>
                <w:rStyle w:val="Versie"/>
                <w:kern w:val="28"/>
                <w:lang w:eastAsia="en-US"/>
              </w:rPr>
            </w:pPr>
            <w:ins w:id="79" w:author="Groot, Karina de" w:date="2026-09-01T15:14:00Z" w16du:dateUtc="2026-09-01T13:14:00Z">
              <w:r>
                <w:rPr>
                  <w:rStyle w:val="Versie"/>
                  <w:kern w:val="28"/>
                  <w:lang w:eastAsia="en-US"/>
                </w:rPr>
                <w:t>3.0</w:t>
              </w:r>
            </w:ins>
            <w:ins w:id="80" w:author="Groote Haar, Linda" w:date="2026-08-12T14:51:00Z" w16du:dateUtc="2026-08-12T12:51:00Z">
              <w:del w:id="81" w:author="Groot, Karina de" w:date="2026-09-01T15:14:00Z" w16du:dateUtc="2026-09-01T13:14:00Z">
                <w:r w:rsidR="00224D5E" w:rsidDel="00470B67">
                  <w:rPr>
                    <w:rStyle w:val="Versie"/>
                    <w:kern w:val="28"/>
                    <w:lang w:eastAsia="en-US"/>
                  </w:rPr>
                  <w:delText>2.8.0</w:delText>
                </w:r>
              </w:del>
            </w:ins>
          </w:p>
        </w:tc>
        <w:tc>
          <w:tcPr>
            <w:tcW w:w="1701" w:type="dxa"/>
          </w:tcPr>
          <w:p w14:paraId="430FAAB0" w14:textId="65CFF353" w:rsidR="00224D5E" w:rsidRDefault="00224D5E" w:rsidP="004A4B0F">
            <w:pPr>
              <w:snapToGrid w:val="0"/>
              <w:spacing w:line="280" w:lineRule="atLeast"/>
              <w:rPr>
                <w:ins w:id="82" w:author="Groote Haar, Linda" w:date="2026-08-12T14:51:00Z" w16du:dateUtc="2026-08-12T12:51:00Z"/>
                <w:rStyle w:val="Datumopmaakprofiel"/>
                <w:kern w:val="28"/>
                <w:lang w:eastAsia="en-US"/>
              </w:rPr>
            </w:pPr>
            <w:ins w:id="83" w:author="Groote Haar, Linda" w:date="2026-08-12T14:51:00Z" w16du:dateUtc="2026-08-12T12:51:00Z">
              <w:r>
                <w:rPr>
                  <w:rStyle w:val="Datumopmaakprofiel"/>
                  <w:kern w:val="28"/>
                  <w:lang w:eastAsia="en-US"/>
                </w:rPr>
                <w:t>12 augustus 2026</w:t>
              </w:r>
            </w:ins>
          </w:p>
        </w:tc>
        <w:tc>
          <w:tcPr>
            <w:tcW w:w="1985" w:type="dxa"/>
          </w:tcPr>
          <w:p w14:paraId="4B13EC44" w14:textId="5BE486E9" w:rsidR="00224D5E" w:rsidRDefault="00224D5E" w:rsidP="004A4B0F">
            <w:pPr>
              <w:snapToGrid w:val="0"/>
              <w:spacing w:line="280" w:lineRule="atLeast"/>
              <w:rPr>
                <w:ins w:id="84" w:author="Groote Haar, Linda" w:date="2026-08-12T14:51:00Z" w16du:dateUtc="2026-08-12T12:51:00Z"/>
                <w:rFonts w:ascii="Arial" w:hAnsi="Arial"/>
                <w:kern w:val="28"/>
                <w:sz w:val="18"/>
                <w:lang w:eastAsia="en-US"/>
              </w:rPr>
            </w:pPr>
            <w:ins w:id="85" w:author="Groote Haar, Linda" w:date="2026-08-12T14:51:00Z" w16du:dateUtc="2026-08-12T12:51:00Z">
              <w:r>
                <w:rPr>
                  <w:rFonts w:ascii="Arial" w:hAnsi="Arial"/>
                  <w:kern w:val="28"/>
                  <w:sz w:val="18"/>
                  <w:lang w:eastAsia="en-US"/>
                </w:rPr>
                <w:t>ODR/DPI</w:t>
              </w:r>
            </w:ins>
          </w:p>
        </w:tc>
        <w:tc>
          <w:tcPr>
            <w:tcW w:w="4394" w:type="dxa"/>
          </w:tcPr>
          <w:p w14:paraId="243AC2A4" w14:textId="77777777" w:rsidR="00800719" w:rsidRDefault="00800719" w:rsidP="00800719">
            <w:pPr>
              <w:snapToGrid w:val="0"/>
              <w:spacing w:line="280" w:lineRule="atLeast"/>
              <w:rPr>
                <w:ins w:id="86" w:author="Groot, Karina de" w:date="2026-09-25T11:30:00Z" w16du:dateUtc="2026-09-25T09:30:00Z"/>
                <w:rFonts w:ascii="Arial" w:hAnsi="Arial"/>
                <w:kern w:val="28"/>
                <w:sz w:val="18"/>
                <w:lang w:eastAsia="en-US"/>
              </w:rPr>
            </w:pPr>
            <w:ins w:id="87" w:author="Groot, Karina de" w:date="2026-09-25T11:30:00Z" w16du:dateUtc="2026-09-25T09:30:00Z">
              <w:r>
                <w:rPr>
                  <w:rFonts w:ascii="Arial" w:hAnsi="Arial"/>
                  <w:kern w:val="28"/>
                  <w:sz w:val="18"/>
                  <w:lang w:eastAsia="en-US"/>
                </w:rPr>
                <w:t>Wijzigingen:</w:t>
              </w:r>
            </w:ins>
          </w:p>
          <w:p w14:paraId="7D49D1AF" w14:textId="77777777" w:rsidR="00800719" w:rsidRDefault="00800719" w:rsidP="00800719">
            <w:pPr>
              <w:pStyle w:val="Lijstalinea"/>
              <w:numPr>
                <w:ilvl w:val="0"/>
                <w:numId w:val="3"/>
              </w:numPr>
              <w:snapToGrid w:val="0"/>
              <w:spacing w:line="280" w:lineRule="atLeast"/>
              <w:rPr>
                <w:ins w:id="88" w:author="Groot, Karina de" w:date="2026-09-25T11:30:00Z" w16du:dateUtc="2026-09-25T09:30:00Z"/>
                <w:rFonts w:ascii="Arial" w:hAnsi="Arial"/>
                <w:kern w:val="28"/>
                <w:sz w:val="18"/>
                <w:lang w:eastAsia="en-US"/>
              </w:rPr>
            </w:pPr>
            <w:ins w:id="89" w:author="Groot, Karina de" w:date="2026-09-25T11:30:00Z" w16du:dateUtc="2026-09-25T09:30:00Z">
              <w:r>
                <w:rPr>
                  <w:rFonts w:ascii="Arial" w:hAnsi="Arial"/>
                  <w:kern w:val="28"/>
                  <w:sz w:val="18"/>
                  <w:lang w:eastAsia="en-US"/>
                </w:rPr>
                <w:t xml:space="preserve">Aanpassingen </w:t>
              </w:r>
              <w:proofErr w:type="spellStart"/>
              <w:r>
                <w:rPr>
                  <w:rFonts w:ascii="Arial" w:hAnsi="Arial"/>
                  <w:kern w:val="28"/>
                  <w:sz w:val="18"/>
                  <w:lang w:eastAsia="en-US"/>
                </w:rPr>
                <w:t>nav</w:t>
              </w:r>
              <w:proofErr w:type="spellEnd"/>
              <w:r>
                <w:rPr>
                  <w:rFonts w:ascii="Arial" w:hAnsi="Arial"/>
                  <w:kern w:val="28"/>
                  <w:sz w:val="18"/>
                  <w:lang w:eastAsia="en-US"/>
                </w:rPr>
                <w:t xml:space="preserve"> nieuw bankmodel</w:t>
              </w:r>
            </w:ins>
          </w:p>
          <w:p w14:paraId="13FE2B0D" w14:textId="77777777" w:rsidR="00800719" w:rsidRDefault="00800719" w:rsidP="00800719">
            <w:pPr>
              <w:pStyle w:val="Lijstalinea"/>
              <w:numPr>
                <w:ilvl w:val="0"/>
                <w:numId w:val="3"/>
              </w:numPr>
              <w:snapToGrid w:val="0"/>
              <w:spacing w:line="280" w:lineRule="atLeast"/>
              <w:rPr>
                <w:ins w:id="90" w:author="Groot, Karina de" w:date="2026-09-25T11:30:00Z" w16du:dateUtc="2026-09-25T09:30:00Z"/>
                <w:rFonts w:ascii="Arial" w:hAnsi="Arial"/>
                <w:kern w:val="28"/>
                <w:sz w:val="18"/>
                <w:lang w:eastAsia="en-US"/>
              </w:rPr>
            </w:pPr>
            <w:ins w:id="91" w:author="Groot, Karina de" w:date="2026-09-25T11:30:00Z" w16du:dateUtc="2026-09-25T09:30:00Z">
              <w:r>
                <w:rPr>
                  <w:rFonts w:ascii="Arial" w:hAnsi="Arial"/>
                  <w:kern w:val="28"/>
                  <w:sz w:val="18"/>
                  <w:lang w:eastAsia="en-US"/>
                </w:rPr>
                <w:t>Tekstblokken gewijzigd in de Bankpartij (gelijk getrokken met andere modellen)</w:t>
              </w:r>
            </w:ins>
          </w:p>
          <w:p w14:paraId="18C64A99" w14:textId="77777777" w:rsidR="00800719" w:rsidRDefault="00800719" w:rsidP="00800719">
            <w:pPr>
              <w:pStyle w:val="Lijstalinea"/>
              <w:numPr>
                <w:ilvl w:val="0"/>
                <w:numId w:val="3"/>
              </w:numPr>
              <w:snapToGrid w:val="0"/>
              <w:spacing w:line="280" w:lineRule="atLeast"/>
              <w:rPr>
                <w:ins w:id="92" w:author="Groot, Karina de" w:date="2026-09-25T11:31:00Z" w16du:dateUtc="2026-09-25T09:31:00Z"/>
                <w:rFonts w:ascii="Arial" w:hAnsi="Arial"/>
                <w:kern w:val="28"/>
                <w:sz w:val="18"/>
                <w:lang w:eastAsia="en-US"/>
              </w:rPr>
            </w:pPr>
            <w:ins w:id="93" w:author="Groot, Karina de" w:date="2026-09-25T11:30:00Z" w16du:dateUtc="2026-09-25T09:30:00Z">
              <w:r>
                <w:rPr>
                  <w:rFonts w:ascii="Arial" w:hAnsi="Arial"/>
                  <w:kern w:val="28"/>
                  <w:sz w:val="18"/>
                  <w:lang w:eastAsia="en-US"/>
                </w:rPr>
                <w:t>Tekstblok Partijnamen in Hypotheekakten vervangen door vaste tekst.</w:t>
              </w:r>
            </w:ins>
          </w:p>
          <w:p w14:paraId="565BCDBC" w14:textId="10842BA2" w:rsidR="00224D5E" w:rsidRPr="00001D02" w:rsidRDefault="00800719">
            <w:pPr>
              <w:pStyle w:val="Lijstalinea"/>
              <w:numPr>
                <w:ilvl w:val="0"/>
                <w:numId w:val="3"/>
              </w:numPr>
              <w:snapToGrid w:val="0"/>
              <w:spacing w:line="280" w:lineRule="atLeast"/>
              <w:rPr>
                <w:ins w:id="94" w:author="Groote Haar, Linda" w:date="2026-08-12T14:51:00Z" w16du:dateUtc="2026-08-12T12:51:00Z"/>
                <w:rFonts w:ascii="Arial" w:hAnsi="Arial"/>
                <w:kern w:val="28"/>
                <w:sz w:val="18"/>
                <w:lang w:eastAsia="en-US"/>
                <w:rPrChange w:id="95" w:author="Groot, Karina de" w:date="2026-09-25T11:31:00Z" w16du:dateUtc="2026-09-25T09:31:00Z">
                  <w:rPr>
                    <w:ins w:id="96" w:author="Groote Haar, Linda" w:date="2026-08-12T14:51:00Z" w16du:dateUtc="2026-08-12T12:51:00Z"/>
                    <w:lang w:eastAsia="en-US"/>
                  </w:rPr>
                </w:rPrChange>
              </w:rPr>
              <w:pPrChange w:id="97" w:author="Groot, Karina de" w:date="2026-09-25T11:31:00Z" w16du:dateUtc="2026-09-25T09:31:00Z">
                <w:pPr>
                  <w:snapToGrid w:val="0"/>
                  <w:spacing w:line="280" w:lineRule="atLeast"/>
                </w:pPr>
              </w:pPrChange>
            </w:pPr>
            <w:ins w:id="98" w:author="Groot, Karina de" w:date="2026-09-25T11:31:00Z" w16du:dateUtc="2026-09-25T09:31:00Z">
              <w:r>
                <w:rPr>
                  <w:rFonts w:ascii="Arial" w:hAnsi="Arial"/>
                  <w:kern w:val="28"/>
                  <w:sz w:val="18"/>
                  <w:lang w:eastAsia="en-US"/>
                </w:rPr>
                <w:t>Tekstblok Overbruggingshypotheek vervangen door optionele tekst in de stylesheet zelf.</w:t>
              </w:r>
            </w:ins>
            <w:ins w:id="99" w:author="Groote Haar, Linda" w:date="2026-08-12T14:51:00Z" w16du:dateUtc="2026-08-12T12:51:00Z">
              <w:del w:id="100" w:author="Groot, Karina de" w:date="2026-09-25T11:30:00Z" w16du:dateUtc="2026-09-25T09:30:00Z">
                <w:r w:rsidR="00224D5E" w:rsidRPr="00001D02" w:rsidDel="00800719">
                  <w:rPr>
                    <w:rFonts w:ascii="Arial" w:hAnsi="Arial"/>
                    <w:kern w:val="28"/>
                    <w:sz w:val="18"/>
                    <w:lang w:eastAsia="en-US"/>
                    <w:rPrChange w:id="101" w:author="Groot, Karina de" w:date="2026-09-25T11:31:00Z" w16du:dateUtc="2026-09-25T09:31:00Z">
                      <w:rPr>
                        <w:lang w:eastAsia="en-US"/>
                      </w:rPr>
                    </w:rPrChange>
                  </w:rPr>
                  <w:delText>Aanpassing n.a.v. wijziging per 12 oktober 2026</w:delText>
                </w:r>
              </w:del>
              <w:del w:id="102" w:author="Groot, Karina de" w:date="2026-09-01T15:15:00Z" w16du:dateUtc="2026-09-01T13:15:00Z">
                <w:r w:rsidR="00224D5E" w:rsidRPr="00001D02" w:rsidDel="00470B67">
                  <w:rPr>
                    <w:rFonts w:ascii="Arial" w:hAnsi="Arial"/>
                    <w:kern w:val="28"/>
                    <w:sz w:val="18"/>
                    <w:lang w:eastAsia="en-US"/>
                    <w:rPrChange w:id="103" w:author="Groot, Karina de" w:date="2026-09-25T11:31:00Z" w16du:dateUtc="2026-09-25T09:31:00Z">
                      <w:rPr>
                        <w:lang w:eastAsia="en-US"/>
                      </w:rPr>
                    </w:rPrChange>
                  </w:rPr>
                  <w:delText>.</w:delText>
                </w:r>
              </w:del>
              <w:del w:id="104" w:author="Groot, Karina de" w:date="2026-09-01T15:14:00Z" w16du:dateUtc="2026-09-01T13:14:00Z">
                <w:r w:rsidR="00224D5E" w:rsidRPr="00001D02" w:rsidDel="00470B67">
                  <w:rPr>
                    <w:rFonts w:ascii="Arial" w:hAnsi="Arial"/>
                    <w:kern w:val="28"/>
                    <w:sz w:val="18"/>
                    <w:lang w:eastAsia="en-US"/>
                    <w:rPrChange w:id="105" w:author="Groot, Karina de" w:date="2026-09-25T11:31:00Z" w16du:dateUtc="2026-09-25T09:31:00Z">
                      <w:rPr>
                        <w:lang w:eastAsia="en-US"/>
                      </w:rPr>
                    </w:rPrChange>
                  </w:rPr>
                  <w:delText xml:space="preserve"> Versienummer gewijzigd</w:delText>
                </w:r>
              </w:del>
            </w:ins>
            <w:ins w:id="106" w:author="Groote Haar, Linda" w:date="2026-08-12T14:55:00Z" w16du:dateUtc="2026-08-12T12:55:00Z">
              <w:del w:id="107" w:author="Groot, Karina de" w:date="2026-09-01T15:15:00Z" w16du:dateUtc="2026-09-01T13:15:00Z">
                <w:r w:rsidR="00136DAB" w:rsidRPr="00001D02" w:rsidDel="00470B67">
                  <w:rPr>
                    <w:rFonts w:ascii="Arial" w:hAnsi="Arial"/>
                    <w:kern w:val="28"/>
                    <w:sz w:val="18"/>
                    <w:lang w:eastAsia="en-US"/>
                    <w:rPrChange w:id="108" w:author="Groot, Karina de" w:date="2026-09-25T11:31:00Z" w16du:dateUtc="2026-09-25T09:31:00Z">
                      <w:rPr>
                        <w:lang w:eastAsia="en-US"/>
                      </w:rPr>
                    </w:rPrChange>
                  </w:rPr>
                  <w:delText>,</w:delText>
                </w:r>
              </w:del>
              <w:del w:id="109" w:author="Groot, Karina de" w:date="2026-09-25T11:30:00Z" w16du:dateUtc="2026-09-25T09:30:00Z">
                <w:r w:rsidR="00136DAB" w:rsidRPr="00001D02" w:rsidDel="00800719">
                  <w:rPr>
                    <w:rFonts w:ascii="Arial" w:hAnsi="Arial"/>
                    <w:kern w:val="28"/>
                    <w:sz w:val="18"/>
                    <w:lang w:eastAsia="en-US"/>
                    <w:rPrChange w:id="110" w:author="Groot, Karina de" w:date="2026-09-25T11:31:00Z" w16du:dateUtc="2026-09-25T09:31:00Z">
                      <w:rPr>
                        <w:lang w:eastAsia="en-US"/>
                      </w:rPr>
                    </w:rPrChange>
                  </w:rPr>
                  <w:delText xml:space="preserve"> </w:delText>
                </w:r>
              </w:del>
              <w:del w:id="111" w:author="Groot, Karina de" w:date="2026-09-01T15:15:00Z" w16du:dateUtc="2026-09-01T13:15:00Z">
                <w:r w:rsidR="00136DAB" w:rsidRPr="00001D02" w:rsidDel="00470B67">
                  <w:rPr>
                    <w:rFonts w:ascii="Arial" w:hAnsi="Arial"/>
                    <w:kern w:val="28"/>
                    <w:sz w:val="18"/>
                    <w:lang w:eastAsia="en-US"/>
                    <w:rPrChange w:id="112" w:author="Groot, Karina de" w:date="2026-09-25T11:31:00Z" w16du:dateUtc="2026-09-25T09:31:00Z">
                      <w:rPr>
                        <w:lang w:eastAsia="en-US"/>
                      </w:rPr>
                    </w:rPrChange>
                  </w:rPr>
                  <w:delText xml:space="preserve">hierna te noemen </w:delText>
                </w:r>
              </w:del>
            </w:ins>
            <w:ins w:id="113" w:author="Groote Haar, Linda" w:date="2026-08-12T14:56:00Z" w16du:dateUtc="2026-08-12T12:56:00Z">
              <w:del w:id="114" w:author="Groot, Karina de" w:date="2026-09-01T15:15:00Z" w16du:dateUtc="2026-09-01T13:15:00Z">
                <w:r w:rsidR="00136DAB" w:rsidRPr="00001D02" w:rsidDel="00470B67">
                  <w:rPr>
                    <w:rFonts w:ascii="Arial" w:hAnsi="Arial"/>
                    <w:kern w:val="28"/>
                    <w:sz w:val="18"/>
                    <w:lang w:eastAsia="en-US"/>
                    <w:rPrChange w:id="115" w:author="Groot, Karina de" w:date="2026-09-25T11:31:00Z" w16du:dateUtc="2026-09-25T09:31:00Z">
                      <w:rPr>
                        <w:lang w:eastAsia="en-US"/>
                      </w:rPr>
                    </w:rPrChange>
                  </w:rPr>
                  <w:delText>Bank is gewijzigd in hierna te noemen Florius.</w:delText>
                </w:r>
              </w:del>
            </w:ins>
          </w:p>
        </w:tc>
      </w:tr>
    </w:tbl>
    <w:p w14:paraId="66D2A4C7" w14:textId="77777777" w:rsidR="0092030B" w:rsidRPr="00411078" w:rsidRDefault="0092030B" w:rsidP="002C1466">
      <w:pPr>
        <w:tabs>
          <w:tab w:val="left" w:pos="-720"/>
          <w:tab w:val="left" w:pos="0"/>
          <w:tab w:val="left" w:pos="720"/>
        </w:tabs>
        <w:suppressAutoHyphens/>
      </w:pPr>
    </w:p>
    <w:sectPr w:rsidR="0092030B" w:rsidRPr="00411078">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0A7E7" w14:textId="77777777" w:rsidR="00825183" w:rsidRDefault="00825183">
      <w:r>
        <w:separator/>
      </w:r>
    </w:p>
  </w:endnote>
  <w:endnote w:type="continuationSeparator" w:id="0">
    <w:p w14:paraId="4BBB1BE5" w14:textId="77777777" w:rsidR="00825183" w:rsidRDefault="0082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C180" w14:textId="77777777" w:rsidR="00EB1245" w:rsidRDefault="00EB1245" w:rsidP="00F74F17">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6A55203E" w14:textId="77777777" w:rsidR="00EB1245" w:rsidRDefault="00EB1245" w:rsidP="00A4367F">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89D" w14:textId="77777777" w:rsidR="00EB1245" w:rsidRDefault="00EB1245" w:rsidP="00F74F17">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0F38F1">
      <w:rPr>
        <w:rStyle w:val="Paginanummer"/>
        <w:noProof/>
      </w:rPr>
      <w:t>1</w:t>
    </w:r>
    <w:r>
      <w:rPr>
        <w:rStyle w:val="Paginanummer"/>
      </w:rPr>
      <w:fldChar w:fldCharType="end"/>
    </w:r>
  </w:p>
  <w:p w14:paraId="6972A082" w14:textId="77777777" w:rsidR="00EB1245" w:rsidRDefault="00EB1245" w:rsidP="00A4367F">
    <w:pPr>
      <w:pStyle w:val="Voettekst"/>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E784" w14:textId="77777777" w:rsidR="00EB1245" w:rsidRDefault="00EB124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BBC51" w14:textId="77777777" w:rsidR="00825183" w:rsidRDefault="00825183">
      <w:r>
        <w:separator/>
      </w:r>
    </w:p>
  </w:footnote>
  <w:footnote w:type="continuationSeparator" w:id="0">
    <w:p w14:paraId="39BEC8AB" w14:textId="77777777" w:rsidR="00825183" w:rsidRDefault="00825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314F9" w14:textId="77777777" w:rsidR="00EB1245" w:rsidRDefault="00EB124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57E2" w14:textId="77777777" w:rsidR="00EB1245" w:rsidRDefault="00EB1245">
    <w:pPr>
      <w:pStyle w:val="Kopteks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A4EA" w14:textId="77777777" w:rsidR="00EB1245" w:rsidRDefault="00EB124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615F7"/>
    <w:multiLevelType w:val="hybridMultilevel"/>
    <w:tmpl w:val="9C503064"/>
    <w:lvl w:ilvl="0" w:tplc="470E684E">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8BF3B04"/>
    <w:multiLevelType w:val="hybridMultilevel"/>
    <w:tmpl w:val="555ACF0A"/>
    <w:lvl w:ilvl="0" w:tplc="15DC191A">
      <w:start w:val="1"/>
      <w:numFmt w:val="lowerLetter"/>
      <w:lvlText w:val="%1."/>
      <w:lvlJc w:val="left"/>
      <w:pPr>
        <w:tabs>
          <w:tab w:val="num" w:pos="1080"/>
        </w:tabs>
        <w:ind w:left="1080" w:hanging="360"/>
      </w:pPr>
      <w:rPr>
        <w:rFonts w:hint="default"/>
      </w:rPr>
    </w:lvl>
    <w:lvl w:ilvl="1" w:tplc="04130019" w:tentative="1">
      <w:start w:val="1"/>
      <w:numFmt w:val="lowerLetter"/>
      <w:lvlText w:val="%2."/>
      <w:lvlJc w:val="left"/>
      <w:pPr>
        <w:tabs>
          <w:tab w:val="num" w:pos="1800"/>
        </w:tabs>
        <w:ind w:left="1800" w:hanging="360"/>
      </w:pPr>
    </w:lvl>
    <w:lvl w:ilvl="2" w:tplc="0413001B" w:tentative="1">
      <w:start w:val="1"/>
      <w:numFmt w:val="lowerRoman"/>
      <w:lvlText w:val="%3."/>
      <w:lvlJc w:val="right"/>
      <w:pPr>
        <w:tabs>
          <w:tab w:val="num" w:pos="2520"/>
        </w:tabs>
        <w:ind w:left="2520" w:hanging="180"/>
      </w:pPr>
    </w:lvl>
    <w:lvl w:ilvl="3" w:tplc="0413000F" w:tentative="1">
      <w:start w:val="1"/>
      <w:numFmt w:val="decimal"/>
      <w:lvlText w:val="%4."/>
      <w:lvlJc w:val="left"/>
      <w:pPr>
        <w:tabs>
          <w:tab w:val="num" w:pos="3240"/>
        </w:tabs>
        <w:ind w:left="3240" w:hanging="360"/>
      </w:pPr>
    </w:lvl>
    <w:lvl w:ilvl="4" w:tplc="04130019" w:tentative="1">
      <w:start w:val="1"/>
      <w:numFmt w:val="lowerLetter"/>
      <w:lvlText w:val="%5."/>
      <w:lvlJc w:val="left"/>
      <w:pPr>
        <w:tabs>
          <w:tab w:val="num" w:pos="3960"/>
        </w:tabs>
        <w:ind w:left="3960" w:hanging="360"/>
      </w:pPr>
    </w:lvl>
    <w:lvl w:ilvl="5" w:tplc="0413001B" w:tentative="1">
      <w:start w:val="1"/>
      <w:numFmt w:val="lowerRoman"/>
      <w:lvlText w:val="%6."/>
      <w:lvlJc w:val="right"/>
      <w:pPr>
        <w:tabs>
          <w:tab w:val="num" w:pos="4680"/>
        </w:tabs>
        <w:ind w:left="4680" w:hanging="180"/>
      </w:pPr>
    </w:lvl>
    <w:lvl w:ilvl="6" w:tplc="0413000F" w:tentative="1">
      <w:start w:val="1"/>
      <w:numFmt w:val="decimal"/>
      <w:lvlText w:val="%7."/>
      <w:lvlJc w:val="left"/>
      <w:pPr>
        <w:tabs>
          <w:tab w:val="num" w:pos="5400"/>
        </w:tabs>
        <w:ind w:left="5400" w:hanging="360"/>
      </w:pPr>
    </w:lvl>
    <w:lvl w:ilvl="7" w:tplc="04130019" w:tentative="1">
      <w:start w:val="1"/>
      <w:numFmt w:val="lowerLetter"/>
      <w:lvlText w:val="%8."/>
      <w:lvlJc w:val="left"/>
      <w:pPr>
        <w:tabs>
          <w:tab w:val="num" w:pos="6120"/>
        </w:tabs>
        <w:ind w:left="6120" w:hanging="360"/>
      </w:pPr>
    </w:lvl>
    <w:lvl w:ilvl="8" w:tplc="0413001B" w:tentative="1">
      <w:start w:val="1"/>
      <w:numFmt w:val="lowerRoman"/>
      <w:lvlText w:val="%9."/>
      <w:lvlJc w:val="right"/>
      <w:pPr>
        <w:tabs>
          <w:tab w:val="num" w:pos="6840"/>
        </w:tabs>
        <w:ind w:left="6840" w:hanging="180"/>
      </w:pPr>
    </w:lvl>
  </w:abstractNum>
  <w:abstractNum w:abstractNumId="2" w15:restartNumberingAfterBreak="0">
    <w:nsid w:val="7E7E7D8F"/>
    <w:multiLevelType w:val="hybridMultilevel"/>
    <w:tmpl w:val="8572E086"/>
    <w:lvl w:ilvl="0" w:tplc="0950A40C">
      <w:start w:val="1"/>
      <w:numFmt w:val="decimal"/>
      <w:lvlText w:val="%1."/>
      <w:lvlJc w:val="left"/>
      <w:pPr>
        <w:ind w:left="720" w:hanging="360"/>
      </w:pPr>
      <w:rPr>
        <w:rFonts w:hint="default"/>
        <w:color w:val="FF000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56802803">
    <w:abstractNumId w:val="1"/>
  </w:num>
  <w:num w:numId="2" w16cid:durableId="1873574397">
    <w:abstractNumId w:val="2"/>
  </w:num>
  <w:num w:numId="3" w16cid:durableId="11937611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e Haar, Linda">
    <w15:presenceInfo w15:providerId="AD" w15:userId="S::Linda.GrooteHaar@kadaster.nl::6f5173d2-8871-4bb2-bb4f-be6bcfe3554d"/>
  </w15:person>
  <w15:person w15:author="Groot, Karina de">
    <w15:presenceInfo w15:providerId="AD" w15:userId="S::Karina.deGroot@kadaster.nl::b3cfa8ed-263d-407c-b220-be1bb393b8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BE6"/>
    <w:rsid w:val="00001D02"/>
    <w:rsid w:val="00016606"/>
    <w:rsid w:val="0003164E"/>
    <w:rsid w:val="00032395"/>
    <w:rsid w:val="000407E0"/>
    <w:rsid w:val="000601D9"/>
    <w:rsid w:val="00092536"/>
    <w:rsid w:val="000E1EAC"/>
    <w:rsid w:val="000F38F1"/>
    <w:rsid w:val="001054C2"/>
    <w:rsid w:val="001265F5"/>
    <w:rsid w:val="00136DAB"/>
    <w:rsid w:val="0014604B"/>
    <w:rsid w:val="00150645"/>
    <w:rsid w:val="001639C4"/>
    <w:rsid w:val="001B34A2"/>
    <w:rsid w:val="001C2018"/>
    <w:rsid w:val="001C4096"/>
    <w:rsid w:val="001D317C"/>
    <w:rsid w:val="001E3E62"/>
    <w:rsid w:val="001F44E8"/>
    <w:rsid w:val="00200C63"/>
    <w:rsid w:val="002069F8"/>
    <w:rsid w:val="00224D5E"/>
    <w:rsid w:val="00227C15"/>
    <w:rsid w:val="0023700F"/>
    <w:rsid w:val="00284CB6"/>
    <w:rsid w:val="00291385"/>
    <w:rsid w:val="002A3C2F"/>
    <w:rsid w:val="002B4A7C"/>
    <w:rsid w:val="002C1466"/>
    <w:rsid w:val="002C1506"/>
    <w:rsid w:val="002D002B"/>
    <w:rsid w:val="002E60AF"/>
    <w:rsid w:val="002F2D24"/>
    <w:rsid w:val="002F5A1A"/>
    <w:rsid w:val="0030646C"/>
    <w:rsid w:val="00310144"/>
    <w:rsid w:val="003150F1"/>
    <w:rsid w:val="00321F2D"/>
    <w:rsid w:val="00325AF3"/>
    <w:rsid w:val="003532EF"/>
    <w:rsid w:val="00372C1C"/>
    <w:rsid w:val="003752CC"/>
    <w:rsid w:val="0038419C"/>
    <w:rsid w:val="00386FE8"/>
    <w:rsid w:val="003B547F"/>
    <w:rsid w:val="003C1DBF"/>
    <w:rsid w:val="003D4654"/>
    <w:rsid w:val="003D7AEE"/>
    <w:rsid w:val="003F628F"/>
    <w:rsid w:val="00410F90"/>
    <w:rsid w:val="00411078"/>
    <w:rsid w:val="00413662"/>
    <w:rsid w:val="00416A89"/>
    <w:rsid w:val="00421E3A"/>
    <w:rsid w:val="00433B5C"/>
    <w:rsid w:val="00437817"/>
    <w:rsid w:val="00452A64"/>
    <w:rsid w:val="0046569D"/>
    <w:rsid w:val="00470B67"/>
    <w:rsid w:val="00471AC3"/>
    <w:rsid w:val="00474815"/>
    <w:rsid w:val="00486260"/>
    <w:rsid w:val="004A4B0F"/>
    <w:rsid w:val="004C1657"/>
    <w:rsid w:val="004E3DBB"/>
    <w:rsid w:val="00513526"/>
    <w:rsid w:val="005408F4"/>
    <w:rsid w:val="005B0B0A"/>
    <w:rsid w:val="005B1661"/>
    <w:rsid w:val="005B1D0C"/>
    <w:rsid w:val="005C1E10"/>
    <w:rsid w:val="005C576C"/>
    <w:rsid w:val="005D2209"/>
    <w:rsid w:val="005E6F93"/>
    <w:rsid w:val="005F09F0"/>
    <w:rsid w:val="00625341"/>
    <w:rsid w:val="00674429"/>
    <w:rsid w:val="00691167"/>
    <w:rsid w:val="006A4BB0"/>
    <w:rsid w:val="006A5D72"/>
    <w:rsid w:val="006B11D9"/>
    <w:rsid w:val="006B71FB"/>
    <w:rsid w:val="006E0ED2"/>
    <w:rsid w:val="006E1A02"/>
    <w:rsid w:val="006E3B12"/>
    <w:rsid w:val="006E4039"/>
    <w:rsid w:val="0070252E"/>
    <w:rsid w:val="00711346"/>
    <w:rsid w:val="00714066"/>
    <w:rsid w:val="007261B1"/>
    <w:rsid w:val="00731F2B"/>
    <w:rsid w:val="00752B59"/>
    <w:rsid w:val="00762052"/>
    <w:rsid w:val="00766860"/>
    <w:rsid w:val="00770DFE"/>
    <w:rsid w:val="00772889"/>
    <w:rsid w:val="00773752"/>
    <w:rsid w:val="00783B40"/>
    <w:rsid w:val="007940E1"/>
    <w:rsid w:val="00794895"/>
    <w:rsid w:val="007957C1"/>
    <w:rsid w:val="007972D7"/>
    <w:rsid w:val="007D6668"/>
    <w:rsid w:val="00800719"/>
    <w:rsid w:val="00813D95"/>
    <w:rsid w:val="00825183"/>
    <w:rsid w:val="00833672"/>
    <w:rsid w:val="00833C4A"/>
    <w:rsid w:val="00833F8F"/>
    <w:rsid w:val="00847E27"/>
    <w:rsid w:val="00890B97"/>
    <w:rsid w:val="008A5840"/>
    <w:rsid w:val="008B239F"/>
    <w:rsid w:val="008B5D33"/>
    <w:rsid w:val="008C42CD"/>
    <w:rsid w:val="008E27E6"/>
    <w:rsid w:val="008E298F"/>
    <w:rsid w:val="008F7949"/>
    <w:rsid w:val="00910121"/>
    <w:rsid w:val="0092030B"/>
    <w:rsid w:val="00952C15"/>
    <w:rsid w:val="009767A4"/>
    <w:rsid w:val="0098551B"/>
    <w:rsid w:val="00991744"/>
    <w:rsid w:val="00995D25"/>
    <w:rsid w:val="009D3D1B"/>
    <w:rsid w:val="00A06570"/>
    <w:rsid w:val="00A1057B"/>
    <w:rsid w:val="00A173D4"/>
    <w:rsid w:val="00A4367F"/>
    <w:rsid w:val="00A54A8B"/>
    <w:rsid w:val="00A60B80"/>
    <w:rsid w:val="00A610EC"/>
    <w:rsid w:val="00A678DA"/>
    <w:rsid w:val="00A81816"/>
    <w:rsid w:val="00A916BB"/>
    <w:rsid w:val="00A960FB"/>
    <w:rsid w:val="00AB0264"/>
    <w:rsid w:val="00AB18EC"/>
    <w:rsid w:val="00AE3C82"/>
    <w:rsid w:val="00AF18BE"/>
    <w:rsid w:val="00B02D38"/>
    <w:rsid w:val="00B1553F"/>
    <w:rsid w:val="00B319CF"/>
    <w:rsid w:val="00B41B71"/>
    <w:rsid w:val="00B43CCC"/>
    <w:rsid w:val="00B75A3A"/>
    <w:rsid w:val="00B86D64"/>
    <w:rsid w:val="00BC6628"/>
    <w:rsid w:val="00BC69EC"/>
    <w:rsid w:val="00BC7238"/>
    <w:rsid w:val="00C029D5"/>
    <w:rsid w:val="00C205C6"/>
    <w:rsid w:val="00C35B93"/>
    <w:rsid w:val="00C45141"/>
    <w:rsid w:val="00C46AF4"/>
    <w:rsid w:val="00C55FFF"/>
    <w:rsid w:val="00C8469E"/>
    <w:rsid w:val="00C8525A"/>
    <w:rsid w:val="00C906CC"/>
    <w:rsid w:val="00C935E4"/>
    <w:rsid w:val="00CD4517"/>
    <w:rsid w:val="00CF2BDE"/>
    <w:rsid w:val="00CF2E42"/>
    <w:rsid w:val="00CF3415"/>
    <w:rsid w:val="00D00D44"/>
    <w:rsid w:val="00D00E3F"/>
    <w:rsid w:val="00D2553D"/>
    <w:rsid w:val="00D3510D"/>
    <w:rsid w:val="00D5209C"/>
    <w:rsid w:val="00D605E8"/>
    <w:rsid w:val="00D63F30"/>
    <w:rsid w:val="00D9373B"/>
    <w:rsid w:val="00D96447"/>
    <w:rsid w:val="00DA0ADF"/>
    <w:rsid w:val="00DA718C"/>
    <w:rsid w:val="00DC16A0"/>
    <w:rsid w:val="00DE55CC"/>
    <w:rsid w:val="00DF5920"/>
    <w:rsid w:val="00E065DB"/>
    <w:rsid w:val="00E3513F"/>
    <w:rsid w:val="00E44B07"/>
    <w:rsid w:val="00E50AD4"/>
    <w:rsid w:val="00E6795A"/>
    <w:rsid w:val="00E74B54"/>
    <w:rsid w:val="00E74F0C"/>
    <w:rsid w:val="00E76780"/>
    <w:rsid w:val="00E87E4E"/>
    <w:rsid w:val="00E90533"/>
    <w:rsid w:val="00EA30C8"/>
    <w:rsid w:val="00EB1245"/>
    <w:rsid w:val="00EB66EF"/>
    <w:rsid w:val="00EC7800"/>
    <w:rsid w:val="00F03183"/>
    <w:rsid w:val="00F12C55"/>
    <w:rsid w:val="00F13A58"/>
    <w:rsid w:val="00F247A6"/>
    <w:rsid w:val="00F27275"/>
    <w:rsid w:val="00F27B93"/>
    <w:rsid w:val="00F3575E"/>
    <w:rsid w:val="00F35A06"/>
    <w:rsid w:val="00F35DBA"/>
    <w:rsid w:val="00F4202A"/>
    <w:rsid w:val="00F74F17"/>
    <w:rsid w:val="00F84B24"/>
    <w:rsid w:val="00F85C26"/>
    <w:rsid w:val="00F94827"/>
    <w:rsid w:val="00FA0571"/>
    <w:rsid w:val="00FB20AA"/>
    <w:rsid w:val="00FD1BE6"/>
    <w:rsid w:val="00FE75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A92A29"/>
  <w15:chartTrackingRefBased/>
  <w15:docId w15:val="{1246B625-6DDA-4EE8-AD3D-466454BA6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D1BE6"/>
    <w:pPr>
      <w:widowControl w:val="0"/>
    </w:pPr>
    <w:rPr>
      <w:rFonts w:ascii="Courier" w:hAnsi="Courier"/>
      <w:snapToGrid w:val="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rsid w:val="00FD1BE6"/>
    <w:pPr>
      <w:tabs>
        <w:tab w:val="center" w:pos="4536"/>
        <w:tab w:val="right" w:pos="9072"/>
      </w:tabs>
    </w:pPr>
  </w:style>
  <w:style w:type="paragraph" w:styleId="Voettekst">
    <w:name w:val="footer"/>
    <w:basedOn w:val="Standaard"/>
    <w:rsid w:val="00FD1BE6"/>
    <w:pPr>
      <w:tabs>
        <w:tab w:val="center" w:pos="4536"/>
        <w:tab w:val="right" w:pos="9072"/>
      </w:tabs>
    </w:pPr>
  </w:style>
  <w:style w:type="paragraph" w:styleId="Ballontekst">
    <w:name w:val="Balloon Text"/>
    <w:basedOn w:val="Standaard"/>
    <w:semiHidden/>
    <w:rsid w:val="00910121"/>
    <w:rPr>
      <w:rFonts w:ascii="Tahoma" w:hAnsi="Tahoma" w:cs="Tahoma"/>
      <w:sz w:val="16"/>
      <w:szCs w:val="16"/>
    </w:rPr>
  </w:style>
  <w:style w:type="character" w:styleId="Verwijzingopmerking">
    <w:name w:val="annotation reference"/>
    <w:semiHidden/>
    <w:rsid w:val="00AB18EC"/>
    <w:rPr>
      <w:sz w:val="16"/>
      <w:szCs w:val="16"/>
    </w:rPr>
  </w:style>
  <w:style w:type="paragraph" w:styleId="Tekstopmerking">
    <w:name w:val="annotation text"/>
    <w:basedOn w:val="Standaard"/>
    <w:semiHidden/>
    <w:rsid w:val="00AB18EC"/>
  </w:style>
  <w:style w:type="paragraph" w:styleId="Onderwerpvanopmerking">
    <w:name w:val="annotation subject"/>
    <w:basedOn w:val="Tekstopmerking"/>
    <w:next w:val="Tekstopmerking"/>
    <w:semiHidden/>
    <w:rsid w:val="00AB18EC"/>
    <w:rPr>
      <w:b/>
      <w:bCs/>
    </w:rPr>
  </w:style>
  <w:style w:type="paragraph" w:customStyle="1" w:styleId="kopje">
    <w:name w:val="kopje"/>
    <w:basedOn w:val="Standaard"/>
    <w:next w:val="Standaard"/>
    <w:rsid w:val="0092030B"/>
    <w:pPr>
      <w:widowControl/>
      <w:snapToGrid w:val="0"/>
      <w:spacing w:before="120" w:line="280" w:lineRule="auto"/>
    </w:pPr>
    <w:rPr>
      <w:rFonts w:ascii="Arial" w:hAnsi="Arial"/>
      <w:b/>
      <w:snapToGrid/>
      <w:kern w:val="28"/>
      <w:sz w:val="18"/>
      <w:lang w:eastAsia="en-US"/>
    </w:rPr>
  </w:style>
  <w:style w:type="paragraph" w:customStyle="1" w:styleId="tussenkopje">
    <w:name w:val="tussenkopje"/>
    <w:basedOn w:val="Standaard"/>
    <w:rsid w:val="0092030B"/>
    <w:pPr>
      <w:widowControl/>
      <w:snapToGrid w:val="0"/>
      <w:spacing w:before="90" w:line="240" w:lineRule="atLeast"/>
    </w:pPr>
    <w:rPr>
      <w:rFonts w:ascii="Arial" w:hAnsi="Arial"/>
      <w:snapToGrid/>
      <w:kern w:val="28"/>
      <w:sz w:val="14"/>
      <w:lang w:val="nl" w:eastAsia="en-US"/>
    </w:rPr>
  </w:style>
  <w:style w:type="character" w:customStyle="1" w:styleId="Versie">
    <w:name w:val="Versie"/>
    <w:rsid w:val="0092030B"/>
    <w:rPr>
      <w:rFonts w:ascii="Helvetica" w:hAnsi="Helvetica" w:cs="Helvetica" w:hint="default"/>
      <w:sz w:val="18"/>
      <w:lang w:val="nl-NL"/>
    </w:rPr>
  </w:style>
  <w:style w:type="character" w:customStyle="1" w:styleId="Datumopmaakprofiel">
    <w:name w:val="Datumopmaakprofiel"/>
    <w:basedOn w:val="Versie"/>
    <w:rsid w:val="0092030B"/>
    <w:rPr>
      <w:rFonts w:ascii="Helvetica" w:hAnsi="Helvetica" w:cs="Helvetica" w:hint="default"/>
      <w:sz w:val="18"/>
      <w:lang w:val="nl-NL"/>
    </w:rPr>
  </w:style>
  <w:style w:type="character" w:styleId="Paginanummer">
    <w:name w:val="page number"/>
    <w:basedOn w:val="Standaardalinea-lettertype"/>
    <w:rsid w:val="00A4367F"/>
  </w:style>
  <w:style w:type="paragraph" w:styleId="Ondertitel">
    <w:name w:val="Subtitle"/>
    <w:aliases w:val="Subtitel"/>
    <w:basedOn w:val="Standaard"/>
    <w:link w:val="OndertitelChar"/>
    <w:qFormat/>
    <w:rsid w:val="000F38F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OndertitelChar">
    <w:name w:val="Ondertitel Char"/>
    <w:aliases w:val="Subtitel Char"/>
    <w:basedOn w:val="Standaardalinea-lettertype"/>
    <w:link w:val="Ondertitel"/>
    <w:rsid w:val="000F38F1"/>
    <w:rPr>
      <w:rFonts w:asciiTheme="minorHAnsi" w:eastAsiaTheme="minorEastAsia" w:hAnsiTheme="minorHAnsi" w:cstheme="minorBidi"/>
      <w:snapToGrid w:val="0"/>
      <w:color w:val="5A5A5A" w:themeColor="text1" w:themeTint="A5"/>
      <w:spacing w:val="15"/>
      <w:sz w:val="22"/>
      <w:szCs w:val="22"/>
    </w:rPr>
  </w:style>
  <w:style w:type="paragraph" w:styleId="Revisie">
    <w:name w:val="Revision"/>
    <w:hidden/>
    <w:uiPriority w:val="99"/>
    <w:semiHidden/>
    <w:rsid w:val="002F5A1A"/>
    <w:rPr>
      <w:rFonts w:ascii="Courier" w:hAnsi="Courier"/>
      <w:snapToGrid w:val="0"/>
    </w:rPr>
  </w:style>
  <w:style w:type="paragraph" w:styleId="Lijstalinea">
    <w:name w:val="List Paragraph"/>
    <w:basedOn w:val="Standaard"/>
    <w:uiPriority w:val="34"/>
    <w:qFormat/>
    <w:rsid w:val="007957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591886">
      <w:bodyDiv w:val="1"/>
      <w:marLeft w:val="0"/>
      <w:marRight w:val="0"/>
      <w:marTop w:val="0"/>
      <w:marBottom w:val="0"/>
      <w:divBdr>
        <w:top w:val="none" w:sz="0" w:space="0" w:color="auto"/>
        <w:left w:val="none" w:sz="0" w:space="0" w:color="auto"/>
        <w:bottom w:val="none" w:sz="0" w:space="0" w:color="auto"/>
        <w:right w:val="none" w:sz="0" w:space="0" w:color="auto"/>
      </w:divBdr>
      <w:divsChild>
        <w:div w:id="592906429">
          <w:marLeft w:val="0"/>
          <w:marRight w:val="0"/>
          <w:marTop w:val="0"/>
          <w:marBottom w:val="0"/>
          <w:divBdr>
            <w:top w:val="none" w:sz="0" w:space="0" w:color="auto"/>
            <w:left w:val="none" w:sz="0" w:space="0" w:color="auto"/>
            <w:bottom w:val="none" w:sz="0" w:space="0" w:color="auto"/>
            <w:right w:val="none" w:sz="0" w:space="0" w:color="auto"/>
          </w:divBdr>
        </w:div>
      </w:divsChild>
    </w:div>
    <w:div w:id="191970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D7DC5-63F2-4E49-807C-906A42994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1396</Words>
  <Characters>7678</Characters>
  <Application>Microsoft Office Word</Application>
  <DocSecurity>0</DocSecurity>
  <Lines>63</Lines>
  <Paragraphs>18</Paragraphs>
  <ScaleCrop>false</ScaleCrop>
  <HeadingPairs>
    <vt:vector size="2" baseType="variant">
      <vt:variant>
        <vt:lpstr>Titel</vt:lpstr>
      </vt:variant>
      <vt:variant>
        <vt:i4>1</vt:i4>
      </vt:variant>
    </vt:vector>
  </HeadingPairs>
  <TitlesOfParts>
    <vt:vector size="1" baseType="lpstr">
      <vt:lpstr>Modeldocument ABN AMRO - Florius</vt:lpstr>
    </vt:vector>
  </TitlesOfParts>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Modeldocument ABN AMRO - Florius</dc:title>
  <dc:subject/>
  <dc:creator>RZ/PPB</dc:creator>
  <cp:keywords/>
  <dc:description/>
  <cp:lastModifiedBy>Groot, Karina de</cp:lastModifiedBy>
  <cp:revision>27</cp:revision>
  <cp:lastPrinted>2011-03-31T11:12:00Z</cp:lastPrinted>
  <dcterms:created xsi:type="dcterms:W3CDTF">2026-08-12T12:50:00Z</dcterms:created>
  <dcterms:modified xsi:type="dcterms:W3CDTF">2026-09-28T07:58:00Z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