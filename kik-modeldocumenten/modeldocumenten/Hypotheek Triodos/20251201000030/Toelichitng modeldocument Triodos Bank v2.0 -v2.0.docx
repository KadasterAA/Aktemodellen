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page" w:tblpX="2269" w:tblpY="625"/>
        <w:tblW w:w="8859" w:type="dxa"/>
        <w:tblCellMar>
          <w:left w:w="70" w:type="dxa"/>
          <w:right w:w="70" w:type="dxa"/>
        </w:tblCellMar>
        <w:tblLook w:val="0000" w:firstRow="0" w:lastRow="0" w:firstColumn="0" w:lastColumn="0" w:noHBand="0" w:noVBand="0"/>
      </w:tblPr>
      <w:tblGrid>
        <w:gridCol w:w="5173"/>
        <w:gridCol w:w="3686"/>
      </w:tblGrid>
      <w:tr w:rsidR="00451606" w:rsidRPr="00AA22DC" w14:paraId="372CF251" w14:textId="77777777" w:rsidTr="000B4FD9">
        <w:trPr>
          <w:gridAfter w:val="1"/>
          <w:wAfter w:w="3686" w:type="dxa"/>
        </w:trPr>
        <w:tc>
          <w:tcPr>
            <w:tcW w:w="5173" w:type="dxa"/>
          </w:tcPr>
          <w:p w14:paraId="1964480E" w14:textId="78FB742E" w:rsidR="00451606" w:rsidRPr="00AA22DC" w:rsidRDefault="00D01478" w:rsidP="000B4FD9">
            <w:pPr>
              <w:pStyle w:val="Alinea"/>
            </w:pPr>
            <w:r w:rsidRPr="00E80392">
              <w:rPr>
                <w:rStyle w:val="Ondertitel1"/>
              </w:rPr>
              <w:t>Directie Beheer en Ontwikkeling Informatietechnologie</w:t>
            </w:r>
            <w:r>
              <w:rPr>
                <w:rStyle w:val="Ondertitel1"/>
              </w:rPr>
              <w:t xml:space="preserve"> </w:t>
            </w:r>
            <w:r w:rsidRPr="00E80392">
              <w:rPr>
                <w:rStyle w:val="Ondertitel1"/>
              </w:rPr>
              <w:t>(BOI)</w:t>
            </w:r>
          </w:p>
        </w:tc>
      </w:tr>
      <w:tr w:rsidR="00451606" w:rsidRPr="00AA22DC" w14:paraId="33DE7938" w14:textId="77777777" w:rsidTr="000B4FD9">
        <w:trPr>
          <w:gridAfter w:val="1"/>
          <w:wAfter w:w="3686" w:type="dxa"/>
        </w:trPr>
        <w:tc>
          <w:tcPr>
            <w:tcW w:w="5173" w:type="dxa"/>
          </w:tcPr>
          <w:p w14:paraId="5258CDDD" w14:textId="77777777" w:rsidR="00451606" w:rsidRPr="00AA22DC" w:rsidRDefault="00451606" w:rsidP="000B4FD9"/>
        </w:tc>
      </w:tr>
      <w:tr w:rsidR="00451606" w:rsidRPr="00AA22DC" w14:paraId="5594AB31" w14:textId="77777777" w:rsidTr="000B4FD9">
        <w:trPr>
          <w:gridAfter w:val="1"/>
          <w:wAfter w:w="3686" w:type="dxa"/>
        </w:trPr>
        <w:tc>
          <w:tcPr>
            <w:tcW w:w="5173" w:type="dxa"/>
          </w:tcPr>
          <w:p w14:paraId="78DD1C54" w14:textId="77777777" w:rsidR="00451606" w:rsidRPr="00AA22DC" w:rsidRDefault="00451606" w:rsidP="000B4FD9">
            <w:pPr>
              <w:pStyle w:val="Eenheid"/>
            </w:pPr>
            <w:bookmarkStart w:id="0" w:name="bmDirectie"/>
            <w:bookmarkEnd w:id="0"/>
          </w:p>
        </w:tc>
      </w:tr>
      <w:tr w:rsidR="00451606" w:rsidRPr="00AA22DC" w14:paraId="7850458B" w14:textId="77777777" w:rsidTr="000B4FD9">
        <w:trPr>
          <w:gridAfter w:val="1"/>
          <w:wAfter w:w="3686" w:type="dxa"/>
        </w:trPr>
        <w:tc>
          <w:tcPr>
            <w:tcW w:w="5173" w:type="dxa"/>
          </w:tcPr>
          <w:p w14:paraId="43784733" w14:textId="77777777" w:rsidR="00451606" w:rsidRPr="00AA22DC" w:rsidRDefault="00451606" w:rsidP="000B4FD9">
            <w:pPr>
              <w:pStyle w:val="Afdeling"/>
              <w:rPr>
                <w:lang w:val="nl-NL"/>
              </w:rPr>
            </w:pPr>
            <w:bookmarkStart w:id="1" w:name="bmAfdeling"/>
            <w:bookmarkEnd w:id="1"/>
          </w:p>
        </w:tc>
      </w:tr>
      <w:tr w:rsidR="00451606" w:rsidRPr="00AA22DC" w14:paraId="2E237555" w14:textId="77777777" w:rsidTr="000B4FD9">
        <w:trPr>
          <w:gridAfter w:val="1"/>
          <w:wAfter w:w="3686" w:type="dxa"/>
        </w:trPr>
        <w:tc>
          <w:tcPr>
            <w:tcW w:w="5173" w:type="dxa"/>
          </w:tcPr>
          <w:p w14:paraId="3A88D36B" w14:textId="77777777" w:rsidR="00451606" w:rsidRPr="00AA22DC" w:rsidRDefault="00451606" w:rsidP="000B4FD9">
            <w:pPr>
              <w:spacing w:before="90"/>
              <w:rPr>
                <w:sz w:val="14"/>
              </w:rPr>
            </w:pPr>
          </w:p>
        </w:tc>
      </w:tr>
      <w:tr w:rsidR="00451606" w:rsidRPr="00AA22DC" w14:paraId="6E608882" w14:textId="77777777" w:rsidTr="000B4FD9">
        <w:trPr>
          <w:gridAfter w:val="1"/>
          <w:wAfter w:w="3686" w:type="dxa"/>
          <w:trHeight w:val="3804"/>
        </w:trPr>
        <w:tc>
          <w:tcPr>
            <w:tcW w:w="5173" w:type="dxa"/>
            <w:vAlign w:val="bottom"/>
          </w:tcPr>
          <w:p w14:paraId="2158FFF8" w14:textId="77777777" w:rsidR="00451606" w:rsidRPr="00AA22DC" w:rsidRDefault="00451606" w:rsidP="000B4FD9">
            <w:pPr>
              <w:pStyle w:val="Vertrouwelijk"/>
              <w:framePr w:wrap="auto" w:vAnchor="margin" w:hAnchor="text" w:xAlign="left" w:yAlign="inline"/>
              <w:spacing w:before="200" w:line="240" w:lineRule="auto"/>
            </w:pPr>
            <w:bookmarkStart w:id="2" w:name="bmVertrouwelijk"/>
            <w:bookmarkEnd w:id="2"/>
          </w:p>
        </w:tc>
      </w:tr>
      <w:tr w:rsidR="00451606" w:rsidRPr="00AA22DC" w14:paraId="2E9B21EB" w14:textId="77777777" w:rsidTr="000B4FD9">
        <w:trPr>
          <w:gridAfter w:val="1"/>
          <w:wAfter w:w="3686" w:type="dxa"/>
          <w:trHeight w:val="135"/>
        </w:trPr>
        <w:tc>
          <w:tcPr>
            <w:tcW w:w="5173" w:type="dxa"/>
          </w:tcPr>
          <w:p w14:paraId="0861E502" w14:textId="77777777" w:rsidR="00451606" w:rsidRPr="00AA22DC" w:rsidRDefault="00451606" w:rsidP="000B4FD9">
            <w:pPr>
              <w:spacing w:before="90"/>
              <w:rPr>
                <w:sz w:val="14"/>
              </w:rPr>
            </w:pPr>
          </w:p>
        </w:tc>
      </w:tr>
      <w:tr w:rsidR="00451606" w:rsidRPr="00AA22DC" w14:paraId="5AB13101" w14:textId="77777777" w:rsidTr="000B4FD9">
        <w:trPr>
          <w:gridAfter w:val="1"/>
          <w:wAfter w:w="3686" w:type="dxa"/>
          <w:trHeight w:val="181"/>
        </w:trPr>
        <w:tc>
          <w:tcPr>
            <w:tcW w:w="5173" w:type="dxa"/>
          </w:tcPr>
          <w:p w14:paraId="107103F3" w14:textId="77777777" w:rsidR="00451606" w:rsidRPr="00AA22DC" w:rsidRDefault="00451606" w:rsidP="000B4FD9"/>
        </w:tc>
      </w:tr>
      <w:tr w:rsidR="00451606" w:rsidRPr="00AA22DC" w14:paraId="7627C6DF" w14:textId="77777777" w:rsidTr="000B4FD9">
        <w:trPr>
          <w:gridAfter w:val="1"/>
          <w:wAfter w:w="3686" w:type="dxa"/>
        </w:trPr>
        <w:tc>
          <w:tcPr>
            <w:tcW w:w="5173" w:type="dxa"/>
          </w:tcPr>
          <w:p w14:paraId="5AB1E840" w14:textId="64812A7D" w:rsidR="00451606" w:rsidRPr="00AA22DC" w:rsidRDefault="00580999" w:rsidP="000B4FD9">
            <w:pPr>
              <w:pStyle w:val="Titel"/>
              <w:spacing w:line="240" w:lineRule="auto"/>
              <w:rPr>
                <w:lang w:val="nl-NL"/>
              </w:rPr>
            </w:pPr>
            <w:bookmarkStart w:id="3" w:name="bmTitel"/>
            <w:bookmarkEnd w:id="3"/>
            <w:r>
              <w:rPr>
                <w:lang w:val="nl-NL"/>
              </w:rPr>
              <w:t xml:space="preserve">Toelichting modeldocument Triodos </w:t>
            </w:r>
            <w:r w:rsidR="00C138FC">
              <w:rPr>
                <w:lang w:val="nl-NL"/>
              </w:rPr>
              <w:t>Bank</w:t>
            </w:r>
            <w:del w:id="4" w:author="Groot, Karina de" w:date="2025-12-02T14:03:00Z" w16du:dateUtc="2025-12-02T13:03:00Z">
              <w:r w:rsidR="00C138FC" w:rsidDel="00672761">
                <w:rPr>
                  <w:lang w:val="nl-NL"/>
                </w:rPr>
                <w:delText xml:space="preserve"> N.V</w:delText>
              </w:r>
            </w:del>
            <w:r w:rsidR="00C138FC">
              <w:rPr>
                <w:lang w:val="nl-NL"/>
              </w:rPr>
              <w:t xml:space="preserve">. </w:t>
            </w:r>
            <w:ins w:id="5" w:author="Groot, Karina de" w:date="2025-12-02T11:22:00Z" w16du:dateUtc="2025-12-02T10:22:00Z">
              <w:r w:rsidR="00D7482D">
                <w:rPr>
                  <w:lang w:val="nl-NL"/>
                </w:rPr>
                <w:t>2</w:t>
              </w:r>
            </w:ins>
            <w:del w:id="6" w:author="Groot, Karina de" w:date="2025-12-02T11:22:00Z" w16du:dateUtc="2025-12-02T10:22:00Z">
              <w:r w:rsidR="00C44576" w:rsidDel="00D7482D">
                <w:rPr>
                  <w:lang w:val="nl-NL"/>
                </w:rPr>
                <w:delText>1</w:delText>
              </w:r>
            </w:del>
            <w:r w:rsidR="00C44576">
              <w:rPr>
                <w:lang w:val="nl-NL"/>
              </w:rPr>
              <w:t>.0</w:t>
            </w:r>
          </w:p>
        </w:tc>
      </w:tr>
      <w:tr w:rsidR="00451606" w:rsidRPr="00AA22DC" w14:paraId="3C6FF6F7" w14:textId="77777777" w:rsidTr="000B4FD9">
        <w:trPr>
          <w:gridAfter w:val="1"/>
          <w:wAfter w:w="3686" w:type="dxa"/>
          <w:trHeight w:val="268"/>
        </w:trPr>
        <w:tc>
          <w:tcPr>
            <w:tcW w:w="5173" w:type="dxa"/>
          </w:tcPr>
          <w:p w14:paraId="6F05613B" w14:textId="77777777" w:rsidR="00451606" w:rsidRPr="00AA22DC" w:rsidRDefault="00451606" w:rsidP="000B4FD9"/>
        </w:tc>
      </w:tr>
      <w:tr w:rsidR="00451606" w:rsidRPr="00AA22DC" w14:paraId="08C52B07" w14:textId="77777777" w:rsidTr="000B4FD9">
        <w:trPr>
          <w:gridAfter w:val="1"/>
          <w:wAfter w:w="3686" w:type="dxa"/>
          <w:trHeight w:hRule="exact" w:val="275"/>
        </w:trPr>
        <w:tc>
          <w:tcPr>
            <w:tcW w:w="5173" w:type="dxa"/>
            <w:vAlign w:val="bottom"/>
          </w:tcPr>
          <w:p w14:paraId="2E62362D" w14:textId="77777777" w:rsidR="00451606" w:rsidRPr="00AA22DC" w:rsidRDefault="00F2446B" w:rsidP="007B4960">
            <w:pPr>
              <w:pStyle w:val="Subtitel"/>
              <w:framePr w:hSpace="0" w:wrap="auto" w:hAnchor="text" w:xAlign="left" w:yAlign="inline"/>
              <w:rPr>
                <w:rStyle w:val="Ondertitel1"/>
              </w:rPr>
            </w:pPr>
            <w:bookmarkStart w:id="7" w:name="bmSubtitel"/>
            <w:r w:rsidRPr="00AA22DC">
              <w:rPr>
                <w:rStyle w:val="Ondertitel1"/>
              </w:rPr>
              <w:t xml:space="preserve"> </w:t>
            </w:r>
            <w:bookmarkEnd w:id="7"/>
          </w:p>
        </w:tc>
      </w:tr>
      <w:tr w:rsidR="00451606" w:rsidRPr="00AA22DC" w14:paraId="0081E6DB" w14:textId="77777777" w:rsidTr="000B4FD9">
        <w:trPr>
          <w:gridAfter w:val="1"/>
          <w:wAfter w:w="3686" w:type="dxa"/>
          <w:trHeight w:hRule="exact" w:val="804"/>
        </w:trPr>
        <w:tc>
          <w:tcPr>
            <w:tcW w:w="5173" w:type="dxa"/>
            <w:vAlign w:val="bottom"/>
          </w:tcPr>
          <w:p w14:paraId="0F105462" w14:textId="77777777" w:rsidR="00451606" w:rsidRPr="00AA22DC" w:rsidRDefault="00451606" w:rsidP="000B4FD9"/>
        </w:tc>
      </w:tr>
      <w:tr w:rsidR="00451606" w:rsidRPr="00AA22DC" w14:paraId="248581E8" w14:textId="77777777" w:rsidTr="000B4FD9">
        <w:trPr>
          <w:gridAfter w:val="1"/>
          <w:wAfter w:w="3686" w:type="dxa"/>
        </w:trPr>
        <w:tc>
          <w:tcPr>
            <w:tcW w:w="5173" w:type="dxa"/>
            <w:vAlign w:val="bottom"/>
          </w:tcPr>
          <w:p w14:paraId="12821C54" w14:textId="77777777" w:rsidR="00451606" w:rsidRPr="00AA22DC" w:rsidRDefault="00451606" w:rsidP="000B4FD9">
            <w:pPr>
              <w:pStyle w:val="tussenkopje"/>
              <w:rPr>
                <w:lang w:val="nl-NL"/>
              </w:rPr>
            </w:pPr>
            <w:r w:rsidRPr="00AA22DC">
              <w:rPr>
                <w:lang w:val="nl-NL"/>
              </w:rPr>
              <w:t>Versie</w:t>
            </w:r>
          </w:p>
        </w:tc>
      </w:tr>
      <w:tr w:rsidR="00451606" w:rsidRPr="00AA22DC" w14:paraId="08B1B812" w14:textId="77777777" w:rsidTr="000B4FD9">
        <w:trPr>
          <w:gridAfter w:val="1"/>
          <w:wAfter w:w="3686" w:type="dxa"/>
        </w:trPr>
        <w:tc>
          <w:tcPr>
            <w:tcW w:w="5173" w:type="dxa"/>
            <w:vAlign w:val="bottom"/>
          </w:tcPr>
          <w:p w14:paraId="30D579E3" w14:textId="73063B57" w:rsidR="00451606" w:rsidRPr="00AA22DC" w:rsidRDefault="00D7482D" w:rsidP="000B4FD9">
            <w:pPr>
              <w:pStyle w:val="Voettekst"/>
              <w:tabs>
                <w:tab w:val="clear" w:pos="4536"/>
                <w:tab w:val="clear" w:pos="9072"/>
              </w:tabs>
            </w:pPr>
            <w:ins w:id="8" w:author="Groot, Karina de" w:date="2025-12-02T11:22:00Z" w16du:dateUtc="2025-12-02T10:22:00Z">
              <w:r>
                <w:t>2</w:t>
              </w:r>
            </w:ins>
            <w:del w:id="9" w:author="Groot, Karina de" w:date="2025-12-02T11:22:00Z" w16du:dateUtc="2025-12-02T10:22:00Z">
              <w:r w:rsidR="00657F67" w:rsidDel="00D7482D">
                <w:delText>1</w:delText>
              </w:r>
            </w:del>
            <w:r w:rsidR="00657F67">
              <w:t>.0</w:t>
            </w:r>
          </w:p>
        </w:tc>
      </w:tr>
      <w:tr w:rsidR="008A02E7" w:rsidRPr="00AA22DC" w14:paraId="0AAAAFDD" w14:textId="77777777" w:rsidTr="000B4FD9">
        <w:trPr>
          <w:gridAfter w:val="1"/>
          <w:wAfter w:w="3686" w:type="dxa"/>
        </w:trPr>
        <w:tc>
          <w:tcPr>
            <w:tcW w:w="5173" w:type="dxa"/>
            <w:vAlign w:val="bottom"/>
          </w:tcPr>
          <w:p w14:paraId="24EF4805" w14:textId="77777777" w:rsidR="008A02E7" w:rsidRDefault="008A02E7" w:rsidP="008A02E7">
            <w:pPr>
              <w:pStyle w:val="Voettekst"/>
              <w:tabs>
                <w:tab w:val="clear" w:pos="4536"/>
                <w:tab w:val="clear" w:pos="9072"/>
              </w:tabs>
            </w:pPr>
            <w:r>
              <w:t>Datum</w:t>
            </w:r>
          </w:p>
        </w:tc>
      </w:tr>
      <w:tr w:rsidR="008A02E7" w:rsidRPr="00AA22DC" w14:paraId="3CE464C0" w14:textId="77777777" w:rsidTr="000B4FD9">
        <w:trPr>
          <w:gridAfter w:val="1"/>
          <w:wAfter w:w="3686" w:type="dxa"/>
        </w:trPr>
        <w:tc>
          <w:tcPr>
            <w:tcW w:w="5173" w:type="dxa"/>
            <w:vAlign w:val="bottom"/>
          </w:tcPr>
          <w:p w14:paraId="51296A6B" w14:textId="3FC88580" w:rsidR="008A02E7" w:rsidRDefault="00D7482D" w:rsidP="008A02E7">
            <w:pPr>
              <w:pStyle w:val="Voettekst"/>
              <w:tabs>
                <w:tab w:val="clear" w:pos="4536"/>
                <w:tab w:val="clear" w:pos="9072"/>
              </w:tabs>
            </w:pPr>
            <w:ins w:id="10" w:author="Groot, Karina de" w:date="2025-12-02T11:23:00Z" w16du:dateUtc="2025-12-02T10:23:00Z">
              <w:r>
                <w:t>2 december 2025</w:t>
              </w:r>
            </w:ins>
            <w:del w:id="11" w:author="Groot, Karina de" w:date="2025-12-02T11:22:00Z" w16du:dateUtc="2025-12-02T10:22:00Z">
              <w:r w:rsidR="00580999" w:rsidDel="00D7482D">
                <w:fldChar w:fldCharType="begin"/>
              </w:r>
              <w:r w:rsidR="00580999" w:rsidDel="00D7482D">
                <w:delInstrText xml:space="preserve"> DOCPROPERTY  propDatum  \* MERGEFORMAT </w:delInstrText>
              </w:r>
              <w:r w:rsidR="00580999" w:rsidDel="00D7482D">
                <w:fldChar w:fldCharType="separate"/>
              </w:r>
              <w:r w:rsidR="00580999" w:rsidDel="00D7482D">
                <w:delText>29 maart 2023</w:delText>
              </w:r>
              <w:r w:rsidR="00580999" w:rsidDel="00D7482D">
                <w:fldChar w:fldCharType="end"/>
              </w:r>
            </w:del>
          </w:p>
        </w:tc>
      </w:tr>
      <w:tr w:rsidR="008A02E7" w:rsidRPr="00AA22DC" w14:paraId="2C6DC2C9" w14:textId="77777777" w:rsidTr="000B4FD9">
        <w:trPr>
          <w:gridAfter w:val="1"/>
          <w:wAfter w:w="3686" w:type="dxa"/>
        </w:trPr>
        <w:tc>
          <w:tcPr>
            <w:tcW w:w="5173" w:type="dxa"/>
            <w:vAlign w:val="bottom"/>
          </w:tcPr>
          <w:p w14:paraId="20F9DBB0" w14:textId="77777777" w:rsidR="008A02E7" w:rsidRPr="00AA22DC" w:rsidRDefault="008A02E7" w:rsidP="008A02E7">
            <w:pPr>
              <w:pStyle w:val="tussenkopje"/>
              <w:rPr>
                <w:lang w:val="nl-NL"/>
              </w:rPr>
            </w:pPr>
            <w:r w:rsidRPr="00AA22DC">
              <w:rPr>
                <w:lang w:val="nl-NL"/>
              </w:rPr>
              <w:t>Auteur(s)</w:t>
            </w:r>
          </w:p>
        </w:tc>
      </w:tr>
      <w:tr w:rsidR="008A02E7" w:rsidRPr="00AA22DC" w14:paraId="7EBA04DD" w14:textId="77777777" w:rsidTr="000B4FD9">
        <w:trPr>
          <w:gridAfter w:val="1"/>
          <w:wAfter w:w="3686" w:type="dxa"/>
        </w:trPr>
        <w:tc>
          <w:tcPr>
            <w:tcW w:w="5173" w:type="dxa"/>
            <w:vAlign w:val="bottom"/>
          </w:tcPr>
          <w:p w14:paraId="09D65651" w14:textId="2F183C9C" w:rsidR="008A02E7" w:rsidRPr="00AA22DC" w:rsidRDefault="00C44576" w:rsidP="008A02E7">
            <w:pPr>
              <w:pStyle w:val="Auteur"/>
              <w:framePr w:hSpace="0" w:wrap="auto" w:vAnchor="margin" w:hAnchor="text" w:yAlign="inline"/>
            </w:pPr>
            <w:bookmarkStart w:id="12" w:name="bmAuteurs"/>
            <w:bookmarkEnd w:id="12"/>
            <w:r>
              <w:t>BOI</w:t>
            </w:r>
            <w:ins w:id="13" w:author="Groot, Karina de" w:date="2025-12-02T11:23:00Z" w16du:dateUtc="2025-12-02T10:23:00Z">
              <w:r w:rsidR="00B32773">
                <w:t>/</w:t>
              </w:r>
              <w:r w:rsidR="00D7482D">
                <w:t>BSU2/</w:t>
              </w:r>
            </w:ins>
            <w:r>
              <w:t>/Team 2/AA</w:t>
            </w:r>
          </w:p>
        </w:tc>
      </w:tr>
      <w:tr w:rsidR="008A02E7" w:rsidRPr="00AA22DC" w14:paraId="23D9FCA5" w14:textId="77777777" w:rsidTr="000B4FD9">
        <w:trPr>
          <w:trHeight w:hRule="exact" w:val="246"/>
        </w:trPr>
        <w:tc>
          <w:tcPr>
            <w:tcW w:w="8859" w:type="dxa"/>
            <w:gridSpan w:val="2"/>
            <w:vAlign w:val="bottom"/>
          </w:tcPr>
          <w:p w14:paraId="41598F44" w14:textId="77777777" w:rsidR="008A02E7" w:rsidRPr="00AA22DC" w:rsidRDefault="008A02E7" w:rsidP="008A02E7"/>
        </w:tc>
      </w:tr>
    </w:tbl>
    <w:p w14:paraId="7CBE10B7" w14:textId="77777777" w:rsidR="00451606" w:rsidRPr="00AA22DC" w:rsidRDefault="00451606">
      <w:pPr>
        <w:pStyle w:val="Koptekst"/>
        <w:tabs>
          <w:tab w:val="clear" w:pos="4536"/>
          <w:tab w:val="clear" w:pos="9072"/>
        </w:tabs>
      </w:pPr>
    </w:p>
    <w:p w14:paraId="22944753" w14:textId="77777777" w:rsidR="00451606" w:rsidRPr="00AA22DC" w:rsidRDefault="00451606">
      <w:pPr>
        <w:pStyle w:val="Koptekst"/>
        <w:tabs>
          <w:tab w:val="clear" w:pos="4536"/>
          <w:tab w:val="clear" w:pos="9072"/>
        </w:tabs>
      </w:pPr>
    </w:p>
    <w:p w14:paraId="2D8104F5" w14:textId="77777777" w:rsidR="00451606" w:rsidRPr="00AA22DC" w:rsidRDefault="00451606">
      <w:pPr>
        <w:pStyle w:val="Koptekst"/>
        <w:tabs>
          <w:tab w:val="clear" w:pos="4536"/>
          <w:tab w:val="clear" w:pos="9072"/>
        </w:tabs>
      </w:pPr>
    </w:p>
    <w:p w14:paraId="49A8019F" w14:textId="77777777" w:rsidR="00451606" w:rsidRPr="00AA22DC" w:rsidRDefault="00451606">
      <w:pPr>
        <w:pStyle w:val="Koptekst"/>
        <w:tabs>
          <w:tab w:val="clear" w:pos="4536"/>
          <w:tab w:val="clear" w:pos="9072"/>
        </w:tabs>
        <w:sectPr w:rsidR="00451606" w:rsidRPr="00AA22DC" w:rsidSect="00742B7B">
          <w:headerReference w:type="default" r:id="rId11"/>
          <w:footerReference w:type="first" r:id="rId12"/>
          <w:pgSz w:w="11906" w:h="16838" w:code="9"/>
          <w:pgMar w:top="2835" w:right="1531" w:bottom="2552" w:left="2268" w:header="567" w:footer="431" w:gutter="0"/>
          <w:cols w:space="708"/>
        </w:sectPr>
      </w:pPr>
    </w:p>
    <w:tbl>
      <w:tblPr>
        <w:tblpPr w:leftFromText="142" w:rightFromText="142" w:vertAnchor="page" w:horzAnchor="margin" w:tblpY="625"/>
        <w:tblW w:w="8859" w:type="dxa"/>
        <w:tblCellMar>
          <w:left w:w="70" w:type="dxa"/>
          <w:right w:w="70" w:type="dxa"/>
        </w:tblCellMar>
        <w:tblLook w:val="0000" w:firstRow="0" w:lastRow="0" w:firstColumn="0" w:lastColumn="0" w:noHBand="0" w:noVBand="0"/>
      </w:tblPr>
      <w:tblGrid>
        <w:gridCol w:w="3686"/>
        <w:gridCol w:w="5173"/>
      </w:tblGrid>
      <w:tr w:rsidR="00451606" w:rsidRPr="00AA22DC" w14:paraId="05A8092C" w14:textId="77777777" w:rsidTr="009F2F69">
        <w:trPr>
          <w:gridAfter w:val="1"/>
          <w:wAfter w:w="5173" w:type="dxa"/>
        </w:trPr>
        <w:tc>
          <w:tcPr>
            <w:tcW w:w="3686" w:type="dxa"/>
          </w:tcPr>
          <w:p w14:paraId="4D5309B3" w14:textId="77777777" w:rsidR="00451606" w:rsidRPr="00AA22DC" w:rsidRDefault="00451606"/>
        </w:tc>
      </w:tr>
      <w:tr w:rsidR="00451606" w:rsidRPr="00AA22DC" w14:paraId="066EFE2E" w14:textId="77777777" w:rsidTr="009F2F69">
        <w:trPr>
          <w:gridAfter w:val="1"/>
          <w:wAfter w:w="5173" w:type="dxa"/>
        </w:trPr>
        <w:tc>
          <w:tcPr>
            <w:tcW w:w="3686" w:type="dxa"/>
          </w:tcPr>
          <w:p w14:paraId="1A749B1A" w14:textId="77777777" w:rsidR="00451606" w:rsidRPr="00AA22DC" w:rsidRDefault="00451606"/>
        </w:tc>
      </w:tr>
      <w:tr w:rsidR="00451606" w:rsidRPr="00AA22DC" w14:paraId="58E6BAB2" w14:textId="77777777" w:rsidTr="009F2F69">
        <w:trPr>
          <w:gridAfter w:val="1"/>
          <w:wAfter w:w="5173" w:type="dxa"/>
        </w:trPr>
        <w:tc>
          <w:tcPr>
            <w:tcW w:w="3686" w:type="dxa"/>
          </w:tcPr>
          <w:p w14:paraId="6B19D3FE" w14:textId="4FF2E16C" w:rsidR="00451606" w:rsidRPr="00AA22DC" w:rsidRDefault="00451606">
            <w:pPr>
              <w:pStyle w:val="Eenheid"/>
            </w:pPr>
            <w:r w:rsidRPr="00AA22DC">
              <w:fldChar w:fldCharType="begin"/>
            </w:r>
            <w:r w:rsidRPr="00AA22DC">
              <w:instrText xml:space="preserve"> STYLEREF Eenheid \* MERGEFORMAT </w:instrText>
            </w:r>
            <w:r w:rsidRPr="00AA22DC">
              <w:fldChar w:fldCharType="end"/>
            </w:r>
          </w:p>
        </w:tc>
      </w:tr>
      <w:tr w:rsidR="00451606" w:rsidRPr="00AA22DC" w14:paraId="444F36B4" w14:textId="77777777" w:rsidTr="009F2F69">
        <w:trPr>
          <w:gridAfter w:val="1"/>
          <w:wAfter w:w="5173" w:type="dxa"/>
        </w:trPr>
        <w:tc>
          <w:tcPr>
            <w:tcW w:w="3686" w:type="dxa"/>
          </w:tcPr>
          <w:p w14:paraId="26952F95" w14:textId="377CC730" w:rsidR="00451606" w:rsidRPr="00AA22DC" w:rsidRDefault="00451606">
            <w:pPr>
              <w:pStyle w:val="Afdeling"/>
              <w:rPr>
                <w:lang w:val="nl-NL"/>
              </w:rPr>
            </w:pPr>
            <w:r w:rsidRPr="00AA22DC">
              <w:rPr>
                <w:lang w:val="nl-NL"/>
              </w:rPr>
              <w:fldChar w:fldCharType="begin"/>
            </w:r>
            <w:r w:rsidRPr="00AA22DC">
              <w:rPr>
                <w:lang w:val="nl-NL"/>
              </w:rPr>
              <w:instrText xml:space="preserve"> STYLEREF Afdeling \* MERGEFORMAT </w:instrText>
            </w:r>
            <w:r w:rsidRPr="00AA22DC">
              <w:rPr>
                <w:lang w:val="nl-NL"/>
              </w:rPr>
              <w:fldChar w:fldCharType="end"/>
            </w:r>
          </w:p>
        </w:tc>
      </w:tr>
      <w:tr w:rsidR="00451606" w:rsidRPr="00AA22DC" w14:paraId="485EFC92" w14:textId="77777777" w:rsidTr="009F2F69">
        <w:trPr>
          <w:gridAfter w:val="1"/>
          <w:wAfter w:w="5173" w:type="dxa"/>
        </w:trPr>
        <w:tc>
          <w:tcPr>
            <w:tcW w:w="3686" w:type="dxa"/>
          </w:tcPr>
          <w:p w14:paraId="2DF26D7C" w14:textId="77777777" w:rsidR="00451606" w:rsidRPr="00AA22DC" w:rsidRDefault="00451606">
            <w:pPr>
              <w:spacing w:before="90"/>
              <w:rPr>
                <w:sz w:val="14"/>
              </w:rPr>
            </w:pPr>
          </w:p>
        </w:tc>
      </w:tr>
      <w:tr w:rsidR="00451606" w:rsidRPr="00AA22DC" w14:paraId="1718DF9E" w14:textId="77777777" w:rsidTr="009F2F69">
        <w:trPr>
          <w:gridAfter w:val="1"/>
          <w:wAfter w:w="5173" w:type="dxa"/>
          <w:trHeight w:val="3958"/>
        </w:trPr>
        <w:tc>
          <w:tcPr>
            <w:tcW w:w="3686" w:type="dxa"/>
            <w:vAlign w:val="bottom"/>
          </w:tcPr>
          <w:p w14:paraId="7F0C54A9" w14:textId="77777777" w:rsidR="00451606" w:rsidRPr="00AA22DC" w:rsidRDefault="00451606" w:rsidP="00E92944">
            <w:pPr>
              <w:pStyle w:val="Kop"/>
              <w:framePr w:wrap="auto" w:vAnchor="margin" w:hAnchor="text" w:xAlign="left" w:yAlign="inline"/>
            </w:pPr>
          </w:p>
        </w:tc>
      </w:tr>
      <w:tr w:rsidR="00451606" w:rsidRPr="00AA22DC" w14:paraId="3F1CCB0C" w14:textId="77777777" w:rsidTr="009F2F69">
        <w:trPr>
          <w:gridAfter w:val="1"/>
          <w:wAfter w:w="5173" w:type="dxa"/>
          <w:trHeight w:val="135"/>
        </w:trPr>
        <w:tc>
          <w:tcPr>
            <w:tcW w:w="3686" w:type="dxa"/>
          </w:tcPr>
          <w:p w14:paraId="30476C91" w14:textId="77777777" w:rsidR="00451606" w:rsidRPr="00AA22DC" w:rsidRDefault="00451606" w:rsidP="009F2F69">
            <w:pPr>
              <w:pStyle w:val="BriefRef"/>
            </w:pPr>
          </w:p>
        </w:tc>
      </w:tr>
      <w:tr w:rsidR="00451606" w:rsidRPr="00AA22DC" w14:paraId="5DCD867F" w14:textId="77777777" w:rsidTr="009F2F69">
        <w:trPr>
          <w:gridAfter w:val="1"/>
          <w:wAfter w:w="5173" w:type="dxa"/>
          <w:trHeight w:val="181"/>
        </w:trPr>
        <w:tc>
          <w:tcPr>
            <w:tcW w:w="3686" w:type="dxa"/>
          </w:tcPr>
          <w:p w14:paraId="4EA65311" w14:textId="70E085AF" w:rsidR="00451606" w:rsidRPr="00AA22DC" w:rsidRDefault="007B0662">
            <w:r>
              <w:rPr>
                <w:b/>
                <w:bCs/>
                <w:sz w:val="20"/>
              </w:rPr>
              <w:t>Toelichting modeldocument Triodos Bank</w:t>
            </w:r>
            <w:del w:id="14" w:author="Groot, Karina de" w:date="2025-12-02T14:03:00Z" w16du:dateUtc="2025-12-02T13:03:00Z">
              <w:r w:rsidDel="00672761">
                <w:rPr>
                  <w:b/>
                  <w:bCs/>
                  <w:sz w:val="20"/>
                </w:rPr>
                <w:delText xml:space="preserve"> N.V.</w:delText>
              </w:r>
            </w:del>
            <w:r>
              <w:rPr>
                <w:b/>
                <w:bCs/>
                <w:sz w:val="20"/>
              </w:rPr>
              <w:t xml:space="preserve"> v</w:t>
            </w:r>
            <w:ins w:id="15" w:author="Groot, Karina de" w:date="2025-12-02T11:25:00Z" w16du:dateUtc="2025-12-02T10:25:00Z">
              <w:r w:rsidR="00DF475F">
                <w:rPr>
                  <w:b/>
                  <w:bCs/>
                  <w:sz w:val="20"/>
                </w:rPr>
                <w:t>2</w:t>
              </w:r>
            </w:ins>
            <w:del w:id="16" w:author="Groot, Karina de" w:date="2025-12-02T11:25:00Z" w16du:dateUtc="2025-12-02T10:25:00Z">
              <w:r w:rsidDel="00DF475F">
                <w:rPr>
                  <w:b/>
                  <w:bCs/>
                  <w:sz w:val="20"/>
                </w:rPr>
                <w:delText>1</w:delText>
              </w:r>
            </w:del>
            <w:r>
              <w:rPr>
                <w:b/>
                <w:bCs/>
                <w:sz w:val="20"/>
              </w:rPr>
              <w:t>.0</w:t>
            </w:r>
          </w:p>
        </w:tc>
      </w:tr>
      <w:tr w:rsidR="00451606" w:rsidRPr="00AA22DC" w14:paraId="0D623C88" w14:textId="77777777" w:rsidTr="009F2F69">
        <w:trPr>
          <w:gridAfter w:val="1"/>
          <w:wAfter w:w="5173" w:type="dxa"/>
        </w:trPr>
        <w:tc>
          <w:tcPr>
            <w:tcW w:w="3686" w:type="dxa"/>
          </w:tcPr>
          <w:p w14:paraId="30AD8F61" w14:textId="77777777" w:rsidR="00451606" w:rsidRPr="00AA22DC" w:rsidRDefault="00451606"/>
        </w:tc>
      </w:tr>
      <w:tr w:rsidR="00451606" w:rsidRPr="00AA22DC" w14:paraId="2AB7D9DD" w14:textId="77777777" w:rsidTr="009F2F69">
        <w:trPr>
          <w:gridAfter w:val="1"/>
          <w:wAfter w:w="5173" w:type="dxa"/>
          <w:trHeight w:val="268"/>
        </w:trPr>
        <w:tc>
          <w:tcPr>
            <w:tcW w:w="3686" w:type="dxa"/>
          </w:tcPr>
          <w:p w14:paraId="0CB8DB0B" w14:textId="149F8B10" w:rsidR="00451606" w:rsidRPr="00AA22DC" w:rsidRDefault="00451606">
            <w:r w:rsidRPr="00AA22DC">
              <w:fldChar w:fldCharType="begin"/>
            </w:r>
            <w:r w:rsidRPr="00AA22DC">
              <w:instrText xml:space="preserve"> STYLEREF Subtitel \* MERGEFORMAT </w:instrText>
            </w:r>
            <w:r w:rsidRPr="00AA22DC">
              <w:fldChar w:fldCharType="end"/>
            </w:r>
          </w:p>
        </w:tc>
      </w:tr>
      <w:tr w:rsidR="00451606" w:rsidRPr="00AA22DC" w14:paraId="767FC032" w14:textId="77777777" w:rsidTr="009F2F69">
        <w:trPr>
          <w:gridAfter w:val="1"/>
          <w:wAfter w:w="5173" w:type="dxa"/>
          <w:cantSplit/>
          <w:trHeight w:hRule="exact" w:val="345"/>
        </w:trPr>
        <w:tc>
          <w:tcPr>
            <w:tcW w:w="3686" w:type="dxa"/>
            <w:vAlign w:val="bottom"/>
          </w:tcPr>
          <w:p w14:paraId="6A2DB4D8" w14:textId="77777777" w:rsidR="00451606" w:rsidRPr="00AA22DC" w:rsidRDefault="00451606"/>
        </w:tc>
      </w:tr>
      <w:tr w:rsidR="00451606" w:rsidRPr="00AA22DC" w14:paraId="161DBB9B" w14:textId="77777777" w:rsidTr="009F2F69">
        <w:trPr>
          <w:gridAfter w:val="1"/>
          <w:wAfter w:w="5173" w:type="dxa"/>
          <w:cantSplit/>
          <w:trHeight w:hRule="exact" w:val="333"/>
        </w:trPr>
        <w:tc>
          <w:tcPr>
            <w:tcW w:w="3686" w:type="dxa"/>
            <w:vAlign w:val="bottom"/>
          </w:tcPr>
          <w:p w14:paraId="1DFD366D" w14:textId="77777777" w:rsidR="00451606" w:rsidRPr="00AA22DC" w:rsidRDefault="00451606">
            <w:pPr>
              <w:pStyle w:val="kopje"/>
            </w:pPr>
            <w:r w:rsidRPr="00AA22DC">
              <w:t>Opdrachtgever</w:t>
            </w:r>
          </w:p>
        </w:tc>
      </w:tr>
      <w:tr w:rsidR="00451606" w:rsidRPr="00AA22DC" w14:paraId="250017D6" w14:textId="77777777" w:rsidTr="009F2F69">
        <w:trPr>
          <w:gridAfter w:val="1"/>
          <w:wAfter w:w="5173" w:type="dxa"/>
          <w:cantSplit/>
          <w:trHeight w:val="244"/>
        </w:trPr>
        <w:tc>
          <w:tcPr>
            <w:tcW w:w="3686" w:type="dxa"/>
            <w:vAlign w:val="bottom"/>
          </w:tcPr>
          <w:p w14:paraId="0DB2F224" w14:textId="26D1B136" w:rsidR="00451606" w:rsidRPr="00AA22DC" w:rsidRDefault="00DF475F">
            <w:bookmarkStart w:id="17" w:name="bmOpdrachtgever"/>
            <w:bookmarkEnd w:id="17"/>
            <w:ins w:id="18" w:author="Groot, Karina de" w:date="2025-12-02T11:25:00Z" w16du:dateUtc="2025-12-02T10:25:00Z">
              <w:r>
                <w:t>DPI</w:t>
              </w:r>
            </w:ins>
            <w:del w:id="19" w:author="Groot, Karina de" w:date="2025-12-02T11:25:00Z" w16du:dateUtc="2025-12-02T10:25:00Z">
              <w:r w:rsidR="006D3E5C" w:rsidDel="00DF475F">
                <w:delText>ODR</w:delText>
              </w:r>
            </w:del>
          </w:p>
        </w:tc>
      </w:tr>
      <w:tr w:rsidR="00451606" w:rsidRPr="00AA22DC" w14:paraId="68C8DD50" w14:textId="77777777" w:rsidTr="009F2F69">
        <w:trPr>
          <w:gridAfter w:val="1"/>
          <w:wAfter w:w="5173" w:type="dxa"/>
          <w:cantSplit/>
          <w:trHeight w:hRule="exact" w:val="313"/>
        </w:trPr>
        <w:tc>
          <w:tcPr>
            <w:tcW w:w="3686" w:type="dxa"/>
            <w:vAlign w:val="bottom"/>
          </w:tcPr>
          <w:p w14:paraId="0F9F2E88" w14:textId="77777777" w:rsidR="00451606" w:rsidRPr="00AA22DC" w:rsidRDefault="00451606">
            <w:pPr>
              <w:pStyle w:val="kopje"/>
            </w:pPr>
            <w:r w:rsidRPr="00AA22DC">
              <w:t>Status</w:t>
            </w:r>
          </w:p>
        </w:tc>
      </w:tr>
      <w:tr w:rsidR="00451606" w:rsidRPr="00AA22DC" w14:paraId="198C736D" w14:textId="77777777" w:rsidTr="009F2F69">
        <w:trPr>
          <w:gridAfter w:val="1"/>
          <w:wAfter w:w="5173" w:type="dxa"/>
          <w:cantSplit/>
          <w:trHeight w:val="244"/>
        </w:trPr>
        <w:tc>
          <w:tcPr>
            <w:tcW w:w="3686" w:type="dxa"/>
            <w:vAlign w:val="bottom"/>
          </w:tcPr>
          <w:p w14:paraId="7CDF31F5" w14:textId="27594DC5" w:rsidR="00451606" w:rsidRPr="00AA22DC" w:rsidRDefault="00657F67">
            <w:bookmarkStart w:id="20" w:name="bmStatus"/>
            <w:bookmarkEnd w:id="20"/>
            <w:r>
              <w:t>Definitief</w:t>
            </w:r>
          </w:p>
        </w:tc>
      </w:tr>
      <w:tr w:rsidR="00451606" w:rsidRPr="00AA22DC" w14:paraId="51B4B3D9" w14:textId="77777777" w:rsidTr="009F2F69">
        <w:trPr>
          <w:gridAfter w:val="1"/>
          <w:wAfter w:w="5173" w:type="dxa"/>
          <w:cantSplit/>
          <w:trHeight w:hRule="exact" w:val="332"/>
        </w:trPr>
        <w:tc>
          <w:tcPr>
            <w:tcW w:w="3686" w:type="dxa"/>
            <w:vAlign w:val="bottom"/>
          </w:tcPr>
          <w:p w14:paraId="3C34D3F8" w14:textId="77777777" w:rsidR="00451606" w:rsidRPr="00AA22DC" w:rsidRDefault="00451606">
            <w:pPr>
              <w:pStyle w:val="kopje"/>
            </w:pPr>
            <w:r w:rsidRPr="00AA22DC">
              <w:t>Verspreiding</w:t>
            </w:r>
          </w:p>
        </w:tc>
      </w:tr>
      <w:tr w:rsidR="00451606" w:rsidRPr="00AA22DC" w14:paraId="54ED6E84" w14:textId="77777777" w:rsidTr="009F2F69">
        <w:trPr>
          <w:gridAfter w:val="1"/>
          <w:wAfter w:w="5173" w:type="dxa"/>
          <w:cantSplit/>
          <w:trHeight w:val="238"/>
        </w:trPr>
        <w:tc>
          <w:tcPr>
            <w:tcW w:w="3686" w:type="dxa"/>
            <w:vAlign w:val="bottom"/>
          </w:tcPr>
          <w:p w14:paraId="1C64751C" w14:textId="77777777" w:rsidR="00451606" w:rsidRPr="00AA22DC" w:rsidRDefault="00580999">
            <w:bookmarkStart w:id="21" w:name="bmVerspreiding"/>
            <w:bookmarkEnd w:id="21"/>
            <w:r>
              <w:t>Openbaar</w:t>
            </w:r>
          </w:p>
        </w:tc>
      </w:tr>
      <w:tr w:rsidR="00451606" w:rsidRPr="00AA22DC" w14:paraId="57BE21BA" w14:textId="77777777">
        <w:trPr>
          <w:cantSplit/>
          <w:trHeight w:hRule="exact" w:val="246"/>
        </w:trPr>
        <w:tc>
          <w:tcPr>
            <w:tcW w:w="8859" w:type="dxa"/>
            <w:gridSpan w:val="2"/>
            <w:vAlign w:val="bottom"/>
          </w:tcPr>
          <w:p w14:paraId="33B59266" w14:textId="77777777" w:rsidR="00451606" w:rsidRPr="00AA22DC" w:rsidRDefault="00451606"/>
        </w:tc>
      </w:tr>
    </w:tbl>
    <w:tbl>
      <w:tblPr>
        <w:tblW w:w="5173" w:type="dxa"/>
        <w:tblCellMar>
          <w:left w:w="70" w:type="dxa"/>
          <w:right w:w="70" w:type="dxa"/>
        </w:tblCellMar>
        <w:tblLook w:val="0000" w:firstRow="0" w:lastRow="0" w:firstColumn="0" w:lastColumn="0" w:noHBand="0" w:noVBand="0"/>
      </w:tblPr>
      <w:tblGrid>
        <w:gridCol w:w="5173"/>
      </w:tblGrid>
      <w:tr w:rsidR="00451606" w:rsidRPr="00AA22DC" w14:paraId="6A2A3BF7" w14:textId="77777777">
        <w:trPr>
          <w:cantSplit/>
          <w:trHeight w:hRule="exact" w:val="332"/>
        </w:trPr>
        <w:tc>
          <w:tcPr>
            <w:tcW w:w="5173" w:type="dxa"/>
            <w:vAlign w:val="bottom"/>
          </w:tcPr>
          <w:p w14:paraId="3420D222" w14:textId="77777777" w:rsidR="00451606" w:rsidRPr="00AA22DC" w:rsidRDefault="00451606">
            <w:pPr>
              <w:pStyle w:val="kopje"/>
              <w:keepNext/>
              <w:rPr>
                <w:b w:val="0"/>
                <w:bCs/>
              </w:rPr>
            </w:pPr>
            <w:r w:rsidRPr="00AA22DC">
              <w:t>Versiehistorie</w:t>
            </w:r>
          </w:p>
        </w:tc>
      </w:tr>
    </w:tbl>
    <w:p w14:paraId="714B55DC" w14:textId="77777777" w:rsidR="00451606" w:rsidRPr="00AA22DC" w:rsidRDefault="00451606">
      <w:pPr>
        <w:keepNext/>
        <w:spacing w:line="14" w:lineRule="exact"/>
      </w:pPr>
    </w:p>
    <w:tbl>
      <w:tblPr>
        <w:tblW w:w="8859" w:type="dxa"/>
        <w:tblCellMar>
          <w:left w:w="70" w:type="dxa"/>
          <w:right w:w="70" w:type="dxa"/>
        </w:tblCellMar>
        <w:tblLook w:val="0000" w:firstRow="0" w:lastRow="0" w:firstColumn="0" w:lastColumn="0" w:noHBand="0" w:noVBand="0"/>
      </w:tblPr>
      <w:tblGrid>
        <w:gridCol w:w="779"/>
        <w:gridCol w:w="1701"/>
        <w:gridCol w:w="3402"/>
        <w:gridCol w:w="2977"/>
      </w:tblGrid>
      <w:tr w:rsidR="00451606" w:rsidRPr="00AA22DC" w14:paraId="2FF08304" w14:textId="77777777">
        <w:trPr>
          <w:cantSplit/>
          <w:trHeight w:hRule="exact" w:val="281"/>
          <w:tblHeader/>
        </w:trPr>
        <w:tc>
          <w:tcPr>
            <w:tcW w:w="779" w:type="dxa"/>
            <w:vAlign w:val="bottom"/>
          </w:tcPr>
          <w:p w14:paraId="7229BEAC" w14:textId="77777777" w:rsidR="00451606" w:rsidRPr="00AA22DC" w:rsidRDefault="00451606">
            <w:pPr>
              <w:pStyle w:val="tussenkopje"/>
              <w:spacing w:before="0"/>
              <w:rPr>
                <w:lang w:val="nl-NL"/>
              </w:rPr>
            </w:pPr>
            <w:r w:rsidRPr="00AA22DC">
              <w:rPr>
                <w:lang w:val="nl-NL"/>
              </w:rPr>
              <w:t>Versie</w:t>
            </w:r>
          </w:p>
        </w:tc>
        <w:tc>
          <w:tcPr>
            <w:tcW w:w="1701" w:type="dxa"/>
            <w:vAlign w:val="bottom"/>
          </w:tcPr>
          <w:p w14:paraId="4684C019" w14:textId="77777777" w:rsidR="00451606" w:rsidRPr="00AA22DC" w:rsidRDefault="00451606">
            <w:pPr>
              <w:pStyle w:val="tussenkopje"/>
              <w:spacing w:before="0"/>
              <w:rPr>
                <w:lang w:val="nl-NL"/>
              </w:rPr>
            </w:pPr>
            <w:r w:rsidRPr="00AA22DC">
              <w:rPr>
                <w:lang w:val="nl-NL"/>
              </w:rPr>
              <w:t>Datum</w:t>
            </w:r>
          </w:p>
        </w:tc>
        <w:tc>
          <w:tcPr>
            <w:tcW w:w="3402" w:type="dxa"/>
            <w:vAlign w:val="bottom"/>
          </w:tcPr>
          <w:p w14:paraId="6DCA6369" w14:textId="77777777" w:rsidR="00451606" w:rsidRPr="00AA22DC" w:rsidRDefault="00451606">
            <w:pPr>
              <w:pStyle w:val="tussenkopje"/>
              <w:spacing w:before="0"/>
              <w:rPr>
                <w:lang w:val="nl-NL"/>
              </w:rPr>
            </w:pPr>
            <w:r w:rsidRPr="00AA22DC">
              <w:rPr>
                <w:lang w:val="nl-NL"/>
              </w:rPr>
              <w:t>Auteur</w:t>
            </w:r>
          </w:p>
        </w:tc>
        <w:tc>
          <w:tcPr>
            <w:tcW w:w="2977" w:type="dxa"/>
            <w:vAlign w:val="bottom"/>
          </w:tcPr>
          <w:p w14:paraId="0854954E" w14:textId="77777777" w:rsidR="00451606" w:rsidRPr="00AA22DC" w:rsidRDefault="00451606">
            <w:pPr>
              <w:pStyle w:val="tussenkopje"/>
              <w:spacing w:before="0"/>
              <w:rPr>
                <w:lang w:val="nl-NL"/>
              </w:rPr>
            </w:pPr>
            <w:r w:rsidRPr="00AA22DC">
              <w:rPr>
                <w:lang w:val="nl-NL"/>
              </w:rPr>
              <w:t>Opmerking</w:t>
            </w:r>
          </w:p>
        </w:tc>
      </w:tr>
      <w:tr w:rsidR="00451606" w:rsidRPr="00AA22DC" w14:paraId="2C5963D0" w14:textId="77777777">
        <w:trPr>
          <w:cantSplit/>
        </w:trPr>
        <w:tc>
          <w:tcPr>
            <w:tcW w:w="779" w:type="dxa"/>
          </w:tcPr>
          <w:p w14:paraId="38DEF457" w14:textId="77777777" w:rsidR="00451606" w:rsidRPr="00AA22DC" w:rsidRDefault="00580999">
            <w:pPr>
              <w:pStyle w:val="Koptekst"/>
              <w:tabs>
                <w:tab w:val="clear" w:pos="4536"/>
                <w:tab w:val="clear" w:pos="9072"/>
              </w:tabs>
              <w:spacing w:line="280" w:lineRule="atLeast"/>
              <w:rPr>
                <w:rStyle w:val="Versie0"/>
              </w:rPr>
            </w:pPr>
            <w:bookmarkStart w:id="22" w:name="bmVersie"/>
            <w:bookmarkEnd w:id="22"/>
            <w:r>
              <w:rPr>
                <w:rStyle w:val="Versie0"/>
              </w:rPr>
              <w:t>0.1</w:t>
            </w:r>
          </w:p>
        </w:tc>
        <w:tc>
          <w:tcPr>
            <w:tcW w:w="1701" w:type="dxa"/>
          </w:tcPr>
          <w:p w14:paraId="5C5076CF" w14:textId="77777777" w:rsidR="00451606" w:rsidRPr="00AA22DC" w:rsidRDefault="00580999">
            <w:pPr>
              <w:rPr>
                <w:rStyle w:val="Datumopmaakprofiel"/>
              </w:rPr>
            </w:pPr>
            <w:bookmarkStart w:id="23" w:name="bmDatum"/>
            <w:bookmarkEnd w:id="23"/>
            <w:r>
              <w:rPr>
                <w:rStyle w:val="Datumopmaakprofiel"/>
              </w:rPr>
              <w:t>29 maart 2023</w:t>
            </w:r>
          </w:p>
        </w:tc>
        <w:tc>
          <w:tcPr>
            <w:tcW w:w="3402" w:type="dxa"/>
          </w:tcPr>
          <w:p w14:paraId="15EACECD" w14:textId="5D35C02A" w:rsidR="00451606" w:rsidRPr="00AA22DC" w:rsidRDefault="00580999">
            <w:r>
              <w:t>BOI/Team 2/AA</w:t>
            </w:r>
            <w:fldSimple w:instr=" STYLEREF  Auteur  \* MERGEFORMAT ">
              <w:r w:rsidR="00F44CD2">
                <w:rPr>
                  <w:noProof/>
                </w:rPr>
                <w:t>BOI/BSU2//Team 2/AA</w:t>
              </w:r>
            </w:fldSimple>
          </w:p>
        </w:tc>
        <w:tc>
          <w:tcPr>
            <w:tcW w:w="2977" w:type="dxa"/>
          </w:tcPr>
          <w:p w14:paraId="6C0C3BA7" w14:textId="0FED0CDB" w:rsidR="00451606" w:rsidRPr="00AA22DC" w:rsidRDefault="00580999">
            <w:r>
              <w:t>Eerste opzet</w:t>
            </w:r>
          </w:p>
        </w:tc>
      </w:tr>
      <w:tr w:rsidR="006B2633" w:rsidRPr="00AA22DC" w14:paraId="3AA54905" w14:textId="77777777">
        <w:trPr>
          <w:cantSplit/>
        </w:trPr>
        <w:tc>
          <w:tcPr>
            <w:tcW w:w="779" w:type="dxa"/>
          </w:tcPr>
          <w:p w14:paraId="54257063" w14:textId="471F63AA" w:rsidR="006B2633" w:rsidRDefault="006B2633">
            <w:pPr>
              <w:pStyle w:val="Koptekst"/>
              <w:tabs>
                <w:tab w:val="clear" w:pos="4536"/>
                <w:tab w:val="clear" w:pos="9072"/>
              </w:tabs>
              <w:spacing w:line="280" w:lineRule="atLeast"/>
              <w:rPr>
                <w:rStyle w:val="Versie0"/>
              </w:rPr>
            </w:pPr>
            <w:r>
              <w:rPr>
                <w:rStyle w:val="Versie0"/>
              </w:rPr>
              <w:t>1.0</w:t>
            </w:r>
          </w:p>
        </w:tc>
        <w:tc>
          <w:tcPr>
            <w:tcW w:w="1701" w:type="dxa"/>
          </w:tcPr>
          <w:p w14:paraId="3B556520" w14:textId="3D9669F6" w:rsidR="006B2633" w:rsidRDefault="006B2633">
            <w:pPr>
              <w:rPr>
                <w:rStyle w:val="Datumopmaakprofiel"/>
              </w:rPr>
            </w:pPr>
            <w:r>
              <w:rPr>
                <w:rStyle w:val="Datumopmaakprofiel"/>
              </w:rPr>
              <w:t>4 april 2023</w:t>
            </w:r>
          </w:p>
        </w:tc>
        <w:tc>
          <w:tcPr>
            <w:tcW w:w="3402" w:type="dxa"/>
          </w:tcPr>
          <w:p w14:paraId="56154A53" w14:textId="59F15CB9" w:rsidR="006B2633" w:rsidRDefault="006B2633">
            <w:r>
              <w:t>BOI/Team 2/AA</w:t>
            </w:r>
          </w:p>
        </w:tc>
        <w:tc>
          <w:tcPr>
            <w:tcW w:w="2977" w:type="dxa"/>
          </w:tcPr>
          <w:p w14:paraId="09D139DB" w14:textId="7C4EBA8F" w:rsidR="006B2633" w:rsidRDefault="006B2633">
            <w:r>
              <w:t>Definitieve versie</w:t>
            </w:r>
          </w:p>
        </w:tc>
      </w:tr>
      <w:tr w:rsidR="00F44CD2" w:rsidRPr="00AA22DC" w14:paraId="3C08BA92" w14:textId="77777777">
        <w:trPr>
          <w:cantSplit/>
          <w:ins w:id="24" w:author="Groot, Karina de" w:date="2025-12-02T11:29:00Z"/>
        </w:trPr>
        <w:tc>
          <w:tcPr>
            <w:tcW w:w="779" w:type="dxa"/>
          </w:tcPr>
          <w:p w14:paraId="2839063F" w14:textId="35EA3CEB" w:rsidR="00F44CD2" w:rsidRDefault="00F44CD2">
            <w:pPr>
              <w:pStyle w:val="Koptekst"/>
              <w:tabs>
                <w:tab w:val="clear" w:pos="4536"/>
                <w:tab w:val="clear" w:pos="9072"/>
              </w:tabs>
              <w:spacing w:line="280" w:lineRule="atLeast"/>
              <w:rPr>
                <w:ins w:id="25" w:author="Groot, Karina de" w:date="2025-12-02T11:29:00Z" w16du:dateUtc="2025-12-02T10:29:00Z"/>
                <w:rStyle w:val="Versie0"/>
              </w:rPr>
            </w:pPr>
            <w:ins w:id="26" w:author="Groot, Karina de" w:date="2025-12-02T11:29:00Z" w16du:dateUtc="2025-12-02T10:29:00Z">
              <w:r>
                <w:rPr>
                  <w:rStyle w:val="Versie0"/>
                </w:rPr>
                <w:t>2.0</w:t>
              </w:r>
            </w:ins>
          </w:p>
        </w:tc>
        <w:tc>
          <w:tcPr>
            <w:tcW w:w="1701" w:type="dxa"/>
          </w:tcPr>
          <w:p w14:paraId="2EB1567C" w14:textId="762FE0F4" w:rsidR="00F44CD2" w:rsidRDefault="00F44CD2">
            <w:pPr>
              <w:rPr>
                <w:ins w:id="27" w:author="Groot, Karina de" w:date="2025-12-02T11:29:00Z" w16du:dateUtc="2025-12-02T10:29:00Z"/>
                <w:rStyle w:val="Datumopmaakprofiel"/>
              </w:rPr>
            </w:pPr>
            <w:ins w:id="28" w:author="Groot, Karina de" w:date="2025-12-02T11:29:00Z" w16du:dateUtc="2025-12-02T10:29:00Z">
              <w:r>
                <w:rPr>
                  <w:rStyle w:val="Datumopmaakprofiel"/>
                </w:rPr>
                <w:t>2 december 2025</w:t>
              </w:r>
            </w:ins>
          </w:p>
        </w:tc>
        <w:tc>
          <w:tcPr>
            <w:tcW w:w="3402" w:type="dxa"/>
          </w:tcPr>
          <w:p w14:paraId="644FA458" w14:textId="25D5EBD3" w:rsidR="00F44CD2" w:rsidRDefault="00F44CD2">
            <w:pPr>
              <w:rPr>
                <w:ins w:id="29" w:author="Groot, Karina de" w:date="2025-12-02T11:29:00Z" w16du:dateUtc="2025-12-02T10:29:00Z"/>
              </w:rPr>
            </w:pPr>
            <w:ins w:id="30" w:author="Groot, Karina de" w:date="2025-12-02T11:29:00Z" w16du:dateUtc="2025-12-02T10:29:00Z">
              <w:r>
                <w:t>BOI/BSU2//Team 2/AA</w:t>
              </w:r>
            </w:ins>
          </w:p>
        </w:tc>
        <w:tc>
          <w:tcPr>
            <w:tcW w:w="2977" w:type="dxa"/>
          </w:tcPr>
          <w:p w14:paraId="5E60A0E1" w14:textId="04069BCC" w:rsidR="00F44CD2" w:rsidRDefault="00F44CD2">
            <w:pPr>
              <w:rPr>
                <w:ins w:id="31" w:author="Groot, Karina de" w:date="2025-12-02T11:29:00Z" w16du:dateUtc="2025-12-02T10:29:00Z"/>
              </w:rPr>
            </w:pPr>
            <w:ins w:id="32" w:author="Groot, Karina de" w:date="2025-12-02T11:29:00Z" w16du:dateUtc="2025-12-02T10:29:00Z">
              <w:r>
                <w:t>AA:7247: Wijziging in tekst betreffende SV</w:t>
              </w:r>
            </w:ins>
            <w:ins w:id="33" w:author="Groot, Karina de" w:date="2025-12-02T14:04:00Z" w16du:dateUtc="2025-12-02T13:04:00Z">
              <w:r w:rsidR="00672761">
                <w:t xml:space="preserve">n. De </w:t>
              </w:r>
            </w:ins>
            <w:ins w:id="34" w:author="Groot, Karina de" w:date="2025-12-02T14:48:00Z" w16du:dateUtc="2025-12-02T13:48:00Z">
              <w:r w:rsidR="00871402">
                <w:t>genoemde</w:t>
              </w:r>
            </w:ins>
            <w:ins w:id="35" w:author="Groot, Karina de" w:date="2025-12-02T14:05:00Z" w16du:dateUtc="2025-12-02T13:05:00Z">
              <w:r w:rsidR="00672761">
                <w:t xml:space="preserve"> tekstblokken zijn aangepast zodat de akte genderneutraal kan worden opgesteld.</w:t>
              </w:r>
            </w:ins>
          </w:p>
        </w:tc>
      </w:tr>
    </w:tbl>
    <w:p w14:paraId="7C56FCFF" w14:textId="77777777" w:rsidR="00451606" w:rsidRPr="00AA22DC" w:rsidRDefault="00451606"/>
    <w:p w14:paraId="2C2E6604" w14:textId="77777777" w:rsidR="00451606" w:rsidRPr="00AA22DC" w:rsidRDefault="00451606" w:rsidP="00BC3B41"/>
    <w:p w14:paraId="0B0C6C9E" w14:textId="77777777" w:rsidR="00451606" w:rsidRPr="00AA22DC" w:rsidRDefault="00451606">
      <w:pPr>
        <w:pStyle w:val="Koptekst"/>
        <w:tabs>
          <w:tab w:val="clear" w:pos="4536"/>
          <w:tab w:val="clear" w:pos="9072"/>
        </w:tabs>
      </w:pPr>
    </w:p>
    <w:p w14:paraId="76AF8F9C" w14:textId="77777777" w:rsidR="00451606" w:rsidRPr="00AA22DC" w:rsidRDefault="00451606">
      <w:pPr>
        <w:pStyle w:val="Koptekst"/>
        <w:tabs>
          <w:tab w:val="clear" w:pos="4536"/>
          <w:tab w:val="clear" w:pos="9072"/>
        </w:tabs>
        <w:sectPr w:rsidR="00451606" w:rsidRPr="00AA22DC" w:rsidSect="00742B7B">
          <w:headerReference w:type="default" r:id="rId13"/>
          <w:headerReference w:type="first" r:id="rId14"/>
          <w:footerReference w:type="first" r:id="rId15"/>
          <w:pgSz w:w="11906" w:h="16838" w:code="9"/>
          <w:pgMar w:top="2835" w:right="1531" w:bottom="2552" w:left="2268" w:header="567" w:footer="431" w:gutter="0"/>
          <w:pgNumType w:start="1"/>
          <w:cols w:space="708"/>
        </w:sectPr>
      </w:pPr>
    </w:p>
    <w:p w14:paraId="482545F0" w14:textId="77777777" w:rsidR="00451606" w:rsidRPr="00AA22DC" w:rsidRDefault="00451606">
      <w:pPr>
        <w:pStyle w:val="Koptekst"/>
        <w:tabs>
          <w:tab w:val="clear" w:pos="4536"/>
          <w:tab w:val="clear" w:pos="9072"/>
        </w:tabs>
        <w:rPr>
          <w:b/>
          <w:bCs w:val="0"/>
        </w:rPr>
      </w:pPr>
      <w:r w:rsidRPr="00AA22DC">
        <w:rPr>
          <w:b/>
          <w:bCs w:val="0"/>
        </w:rPr>
        <w:lastRenderedPageBreak/>
        <w:t>Inhoudsopgave</w:t>
      </w:r>
    </w:p>
    <w:bookmarkStart w:id="36" w:name="bmInhoudsopgave"/>
    <w:bookmarkEnd w:id="36"/>
    <w:p w14:paraId="23A8F683" w14:textId="7BFCFDE3" w:rsidR="00C8223C" w:rsidRDefault="005C6A74">
      <w:pPr>
        <w:pStyle w:val="Inhopg1"/>
        <w:rPr>
          <w:rFonts w:asciiTheme="minorHAnsi" w:eastAsiaTheme="minorEastAsia" w:hAnsiTheme="minorHAnsi" w:cstheme="minorBidi"/>
          <w:b w:val="0"/>
          <w:bCs w:val="0"/>
          <w:snapToGrid/>
          <w:kern w:val="0"/>
          <w:sz w:val="22"/>
          <w:szCs w:val="22"/>
          <w:lang w:eastAsia="nl-NL"/>
        </w:rPr>
      </w:pPr>
      <w:r>
        <w:rPr>
          <w:b w:val="0"/>
        </w:rPr>
        <w:fldChar w:fldCharType="begin"/>
      </w:r>
      <w:r>
        <w:rPr>
          <w:b w:val="0"/>
        </w:rPr>
        <w:instrText xml:space="preserve"> TOC \o "1-3" \h \z \t "Bijlagenblad;1;Bijlage;1" </w:instrText>
      </w:r>
      <w:r>
        <w:rPr>
          <w:b w:val="0"/>
        </w:rPr>
        <w:fldChar w:fldCharType="separate"/>
      </w:r>
      <w:hyperlink w:anchor="_Toc131510016" w:history="1">
        <w:r w:rsidR="00C8223C" w:rsidRPr="000A0C47">
          <w:rPr>
            <w:rStyle w:val="Hyperlink"/>
          </w:rPr>
          <w:t>1</w:t>
        </w:r>
        <w:r w:rsidR="00C8223C">
          <w:rPr>
            <w:rFonts w:asciiTheme="minorHAnsi" w:eastAsiaTheme="minorEastAsia" w:hAnsiTheme="minorHAnsi" w:cstheme="minorBidi"/>
            <w:b w:val="0"/>
            <w:bCs w:val="0"/>
            <w:snapToGrid/>
            <w:kern w:val="0"/>
            <w:sz w:val="22"/>
            <w:szCs w:val="22"/>
            <w:lang w:eastAsia="nl-NL"/>
          </w:rPr>
          <w:tab/>
        </w:r>
        <w:r w:rsidR="00C8223C" w:rsidRPr="000A0C47">
          <w:rPr>
            <w:rStyle w:val="Hyperlink"/>
          </w:rPr>
          <w:t>Inleiding</w:t>
        </w:r>
        <w:r w:rsidR="00C8223C">
          <w:rPr>
            <w:webHidden/>
          </w:rPr>
          <w:tab/>
        </w:r>
        <w:r w:rsidR="00C8223C">
          <w:rPr>
            <w:webHidden/>
          </w:rPr>
          <w:fldChar w:fldCharType="begin"/>
        </w:r>
        <w:r w:rsidR="00C8223C">
          <w:rPr>
            <w:webHidden/>
          </w:rPr>
          <w:instrText xml:space="preserve"> PAGEREF _Toc131510016 \h </w:instrText>
        </w:r>
        <w:r w:rsidR="00C8223C">
          <w:rPr>
            <w:webHidden/>
          </w:rPr>
        </w:r>
        <w:r w:rsidR="00C8223C">
          <w:rPr>
            <w:webHidden/>
          </w:rPr>
          <w:fldChar w:fldCharType="separate"/>
        </w:r>
        <w:r w:rsidR="00903321">
          <w:rPr>
            <w:webHidden/>
          </w:rPr>
          <w:t>3</w:t>
        </w:r>
        <w:r w:rsidR="00C8223C">
          <w:rPr>
            <w:webHidden/>
          </w:rPr>
          <w:fldChar w:fldCharType="end"/>
        </w:r>
      </w:hyperlink>
    </w:p>
    <w:p w14:paraId="2405C61A" w14:textId="5963E91C" w:rsidR="00C8223C" w:rsidRDefault="00C8223C">
      <w:pPr>
        <w:pStyle w:val="Inhopg2"/>
        <w:rPr>
          <w:rFonts w:asciiTheme="minorHAnsi" w:eastAsiaTheme="minorEastAsia" w:hAnsiTheme="minorHAnsi" w:cstheme="minorBidi"/>
          <w:snapToGrid/>
          <w:kern w:val="0"/>
          <w:sz w:val="22"/>
          <w:szCs w:val="22"/>
          <w:lang w:eastAsia="nl-NL"/>
        </w:rPr>
      </w:pPr>
      <w:hyperlink w:anchor="_Toc131510017" w:history="1">
        <w:r w:rsidRPr="000A0C47">
          <w:rPr>
            <w:rStyle w:val="Hyperlink"/>
          </w:rPr>
          <w:t>1.1</w:t>
        </w:r>
        <w:r>
          <w:rPr>
            <w:rFonts w:asciiTheme="minorHAnsi" w:eastAsiaTheme="minorEastAsia" w:hAnsiTheme="minorHAnsi" w:cstheme="minorBidi"/>
            <w:snapToGrid/>
            <w:kern w:val="0"/>
            <w:sz w:val="22"/>
            <w:szCs w:val="22"/>
            <w:lang w:eastAsia="nl-NL"/>
          </w:rPr>
          <w:tab/>
        </w:r>
        <w:r w:rsidRPr="000A0C47">
          <w:rPr>
            <w:rStyle w:val="Hyperlink"/>
          </w:rPr>
          <w:t>Doel</w:t>
        </w:r>
        <w:r>
          <w:rPr>
            <w:webHidden/>
          </w:rPr>
          <w:tab/>
        </w:r>
        <w:r>
          <w:rPr>
            <w:webHidden/>
          </w:rPr>
          <w:fldChar w:fldCharType="begin"/>
        </w:r>
        <w:r>
          <w:rPr>
            <w:webHidden/>
          </w:rPr>
          <w:instrText xml:space="preserve"> PAGEREF _Toc131510017 \h </w:instrText>
        </w:r>
        <w:r>
          <w:rPr>
            <w:webHidden/>
          </w:rPr>
        </w:r>
        <w:r>
          <w:rPr>
            <w:webHidden/>
          </w:rPr>
          <w:fldChar w:fldCharType="separate"/>
        </w:r>
        <w:r w:rsidR="00903321">
          <w:rPr>
            <w:webHidden/>
          </w:rPr>
          <w:t>3</w:t>
        </w:r>
        <w:r>
          <w:rPr>
            <w:webHidden/>
          </w:rPr>
          <w:fldChar w:fldCharType="end"/>
        </w:r>
      </w:hyperlink>
    </w:p>
    <w:p w14:paraId="0C8D9B01" w14:textId="44E48A93" w:rsidR="00C8223C" w:rsidRDefault="00C8223C">
      <w:pPr>
        <w:pStyle w:val="Inhopg2"/>
        <w:rPr>
          <w:rFonts w:asciiTheme="minorHAnsi" w:eastAsiaTheme="minorEastAsia" w:hAnsiTheme="minorHAnsi" w:cstheme="minorBidi"/>
          <w:snapToGrid/>
          <w:kern w:val="0"/>
          <w:sz w:val="22"/>
          <w:szCs w:val="22"/>
          <w:lang w:eastAsia="nl-NL"/>
        </w:rPr>
      </w:pPr>
      <w:hyperlink w:anchor="_Toc131510018" w:history="1">
        <w:r w:rsidRPr="000A0C47">
          <w:rPr>
            <w:rStyle w:val="Hyperlink"/>
          </w:rPr>
          <w:t>1.2</w:t>
        </w:r>
        <w:r>
          <w:rPr>
            <w:rFonts w:asciiTheme="minorHAnsi" w:eastAsiaTheme="minorEastAsia" w:hAnsiTheme="minorHAnsi" w:cstheme="minorBidi"/>
            <w:snapToGrid/>
            <w:kern w:val="0"/>
            <w:sz w:val="22"/>
            <w:szCs w:val="22"/>
            <w:lang w:eastAsia="nl-NL"/>
          </w:rPr>
          <w:tab/>
        </w:r>
        <w:r w:rsidRPr="000A0C47">
          <w:rPr>
            <w:rStyle w:val="Hyperlink"/>
          </w:rPr>
          <w:t>Algemeen</w:t>
        </w:r>
        <w:r>
          <w:rPr>
            <w:webHidden/>
          </w:rPr>
          <w:tab/>
        </w:r>
        <w:r>
          <w:rPr>
            <w:webHidden/>
          </w:rPr>
          <w:fldChar w:fldCharType="begin"/>
        </w:r>
        <w:r>
          <w:rPr>
            <w:webHidden/>
          </w:rPr>
          <w:instrText xml:space="preserve"> PAGEREF _Toc131510018 \h </w:instrText>
        </w:r>
        <w:r>
          <w:rPr>
            <w:webHidden/>
          </w:rPr>
        </w:r>
        <w:r>
          <w:rPr>
            <w:webHidden/>
          </w:rPr>
          <w:fldChar w:fldCharType="separate"/>
        </w:r>
        <w:r w:rsidR="00903321">
          <w:rPr>
            <w:webHidden/>
          </w:rPr>
          <w:t>3</w:t>
        </w:r>
        <w:r>
          <w:rPr>
            <w:webHidden/>
          </w:rPr>
          <w:fldChar w:fldCharType="end"/>
        </w:r>
      </w:hyperlink>
    </w:p>
    <w:p w14:paraId="2F803AC0" w14:textId="6E00F618" w:rsidR="00C8223C" w:rsidRDefault="00C8223C">
      <w:pPr>
        <w:pStyle w:val="Inhopg2"/>
        <w:rPr>
          <w:rFonts w:asciiTheme="minorHAnsi" w:eastAsiaTheme="minorEastAsia" w:hAnsiTheme="minorHAnsi" w:cstheme="minorBidi"/>
          <w:snapToGrid/>
          <w:kern w:val="0"/>
          <w:sz w:val="22"/>
          <w:szCs w:val="22"/>
          <w:lang w:eastAsia="nl-NL"/>
        </w:rPr>
      </w:pPr>
      <w:hyperlink w:anchor="_Toc131510019" w:history="1">
        <w:r w:rsidRPr="000A0C47">
          <w:rPr>
            <w:rStyle w:val="Hyperlink"/>
          </w:rPr>
          <w:t>1.3</w:t>
        </w:r>
        <w:r>
          <w:rPr>
            <w:rFonts w:asciiTheme="minorHAnsi" w:eastAsiaTheme="minorEastAsia" w:hAnsiTheme="minorHAnsi" w:cstheme="minorBidi"/>
            <w:snapToGrid/>
            <w:kern w:val="0"/>
            <w:sz w:val="22"/>
            <w:szCs w:val="22"/>
            <w:lang w:eastAsia="nl-NL"/>
          </w:rPr>
          <w:tab/>
        </w:r>
        <w:r w:rsidRPr="000A0C47">
          <w:rPr>
            <w:rStyle w:val="Hyperlink"/>
          </w:rPr>
          <w:t>Referenties</w:t>
        </w:r>
        <w:r>
          <w:rPr>
            <w:webHidden/>
          </w:rPr>
          <w:tab/>
        </w:r>
        <w:r>
          <w:rPr>
            <w:webHidden/>
          </w:rPr>
          <w:fldChar w:fldCharType="begin"/>
        </w:r>
        <w:r>
          <w:rPr>
            <w:webHidden/>
          </w:rPr>
          <w:instrText xml:space="preserve"> PAGEREF _Toc131510019 \h </w:instrText>
        </w:r>
        <w:r>
          <w:rPr>
            <w:webHidden/>
          </w:rPr>
        </w:r>
        <w:r>
          <w:rPr>
            <w:webHidden/>
          </w:rPr>
          <w:fldChar w:fldCharType="separate"/>
        </w:r>
        <w:r w:rsidR="00903321">
          <w:rPr>
            <w:webHidden/>
          </w:rPr>
          <w:t>4</w:t>
        </w:r>
        <w:r>
          <w:rPr>
            <w:webHidden/>
          </w:rPr>
          <w:fldChar w:fldCharType="end"/>
        </w:r>
      </w:hyperlink>
    </w:p>
    <w:p w14:paraId="655A92DE" w14:textId="041B3996" w:rsidR="00C8223C" w:rsidRDefault="00C8223C">
      <w:pPr>
        <w:pStyle w:val="Inhopg1"/>
        <w:rPr>
          <w:rFonts w:asciiTheme="minorHAnsi" w:eastAsiaTheme="minorEastAsia" w:hAnsiTheme="minorHAnsi" w:cstheme="minorBidi"/>
          <w:b w:val="0"/>
          <w:bCs w:val="0"/>
          <w:snapToGrid/>
          <w:kern w:val="0"/>
          <w:sz w:val="22"/>
          <w:szCs w:val="22"/>
          <w:lang w:eastAsia="nl-NL"/>
        </w:rPr>
      </w:pPr>
      <w:hyperlink w:anchor="_Toc131510020" w:history="1">
        <w:r w:rsidRPr="000A0C47">
          <w:rPr>
            <w:rStyle w:val="Hyperlink"/>
          </w:rPr>
          <w:t>2</w:t>
        </w:r>
        <w:r>
          <w:rPr>
            <w:rFonts w:asciiTheme="minorHAnsi" w:eastAsiaTheme="minorEastAsia" w:hAnsiTheme="minorHAnsi" w:cstheme="minorBidi"/>
            <w:b w:val="0"/>
            <w:bCs w:val="0"/>
            <w:snapToGrid/>
            <w:kern w:val="0"/>
            <w:sz w:val="22"/>
            <w:szCs w:val="22"/>
            <w:lang w:eastAsia="nl-NL"/>
          </w:rPr>
          <w:tab/>
        </w:r>
        <w:r w:rsidRPr="000A0C47">
          <w:rPr>
            <w:rStyle w:val="Hyperlink"/>
          </w:rPr>
          <w:t>Triodos Bank</w:t>
        </w:r>
        <w:r>
          <w:rPr>
            <w:webHidden/>
          </w:rPr>
          <w:tab/>
        </w:r>
        <w:r>
          <w:rPr>
            <w:webHidden/>
          </w:rPr>
          <w:fldChar w:fldCharType="begin"/>
        </w:r>
        <w:r>
          <w:rPr>
            <w:webHidden/>
          </w:rPr>
          <w:instrText xml:space="preserve"> PAGEREF _Toc131510020 \h </w:instrText>
        </w:r>
        <w:r>
          <w:rPr>
            <w:webHidden/>
          </w:rPr>
        </w:r>
        <w:r>
          <w:rPr>
            <w:webHidden/>
          </w:rPr>
          <w:fldChar w:fldCharType="separate"/>
        </w:r>
        <w:r w:rsidR="00903321">
          <w:rPr>
            <w:webHidden/>
          </w:rPr>
          <w:t>5</w:t>
        </w:r>
        <w:r>
          <w:rPr>
            <w:webHidden/>
          </w:rPr>
          <w:fldChar w:fldCharType="end"/>
        </w:r>
      </w:hyperlink>
    </w:p>
    <w:p w14:paraId="5EC1348D" w14:textId="0B131F23" w:rsidR="00C8223C" w:rsidRDefault="00C8223C">
      <w:pPr>
        <w:pStyle w:val="Inhopg2"/>
        <w:rPr>
          <w:rFonts w:asciiTheme="minorHAnsi" w:eastAsiaTheme="minorEastAsia" w:hAnsiTheme="minorHAnsi" w:cstheme="minorBidi"/>
          <w:snapToGrid/>
          <w:kern w:val="0"/>
          <w:sz w:val="22"/>
          <w:szCs w:val="22"/>
          <w:lang w:eastAsia="nl-NL"/>
        </w:rPr>
      </w:pPr>
      <w:hyperlink w:anchor="_Toc131510021" w:history="1">
        <w:r w:rsidRPr="000A0C47">
          <w:rPr>
            <w:rStyle w:val="Hyperlink"/>
          </w:rPr>
          <w:t>2.1</w:t>
        </w:r>
        <w:r>
          <w:rPr>
            <w:rFonts w:asciiTheme="minorHAnsi" w:eastAsiaTheme="minorEastAsia" w:hAnsiTheme="minorHAnsi" w:cstheme="minorBidi"/>
            <w:snapToGrid/>
            <w:kern w:val="0"/>
            <w:sz w:val="22"/>
            <w:szCs w:val="22"/>
            <w:lang w:eastAsia="nl-NL"/>
          </w:rPr>
          <w:tab/>
        </w:r>
        <w:r w:rsidRPr="000A0C47">
          <w:rPr>
            <w:rStyle w:val="Hyperlink"/>
          </w:rPr>
          <w:t>Equivalentieverklaring</w:t>
        </w:r>
        <w:r>
          <w:rPr>
            <w:webHidden/>
          </w:rPr>
          <w:tab/>
        </w:r>
        <w:r>
          <w:rPr>
            <w:webHidden/>
          </w:rPr>
          <w:fldChar w:fldCharType="begin"/>
        </w:r>
        <w:r>
          <w:rPr>
            <w:webHidden/>
          </w:rPr>
          <w:instrText xml:space="preserve"> PAGEREF _Toc131510021 \h </w:instrText>
        </w:r>
        <w:r>
          <w:rPr>
            <w:webHidden/>
          </w:rPr>
        </w:r>
        <w:r>
          <w:rPr>
            <w:webHidden/>
          </w:rPr>
          <w:fldChar w:fldCharType="separate"/>
        </w:r>
        <w:r w:rsidR="00903321">
          <w:rPr>
            <w:webHidden/>
          </w:rPr>
          <w:t>5</w:t>
        </w:r>
        <w:r>
          <w:rPr>
            <w:webHidden/>
          </w:rPr>
          <w:fldChar w:fldCharType="end"/>
        </w:r>
      </w:hyperlink>
    </w:p>
    <w:p w14:paraId="3509E043" w14:textId="0C823DEE" w:rsidR="00C8223C" w:rsidRDefault="00C8223C">
      <w:pPr>
        <w:pStyle w:val="Inhopg2"/>
        <w:rPr>
          <w:rFonts w:asciiTheme="minorHAnsi" w:eastAsiaTheme="minorEastAsia" w:hAnsiTheme="minorHAnsi" w:cstheme="minorBidi"/>
          <w:snapToGrid/>
          <w:kern w:val="0"/>
          <w:sz w:val="22"/>
          <w:szCs w:val="22"/>
          <w:lang w:eastAsia="nl-NL"/>
        </w:rPr>
      </w:pPr>
      <w:hyperlink w:anchor="_Toc131510022" w:history="1">
        <w:r w:rsidRPr="000A0C47">
          <w:rPr>
            <w:rStyle w:val="Hyperlink"/>
          </w:rPr>
          <w:t>2.2</w:t>
        </w:r>
        <w:r>
          <w:rPr>
            <w:rFonts w:asciiTheme="minorHAnsi" w:eastAsiaTheme="minorEastAsia" w:hAnsiTheme="minorHAnsi" w:cstheme="minorBidi"/>
            <w:snapToGrid/>
            <w:kern w:val="0"/>
            <w:sz w:val="22"/>
            <w:szCs w:val="22"/>
            <w:lang w:eastAsia="nl-NL"/>
          </w:rPr>
          <w:tab/>
        </w:r>
        <w:r w:rsidRPr="000A0C47">
          <w:rPr>
            <w:rStyle w:val="Hyperlink"/>
          </w:rPr>
          <w:t>Titel</w:t>
        </w:r>
        <w:r>
          <w:rPr>
            <w:webHidden/>
          </w:rPr>
          <w:tab/>
        </w:r>
        <w:r>
          <w:rPr>
            <w:webHidden/>
          </w:rPr>
          <w:fldChar w:fldCharType="begin"/>
        </w:r>
        <w:r>
          <w:rPr>
            <w:webHidden/>
          </w:rPr>
          <w:instrText xml:space="preserve"> PAGEREF _Toc131510022 \h </w:instrText>
        </w:r>
        <w:r>
          <w:rPr>
            <w:webHidden/>
          </w:rPr>
        </w:r>
        <w:r>
          <w:rPr>
            <w:webHidden/>
          </w:rPr>
          <w:fldChar w:fldCharType="separate"/>
        </w:r>
        <w:r w:rsidR="00903321">
          <w:rPr>
            <w:webHidden/>
          </w:rPr>
          <w:t>6</w:t>
        </w:r>
        <w:r>
          <w:rPr>
            <w:webHidden/>
          </w:rPr>
          <w:fldChar w:fldCharType="end"/>
        </w:r>
      </w:hyperlink>
    </w:p>
    <w:p w14:paraId="56ED386A" w14:textId="2922D119" w:rsidR="00C8223C" w:rsidRDefault="00C8223C">
      <w:pPr>
        <w:pStyle w:val="Inhopg2"/>
        <w:rPr>
          <w:rFonts w:asciiTheme="minorHAnsi" w:eastAsiaTheme="minorEastAsia" w:hAnsiTheme="minorHAnsi" w:cstheme="minorBidi"/>
          <w:snapToGrid/>
          <w:kern w:val="0"/>
          <w:sz w:val="22"/>
          <w:szCs w:val="22"/>
          <w:lang w:eastAsia="nl-NL"/>
        </w:rPr>
      </w:pPr>
      <w:hyperlink w:anchor="_Toc131510023" w:history="1">
        <w:r w:rsidRPr="000A0C47">
          <w:rPr>
            <w:rStyle w:val="Hyperlink"/>
          </w:rPr>
          <w:t>2.3</w:t>
        </w:r>
        <w:r>
          <w:rPr>
            <w:rFonts w:asciiTheme="minorHAnsi" w:eastAsiaTheme="minorEastAsia" w:hAnsiTheme="minorHAnsi" w:cstheme="minorBidi"/>
            <w:snapToGrid/>
            <w:kern w:val="0"/>
            <w:sz w:val="22"/>
            <w:szCs w:val="22"/>
            <w:lang w:eastAsia="nl-NL"/>
          </w:rPr>
          <w:tab/>
        </w:r>
        <w:r w:rsidRPr="000A0C47">
          <w:rPr>
            <w:rStyle w:val="Hyperlink"/>
          </w:rPr>
          <w:t>Aanhef</w:t>
        </w:r>
        <w:r>
          <w:rPr>
            <w:webHidden/>
          </w:rPr>
          <w:tab/>
        </w:r>
        <w:r>
          <w:rPr>
            <w:webHidden/>
          </w:rPr>
          <w:fldChar w:fldCharType="begin"/>
        </w:r>
        <w:r>
          <w:rPr>
            <w:webHidden/>
          </w:rPr>
          <w:instrText xml:space="preserve"> PAGEREF _Toc131510023 \h </w:instrText>
        </w:r>
        <w:r>
          <w:rPr>
            <w:webHidden/>
          </w:rPr>
        </w:r>
        <w:r>
          <w:rPr>
            <w:webHidden/>
          </w:rPr>
          <w:fldChar w:fldCharType="separate"/>
        </w:r>
        <w:r w:rsidR="00903321">
          <w:rPr>
            <w:webHidden/>
          </w:rPr>
          <w:t>6</w:t>
        </w:r>
        <w:r>
          <w:rPr>
            <w:webHidden/>
          </w:rPr>
          <w:fldChar w:fldCharType="end"/>
        </w:r>
      </w:hyperlink>
    </w:p>
    <w:p w14:paraId="659A1EAF" w14:textId="5442993C" w:rsidR="00C8223C" w:rsidRDefault="00C8223C">
      <w:pPr>
        <w:pStyle w:val="Inhopg2"/>
        <w:rPr>
          <w:rFonts w:asciiTheme="minorHAnsi" w:eastAsiaTheme="minorEastAsia" w:hAnsiTheme="minorHAnsi" w:cstheme="minorBidi"/>
          <w:snapToGrid/>
          <w:kern w:val="0"/>
          <w:sz w:val="22"/>
          <w:szCs w:val="22"/>
          <w:lang w:eastAsia="nl-NL"/>
        </w:rPr>
      </w:pPr>
      <w:hyperlink w:anchor="_Toc131510024" w:history="1">
        <w:r w:rsidRPr="000A0C47">
          <w:rPr>
            <w:rStyle w:val="Hyperlink"/>
          </w:rPr>
          <w:t>2.4</w:t>
        </w:r>
        <w:r>
          <w:rPr>
            <w:rFonts w:asciiTheme="minorHAnsi" w:eastAsiaTheme="minorEastAsia" w:hAnsiTheme="minorHAnsi" w:cstheme="minorBidi"/>
            <w:snapToGrid/>
            <w:kern w:val="0"/>
            <w:sz w:val="22"/>
            <w:szCs w:val="22"/>
            <w:lang w:eastAsia="nl-NL"/>
          </w:rPr>
          <w:tab/>
        </w:r>
        <w:r w:rsidRPr="000A0C47">
          <w:rPr>
            <w:rStyle w:val="Hyperlink"/>
          </w:rPr>
          <w:t>Partijen</w:t>
        </w:r>
        <w:r>
          <w:rPr>
            <w:webHidden/>
          </w:rPr>
          <w:tab/>
        </w:r>
        <w:r>
          <w:rPr>
            <w:webHidden/>
          </w:rPr>
          <w:fldChar w:fldCharType="begin"/>
        </w:r>
        <w:r>
          <w:rPr>
            <w:webHidden/>
          </w:rPr>
          <w:instrText xml:space="preserve"> PAGEREF _Toc131510024 \h </w:instrText>
        </w:r>
        <w:r>
          <w:rPr>
            <w:webHidden/>
          </w:rPr>
        </w:r>
        <w:r>
          <w:rPr>
            <w:webHidden/>
          </w:rPr>
          <w:fldChar w:fldCharType="separate"/>
        </w:r>
        <w:r w:rsidR="00903321">
          <w:rPr>
            <w:webHidden/>
          </w:rPr>
          <w:t>7</w:t>
        </w:r>
        <w:r>
          <w:rPr>
            <w:webHidden/>
          </w:rPr>
          <w:fldChar w:fldCharType="end"/>
        </w:r>
      </w:hyperlink>
    </w:p>
    <w:p w14:paraId="64981A28" w14:textId="2DC41248" w:rsidR="00C8223C" w:rsidRDefault="00C8223C">
      <w:pPr>
        <w:pStyle w:val="Inhopg3"/>
        <w:rPr>
          <w:rFonts w:asciiTheme="minorHAnsi" w:eastAsiaTheme="minorEastAsia" w:hAnsiTheme="minorHAnsi" w:cstheme="minorBidi"/>
          <w:snapToGrid/>
          <w:kern w:val="0"/>
          <w:sz w:val="22"/>
          <w:szCs w:val="22"/>
          <w:lang w:eastAsia="nl-NL"/>
        </w:rPr>
      </w:pPr>
      <w:hyperlink w:anchor="_Toc131510025" w:history="1">
        <w:r w:rsidRPr="000A0C47">
          <w:rPr>
            <w:rStyle w:val="Hyperlink"/>
          </w:rPr>
          <w:t>2.4.1</w:t>
        </w:r>
        <w:r>
          <w:rPr>
            <w:rFonts w:asciiTheme="minorHAnsi" w:eastAsiaTheme="minorEastAsia" w:hAnsiTheme="minorHAnsi" w:cstheme="minorBidi"/>
            <w:snapToGrid/>
            <w:kern w:val="0"/>
            <w:sz w:val="22"/>
            <w:szCs w:val="22"/>
            <w:lang w:eastAsia="nl-NL"/>
          </w:rPr>
          <w:tab/>
        </w:r>
        <w:r w:rsidRPr="000A0C47">
          <w:rPr>
            <w:rStyle w:val="Hyperlink"/>
          </w:rPr>
          <w:t>Geldgever</w:t>
        </w:r>
        <w:r>
          <w:rPr>
            <w:webHidden/>
          </w:rPr>
          <w:tab/>
        </w:r>
        <w:r>
          <w:rPr>
            <w:webHidden/>
          </w:rPr>
          <w:fldChar w:fldCharType="begin"/>
        </w:r>
        <w:r>
          <w:rPr>
            <w:webHidden/>
          </w:rPr>
          <w:instrText xml:space="preserve"> PAGEREF _Toc131510025 \h </w:instrText>
        </w:r>
        <w:r>
          <w:rPr>
            <w:webHidden/>
          </w:rPr>
        </w:r>
        <w:r>
          <w:rPr>
            <w:webHidden/>
          </w:rPr>
          <w:fldChar w:fldCharType="separate"/>
        </w:r>
        <w:r w:rsidR="00903321">
          <w:rPr>
            <w:webHidden/>
          </w:rPr>
          <w:t>7</w:t>
        </w:r>
        <w:r>
          <w:rPr>
            <w:webHidden/>
          </w:rPr>
          <w:fldChar w:fldCharType="end"/>
        </w:r>
      </w:hyperlink>
    </w:p>
    <w:p w14:paraId="3A3050AA" w14:textId="0EF31275" w:rsidR="00C8223C" w:rsidRDefault="00C8223C">
      <w:pPr>
        <w:pStyle w:val="Inhopg3"/>
        <w:rPr>
          <w:rFonts w:asciiTheme="minorHAnsi" w:eastAsiaTheme="minorEastAsia" w:hAnsiTheme="minorHAnsi" w:cstheme="minorBidi"/>
          <w:snapToGrid/>
          <w:kern w:val="0"/>
          <w:sz w:val="22"/>
          <w:szCs w:val="22"/>
          <w:lang w:eastAsia="nl-NL"/>
        </w:rPr>
      </w:pPr>
      <w:hyperlink w:anchor="_Toc131510026" w:history="1">
        <w:r w:rsidRPr="000A0C47">
          <w:rPr>
            <w:rStyle w:val="Hyperlink"/>
          </w:rPr>
          <w:t>2.4.2</w:t>
        </w:r>
        <w:r>
          <w:rPr>
            <w:rFonts w:asciiTheme="minorHAnsi" w:eastAsiaTheme="minorEastAsia" w:hAnsiTheme="minorHAnsi" w:cstheme="minorBidi"/>
            <w:snapToGrid/>
            <w:kern w:val="0"/>
            <w:sz w:val="22"/>
            <w:szCs w:val="22"/>
            <w:lang w:eastAsia="nl-NL"/>
          </w:rPr>
          <w:tab/>
        </w:r>
        <w:r w:rsidRPr="000A0C47">
          <w:rPr>
            <w:rStyle w:val="Hyperlink"/>
          </w:rPr>
          <w:t>Hypotheekgever/Schuldenaar</w:t>
        </w:r>
        <w:r>
          <w:rPr>
            <w:webHidden/>
          </w:rPr>
          <w:tab/>
        </w:r>
        <w:r>
          <w:rPr>
            <w:webHidden/>
          </w:rPr>
          <w:fldChar w:fldCharType="begin"/>
        </w:r>
        <w:r>
          <w:rPr>
            <w:webHidden/>
          </w:rPr>
          <w:instrText xml:space="preserve"> PAGEREF _Toc131510026 \h </w:instrText>
        </w:r>
        <w:r>
          <w:rPr>
            <w:webHidden/>
          </w:rPr>
        </w:r>
        <w:r>
          <w:rPr>
            <w:webHidden/>
          </w:rPr>
          <w:fldChar w:fldCharType="separate"/>
        </w:r>
        <w:r w:rsidR="00903321">
          <w:rPr>
            <w:webHidden/>
          </w:rPr>
          <w:t>9</w:t>
        </w:r>
        <w:r>
          <w:rPr>
            <w:webHidden/>
          </w:rPr>
          <w:fldChar w:fldCharType="end"/>
        </w:r>
      </w:hyperlink>
    </w:p>
    <w:p w14:paraId="6A936551" w14:textId="0FF94C88" w:rsidR="00C8223C" w:rsidRDefault="00C8223C">
      <w:pPr>
        <w:pStyle w:val="Inhopg2"/>
        <w:rPr>
          <w:rFonts w:asciiTheme="minorHAnsi" w:eastAsiaTheme="minorEastAsia" w:hAnsiTheme="minorHAnsi" w:cstheme="minorBidi"/>
          <w:snapToGrid/>
          <w:kern w:val="0"/>
          <w:sz w:val="22"/>
          <w:szCs w:val="22"/>
          <w:lang w:eastAsia="nl-NL"/>
        </w:rPr>
      </w:pPr>
      <w:hyperlink w:anchor="_Toc131510027" w:history="1">
        <w:r w:rsidRPr="000A0C47">
          <w:rPr>
            <w:rStyle w:val="Hyperlink"/>
          </w:rPr>
          <w:t>2.5</w:t>
        </w:r>
        <w:r>
          <w:rPr>
            <w:rFonts w:asciiTheme="minorHAnsi" w:eastAsiaTheme="minorEastAsia" w:hAnsiTheme="minorHAnsi" w:cstheme="minorBidi"/>
            <w:snapToGrid/>
            <w:kern w:val="0"/>
            <w:sz w:val="22"/>
            <w:szCs w:val="22"/>
            <w:lang w:eastAsia="nl-NL"/>
          </w:rPr>
          <w:tab/>
        </w:r>
        <w:r w:rsidRPr="000A0C47">
          <w:rPr>
            <w:rStyle w:val="Hyperlink"/>
          </w:rPr>
          <w:t>Geldlening</w:t>
        </w:r>
        <w:r>
          <w:rPr>
            <w:webHidden/>
          </w:rPr>
          <w:tab/>
        </w:r>
        <w:r>
          <w:rPr>
            <w:webHidden/>
          </w:rPr>
          <w:fldChar w:fldCharType="begin"/>
        </w:r>
        <w:r>
          <w:rPr>
            <w:webHidden/>
          </w:rPr>
          <w:instrText xml:space="preserve"> PAGEREF _Toc131510027 \h </w:instrText>
        </w:r>
        <w:r>
          <w:rPr>
            <w:webHidden/>
          </w:rPr>
        </w:r>
        <w:r>
          <w:rPr>
            <w:webHidden/>
          </w:rPr>
          <w:fldChar w:fldCharType="separate"/>
        </w:r>
        <w:r w:rsidR="00903321">
          <w:rPr>
            <w:webHidden/>
          </w:rPr>
          <w:t>11</w:t>
        </w:r>
        <w:r>
          <w:rPr>
            <w:webHidden/>
          </w:rPr>
          <w:fldChar w:fldCharType="end"/>
        </w:r>
      </w:hyperlink>
    </w:p>
    <w:p w14:paraId="33A2D348" w14:textId="2DFA7DA2" w:rsidR="00C8223C" w:rsidRDefault="00C8223C">
      <w:pPr>
        <w:pStyle w:val="Inhopg2"/>
        <w:rPr>
          <w:rFonts w:asciiTheme="minorHAnsi" w:eastAsiaTheme="minorEastAsia" w:hAnsiTheme="minorHAnsi" w:cstheme="minorBidi"/>
          <w:snapToGrid/>
          <w:kern w:val="0"/>
          <w:sz w:val="22"/>
          <w:szCs w:val="22"/>
          <w:lang w:eastAsia="nl-NL"/>
        </w:rPr>
      </w:pPr>
      <w:hyperlink w:anchor="_Toc131510028" w:history="1">
        <w:r w:rsidRPr="000A0C47">
          <w:rPr>
            <w:rStyle w:val="Hyperlink"/>
          </w:rPr>
          <w:t>2.6</w:t>
        </w:r>
        <w:r>
          <w:rPr>
            <w:rFonts w:asciiTheme="minorHAnsi" w:eastAsiaTheme="minorEastAsia" w:hAnsiTheme="minorHAnsi" w:cstheme="minorBidi"/>
            <w:snapToGrid/>
            <w:kern w:val="0"/>
            <w:sz w:val="22"/>
            <w:szCs w:val="22"/>
            <w:lang w:eastAsia="nl-NL"/>
          </w:rPr>
          <w:tab/>
        </w:r>
        <w:r w:rsidRPr="000A0C47">
          <w:rPr>
            <w:rStyle w:val="Hyperlink"/>
          </w:rPr>
          <w:t>SVn Starterslening</w:t>
        </w:r>
        <w:r>
          <w:rPr>
            <w:webHidden/>
          </w:rPr>
          <w:tab/>
        </w:r>
        <w:r>
          <w:rPr>
            <w:webHidden/>
          </w:rPr>
          <w:fldChar w:fldCharType="begin"/>
        </w:r>
        <w:r>
          <w:rPr>
            <w:webHidden/>
          </w:rPr>
          <w:instrText xml:space="preserve"> PAGEREF _Toc131510028 \h </w:instrText>
        </w:r>
        <w:r>
          <w:rPr>
            <w:webHidden/>
          </w:rPr>
        </w:r>
        <w:r>
          <w:rPr>
            <w:webHidden/>
          </w:rPr>
          <w:fldChar w:fldCharType="separate"/>
        </w:r>
        <w:r w:rsidR="00903321">
          <w:rPr>
            <w:webHidden/>
          </w:rPr>
          <w:t>14</w:t>
        </w:r>
        <w:r>
          <w:rPr>
            <w:webHidden/>
          </w:rPr>
          <w:fldChar w:fldCharType="end"/>
        </w:r>
      </w:hyperlink>
    </w:p>
    <w:p w14:paraId="0890387E" w14:textId="4336F58B" w:rsidR="00C8223C" w:rsidRDefault="00C8223C">
      <w:pPr>
        <w:pStyle w:val="Inhopg2"/>
        <w:rPr>
          <w:rFonts w:asciiTheme="minorHAnsi" w:eastAsiaTheme="minorEastAsia" w:hAnsiTheme="minorHAnsi" w:cstheme="minorBidi"/>
          <w:snapToGrid/>
          <w:kern w:val="0"/>
          <w:sz w:val="22"/>
          <w:szCs w:val="22"/>
          <w:lang w:eastAsia="nl-NL"/>
        </w:rPr>
      </w:pPr>
      <w:hyperlink w:anchor="_Toc131510029" w:history="1">
        <w:r w:rsidRPr="000A0C47">
          <w:rPr>
            <w:rStyle w:val="Hyperlink"/>
          </w:rPr>
          <w:t>2.7</w:t>
        </w:r>
        <w:r>
          <w:rPr>
            <w:rFonts w:asciiTheme="minorHAnsi" w:eastAsiaTheme="minorEastAsia" w:hAnsiTheme="minorHAnsi" w:cstheme="minorBidi"/>
            <w:snapToGrid/>
            <w:kern w:val="0"/>
            <w:sz w:val="22"/>
            <w:szCs w:val="22"/>
            <w:lang w:eastAsia="nl-NL"/>
          </w:rPr>
          <w:tab/>
        </w:r>
        <w:r w:rsidRPr="000A0C47">
          <w:rPr>
            <w:rStyle w:val="Hyperlink"/>
          </w:rPr>
          <w:t>Hypotheekrecht</w:t>
        </w:r>
        <w:r>
          <w:rPr>
            <w:webHidden/>
          </w:rPr>
          <w:tab/>
        </w:r>
        <w:r>
          <w:rPr>
            <w:webHidden/>
          </w:rPr>
          <w:fldChar w:fldCharType="begin"/>
        </w:r>
        <w:r>
          <w:rPr>
            <w:webHidden/>
          </w:rPr>
          <w:instrText xml:space="preserve"> PAGEREF _Toc131510029 \h </w:instrText>
        </w:r>
        <w:r>
          <w:rPr>
            <w:webHidden/>
          </w:rPr>
        </w:r>
        <w:r>
          <w:rPr>
            <w:webHidden/>
          </w:rPr>
          <w:fldChar w:fldCharType="separate"/>
        </w:r>
        <w:r w:rsidR="00903321">
          <w:rPr>
            <w:webHidden/>
          </w:rPr>
          <w:t>15</w:t>
        </w:r>
        <w:r>
          <w:rPr>
            <w:webHidden/>
          </w:rPr>
          <w:fldChar w:fldCharType="end"/>
        </w:r>
      </w:hyperlink>
    </w:p>
    <w:p w14:paraId="1FD3EA41" w14:textId="10DA280F" w:rsidR="00C8223C" w:rsidRDefault="00C8223C">
      <w:pPr>
        <w:pStyle w:val="Inhopg2"/>
        <w:rPr>
          <w:rFonts w:asciiTheme="minorHAnsi" w:eastAsiaTheme="minorEastAsia" w:hAnsiTheme="minorHAnsi" w:cstheme="minorBidi"/>
          <w:snapToGrid/>
          <w:kern w:val="0"/>
          <w:sz w:val="22"/>
          <w:szCs w:val="22"/>
          <w:lang w:eastAsia="nl-NL"/>
        </w:rPr>
      </w:pPr>
      <w:hyperlink w:anchor="_Toc131510030" w:history="1">
        <w:r w:rsidRPr="000A0C47">
          <w:rPr>
            <w:rStyle w:val="Hyperlink"/>
          </w:rPr>
          <w:t>2.8</w:t>
        </w:r>
        <w:r>
          <w:rPr>
            <w:rFonts w:asciiTheme="minorHAnsi" w:eastAsiaTheme="minorEastAsia" w:hAnsiTheme="minorHAnsi" w:cstheme="minorBidi"/>
            <w:snapToGrid/>
            <w:kern w:val="0"/>
            <w:sz w:val="22"/>
            <w:szCs w:val="22"/>
            <w:lang w:eastAsia="nl-NL"/>
          </w:rPr>
          <w:tab/>
        </w:r>
        <w:r w:rsidRPr="000A0C47">
          <w:rPr>
            <w:rStyle w:val="Hyperlink"/>
          </w:rPr>
          <w:t>Registergoed</w:t>
        </w:r>
        <w:r>
          <w:rPr>
            <w:webHidden/>
          </w:rPr>
          <w:tab/>
        </w:r>
        <w:r>
          <w:rPr>
            <w:webHidden/>
          </w:rPr>
          <w:fldChar w:fldCharType="begin"/>
        </w:r>
        <w:r>
          <w:rPr>
            <w:webHidden/>
          </w:rPr>
          <w:instrText xml:space="preserve"> PAGEREF _Toc131510030 \h </w:instrText>
        </w:r>
        <w:r>
          <w:rPr>
            <w:webHidden/>
          </w:rPr>
        </w:r>
        <w:r>
          <w:rPr>
            <w:webHidden/>
          </w:rPr>
          <w:fldChar w:fldCharType="separate"/>
        </w:r>
        <w:r w:rsidR="00903321">
          <w:rPr>
            <w:webHidden/>
          </w:rPr>
          <w:t>16</w:t>
        </w:r>
        <w:r>
          <w:rPr>
            <w:webHidden/>
          </w:rPr>
          <w:fldChar w:fldCharType="end"/>
        </w:r>
      </w:hyperlink>
    </w:p>
    <w:p w14:paraId="1FCE8719" w14:textId="0B6A53AA" w:rsidR="00C8223C" w:rsidRDefault="00C8223C">
      <w:pPr>
        <w:pStyle w:val="Inhopg2"/>
        <w:rPr>
          <w:rFonts w:asciiTheme="minorHAnsi" w:eastAsiaTheme="minorEastAsia" w:hAnsiTheme="minorHAnsi" w:cstheme="minorBidi"/>
          <w:snapToGrid/>
          <w:kern w:val="0"/>
          <w:sz w:val="22"/>
          <w:szCs w:val="22"/>
          <w:lang w:eastAsia="nl-NL"/>
        </w:rPr>
      </w:pPr>
      <w:hyperlink w:anchor="_Toc131510031" w:history="1">
        <w:r w:rsidRPr="000A0C47">
          <w:rPr>
            <w:rStyle w:val="Hyperlink"/>
          </w:rPr>
          <w:t>2.9</w:t>
        </w:r>
        <w:r>
          <w:rPr>
            <w:rFonts w:asciiTheme="minorHAnsi" w:eastAsiaTheme="minorEastAsia" w:hAnsiTheme="minorHAnsi" w:cstheme="minorBidi"/>
            <w:snapToGrid/>
            <w:kern w:val="0"/>
            <w:sz w:val="22"/>
            <w:szCs w:val="22"/>
            <w:lang w:eastAsia="nl-NL"/>
          </w:rPr>
          <w:tab/>
        </w:r>
        <w:r w:rsidRPr="000A0C47">
          <w:rPr>
            <w:rStyle w:val="Hyperlink"/>
          </w:rPr>
          <w:t>Overbruggingshypotheek</w:t>
        </w:r>
        <w:r>
          <w:rPr>
            <w:webHidden/>
          </w:rPr>
          <w:tab/>
        </w:r>
        <w:r>
          <w:rPr>
            <w:webHidden/>
          </w:rPr>
          <w:fldChar w:fldCharType="begin"/>
        </w:r>
        <w:r>
          <w:rPr>
            <w:webHidden/>
          </w:rPr>
          <w:instrText xml:space="preserve"> PAGEREF _Toc131510031 \h </w:instrText>
        </w:r>
        <w:r>
          <w:rPr>
            <w:webHidden/>
          </w:rPr>
        </w:r>
        <w:r>
          <w:rPr>
            <w:webHidden/>
          </w:rPr>
          <w:fldChar w:fldCharType="separate"/>
        </w:r>
        <w:r w:rsidR="00903321">
          <w:rPr>
            <w:webHidden/>
          </w:rPr>
          <w:t>18</w:t>
        </w:r>
        <w:r>
          <w:rPr>
            <w:webHidden/>
          </w:rPr>
          <w:fldChar w:fldCharType="end"/>
        </w:r>
      </w:hyperlink>
    </w:p>
    <w:p w14:paraId="5121887F" w14:textId="0D8DF424" w:rsidR="00C8223C" w:rsidRDefault="00C8223C">
      <w:pPr>
        <w:pStyle w:val="Inhopg2"/>
        <w:rPr>
          <w:rFonts w:asciiTheme="minorHAnsi" w:eastAsiaTheme="minorEastAsia" w:hAnsiTheme="minorHAnsi" w:cstheme="minorBidi"/>
          <w:snapToGrid/>
          <w:kern w:val="0"/>
          <w:sz w:val="22"/>
          <w:szCs w:val="22"/>
          <w:lang w:eastAsia="nl-NL"/>
        </w:rPr>
      </w:pPr>
      <w:hyperlink w:anchor="_Toc131510032" w:history="1">
        <w:r w:rsidRPr="000A0C47">
          <w:rPr>
            <w:rStyle w:val="Hyperlink"/>
          </w:rPr>
          <w:t>2.10</w:t>
        </w:r>
        <w:r>
          <w:rPr>
            <w:rFonts w:asciiTheme="minorHAnsi" w:eastAsiaTheme="minorEastAsia" w:hAnsiTheme="minorHAnsi" w:cstheme="minorBidi"/>
            <w:snapToGrid/>
            <w:kern w:val="0"/>
            <w:sz w:val="22"/>
            <w:szCs w:val="22"/>
            <w:lang w:eastAsia="nl-NL"/>
          </w:rPr>
          <w:tab/>
        </w:r>
        <w:r w:rsidRPr="000A0C47">
          <w:rPr>
            <w:rStyle w:val="Hyperlink"/>
          </w:rPr>
          <w:t>Woonplaatskeuze</w:t>
        </w:r>
        <w:r>
          <w:rPr>
            <w:webHidden/>
          </w:rPr>
          <w:tab/>
        </w:r>
        <w:r>
          <w:rPr>
            <w:webHidden/>
          </w:rPr>
          <w:fldChar w:fldCharType="begin"/>
        </w:r>
        <w:r>
          <w:rPr>
            <w:webHidden/>
          </w:rPr>
          <w:instrText xml:space="preserve"> PAGEREF _Toc131510032 \h </w:instrText>
        </w:r>
        <w:r>
          <w:rPr>
            <w:webHidden/>
          </w:rPr>
        </w:r>
        <w:r>
          <w:rPr>
            <w:webHidden/>
          </w:rPr>
          <w:fldChar w:fldCharType="separate"/>
        </w:r>
        <w:r w:rsidR="00903321">
          <w:rPr>
            <w:webHidden/>
          </w:rPr>
          <w:t>19</w:t>
        </w:r>
        <w:r>
          <w:rPr>
            <w:webHidden/>
          </w:rPr>
          <w:fldChar w:fldCharType="end"/>
        </w:r>
      </w:hyperlink>
    </w:p>
    <w:p w14:paraId="0E7E55BE" w14:textId="40224F1A" w:rsidR="00C8223C" w:rsidRDefault="00C8223C">
      <w:pPr>
        <w:pStyle w:val="Inhopg2"/>
        <w:rPr>
          <w:rFonts w:asciiTheme="minorHAnsi" w:eastAsiaTheme="minorEastAsia" w:hAnsiTheme="minorHAnsi" w:cstheme="minorBidi"/>
          <w:snapToGrid/>
          <w:kern w:val="0"/>
          <w:sz w:val="22"/>
          <w:szCs w:val="22"/>
          <w:lang w:eastAsia="nl-NL"/>
        </w:rPr>
      </w:pPr>
      <w:hyperlink w:anchor="_Toc131510033" w:history="1">
        <w:r w:rsidRPr="000A0C47">
          <w:rPr>
            <w:rStyle w:val="Hyperlink"/>
          </w:rPr>
          <w:t>2.11</w:t>
        </w:r>
        <w:r>
          <w:rPr>
            <w:rFonts w:asciiTheme="minorHAnsi" w:eastAsiaTheme="minorEastAsia" w:hAnsiTheme="minorHAnsi" w:cstheme="minorBidi"/>
            <w:snapToGrid/>
            <w:kern w:val="0"/>
            <w:sz w:val="22"/>
            <w:szCs w:val="22"/>
            <w:lang w:eastAsia="nl-NL"/>
          </w:rPr>
          <w:tab/>
        </w:r>
        <w:r w:rsidRPr="000A0C47">
          <w:rPr>
            <w:rStyle w:val="Hyperlink"/>
          </w:rPr>
          <w:t>Einde Kadasterdeel</w:t>
        </w:r>
        <w:r>
          <w:rPr>
            <w:webHidden/>
          </w:rPr>
          <w:tab/>
        </w:r>
        <w:r>
          <w:rPr>
            <w:webHidden/>
          </w:rPr>
          <w:fldChar w:fldCharType="begin"/>
        </w:r>
        <w:r>
          <w:rPr>
            <w:webHidden/>
          </w:rPr>
          <w:instrText xml:space="preserve"> PAGEREF _Toc131510033 \h </w:instrText>
        </w:r>
        <w:r>
          <w:rPr>
            <w:webHidden/>
          </w:rPr>
        </w:r>
        <w:r>
          <w:rPr>
            <w:webHidden/>
          </w:rPr>
          <w:fldChar w:fldCharType="separate"/>
        </w:r>
        <w:r w:rsidR="00903321">
          <w:rPr>
            <w:webHidden/>
          </w:rPr>
          <w:t>20</w:t>
        </w:r>
        <w:r>
          <w:rPr>
            <w:webHidden/>
          </w:rPr>
          <w:fldChar w:fldCharType="end"/>
        </w:r>
      </w:hyperlink>
    </w:p>
    <w:p w14:paraId="5F09B7F4" w14:textId="1FAC1931" w:rsidR="00451606" w:rsidRPr="00AA22DC" w:rsidRDefault="005C6A74">
      <w:pPr>
        <w:pStyle w:val="Koptekst"/>
        <w:tabs>
          <w:tab w:val="clear" w:pos="4536"/>
          <w:tab w:val="clear" w:pos="9072"/>
        </w:tabs>
      </w:pPr>
      <w:r>
        <w:rPr>
          <w:b/>
          <w:noProof/>
          <w:sz w:val="18"/>
        </w:rPr>
        <w:fldChar w:fldCharType="end"/>
      </w:r>
    </w:p>
    <w:p w14:paraId="12E30328" w14:textId="77777777" w:rsidR="00451606" w:rsidRPr="00AA22DC" w:rsidRDefault="00451606">
      <w:pPr>
        <w:pStyle w:val="Koptekst"/>
        <w:tabs>
          <w:tab w:val="clear" w:pos="4536"/>
          <w:tab w:val="clear" w:pos="9072"/>
        </w:tabs>
      </w:pPr>
    </w:p>
    <w:p w14:paraId="29FCBE25" w14:textId="77777777" w:rsidR="00451606" w:rsidRPr="00AA22DC" w:rsidRDefault="00451606">
      <w:pPr>
        <w:pStyle w:val="Koptekst"/>
        <w:tabs>
          <w:tab w:val="clear" w:pos="4536"/>
          <w:tab w:val="clear" w:pos="9072"/>
        </w:tabs>
        <w:sectPr w:rsidR="00451606" w:rsidRPr="00AA22DC" w:rsidSect="00742B7B">
          <w:footerReference w:type="default" r:id="rId16"/>
          <w:headerReference w:type="first" r:id="rId17"/>
          <w:pgSz w:w="11906" w:h="16838" w:code="9"/>
          <w:pgMar w:top="2948" w:right="1531" w:bottom="1985" w:left="2268" w:header="567" w:footer="431" w:gutter="0"/>
          <w:cols w:space="708"/>
        </w:sectPr>
      </w:pPr>
    </w:p>
    <w:p w14:paraId="51C5D382" w14:textId="77777777" w:rsidR="00A1300A" w:rsidRDefault="00A1300A" w:rsidP="00A1300A">
      <w:pPr>
        <w:pStyle w:val="Kop1"/>
        <w:numPr>
          <w:ilvl w:val="0"/>
          <w:numId w:val="2"/>
        </w:numPr>
        <w:tabs>
          <w:tab w:val="clear" w:pos="680"/>
        </w:tabs>
        <w:ind w:left="0" w:hanging="426"/>
      </w:pPr>
      <w:bookmarkStart w:id="37" w:name="_Toc498316301"/>
      <w:bookmarkStart w:id="38" w:name="_Toc75175681"/>
      <w:bookmarkStart w:id="39" w:name="_Toc131510016"/>
      <w:bookmarkEnd w:id="37"/>
      <w:r>
        <w:lastRenderedPageBreak/>
        <w:t>Inleiding</w:t>
      </w:r>
      <w:bookmarkEnd w:id="38"/>
      <w:bookmarkEnd w:id="39"/>
    </w:p>
    <w:p w14:paraId="72B390C1" w14:textId="77777777" w:rsidR="00A1300A" w:rsidRDefault="00A1300A" w:rsidP="00A1300A">
      <w:pPr>
        <w:pStyle w:val="Kop2"/>
        <w:numPr>
          <w:ilvl w:val="1"/>
          <w:numId w:val="2"/>
        </w:numPr>
        <w:tabs>
          <w:tab w:val="clear" w:pos="680"/>
        </w:tabs>
        <w:ind w:left="0" w:hanging="426"/>
      </w:pPr>
      <w:bookmarkStart w:id="40" w:name="_Toc75175682"/>
      <w:bookmarkStart w:id="41" w:name="_Toc131510017"/>
      <w:r>
        <w:t>Doel</w:t>
      </w:r>
      <w:bookmarkEnd w:id="40"/>
      <w:bookmarkEnd w:id="41"/>
    </w:p>
    <w:p w14:paraId="6DC54202" w14:textId="20065F0D" w:rsidR="00A1300A" w:rsidRDefault="00A1300A" w:rsidP="00A1300A">
      <w:r w:rsidRPr="00343045">
        <w:t>I</w:t>
      </w:r>
      <w:r>
        <w:t>n dit document wordt beschreven</w:t>
      </w:r>
      <w:r w:rsidRPr="00343045">
        <w:t xml:space="preserve"> hoe het modeldocument voor</w:t>
      </w:r>
      <w:r>
        <w:t xml:space="preserve"> </w:t>
      </w:r>
      <w:r w:rsidR="00903927">
        <w:t xml:space="preserve">Triodos </w:t>
      </w:r>
      <w:r>
        <w:t xml:space="preserve">hypotheekakte </w:t>
      </w:r>
      <w:r w:rsidRPr="00343045">
        <w:t>geïnterpreteerd moet worden.</w:t>
      </w:r>
      <w:r>
        <w:t xml:space="preserve"> Het modeldocument is, samen met het schema (XSD) van het essentialiabestand (de stukgegevens in XML), de basis voor de gegevensuitwisseling tussen notariaat en het Kadaster in het kader van de automatische verwerking. Het dient ook als ingangsdocument voor de bouw van de stylesheet, waarmee van het essentialiabestand een stuk kan worden samengesteld. </w:t>
      </w:r>
    </w:p>
    <w:p w14:paraId="43823758" w14:textId="77777777" w:rsidR="00A1300A" w:rsidRDefault="00A1300A" w:rsidP="00A1300A">
      <w:pPr>
        <w:pStyle w:val="Kop2"/>
        <w:numPr>
          <w:ilvl w:val="1"/>
          <w:numId w:val="2"/>
        </w:numPr>
        <w:tabs>
          <w:tab w:val="clear" w:pos="680"/>
        </w:tabs>
        <w:ind w:left="0" w:hanging="426"/>
      </w:pPr>
      <w:bookmarkStart w:id="42" w:name="_Toc75175683"/>
      <w:bookmarkStart w:id="43" w:name="_Toc131510018"/>
      <w:r>
        <w:t>Algemeen</w:t>
      </w:r>
      <w:bookmarkEnd w:id="42"/>
      <w:bookmarkEnd w:id="43"/>
    </w:p>
    <w:p w14:paraId="7592051B" w14:textId="77777777" w:rsidR="00A1300A" w:rsidRDefault="00A1300A" w:rsidP="00A1300A">
      <w:pPr>
        <w:rPr>
          <w:lang w:val="nl"/>
        </w:rPr>
      </w:pPr>
      <w:r>
        <w:rPr>
          <w:lang w:val="nl"/>
        </w:rPr>
        <w:t>Voor de beschrijving van het kleurgebruik in het modeldocument en de presentatie van bepaalde gegevens zie het document “Tekstblok: algemene afspraken modeldocumenten en tekstblokken”.</w:t>
      </w:r>
    </w:p>
    <w:p w14:paraId="7DDACA5A" w14:textId="77777777" w:rsidR="00A1300A" w:rsidRPr="00343045" w:rsidRDefault="00A1300A" w:rsidP="00A1300A">
      <w:r>
        <w:rPr>
          <w:lang w:val="nl"/>
        </w:rPr>
        <w:t>Voor de toelichting op standaard tekstblokken zie de afzonderlijke beschrijvingen van die tekstblokken.</w:t>
      </w:r>
      <w:r w:rsidRPr="00343045">
        <w:t xml:space="preserve"> </w:t>
      </w:r>
    </w:p>
    <w:p w14:paraId="4D91CE1D" w14:textId="77777777" w:rsidR="00A1300A" w:rsidRDefault="00A1300A" w:rsidP="00A1300A">
      <w:pPr>
        <w:rPr>
          <w:b/>
        </w:rPr>
      </w:pPr>
    </w:p>
    <w:p w14:paraId="6D9D0C45" w14:textId="77777777" w:rsidR="00A1300A" w:rsidRDefault="00A1300A" w:rsidP="00A1300A">
      <w:r w:rsidRPr="00EF395F">
        <w:t>Aanvullende</w:t>
      </w:r>
      <w:r>
        <w:t xml:space="preserve"> presentatie beschrijving:</w:t>
      </w:r>
    </w:p>
    <w:p w14:paraId="3CEC95D3" w14:textId="77777777" w:rsidR="00A1300A" w:rsidRPr="00EF395F" w:rsidRDefault="00A1300A" w:rsidP="00A1300A">
      <w:r>
        <w:t>-</w:t>
      </w:r>
      <w:r w:rsidRPr="00470FC9">
        <w:t xml:space="preserve"> </w:t>
      </w:r>
      <w:r>
        <w:t>Vanaf tekstblok Aanhef dienen alle alinea’s onder elkaar zonder blanco regels gepresenteerd te worden. Blanco regels vóór tekstblok Aanhef dienen opgenomen te worden conform het modeldocument.</w:t>
      </w:r>
    </w:p>
    <w:p w14:paraId="5B3C82B6" w14:textId="77777777" w:rsidR="00A1300A" w:rsidRDefault="00A1300A" w:rsidP="00A1300A">
      <w:pPr>
        <w:rPr>
          <w:lang w:val="en-US"/>
        </w:rPr>
      </w:pPr>
      <w:r>
        <w:t>- Een</w:t>
      </w:r>
      <w:r w:rsidRPr="00BF694E">
        <w:t xml:space="preserve"> akte zonder </w:t>
      </w:r>
      <w:r>
        <w:t>equivalentie</w:t>
      </w:r>
      <w:r w:rsidRPr="00BF694E">
        <w:t>verklaring, die gebruikt worden voor de ondertekening</w:t>
      </w:r>
      <w:r>
        <w:t xml:space="preserve"> (minuut),</w:t>
      </w:r>
      <w:r w:rsidRPr="00BF694E">
        <w:t xml:space="preserve"> moet </w:t>
      </w:r>
      <w:r>
        <w:t xml:space="preserve">vanaf het Tekstblok Aanhef </w:t>
      </w:r>
      <w:r w:rsidRPr="00BF694E">
        <w:t xml:space="preserve">uitgelijnd worden met streepjes (’-‘). </w:t>
      </w:r>
      <w:r>
        <w:t>Voorbeeld</w:t>
      </w:r>
      <w:r w:rsidRPr="00BF694E">
        <w:t>:</w:t>
      </w:r>
      <w:r>
        <w:br/>
      </w:r>
      <w:r>
        <w:tab/>
      </w:r>
      <w:r w:rsidRPr="00482EB5">
        <w:rPr>
          <w:noProof/>
          <w:lang w:eastAsia="nl-NL"/>
        </w:rPr>
        <w:drawing>
          <wp:inline distT="0" distB="0" distL="0" distR="0" wp14:anchorId="3D1F580B" wp14:editId="76816D6B">
            <wp:extent cx="3284220" cy="3175000"/>
            <wp:effectExtent l="0" t="0" r="0" b="635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84220" cy="3175000"/>
                    </a:xfrm>
                    <a:prstGeom prst="rect">
                      <a:avLst/>
                    </a:prstGeom>
                    <a:noFill/>
                    <a:ln>
                      <a:noFill/>
                    </a:ln>
                  </pic:spPr>
                </pic:pic>
              </a:graphicData>
            </a:graphic>
          </wp:inline>
        </w:drawing>
      </w:r>
    </w:p>
    <w:p w14:paraId="3B6F6FC3" w14:textId="77777777" w:rsidR="00A1300A" w:rsidRDefault="00A1300A" w:rsidP="00A1300A">
      <w:pPr>
        <w:rPr>
          <w:b/>
        </w:rPr>
      </w:pPr>
      <w:r>
        <w:rPr>
          <w:b/>
        </w:rPr>
        <w:br w:type="page"/>
      </w:r>
    </w:p>
    <w:p w14:paraId="53D4AE80" w14:textId="77777777" w:rsidR="00A1300A" w:rsidRDefault="00A1300A" w:rsidP="00A1300A">
      <w:pPr>
        <w:pStyle w:val="Kop2"/>
        <w:numPr>
          <w:ilvl w:val="1"/>
          <w:numId w:val="2"/>
        </w:numPr>
        <w:tabs>
          <w:tab w:val="clear" w:pos="680"/>
        </w:tabs>
        <w:ind w:left="0" w:hanging="426"/>
      </w:pPr>
      <w:bookmarkStart w:id="44" w:name="_Toc75175684"/>
      <w:bookmarkStart w:id="45" w:name="_Toc131510019"/>
      <w:r>
        <w:lastRenderedPageBreak/>
        <w:t>Referenties</w:t>
      </w:r>
      <w:bookmarkEnd w:id="44"/>
      <w:bookmarkEnd w:id="45"/>
    </w:p>
    <w:p w14:paraId="21373EF1" w14:textId="75011D67" w:rsidR="00A1300A" w:rsidRDefault="00A1300A" w:rsidP="00A1300A">
      <w:pPr>
        <w:rPr>
          <w:lang w:val="nl"/>
        </w:rPr>
      </w:pPr>
      <w:r w:rsidRPr="00343045">
        <w:rPr>
          <w:lang w:val="nl"/>
        </w:rPr>
        <w:t xml:space="preserve">Dit document is gebaseerd op de volgende </w:t>
      </w:r>
      <w:r>
        <w:rPr>
          <w:lang w:val="nl"/>
        </w:rPr>
        <w:t>uitgangsdocumentatie</w:t>
      </w:r>
      <w:r w:rsidRPr="00343045">
        <w:rPr>
          <w:lang w:val="nl"/>
        </w:rPr>
        <w:t>:</w:t>
      </w:r>
    </w:p>
    <w:p w14:paraId="46D1DDA5" w14:textId="77777777" w:rsidR="00656069" w:rsidRDefault="00656069" w:rsidP="00A1300A">
      <w:pPr>
        <w:rPr>
          <w:lang w:val="nl"/>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8228"/>
      </w:tblGrid>
      <w:tr w:rsidR="00A1300A" w:rsidRPr="00DB7FA4" w14:paraId="350CECEC" w14:textId="77777777" w:rsidTr="0051731A">
        <w:tc>
          <w:tcPr>
            <w:tcW w:w="556" w:type="dxa"/>
            <w:shd w:val="clear" w:color="auto" w:fill="BDD6EE" w:themeFill="accent1" w:themeFillTint="66"/>
          </w:tcPr>
          <w:p w14:paraId="5F76603E" w14:textId="77777777" w:rsidR="00A1300A" w:rsidRPr="00DB7FA4" w:rsidRDefault="00A1300A" w:rsidP="0051731A">
            <w:pPr>
              <w:rPr>
                <w:b/>
                <w:lang w:val="nl"/>
              </w:rPr>
            </w:pPr>
            <w:r w:rsidRPr="00DB7FA4">
              <w:rPr>
                <w:b/>
                <w:lang w:val="nl"/>
              </w:rPr>
              <w:t>ID</w:t>
            </w:r>
          </w:p>
        </w:tc>
        <w:tc>
          <w:tcPr>
            <w:tcW w:w="8228" w:type="dxa"/>
            <w:shd w:val="clear" w:color="auto" w:fill="BDD6EE" w:themeFill="accent1" w:themeFillTint="66"/>
          </w:tcPr>
          <w:p w14:paraId="5B57094E" w14:textId="77777777" w:rsidR="00A1300A" w:rsidRPr="00DB7FA4" w:rsidRDefault="00A1300A" w:rsidP="0051731A">
            <w:pPr>
              <w:rPr>
                <w:b/>
                <w:lang w:val="nl"/>
              </w:rPr>
            </w:pPr>
            <w:r w:rsidRPr="00DB7FA4">
              <w:rPr>
                <w:b/>
                <w:lang w:val="nl"/>
              </w:rPr>
              <w:t>Documentnaam</w:t>
            </w:r>
          </w:p>
        </w:tc>
      </w:tr>
      <w:tr w:rsidR="00A1300A" w:rsidRPr="00DB7FA4" w14:paraId="5CB7CFFA" w14:textId="77777777" w:rsidTr="0051731A">
        <w:tc>
          <w:tcPr>
            <w:tcW w:w="556" w:type="dxa"/>
          </w:tcPr>
          <w:p w14:paraId="4BE9EFAD" w14:textId="77777777" w:rsidR="00A1300A" w:rsidRPr="00DB7FA4" w:rsidRDefault="00A1300A" w:rsidP="0051731A">
            <w:pPr>
              <w:rPr>
                <w:lang w:val="nl"/>
              </w:rPr>
            </w:pPr>
            <w:r w:rsidRPr="002C7327">
              <w:t>[1]</w:t>
            </w:r>
          </w:p>
        </w:tc>
        <w:tc>
          <w:tcPr>
            <w:tcW w:w="8228" w:type="dxa"/>
          </w:tcPr>
          <w:p w14:paraId="689CA6CC" w14:textId="7317C7B5" w:rsidR="00A1300A" w:rsidRPr="00DB7FA4" w:rsidRDefault="00A1300A" w:rsidP="0051731A">
            <w:pPr>
              <w:rPr>
                <w:lang w:val="nl"/>
              </w:rPr>
            </w:pPr>
            <w:r w:rsidRPr="00CC0276">
              <w:t xml:space="preserve">Modeldocument </w:t>
            </w:r>
            <w:r w:rsidR="00370FC6">
              <w:t>Triodos Bank</w:t>
            </w:r>
            <w:r>
              <w:t xml:space="preserve"> </w:t>
            </w:r>
            <w:r w:rsidR="00370FC6">
              <w:t>N.V.</w:t>
            </w:r>
          </w:p>
        </w:tc>
      </w:tr>
      <w:tr w:rsidR="00A1300A" w:rsidRPr="00DB7FA4" w14:paraId="1FF6D0F6" w14:textId="77777777" w:rsidTr="0051731A">
        <w:tc>
          <w:tcPr>
            <w:tcW w:w="556" w:type="dxa"/>
          </w:tcPr>
          <w:p w14:paraId="12B28AEE" w14:textId="77777777" w:rsidR="00A1300A" w:rsidRPr="00DB7FA4" w:rsidRDefault="00A1300A" w:rsidP="0051731A">
            <w:pPr>
              <w:rPr>
                <w:lang w:val="nl"/>
              </w:rPr>
            </w:pPr>
            <w:r w:rsidRPr="00134AAB">
              <w:t>[2]</w:t>
            </w:r>
          </w:p>
        </w:tc>
        <w:tc>
          <w:tcPr>
            <w:tcW w:w="8228" w:type="dxa"/>
          </w:tcPr>
          <w:p w14:paraId="66888F85" w14:textId="4C604C9F" w:rsidR="00A1300A" w:rsidRPr="00DB7FA4" w:rsidRDefault="00A1300A" w:rsidP="0051731A">
            <w:pPr>
              <w:rPr>
                <w:lang w:val="nl"/>
              </w:rPr>
            </w:pPr>
            <w:r w:rsidRPr="00134AAB">
              <w:t xml:space="preserve">Documentatie standaard tekstblokken: namen van de documenten en de versies daarvan zijn </w:t>
            </w:r>
            <w:r>
              <w:t>te vinden in de releasenotes</w:t>
            </w:r>
            <w:r w:rsidR="00370FC6">
              <w:t>.</w:t>
            </w:r>
          </w:p>
        </w:tc>
      </w:tr>
      <w:tr w:rsidR="00A1300A" w:rsidRPr="00DB7FA4" w14:paraId="19ED4E64" w14:textId="77777777" w:rsidTr="0051731A">
        <w:tc>
          <w:tcPr>
            <w:tcW w:w="556" w:type="dxa"/>
          </w:tcPr>
          <w:p w14:paraId="5ABB3991" w14:textId="77777777" w:rsidR="00A1300A" w:rsidRPr="00DB7FA4" w:rsidRDefault="00A1300A" w:rsidP="0051731A">
            <w:pPr>
              <w:rPr>
                <w:lang w:val="nl"/>
              </w:rPr>
            </w:pPr>
            <w:bookmarkStart w:id="46" w:name="AlgemeneAfsprakenDocument"/>
            <w:r>
              <w:t>[3]</w:t>
            </w:r>
            <w:bookmarkEnd w:id="46"/>
          </w:p>
        </w:tc>
        <w:tc>
          <w:tcPr>
            <w:tcW w:w="8228" w:type="dxa"/>
          </w:tcPr>
          <w:p w14:paraId="5B9C6576" w14:textId="77777777" w:rsidR="00A1300A" w:rsidRPr="00DB7FA4" w:rsidRDefault="00A1300A" w:rsidP="0051731A">
            <w:pPr>
              <w:rPr>
                <w:lang w:val="nl"/>
              </w:rPr>
            </w:pPr>
            <w:r w:rsidRPr="00F04F48">
              <w:t>Tekstblok - Algemene afspraken modeldocumenten en tekstblokken</w:t>
            </w:r>
          </w:p>
        </w:tc>
      </w:tr>
      <w:tr w:rsidR="00A1300A" w:rsidRPr="00DB7FA4" w14:paraId="475A3C19" w14:textId="77777777" w:rsidTr="0051731A">
        <w:tc>
          <w:tcPr>
            <w:tcW w:w="556" w:type="dxa"/>
          </w:tcPr>
          <w:p w14:paraId="3FE502BB" w14:textId="77777777" w:rsidR="00A1300A" w:rsidRDefault="00A1300A" w:rsidP="0051731A">
            <w:bookmarkStart w:id="47" w:name="TC"/>
            <w:r>
              <w:t>[4]</w:t>
            </w:r>
            <w:bookmarkEnd w:id="47"/>
          </w:p>
        </w:tc>
        <w:tc>
          <w:tcPr>
            <w:tcW w:w="8228" w:type="dxa"/>
          </w:tcPr>
          <w:p w14:paraId="4FA6A6CF" w14:textId="77777777" w:rsidR="00A1300A" w:rsidRDefault="00A1300A" w:rsidP="0051731A">
            <w:r w:rsidRPr="00362DEE">
              <w:t>Toelichting - Comparitie nummering en layout</w:t>
            </w:r>
          </w:p>
        </w:tc>
      </w:tr>
      <w:tr w:rsidR="00A1300A" w:rsidRPr="00DB7FA4" w14:paraId="5C48E5B3" w14:textId="77777777" w:rsidTr="0051731A">
        <w:tc>
          <w:tcPr>
            <w:tcW w:w="556" w:type="dxa"/>
          </w:tcPr>
          <w:p w14:paraId="6BC0704F" w14:textId="77777777" w:rsidR="00A1300A" w:rsidRDefault="00A1300A" w:rsidP="0051731A">
            <w:r>
              <w:t>[5]</w:t>
            </w:r>
          </w:p>
        </w:tc>
        <w:tc>
          <w:tcPr>
            <w:tcW w:w="8228" w:type="dxa"/>
          </w:tcPr>
          <w:p w14:paraId="50A16FBF" w14:textId="77777777" w:rsidR="00A1300A" w:rsidRPr="00F04F48" w:rsidRDefault="00A1300A" w:rsidP="0051731A">
            <w:r>
              <w:t xml:space="preserve">Generieke XSD </w:t>
            </w:r>
            <w:r w:rsidRPr="00887623">
              <w:t>StukAlgemeen</w:t>
            </w:r>
          </w:p>
        </w:tc>
      </w:tr>
    </w:tbl>
    <w:p w14:paraId="42448719" w14:textId="77777777" w:rsidR="00656069" w:rsidRDefault="00656069" w:rsidP="005C6A74">
      <w:pPr>
        <w:rPr>
          <w:lang w:val="nl"/>
        </w:rPr>
        <w:sectPr w:rsidR="00656069" w:rsidSect="00742B7B">
          <w:headerReference w:type="default" r:id="rId19"/>
          <w:pgSz w:w="11906" w:h="16838" w:code="9"/>
          <w:pgMar w:top="2977" w:right="1531" w:bottom="1985" w:left="2268" w:header="567" w:footer="431" w:gutter="0"/>
          <w:cols w:space="708"/>
        </w:sectPr>
      </w:pPr>
    </w:p>
    <w:p w14:paraId="7A50DF4B" w14:textId="696687AA" w:rsidR="005C6A74" w:rsidRDefault="005C6A74" w:rsidP="005C6A74">
      <w:pPr>
        <w:rPr>
          <w:lang w:val="nl"/>
        </w:rPr>
      </w:pPr>
    </w:p>
    <w:p w14:paraId="1D6F8111" w14:textId="05F30BB4" w:rsidR="00656069" w:rsidRDefault="00656069" w:rsidP="005C6A74">
      <w:pPr>
        <w:rPr>
          <w:lang w:val="nl"/>
        </w:rPr>
      </w:pPr>
    </w:p>
    <w:p w14:paraId="5814B070" w14:textId="0BD5EFA6" w:rsidR="00656069" w:rsidRDefault="00656069" w:rsidP="005C6A74">
      <w:pPr>
        <w:rPr>
          <w:lang w:val="nl"/>
        </w:rPr>
      </w:pPr>
    </w:p>
    <w:p w14:paraId="295757F2" w14:textId="6A798BEC" w:rsidR="00656069" w:rsidRDefault="00656069" w:rsidP="005C6A74">
      <w:pPr>
        <w:rPr>
          <w:lang w:val="nl"/>
        </w:rPr>
      </w:pPr>
    </w:p>
    <w:p w14:paraId="53F9B9CB" w14:textId="35598E80" w:rsidR="00656069" w:rsidRDefault="00656069" w:rsidP="005C6A74">
      <w:pPr>
        <w:rPr>
          <w:lang w:val="nl"/>
        </w:rPr>
      </w:pPr>
    </w:p>
    <w:p w14:paraId="47BC925A" w14:textId="4CEA56A3" w:rsidR="00656069" w:rsidRDefault="00656069" w:rsidP="005C6A74">
      <w:pPr>
        <w:rPr>
          <w:lang w:val="nl"/>
        </w:rPr>
      </w:pPr>
    </w:p>
    <w:p w14:paraId="550A7937" w14:textId="29A2450D" w:rsidR="00656069" w:rsidRDefault="00656069" w:rsidP="005C6A74">
      <w:pPr>
        <w:rPr>
          <w:lang w:val="nl"/>
        </w:rPr>
      </w:pPr>
    </w:p>
    <w:p w14:paraId="19C8E702" w14:textId="4EA5645C" w:rsidR="00656069" w:rsidRDefault="00446660" w:rsidP="00656069">
      <w:pPr>
        <w:pStyle w:val="Kop1"/>
        <w:numPr>
          <w:ilvl w:val="0"/>
          <w:numId w:val="2"/>
        </w:numPr>
        <w:tabs>
          <w:tab w:val="clear" w:pos="680"/>
        </w:tabs>
        <w:ind w:left="0" w:hanging="426"/>
      </w:pPr>
      <w:bookmarkStart w:id="52" w:name="_Toc131510020"/>
      <w:r>
        <w:t>Triodos Bank</w:t>
      </w:r>
      <w:bookmarkEnd w:id="52"/>
    </w:p>
    <w:p w14:paraId="4B52E92E" w14:textId="0D73874A" w:rsidR="00656069" w:rsidRDefault="00656069" w:rsidP="00656069">
      <w:r>
        <w:t xml:space="preserve">In dit hoofdstuk is de structuur van de </w:t>
      </w:r>
      <w:r w:rsidR="00446660">
        <w:t>Triodos</w:t>
      </w:r>
      <w:r>
        <w:t xml:space="preserve"> hypotheekakte in detail beschreven.</w:t>
      </w:r>
    </w:p>
    <w:p w14:paraId="46C85F0E" w14:textId="77777777" w:rsidR="00656069" w:rsidRPr="0090007F" w:rsidRDefault="00656069" w:rsidP="00656069">
      <w:r>
        <w:t xml:space="preserve">Bij de uitwerking staat ook de mapping naar de elementen in het essentialia bestand vermeld. Hierbij wordt eerst het basispad genoemd en, voorafgaand door een opsommingsteken, worden de achtereenvolgende elementen genoemd die corresponderen met de variabelen in het modeldocument. </w:t>
      </w:r>
    </w:p>
    <w:p w14:paraId="0FF371A8" w14:textId="77777777" w:rsidR="00656069" w:rsidRDefault="00656069" w:rsidP="00656069">
      <w:r>
        <w:t>In deze toelichting wordt verwezen naar tekstblokken, welke zijn beschreven in aparte documenten.</w:t>
      </w:r>
    </w:p>
    <w:p w14:paraId="095BFE25" w14:textId="77777777" w:rsidR="00656069" w:rsidRDefault="00656069" w:rsidP="00656069">
      <w:pPr>
        <w:rPr>
          <w:lang w:val="nl"/>
        </w:rPr>
      </w:pPr>
    </w:p>
    <w:p w14:paraId="29318931" w14:textId="77777777" w:rsidR="00656069" w:rsidRDefault="00656069" w:rsidP="00656069">
      <w:pPr>
        <w:pStyle w:val="Kop2"/>
        <w:numPr>
          <w:ilvl w:val="1"/>
          <w:numId w:val="2"/>
        </w:numPr>
        <w:tabs>
          <w:tab w:val="clear" w:pos="680"/>
        </w:tabs>
        <w:ind w:left="0" w:hanging="426"/>
      </w:pPr>
      <w:bookmarkStart w:id="53" w:name="_Toc75175686"/>
      <w:bookmarkStart w:id="54" w:name="_Toc131510021"/>
      <w:r>
        <w:t>Equivalentieverklaring</w:t>
      </w:r>
      <w:bookmarkEnd w:id="53"/>
      <w:bookmarkEnd w:id="54"/>
    </w:p>
    <w:p w14:paraId="6C68D5AB" w14:textId="77777777" w:rsidR="00656069" w:rsidRPr="00C70CBC" w:rsidRDefault="00656069" w:rsidP="00656069">
      <w:pPr>
        <w:rPr>
          <w:lang w:val="nl"/>
        </w:rPr>
      </w:pPr>
      <w:r>
        <w:rPr>
          <w:lang w:val="nl"/>
        </w:rPr>
        <w:t>De akte moet ook zonder equivalentieverklaring samengesteld en afgedrukt kunnen worden t.b.v. het passeren, maar de tekst is toch in rood vermeld omdat dat het formaat is zoals de akte door het Kadaster ontvangen zal worden.</w:t>
      </w:r>
    </w:p>
    <w:p w14:paraId="0CD9FC28" w14:textId="77777777" w:rsidR="00656069" w:rsidRDefault="00656069" w:rsidP="00656069">
      <w:pPr>
        <w:rPr>
          <w:lang w:va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bottom w:w="113" w:type="dxa"/>
          <w:right w:w="0" w:type="dxa"/>
        </w:tblCellMar>
        <w:tblLook w:val="0000" w:firstRow="0" w:lastRow="0" w:firstColumn="0" w:lastColumn="0" w:noHBand="0" w:noVBand="0"/>
      </w:tblPr>
      <w:tblGrid>
        <w:gridCol w:w="5933"/>
        <w:gridCol w:w="5933"/>
      </w:tblGrid>
      <w:tr w:rsidR="00656069" w:rsidRPr="005837AC" w14:paraId="5BDC5003" w14:textId="77777777" w:rsidTr="0051731A">
        <w:trPr>
          <w:cantSplit/>
        </w:trPr>
        <w:tc>
          <w:tcPr>
            <w:tcW w:w="2500" w:type="pct"/>
            <w:shd w:val="clear" w:color="auto" w:fill="DEEAF6" w:themeFill="accent1" w:themeFillTint="33"/>
          </w:tcPr>
          <w:p w14:paraId="21AB47E6" w14:textId="77777777" w:rsidR="00656069" w:rsidRPr="005837AC" w:rsidRDefault="00656069" w:rsidP="0051731A">
            <w:pPr>
              <w:tabs>
                <w:tab w:val="left" w:pos="2520"/>
              </w:tabs>
              <w:rPr>
                <w:b/>
                <w:szCs w:val="18"/>
              </w:rPr>
            </w:pPr>
            <w:r>
              <w:rPr>
                <w:b/>
                <w:szCs w:val="18"/>
              </w:rPr>
              <w:t>Modeldocument tekst</w:t>
            </w:r>
          </w:p>
        </w:tc>
        <w:tc>
          <w:tcPr>
            <w:tcW w:w="2500" w:type="pct"/>
            <w:shd w:val="clear" w:color="auto" w:fill="DEEAF6" w:themeFill="accent1" w:themeFillTint="33"/>
          </w:tcPr>
          <w:p w14:paraId="42F21354" w14:textId="77777777" w:rsidR="00656069" w:rsidRPr="005837AC" w:rsidRDefault="00656069" w:rsidP="0051731A">
            <w:pPr>
              <w:tabs>
                <w:tab w:val="left" w:pos="2520"/>
              </w:tabs>
              <w:rPr>
                <w:b/>
                <w:szCs w:val="18"/>
              </w:rPr>
            </w:pPr>
            <w:r>
              <w:rPr>
                <w:b/>
                <w:szCs w:val="18"/>
              </w:rPr>
              <w:t>Toelichting en mapping</w:t>
            </w:r>
          </w:p>
        </w:tc>
      </w:tr>
      <w:tr w:rsidR="00656069" w14:paraId="73A6F0FE" w14:textId="77777777" w:rsidTr="0051731A">
        <w:tc>
          <w:tcPr>
            <w:tcW w:w="2500" w:type="pct"/>
          </w:tcPr>
          <w:p w14:paraId="2DF65C68" w14:textId="77777777" w:rsidR="00656069" w:rsidRPr="0019641E" w:rsidRDefault="00656069" w:rsidP="0051731A">
            <w:pPr>
              <w:tabs>
                <w:tab w:val="left" w:pos="2520"/>
              </w:tabs>
              <w:rPr>
                <w:sz w:val="20"/>
              </w:rPr>
            </w:pPr>
            <w:r w:rsidRPr="0019641E">
              <w:rPr>
                <w:rFonts w:cs="Arial"/>
                <w:bCs/>
                <w:color w:val="FF0000"/>
                <w:sz w:val="20"/>
                <w:highlight w:val="yellow"/>
                <w:lang w:val="en-US"/>
              </w:rPr>
              <w:t>TEKSTBLOK EQUIVALENTIEVERKLARING</w:t>
            </w:r>
            <w:r w:rsidRPr="0019641E">
              <w:rPr>
                <w:rFonts w:cs="Arial"/>
                <w:bCs/>
                <w:color w:val="FF0000"/>
                <w:sz w:val="20"/>
                <w:lang w:val="en-US"/>
              </w:rPr>
              <w:t>.</w:t>
            </w:r>
          </w:p>
        </w:tc>
        <w:tc>
          <w:tcPr>
            <w:tcW w:w="2500" w:type="pct"/>
          </w:tcPr>
          <w:p w14:paraId="5F43C909" w14:textId="77777777" w:rsidR="00656069" w:rsidRDefault="00656069" w:rsidP="0051731A">
            <w:r>
              <w:rPr>
                <w:szCs w:val="18"/>
              </w:rPr>
              <w:t xml:space="preserve">Verplicht tekstblok. </w:t>
            </w:r>
            <w:r w:rsidRPr="00DB7FA4">
              <w:rPr>
                <w:szCs w:val="18"/>
              </w:rPr>
              <w:t>Gegevens van de notaris in de rol van verklaarder.</w:t>
            </w:r>
            <w:r>
              <w:t xml:space="preserve"> Dit tekstblok wordt alleen getoond bij het afschrift.</w:t>
            </w:r>
          </w:p>
          <w:p w14:paraId="46845482" w14:textId="77777777" w:rsidR="00656069" w:rsidRDefault="00656069" w:rsidP="0051731A"/>
          <w:p w14:paraId="5DAACAD4" w14:textId="77777777" w:rsidR="00656069" w:rsidRPr="00025A52" w:rsidRDefault="00656069" w:rsidP="0051731A">
            <w:pPr>
              <w:rPr>
                <w:snapToGrid/>
                <w:u w:val="single"/>
              </w:rPr>
            </w:pPr>
            <w:r w:rsidRPr="00025A52">
              <w:rPr>
                <w:snapToGrid/>
                <w:u w:val="single"/>
              </w:rPr>
              <w:t>Mapping:</w:t>
            </w:r>
          </w:p>
          <w:p w14:paraId="7C340B6B" w14:textId="77777777" w:rsidR="00656069" w:rsidRDefault="00656069" w:rsidP="0051731A">
            <w:pPr>
              <w:tabs>
                <w:tab w:val="left" w:pos="2520"/>
              </w:tabs>
            </w:pPr>
            <w:r w:rsidRPr="00025A52">
              <w:rPr>
                <w:snapToGrid/>
                <w:sz w:val="16"/>
                <w:szCs w:val="16"/>
                <w:lang w:val="nl"/>
              </w:rPr>
              <w:t>-de mapping is opgenomen in het genoemde tekstblok.</w:t>
            </w:r>
          </w:p>
        </w:tc>
      </w:tr>
    </w:tbl>
    <w:p w14:paraId="513FDD69" w14:textId="2F0C9BC4" w:rsidR="00656069" w:rsidRDefault="00656069" w:rsidP="00656069">
      <w:pPr>
        <w:rPr>
          <w:lang w:val="nl"/>
        </w:rPr>
      </w:pPr>
    </w:p>
    <w:p w14:paraId="196F5D34" w14:textId="5638F499" w:rsidR="002F71FA" w:rsidRDefault="002F71FA" w:rsidP="002F71FA">
      <w:pPr>
        <w:pStyle w:val="Kop2"/>
        <w:numPr>
          <w:ilvl w:val="0"/>
          <w:numId w:val="0"/>
        </w:numPr>
      </w:pPr>
      <w:bookmarkStart w:id="55" w:name="_Toc75175687"/>
    </w:p>
    <w:p w14:paraId="620C6619" w14:textId="456918FD" w:rsidR="002F71FA" w:rsidRDefault="002F71FA" w:rsidP="002F71FA">
      <w:pPr>
        <w:rPr>
          <w:lang w:val="nl"/>
        </w:rPr>
      </w:pPr>
    </w:p>
    <w:p w14:paraId="6BF08B08" w14:textId="00FFE594" w:rsidR="002F71FA" w:rsidRDefault="002F71FA" w:rsidP="002F71FA">
      <w:pPr>
        <w:rPr>
          <w:lang w:val="nl"/>
        </w:rPr>
      </w:pPr>
    </w:p>
    <w:p w14:paraId="741714F0" w14:textId="77777777" w:rsidR="002F71FA" w:rsidRPr="002F71FA" w:rsidRDefault="002F71FA" w:rsidP="002F71FA">
      <w:pPr>
        <w:rPr>
          <w:lang w:val="nl"/>
        </w:rPr>
      </w:pPr>
    </w:p>
    <w:p w14:paraId="29C4799A" w14:textId="00C179EE" w:rsidR="002F71FA" w:rsidRDefault="002F71FA" w:rsidP="002F71FA">
      <w:pPr>
        <w:pStyle w:val="Kop2"/>
        <w:numPr>
          <w:ilvl w:val="1"/>
          <w:numId w:val="2"/>
        </w:numPr>
        <w:tabs>
          <w:tab w:val="clear" w:pos="680"/>
        </w:tabs>
        <w:ind w:left="0" w:hanging="426"/>
      </w:pPr>
      <w:bookmarkStart w:id="56" w:name="_Toc131510022"/>
      <w:r>
        <w:t>Titel</w:t>
      </w:r>
      <w:bookmarkEnd w:id="55"/>
      <w:bookmarkEnd w:id="56"/>
    </w:p>
    <w:p w14:paraId="7179DAC4" w14:textId="77777777" w:rsidR="002F71FA" w:rsidRPr="00D230AC" w:rsidRDefault="002F71FA" w:rsidP="002F71FA">
      <w:pPr>
        <w:rPr>
          <w:lang w:va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bottom w:w="113" w:type="dxa"/>
          <w:right w:w="0" w:type="dxa"/>
        </w:tblCellMar>
        <w:tblLook w:val="0000" w:firstRow="0" w:lastRow="0" w:firstColumn="0" w:lastColumn="0" w:noHBand="0" w:noVBand="0"/>
      </w:tblPr>
      <w:tblGrid>
        <w:gridCol w:w="5933"/>
        <w:gridCol w:w="5933"/>
      </w:tblGrid>
      <w:tr w:rsidR="002F71FA" w:rsidRPr="005837AC" w14:paraId="3D840BC7" w14:textId="77777777" w:rsidTr="0051731A">
        <w:trPr>
          <w:cantSplit/>
        </w:trPr>
        <w:tc>
          <w:tcPr>
            <w:tcW w:w="2500" w:type="pct"/>
            <w:shd w:val="clear" w:color="auto" w:fill="DEEAF6" w:themeFill="accent1" w:themeFillTint="33"/>
          </w:tcPr>
          <w:p w14:paraId="6ACA7887" w14:textId="77777777" w:rsidR="002F71FA" w:rsidRPr="005837AC" w:rsidRDefault="002F71FA" w:rsidP="0051731A">
            <w:pPr>
              <w:tabs>
                <w:tab w:val="left" w:pos="2520"/>
              </w:tabs>
              <w:rPr>
                <w:b/>
                <w:szCs w:val="18"/>
              </w:rPr>
            </w:pPr>
            <w:r>
              <w:rPr>
                <w:b/>
                <w:szCs w:val="18"/>
              </w:rPr>
              <w:t>Modeldocument tekst</w:t>
            </w:r>
          </w:p>
        </w:tc>
        <w:tc>
          <w:tcPr>
            <w:tcW w:w="2500" w:type="pct"/>
            <w:shd w:val="clear" w:color="auto" w:fill="DEEAF6" w:themeFill="accent1" w:themeFillTint="33"/>
          </w:tcPr>
          <w:p w14:paraId="747EBF76" w14:textId="77777777" w:rsidR="002F71FA" w:rsidRPr="005837AC" w:rsidRDefault="002F71FA" w:rsidP="0051731A">
            <w:pPr>
              <w:tabs>
                <w:tab w:val="left" w:pos="2520"/>
              </w:tabs>
              <w:rPr>
                <w:b/>
                <w:szCs w:val="18"/>
              </w:rPr>
            </w:pPr>
            <w:r>
              <w:rPr>
                <w:b/>
                <w:szCs w:val="18"/>
              </w:rPr>
              <w:t>Toelichting en mapping</w:t>
            </w:r>
          </w:p>
        </w:tc>
      </w:tr>
      <w:tr w:rsidR="002F71FA" w14:paraId="1D58A1F0" w14:textId="77777777" w:rsidTr="0051731A">
        <w:tc>
          <w:tcPr>
            <w:tcW w:w="2500" w:type="pct"/>
          </w:tcPr>
          <w:p w14:paraId="0DC49927" w14:textId="77777777" w:rsidR="002F71FA" w:rsidRPr="00CD057B" w:rsidRDefault="002F71FA" w:rsidP="0051731A">
            <w:pPr>
              <w:tabs>
                <w:tab w:val="left" w:pos="2520"/>
              </w:tabs>
              <w:jc w:val="center"/>
              <w:rPr>
                <w:sz w:val="20"/>
              </w:rPr>
            </w:pPr>
            <w:r w:rsidRPr="00CD057B">
              <w:rPr>
                <w:color w:val="800080"/>
                <w:sz w:val="20"/>
                <w:highlight w:val="yellow"/>
              </w:rPr>
              <w:t>TEKSTBLOK TITEL HYPOTHEEKAKTEN</w:t>
            </w:r>
          </w:p>
        </w:tc>
        <w:tc>
          <w:tcPr>
            <w:tcW w:w="2500" w:type="pct"/>
          </w:tcPr>
          <w:p w14:paraId="4A342810" w14:textId="77777777" w:rsidR="002F71FA" w:rsidRPr="00025A52" w:rsidRDefault="002F71FA" w:rsidP="0051731A">
            <w:pPr>
              <w:rPr>
                <w:snapToGrid/>
                <w:szCs w:val="18"/>
              </w:rPr>
            </w:pPr>
            <w:r>
              <w:rPr>
                <w:szCs w:val="18"/>
              </w:rPr>
              <w:t xml:space="preserve">Optioneel tekstblok. </w:t>
            </w:r>
            <w:r w:rsidRPr="00025A52">
              <w:rPr>
                <w:snapToGrid/>
                <w:szCs w:val="18"/>
              </w:rPr>
              <w:t>De titelvelden voor een hypotheekakte. De opmaak is conform het tekstblok.</w:t>
            </w:r>
          </w:p>
          <w:p w14:paraId="4DF1BECF" w14:textId="77777777" w:rsidR="002F71FA" w:rsidRDefault="002F71FA" w:rsidP="0051731A">
            <w:pPr>
              <w:rPr>
                <w:szCs w:val="18"/>
              </w:rPr>
            </w:pPr>
          </w:p>
          <w:p w14:paraId="4E31F29A" w14:textId="77777777" w:rsidR="002F71FA" w:rsidRPr="00025A52" w:rsidRDefault="002F71FA" w:rsidP="0051731A">
            <w:pPr>
              <w:rPr>
                <w:snapToGrid/>
                <w:u w:val="single"/>
              </w:rPr>
            </w:pPr>
            <w:r w:rsidRPr="00025A52">
              <w:rPr>
                <w:snapToGrid/>
                <w:u w:val="single"/>
              </w:rPr>
              <w:t>Mapping:</w:t>
            </w:r>
          </w:p>
          <w:p w14:paraId="6D34CAE5" w14:textId="77777777" w:rsidR="002F71FA" w:rsidRDefault="002F71FA" w:rsidP="0051731A">
            <w:pPr>
              <w:tabs>
                <w:tab w:val="left" w:pos="2520"/>
              </w:tabs>
            </w:pPr>
            <w:r w:rsidRPr="00025A52">
              <w:rPr>
                <w:snapToGrid/>
                <w:sz w:val="16"/>
                <w:szCs w:val="16"/>
                <w:lang w:val="nl"/>
              </w:rPr>
              <w:t>-de mapping is opgenomen in het genoemde tekstblok.</w:t>
            </w:r>
          </w:p>
        </w:tc>
      </w:tr>
    </w:tbl>
    <w:p w14:paraId="11C079A9" w14:textId="5AAB71F3" w:rsidR="002F71FA" w:rsidRDefault="002F71FA" w:rsidP="00656069">
      <w:pPr>
        <w:rPr>
          <w:lang w:val="nl"/>
        </w:rPr>
      </w:pPr>
    </w:p>
    <w:p w14:paraId="2442F30F" w14:textId="77777777" w:rsidR="00AE77B5" w:rsidRDefault="00AE77B5" w:rsidP="00AE77B5">
      <w:pPr>
        <w:pStyle w:val="Kop2"/>
        <w:numPr>
          <w:ilvl w:val="1"/>
          <w:numId w:val="2"/>
        </w:numPr>
        <w:tabs>
          <w:tab w:val="clear" w:pos="680"/>
        </w:tabs>
        <w:ind w:left="0" w:hanging="426"/>
      </w:pPr>
      <w:bookmarkStart w:id="57" w:name="_Toc75175688"/>
      <w:bookmarkStart w:id="58" w:name="_Toc131510023"/>
      <w:r>
        <w:t>Aanhef</w:t>
      </w:r>
      <w:bookmarkEnd w:id="57"/>
      <w:bookmarkEnd w:id="58"/>
    </w:p>
    <w:p w14:paraId="3773581F" w14:textId="77777777" w:rsidR="00AE77B5" w:rsidRDefault="00AE77B5" w:rsidP="00AE77B5">
      <w:pPr>
        <w:rPr>
          <w:lang w:va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bottom w:w="113" w:type="dxa"/>
          <w:right w:w="0" w:type="dxa"/>
        </w:tblCellMar>
        <w:tblLook w:val="0000" w:firstRow="0" w:lastRow="0" w:firstColumn="0" w:lastColumn="0" w:noHBand="0" w:noVBand="0"/>
      </w:tblPr>
      <w:tblGrid>
        <w:gridCol w:w="5933"/>
        <w:gridCol w:w="5933"/>
      </w:tblGrid>
      <w:tr w:rsidR="00AE77B5" w:rsidRPr="005837AC" w14:paraId="7C27C6F1" w14:textId="77777777" w:rsidTr="0051731A">
        <w:trPr>
          <w:cantSplit/>
        </w:trPr>
        <w:tc>
          <w:tcPr>
            <w:tcW w:w="2500" w:type="pct"/>
            <w:shd w:val="clear" w:color="auto" w:fill="DEEAF6" w:themeFill="accent1" w:themeFillTint="33"/>
          </w:tcPr>
          <w:p w14:paraId="5F0876A6" w14:textId="77777777" w:rsidR="00AE77B5" w:rsidRPr="005837AC" w:rsidRDefault="00AE77B5" w:rsidP="0051731A">
            <w:pPr>
              <w:tabs>
                <w:tab w:val="left" w:pos="2520"/>
              </w:tabs>
              <w:rPr>
                <w:b/>
                <w:szCs w:val="18"/>
              </w:rPr>
            </w:pPr>
            <w:r>
              <w:rPr>
                <w:b/>
                <w:szCs w:val="18"/>
              </w:rPr>
              <w:t>Modeldocument tekst</w:t>
            </w:r>
          </w:p>
        </w:tc>
        <w:tc>
          <w:tcPr>
            <w:tcW w:w="2500" w:type="pct"/>
            <w:shd w:val="clear" w:color="auto" w:fill="DEEAF6" w:themeFill="accent1" w:themeFillTint="33"/>
          </w:tcPr>
          <w:p w14:paraId="62BCB2E4" w14:textId="77777777" w:rsidR="00AE77B5" w:rsidRPr="005837AC" w:rsidRDefault="00AE77B5" w:rsidP="0051731A">
            <w:pPr>
              <w:tabs>
                <w:tab w:val="left" w:pos="2520"/>
              </w:tabs>
              <w:rPr>
                <w:b/>
                <w:szCs w:val="18"/>
              </w:rPr>
            </w:pPr>
            <w:r>
              <w:rPr>
                <w:b/>
                <w:szCs w:val="18"/>
              </w:rPr>
              <w:t>Toelichting en mapping</w:t>
            </w:r>
          </w:p>
        </w:tc>
      </w:tr>
      <w:tr w:rsidR="00AE77B5" w14:paraId="5FFCC799" w14:textId="77777777" w:rsidTr="0051731A">
        <w:tc>
          <w:tcPr>
            <w:tcW w:w="2500" w:type="pct"/>
          </w:tcPr>
          <w:p w14:paraId="1D07FDE5" w14:textId="77777777" w:rsidR="00AE77B5" w:rsidRPr="00CD057B" w:rsidRDefault="00AE77B5" w:rsidP="0051731A">
            <w:pPr>
              <w:tabs>
                <w:tab w:val="left" w:pos="2520"/>
              </w:tabs>
              <w:rPr>
                <w:sz w:val="20"/>
              </w:rPr>
            </w:pPr>
            <w:r w:rsidRPr="00CD057B">
              <w:rPr>
                <w:color w:val="FF0000"/>
                <w:sz w:val="20"/>
                <w:highlight w:val="yellow"/>
              </w:rPr>
              <w:t>TEKSTBLOK AANHEF</w:t>
            </w:r>
            <w:r w:rsidRPr="00CD057B">
              <w:rPr>
                <w:rFonts w:ascii="Times New Roman" w:hAnsi="Times New Roman"/>
                <w:color w:val="FF0000"/>
                <w:sz w:val="20"/>
              </w:rPr>
              <w:t>:</w:t>
            </w:r>
          </w:p>
        </w:tc>
        <w:tc>
          <w:tcPr>
            <w:tcW w:w="2500" w:type="pct"/>
          </w:tcPr>
          <w:p w14:paraId="56A3F4DC" w14:textId="77777777" w:rsidR="00AE77B5" w:rsidRDefault="00AE77B5" w:rsidP="0051731A">
            <w:pPr>
              <w:rPr>
                <w:szCs w:val="18"/>
              </w:rPr>
            </w:pPr>
            <w:r w:rsidRPr="00DB7FA4">
              <w:rPr>
                <w:szCs w:val="18"/>
              </w:rPr>
              <w:t>Details van de notaris in de rol van ondertekenaar.</w:t>
            </w:r>
          </w:p>
          <w:p w14:paraId="6AF57E60" w14:textId="77777777" w:rsidR="00AE77B5" w:rsidRDefault="00AE77B5" w:rsidP="0051731A">
            <w:pPr>
              <w:rPr>
                <w:szCs w:val="18"/>
              </w:rPr>
            </w:pPr>
          </w:p>
          <w:p w14:paraId="66FE1CA3" w14:textId="77777777" w:rsidR="00AE77B5" w:rsidRPr="00025A52" w:rsidRDefault="00AE77B5" w:rsidP="0051731A">
            <w:pPr>
              <w:rPr>
                <w:snapToGrid/>
                <w:u w:val="single"/>
              </w:rPr>
            </w:pPr>
            <w:r w:rsidRPr="00025A52">
              <w:rPr>
                <w:snapToGrid/>
                <w:u w:val="single"/>
              </w:rPr>
              <w:t>Mapping:</w:t>
            </w:r>
          </w:p>
          <w:p w14:paraId="3D9D8B7B" w14:textId="77777777" w:rsidR="00AE77B5" w:rsidRDefault="00AE77B5" w:rsidP="0051731A">
            <w:pPr>
              <w:tabs>
                <w:tab w:val="left" w:pos="2520"/>
              </w:tabs>
            </w:pPr>
            <w:r w:rsidRPr="00025A52">
              <w:rPr>
                <w:snapToGrid/>
                <w:sz w:val="16"/>
                <w:szCs w:val="16"/>
                <w:lang w:val="nl"/>
              </w:rPr>
              <w:t>-de mapping is opgenomen in het genoemde tekstblok.</w:t>
            </w:r>
          </w:p>
        </w:tc>
      </w:tr>
    </w:tbl>
    <w:p w14:paraId="7F821138" w14:textId="77777777" w:rsidR="00AE77B5" w:rsidRDefault="00AE77B5" w:rsidP="00AE77B5">
      <w:pPr>
        <w:rPr>
          <w:lang w:val="nl"/>
        </w:rPr>
      </w:pPr>
    </w:p>
    <w:p w14:paraId="3BDB8CFA" w14:textId="77777777" w:rsidR="00AE77B5" w:rsidRDefault="00AE77B5" w:rsidP="00AE77B5">
      <w:pPr>
        <w:rPr>
          <w:lang w:val="nl"/>
        </w:rPr>
      </w:pPr>
      <w:r>
        <w:rPr>
          <w:lang w:val="nl"/>
        </w:rPr>
        <w:br w:type="page"/>
      </w:r>
    </w:p>
    <w:p w14:paraId="40174EF8" w14:textId="2E4D7FAA" w:rsidR="00AE77B5" w:rsidRDefault="00AE77B5" w:rsidP="00656069">
      <w:pPr>
        <w:rPr>
          <w:lang w:val="nl"/>
        </w:rPr>
      </w:pPr>
    </w:p>
    <w:p w14:paraId="6E275A32" w14:textId="167E6F70" w:rsidR="0038666F" w:rsidRDefault="0038666F" w:rsidP="00656069">
      <w:pPr>
        <w:rPr>
          <w:lang w:val="nl"/>
        </w:rPr>
      </w:pPr>
    </w:p>
    <w:p w14:paraId="0B85DF6D" w14:textId="77777777" w:rsidR="0038666F" w:rsidRDefault="0038666F" w:rsidP="00656069">
      <w:pPr>
        <w:rPr>
          <w:lang w:val="nl"/>
        </w:rPr>
      </w:pPr>
    </w:p>
    <w:p w14:paraId="1B9A2625" w14:textId="38124176" w:rsidR="00AE77B5" w:rsidRDefault="00AE77B5" w:rsidP="00656069">
      <w:pPr>
        <w:rPr>
          <w:lang w:val="nl"/>
        </w:rPr>
      </w:pPr>
    </w:p>
    <w:p w14:paraId="2F662FD3" w14:textId="7AD7F129" w:rsidR="00AE77B5" w:rsidRDefault="00AE77B5" w:rsidP="00656069">
      <w:pPr>
        <w:rPr>
          <w:lang w:val="nl"/>
        </w:rPr>
      </w:pPr>
    </w:p>
    <w:p w14:paraId="494B9C98" w14:textId="541C8AAB" w:rsidR="00AE77B5" w:rsidRDefault="00AE77B5" w:rsidP="00656069">
      <w:pPr>
        <w:rPr>
          <w:lang w:val="nl"/>
        </w:rPr>
      </w:pPr>
    </w:p>
    <w:p w14:paraId="65A94D35" w14:textId="77777777" w:rsidR="00AE77B5" w:rsidRDefault="00AE77B5" w:rsidP="00AE77B5">
      <w:pPr>
        <w:pStyle w:val="Kop2"/>
        <w:numPr>
          <w:ilvl w:val="1"/>
          <w:numId w:val="2"/>
        </w:numPr>
        <w:tabs>
          <w:tab w:val="clear" w:pos="680"/>
        </w:tabs>
        <w:ind w:left="0" w:hanging="426"/>
      </w:pPr>
      <w:bookmarkStart w:id="59" w:name="_Toc75175689"/>
      <w:bookmarkStart w:id="60" w:name="_Toc131510024"/>
      <w:r>
        <w:t>Partijen</w:t>
      </w:r>
      <w:bookmarkEnd w:id="59"/>
      <w:bookmarkEnd w:id="60"/>
    </w:p>
    <w:p w14:paraId="2B03CC90" w14:textId="77685A33" w:rsidR="00AE77B5" w:rsidRDefault="00AE77B5" w:rsidP="00AE77B5">
      <w:pPr>
        <w:rPr>
          <w:snapToGrid/>
          <w:szCs w:val="18"/>
        </w:rPr>
      </w:pPr>
      <w:r w:rsidRPr="00890735">
        <w:rPr>
          <w:snapToGrid/>
          <w:szCs w:val="18"/>
        </w:rPr>
        <w:t xml:space="preserve">In dit deel van de akte worden de partijen opgesomd. Partijen kunnen zich laten vertegenwoordigen door een gevolmachtigde. Als er sprake is van een volmacht wordt eerst de gevolmachtigde genoemd en daarna volgt (een opsomming van) de perso(o)n(en) die de gevolmachtigde vertegenwoordigt/vertegenwoordigen. Elke partij kan meer personen bevatten. Er moeten twee partijen worden genoemd. De nummering van partijen en personen wordt toegelicht in </w:t>
      </w:r>
      <w:r w:rsidRPr="00890735">
        <w:rPr>
          <w:snapToGrid/>
          <w:szCs w:val="18"/>
        </w:rPr>
        <w:fldChar w:fldCharType="begin"/>
      </w:r>
      <w:r w:rsidRPr="00890735">
        <w:rPr>
          <w:snapToGrid/>
          <w:szCs w:val="18"/>
        </w:rPr>
        <w:instrText xml:space="preserve"> REF TC \h  \* MERGEFORMAT </w:instrText>
      </w:r>
      <w:r w:rsidRPr="00890735">
        <w:rPr>
          <w:snapToGrid/>
          <w:szCs w:val="18"/>
        </w:rPr>
      </w:r>
      <w:r w:rsidRPr="00890735">
        <w:rPr>
          <w:snapToGrid/>
          <w:szCs w:val="18"/>
        </w:rPr>
        <w:fldChar w:fldCharType="separate"/>
      </w:r>
      <w:r w:rsidR="00F44CD2" w:rsidRPr="00672761">
        <w:rPr>
          <w:snapToGrid/>
          <w:szCs w:val="18"/>
        </w:rPr>
        <w:t>[4]</w:t>
      </w:r>
      <w:r w:rsidRPr="00890735">
        <w:rPr>
          <w:snapToGrid/>
          <w:szCs w:val="18"/>
        </w:rPr>
        <w:fldChar w:fldCharType="end"/>
      </w:r>
      <w:r w:rsidRPr="00890735">
        <w:rPr>
          <w:snapToGrid/>
          <w:szCs w:val="18"/>
        </w:rPr>
        <w:t>.</w:t>
      </w:r>
      <w:r w:rsidRPr="00890735" w:rsidDel="0038607C">
        <w:rPr>
          <w:snapToGrid/>
          <w:szCs w:val="18"/>
        </w:rPr>
        <w:t xml:space="preserve"> </w:t>
      </w:r>
    </w:p>
    <w:p w14:paraId="568BF95D" w14:textId="02B47F8E" w:rsidR="00AE77B5" w:rsidRDefault="00AE77B5" w:rsidP="00AE77B5">
      <w:pPr>
        <w:pStyle w:val="Kop3"/>
        <w:numPr>
          <w:ilvl w:val="2"/>
          <w:numId w:val="2"/>
        </w:numPr>
        <w:tabs>
          <w:tab w:val="clear" w:pos="680"/>
        </w:tabs>
        <w:ind w:left="0" w:hanging="426"/>
      </w:pPr>
      <w:bookmarkStart w:id="61" w:name="_Toc75175690"/>
      <w:bookmarkStart w:id="62" w:name="_Toc131510025"/>
      <w:r>
        <w:t>Geld</w:t>
      </w:r>
      <w:bookmarkEnd w:id="61"/>
      <w:r>
        <w:t>gever</w:t>
      </w:r>
      <w:bookmarkEnd w:id="62"/>
    </w:p>
    <w:p w14:paraId="52EA36FB" w14:textId="77777777" w:rsidR="00AE77B5" w:rsidRDefault="00AE77B5" w:rsidP="00AE77B5">
      <w:pPr>
        <w:rPr>
          <w:lang w:va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bottom w:w="113" w:type="dxa"/>
          <w:right w:w="0" w:type="dxa"/>
        </w:tblCellMar>
        <w:tblLook w:val="0000" w:firstRow="0" w:lastRow="0" w:firstColumn="0" w:lastColumn="0" w:noHBand="0" w:noVBand="0"/>
      </w:tblPr>
      <w:tblGrid>
        <w:gridCol w:w="5375"/>
        <w:gridCol w:w="6491"/>
      </w:tblGrid>
      <w:tr w:rsidR="00AE77B5" w:rsidRPr="005837AC" w14:paraId="306FCC59" w14:textId="77777777" w:rsidTr="00D8080D">
        <w:trPr>
          <w:cantSplit/>
        </w:trPr>
        <w:tc>
          <w:tcPr>
            <w:tcW w:w="2265" w:type="pct"/>
            <w:shd w:val="clear" w:color="auto" w:fill="DEEAF6" w:themeFill="accent1" w:themeFillTint="33"/>
          </w:tcPr>
          <w:p w14:paraId="433C76C3" w14:textId="77777777" w:rsidR="00AE77B5" w:rsidRPr="005837AC" w:rsidRDefault="00AE77B5" w:rsidP="0051731A">
            <w:pPr>
              <w:tabs>
                <w:tab w:val="left" w:pos="2520"/>
              </w:tabs>
              <w:rPr>
                <w:b/>
                <w:szCs w:val="18"/>
              </w:rPr>
            </w:pPr>
            <w:r>
              <w:rPr>
                <w:b/>
                <w:szCs w:val="18"/>
              </w:rPr>
              <w:t>Modeldocument tekst</w:t>
            </w:r>
          </w:p>
        </w:tc>
        <w:tc>
          <w:tcPr>
            <w:tcW w:w="2735" w:type="pct"/>
            <w:shd w:val="clear" w:color="auto" w:fill="DEEAF6" w:themeFill="accent1" w:themeFillTint="33"/>
          </w:tcPr>
          <w:p w14:paraId="01A4F5A1" w14:textId="77777777" w:rsidR="00AE77B5" w:rsidRPr="005837AC" w:rsidRDefault="00AE77B5" w:rsidP="0051731A">
            <w:pPr>
              <w:tabs>
                <w:tab w:val="left" w:pos="2520"/>
              </w:tabs>
              <w:rPr>
                <w:b/>
                <w:szCs w:val="18"/>
              </w:rPr>
            </w:pPr>
            <w:r>
              <w:rPr>
                <w:b/>
                <w:szCs w:val="18"/>
              </w:rPr>
              <w:t>Toelichting en mapping</w:t>
            </w:r>
          </w:p>
        </w:tc>
      </w:tr>
      <w:tr w:rsidR="00AE77B5" w14:paraId="02A7EE3B" w14:textId="77777777" w:rsidTr="00D8080D">
        <w:tc>
          <w:tcPr>
            <w:tcW w:w="2265" w:type="pct"/>
          </w:tcPr>
          <w:p w14:paraId="4BFF4847" w14:textId="77777777" w:rsidR="00AE77B5" w:rsidRPr="00CD057B" w:rsidRDefault="00AE77B5" w:rsidP="0051731A">
            <w:pPr>
              <w:tabs>
                <w:tab w:val="left" w:pos="2520"/>
              </w:tabs>
              <w:rPr>
                <w:sz w:val="20"/>
              </w:rPr>
            </w:pPr>
            <w:r w:rsidRPr="00604095">
              <w:rPr>
                <w:color w:val="FF0000"/>
                <w:sz w:val="20"/>
              </w:rPr>
              <w:t>1.</w:t>
            </w:r>
          </w:p>
        </w:tc>
        <w:tc>
          <w:tcPr>
            <w:tcW w:w="2735" w:type="pct"/>
          </w:tcPr>
          <w:p w14:paraId="1B8497E3" w14:textId="77777777" w:rsidR="00AE77B5" w:rsidRPr="00527D55" w:rsidRDefault="00AE77B5" w:rsidP="0051731A">
            <w:pPr>
              <w:spacing w:line="276" w:lineRule="auto"/>
              <w:rPr>
                <w:szCs w:val="18"/>
                <w:lang w:val="nl"/>
              </w:rPr>
            </w:pPr>
            <w:r w:rsidRPr="00194473">
              <w:rPr>
                <w:snapToGrid/>
                <w:szCs w:val="18"/>
              </w:rPr>
              <w:t>V</w:t>
            </w:r>
            <w:r>
              <w:rPr>
                <w:snapToGrid/>
                <w:szCs w:val="18"/>
              </w:rPr>
              <w:t>aste</w:t>
            </w:r>
            <w:r w:rsidRPr="00527D55">
              <w:rPr>
                <w:szCs w:val="18"/>
                <w:lang w:val="nl"/>
              </w:rPr>
              <w:t xml:space="preserve"> tekst.</w:t>
            </w:r>
          </w:p>
          <w:p w14:paraId="48C39138" w14:textId="77777777" w:rsidR="00AE77B5" w:rsidRDefault="00AE77B5" w:rsidP="0051731A">
            <w:pPr>
              <w:autoSpaceDE w:val="0"/>
              <w:autoSpaceDN w:val="0"/>
              <w:adjustRightInd w:val="0"/>
              <w:spacing w:line="276" w:lineRule="auto"/>
              <w:rPr>
                <w:sz w:val="16"/>
                <w:szCs w:val="16"/>
                <w:lang w:val="nl"/>
              </w:rPr>
            </w:pPr>
          </w:p>
          <w:p w14:paraId="11A6DC33" w14:textId="77777777" w:rsidR="00AE77B5" w:rsidRPr="0037790F" w:rsidRDefault="00AE77B5" w:rsidP="0051731A">
            <w:pPr>
              <w:autoSpaceDE w:val="0"/>
              <w:autoSpaceDN w:val="0"/>
              <w:adjustRightInd w:val="0"/>
              <w:spacing w:line="276" w:lineRule="auto"/>
              <w:rPr>
                <w:snapToGrid/>
                <w:kern w:val="0"/>
                <w:sz w:val="16"/>
                <w:szCs w:val="16"/>
                <w:u w:val="single"/>
                <w:lang w:eastAsia="nl-NL"/>
              </w:rPr>
            </w:pPr>
            <w:r>
              <w:rPr>
                <w:snapToGrid/>
                <w:kern w:val="0"/>
                <w:sz w:val="16"/>
                <w:szCs w:val="16"/>
                <w:u w:val="single"/>
                <w:lang w:eastAsia="nl-NL"/>
              </w:rPr>
              <w:t>Mapping:</w:t>
            </w:r>
          </w:p>
          <w:p w14:paraId="495A559C" w14:textId="0C2D6188" w:rsidR="00AE77B5" w:rsidRPr="0037790F" w:rsidRDefault="00AE77B5" w:rsidP="0051731A">
            <w:pPr>
              <w:autoSpaceDE w:val="0"/>
              <w:autoSpaceDN w:val="0"/>
              <w:adjustRightInd w:val="0"/>
              <w:spacing w:line="276" w:lineRule="auto"/>
              <w:rPr>
                <w:kern w:val="0"/>
                <w:sz w:val="16"/>
                <w:szCs w:val="16"/>
                <w:lang w:eastAsia="nl-NL"/>
              </w:rPr>
            </w:pPr>
            <w:r w:rsidRPr="0037790F">
              <w:rPr>
                <w:rFonts w:cs="Arial"/>
                <w:snapToGrid/>
                <w:kern w:val="0"/>
                <w:sz w:val="16"/>
                <w:szCs w:val="16"/>
                <w:lang w:eastAsia="nl-NL"/>
              </w:rPr>
              <w:t>//IMKAD_</w:t>
            </w:r>
            <w:r w:rsidRPr="0037790F">
              <w:rPr>
                <w:snapToGrid/>
                <w:kern w:val="0"/>
                <w:sz w:val="16"/>
                <w:szCs w:val="16"/>
                <w:lang w:eastAsia="nl-NL"/>
              </w:rPr>
              <w:t>AangebodenStuk</w:t>
            </w:r>
            <w:r w:rsidRPr="0037790F">
              <w:rPr>
                <w:rFonts w:cs="Arial"/>
                <w:snapToGrid/>
                <w:kern w:val="0"/>
                <w:sz w:val="16"/>
                <w:szCs w:val="16"/>
                <w:lang w:eastAsia="nl-NL"/>
              </w:rPr>
              <w:t>/Partij/</w:t>
            </w:r>
            <w:r w:rsidRPr="0037790F">
              <w:rPr>
                <w:snapToGrid/>
                <w:kern w:val="0"/>
                <w:sz w:val="16"/>
                <w:szCs w:val="16"/>
                <w:lang w:eastAsia="nl-NL"/>
              </w:rPr>
              <w:t xml:space="preserve"> </w:t>
            </w:r>
            <w:r w:rsidRPr="0037790F">
              <w:rPr>
                <w:kern w:val="0"/>
                <w:sz w:val="16"/>
                <w:szCs w:val="16"/>
                <w:lang w:eastAsia="nl-NL"/>
              </w:rPr>
              <w:t>waarbij ./aanduidingPartij(‘</w:t>
            </w:r>
            <w:r w:rsidR="00530A92">
              <w:rPr>
                <w:kern w:val="0"/>
                <w:sz w:val="16"/>
                <w:szCs w:val="16"/>
                <w:lang w:eastAsia="nl-NL"/>
              </w:rPr>
              <w:t>geldgever</w:t>
            </w:r>
            <w:r w:rsidRPr="0037790F">
              <w:rPr>
                <w:kern w:val="0"/>
                <w:sz w:val="16"/>
                <w:szCs w:val="16"/>
                <w:lang w:eastAsia="nl-NL"/>
              </w:rPr>
              <w:t>’)</w:t>
            </w:r>
          </w:p>
          <w:p w14:paraId="29932DA5" w14:textId="77777777" w:rsidR="00AE77B5" w:rsidRDefault="00AE77B5" w:rsidP="0051731A">
            <w:pPr>
              <w:autoSpaceDE w:val="0"/>
              <w:autoSpaceDN w:val="0"/>
              <w:adjustRightInd w:val="0"/>
              <w:spacing w:line="276" w:lineRule="auto"/>
              <w:rPr>
                <w:kern w:val="0"/>
                <w:lang w:eastAsia="nl-NL"/>
              </w:rPr>
            </w:pPr>
          </w:p>
          <w:p w14:paraId="0E4AE2F8" w14:textId="77777777" w:rsidR="00AE77B5" w:rsidRDefault="00AE77B5" w:rsidP="0051731A">
            <w:pPr>
              <w:spacing w:line="276" w:lineRule="auto"/>
              <w:rPr>
                <w:rFonts w:cs="Arial"/>
                <w:sz w:val="16"/>
                <w:szCs w:val="16"/>
              </w:rPr>
            </w:pPr>
            <w:r w:rsidRPr="007312B4">
              <w:rPr>
                <w:rFonts w:cs="Arial"/>
                <w:sz w:val="16"/>
                <w:szCs w:val="16"/>
              </w:rPr>
              <w:t>//IMKAD_AangebodenStuk/StukdeelHypotheek</w:t>
            </w:r>
            <w:r>
              <w:rPr>
                <w:rFonts w:cs="Arial"/>
                <w:sz w:val="16"/>
                <w:szCs w:val="16"/>
              </w:rPr>
              <w:t xml:space="preserve"> </w:t>
            </w:r>
            <w:r w:rsidRPr="00953854">
              <w:rPr>
                <w:rFonts w:cs="Arial"/>
                <w:sz w:val="16"/>
                <w:szCs w:val="16"/>
              </w:rPr>
              <w:t>[aanduidingHypotheek =</w:t>
            </w:r>
            <w:r>
              <w:rPr>
                <w:rFonts w:cs="Arial"/>
                <w:sz w:val="16"/>
                <w:szCs w:val="16"/>
              </w:rPr>
              <w:t xml:space="preserve"> niet aanwezig] </w:t>
            </w:r>
          </w:p>
          <w:p w14:paraId="69F1F744" w14:textId="77777777" w:rsidR="00AE77B5" w:rsidRPr="00A32940" w:rsidRDefault="00AE77B5" w:rsidP="0051731A">
            <w:pPr>
              <w:spacing w:line="276" w:lineRule="auto"/>
              <w:rPr>
                <w:rFonts w:cs="Arial"/>
                <w:sz w:val="16"/>
                <w:szCs w:val="16"/>
              </w:rPr>
            </w:pPr>
            <w:r w:rsidRPr="007312B4">
              <w:rPr>
                <w:rFonts w:cs="Arial"/>
                <w:sz w:val="16"/>
                <w:szCs w:val="16"/>
              </w:rPr>
              <w:t>/ver</w:t>
            </w:r>
            <w:r>
              <w:rPr>
                <w:rFonts w:cs="Arial"/>
                <w:sz w:val="16"/>
                <w:szCs w:val="16"/>
              </w:rPr>
              <w:t>krijger</w:t>
            </w:r>
            <w:r w:rsidRPr="007312B4">
              <w:rPr>
                <w:rFonts w:cs="Arial"/>
                <w:sz w:val="16"/>
                <w:szCs w:val="16"/>
              </w:rPr>
              <w:t xml:space="preserve">RechtRef </w:t>
            </w:r>
            <w:r>
              <w:rPr>
                <w:rFonts w:cs="Arial"/>
                <w:sz w:val="16"/>
                <w:szCs w:val="16"/>
              </w:rPr>
              <w:t>[</w:t>
            </w:r>
            <w:r w:rsidRPr="007312B4">
              <w:rPr>
                <w:rFonts w:cs="Arial"/>
                <w:sz w:val="16"/>
                <w:szCs w:val="16"/>
              </w:rPr>
              <w:t>xlink:href="#id hypot</w:t>
            </w:r>
            <w:r>
              <w:rPr>
                <w:rFonts w:cs="Arial"/>
                <w:sz w:val="16"/>
                <w:szCs w:val="16"/>
              </w:rPr>
              <w:t>heekbank</w:t>
            </w:r>
            <w:r w:rsidRPr="007312B4">
              <w:rPr>
                <w:rFonts w:cs="Arial"/>
                <w:sz w:val="16"/>
                <w:szCs w:val="16"/>
              </w:rPr>
              <w:t>-partij"</w:t>
            </w:r>
            <w:r>
              <w:rPr>
                <w:rFonts w:cs="Arial"/>
                <w:sz w:val="16"/>
                <w:szCs w:val="16"/>
              </w:rPr>
              <w:t>]</w:t>
            </w:r>
          </w:p>
        </w:tc>
      </w:tr>
      <w:tr w:rsidR="00AE77B5" w14:paraId="72A2343F" w14:textId="77777777" w:rsidTr="00D8080D">
        <w:tc>
          <w:tcPr>
            <w:tcW w:w="2265" w:type="pct"/>
          </w:tcPr>
          <w:p w14:paraId="7F6B10F1" w14:textId="77777777" w:rsidR="00AE77B5" w:rsidRPr="00604095" w:rsidRDefault="00AE77B5" w:rsidP="0051731A">
            <w:pPr>
              <w:tabs>
                <w:tab w:val="left" w:pos="2520"/>
              </w:tabs>
              <w:rPr>
                <w:color w:val="FF0000"/>
                <w:sz w:val="20"/>
              </w:rPr>
            </w:pPr>
            <w:r w:rsidRPr="00006B74">
              <w:rPr>
                <w:rFonts w:cs="Arial"/>
                <w:bCs/>
                <w:color w:val="FF0000"/>
                <w:sz w:val="20"/>
                <w:highlight w:val="yellow"/>
              </w:rPr>
              <w:t>TEKSTBLOK GEVOLMACHTIGDE</w:t>
            </w:r>
            <w:r>
              <w:rPr>
                <w:rFonts w:cs="Arial"/>
                <w:bCs/>
                <w:color w:val="FF0000"/>
                <w:sz w:val="20"/>
              </w:rPr>
              <w:t>:</w:t>
            </w:r>
          </w:p>
        </w:tc>
        <w:tc>
          <w:tcPr>
            <w:tcW w:w="2735" w:type="pct"/>
          </w:tcPr>
          <w:p w14:paraId="4975E0A5" w14:textId="77777777" w:rsidR="00AE77B5" w:rsidRDefault="00AE77B5" w:rsidP="0051731A">
            <w:pPr>
              <w:spacing w:line="276" w:lineRule="auto"/>
              <w:rPr>
                <w:snapToGrid/>
                <w:kern w:val="0"/>
                <w:lang w:eastAsia="nl-NL"/>
              </w:rPr>
            </w:pPr>
            <w:r w:rsidRPr="00DB7FA4">
              <w:rPr>
                <w:snapToGrid/>
                <w:kern w:val="0"/>
                <w:lang w:eastAsia="nl-NL"/>
              </w:rPr>
              <w:t>Dit tekstblok is verplicht omdat er altijd een gevolmachtigde</w:t>
            </w:r>
          </w:p>
          <w:p w14:paraId="4A37E47F" w14:textId="77777777" w:rsidR="00AE77B5" w:rsidRPr="00DB7FA4" w:rsidRDefault="00AE77B5" w:rsidP="0051731A">
            <w:pPr>
              <w:spacing w:line="276" w:lineRule="auto"/>
              <w:rPr>
                <w:snapToGrid/>
                <w:kern w:val="0"/>
                <w:lang w:eastAsia="nl-NL"/>
              </w:rPr>
            </w:pPr>
            <w:r w:rsidRPr="00DB7FA4">
              <w:rPr>
                <w:snapToGrid/>
                <w:kern w:val="0"/>
                <w:lang w:eastAsia="nl-NL"/>
              </w:rPr>
              <w:t xml:space="preserve"> optreedt in naam van de bank</w:t>
            </w:r>
            <w:r>
              <w:rPr>
                <w:snapToGrid/>
                <w:kern w:val="0"/>
                <w:lang w:eastAsia="nl-NL"/>
              </w:rPr>
              <w:t xml:space="preserve"> en wordt </w:t>
            </w:r>
            <w:r w:rsidRPr="00DB7FA4">
              <w:rPr>
                <w:snapToGrid/>
                <w:kern w:val="0"/>
                <w:lang w:eastAsia="nl-NL"/>
              </w:rPr>
              <w:t xml:space="preserve">één keer </w:t>
            </w:r>
            <w:r>
              <w:rPr>
                <w:snapToGrid/>
                <w:kern w:val="0"/>
                <w:lang w:eastAsia="nl-NL"/>
              </w:rPr>
              <w:t>getoond</w:t>
            </w:r>
            <w:r w:rsidRPr="00DB7FA4">
              <w:rPr>
                <w:snapToGrid/>
                <w:kern w:val="0"/>
                <w:lang w:eastAsia="nl-NL"/>
              </w:rPr>
              <w:t>.</w:t>
            </w:r>
          </w:p>
          <w:p w14:paraId="5D45ABB6" w14:textId="77777777" w:rsidR="00AE77B5" w:rsidRPr="00DB7FA4" w:rsidRDefault="00AE77B5" w:rsidP="0051731A">
            <w:pPr>
              <w:spacing w:line="276" w:lineRule="auto"/>
              <w:rPr>
                <w:snapToGrid/>
                <w:kern w:val="0"/>
                <w:lang w:eastAsia="nl-NL"/>
              </w:rPr>
            </w:pPr>
          </w:p>
          <w:p w14:paraId="54D93B35" w14:textId="77777777" w:rsidR="00AE77B5" w:rsidRPr="00DB7FA4" w:rsidRDefault="00AE77B5" w:rsidP="0051731A">
            <w:pPr>
              <w:spacing w:line="276" w:lineRule="auto"/>
              <w:rPr>
                <w:snapToGrid/>
                <w:kern w:val="0"/>
                <w:u w:val="single"/>
                <w:lang w:eastAsia="nl-NL"/>
              </w:rPr>
            </w:pPr>
            <w:r w:rsidRPr="00DB7FA4">
              <w:rPr>
                <w:snapToGrid/>
                <w:kern w:val="0"/>
                <w:u w:val="single"/>
                <w:lang w:eastAsia="nl-NL"/>
              </w:rPr>
              <w:t>Mapping</w:t>
            </w:r>
            <w:r>
              <w:rPr>
                <w:snapToGrid/>
                <w:kern w:val="0"/>
                <w:u w:val="single"/>
                <w:lang w:eastAsia="nl-NL"/>
              </w:rPr>
              <w:t xml:space="preserve"> gevolmachtigde</w:t>
            </w:r>
            <w:r w:rsidRPr="00DB7FA4">
              <w:rPr>
                <w:snapToGrid/>
                <w:kern w:val="0"/>
                <w:u w:val="single"/>
                <w:lang w:eastAsia="nl-NL"/>
              </w:rPr>
              <w:t>:</w:t>
            </w:r>
          </w:p>
          <w:p w14:paraId="2CC15525" w14:textId="77777777" w:rsidR="00AE77B5" w:rsidRDefault="00AE77B5" w:rsidP="0051731A">
            <w:pPr>
              <w:autoSpaceDE w:val="0"/>
              <w:autoSpaceDN w:val="0"/>
              <w:adjustRightInd w:val="0"/>
              <w:spacing w:line="276" w:lineRule="auto"/>
              <w:rPr>
                <w:snapToGrid/>
                <w:kern w:val="0"/>
                <w:sz w:val="16"/>
                <w:szCs w:val="16"/>
                <w:lang w:eastAsia="nl-NL"/>
              </w:rPr>
            </w:pPr>
            <w:r w:rsidRPr="002E19B9">
              <w:rPr>
                <w:snapToGrid/>
                <w:kern w:val="0"/>
                <w:sz w:val="16"/>
                <w:szCs w:val="16"/>
                <w:lang w:eastAsia="nl-NL"/>
              </w:rPr>
              <w:t>//IMKAD_AangebodenStuk/Partij/Gevolmachtigde</w:t>
            </w:r>
          </w:p>
          <w:p w14:paraId="0FEC2DB5" w14:textId="77777777" w:rsidR="00AE77B5" w:rsidRPr="00A32940" w:rsidRDefault="00AE77B5" w:rsidP="0051731A">
            <w:pPr>
              <w:spacing w:line="276" w:lineRule="auto"/>
              <w:rPr>
                <w:sz w:val="16"/>
                <w:szCs w:val="16"/>
                <w:lang w:val="nl"/>
              </w:rPr>
            </w:pPr>
            <w:r>
              <w:rPr>
                <w:sz w:val="16"/>
                <w:szCs w:val="16"/>
                <w:lang w:val="nl"/>
              </w:rPr>
              <w:t>Zie tekstblok voor verdere mapping</w:t>
            </w:r>
          </w:p>
        </w:tc>
      </w:tr>
      <w:tr w:rsidR="00AE77B5" w14:paraId="6F481946" w14:textId="77777777" w:rsidTr="00D8080D">
        <w:tc>
          <w:tcPr>
            <w:tcW w:w="2265" w:type="pct"/>
          </w:tcPr>
          <w:p w14:paraId="53BB3744" w14:textId="77777777" w:rsidR="00AE77B5" w:rsidRPr="00006B74" w:rsidRDefault="00AE77B5" w:rsidP="0051731A">
            <w:pPr>
              <w:tabs>
                <w:tab w:val="left" w:pos="2520"/>
              </w:tabs>
              <w:rPr>
                <w:rFonts w:cs="Arial"/>
                <w:bCs/>
                <w:color w:val="FF0000"/>
                <w:sz w:val="20"/>
                <w:highlight w:val="yellow"/>
              </w:rPr>
            </w:pPr>
            <w:r w:rsidRPr="001B4F7F">
              <w:rPr>
                <w:rFonts w:cs="Arial"/>
                <w:color w:val="FF0000"/>
                <w:sz w:val="20"/>
                <w:highlight w:val="yellow"/>
              </w:rPr>
              <w:t>TEKSTBLOK RECHTSPERSOON</w:t>
            </w:r>
          </w:p>
        </w:tc>
        <w:tc>
          <w:tcPr>
            <w:tcW w:w="2735" w:type="pct"/>
          </w:tcPr>
          <w:p w14:paraId="50441893" w14:textId="77777777" w:rsidR="00AE77B5" w:rsidRDefault="00AE77B5" w:rsidP="0051731A">
            <w:pPr>
              <w:spacing w:line="276" w:lineRule="auto"/>
              <w:rPr>
                <w:rFonts w:cs="Arial"/>
                <w:szCs w:val="18"/>
              </w:rPr>
            </w:pPr>
            <w:r w:rsidRPr="00846FDB">
              <w:rPr>
                <w:rFonts w:cs="Arial"/>
                <w:szCs w:val="18"/>
              </w:rPr>
              <w:t>V</w:t>
            </w:r>
            <w:r>
              <w:rPr>
                <w:rFonts w:cs="Arial"/>
                <w:szCs w:val="18"/>
              </w:rPr>
              <w:t xml:space="preserve">erplicht </w:t>
            </w:r>
            <w:r w:rsidRPr="00194473">
              <w:rPr>
                <w:szCs w:val="18"/>
                <w:lang w:val="nl"/>
              </w:rPr>
              <w:t>tekstblok</w:t>
            </w:r>
            <w:r>
              <w:rPr>
                <w:rFonts w:cs="Arial"/>
                <w:szCs w:val="18"/>
              </w:rPr>
              <w:t xml:space="preserve"> met de gegevens van de hypotheekbank. </w:t>
            </w:r>
          </w:p>
          <w:p w14:paraId="5F6F9651" w14:textId="77777777" w:rsidR="00AE77B5" w:rsidRDefault="00AE77B5" w:rsidP="0051731A">
            <w:pPr>
              <w:spacing w:line="276" w:lineRule="auto"/>
              <w:rPr>
                <w:rFonts w:cs="Arial"/>
                <w:sz w:val="16"/>
                <w:szCs w:val="16"/>
              </w:rPr>
            </w:pPr>
          </w:p>
          <w:p w14:paraId="56E6963D" w14:textId="77777777" w:rsidR="00AE77B5" w:rsidRPr="0037790F" w:rsidRDefault="00AE77B5" w:rsidP="0051731A">
            <w:pPr>
              <w:spacing w:line="276" w:lineRule="auto"/>
              <w:rPr>
                <w:rFonts w:cs="Arial"/>
                <w:sz w:val="16"/>
                <w:szCs w:val="16"/>
                <w:u w:val="single"/>
              </w:rPr>
            </w:pPr>
            <w:r w:rsidRPr="0037790F">
              <w:rPr>
                <w:rFonts w:cs="Arial"/>
                <w:sz w:val="16"/>
                <w:szCs w:val="16"/>
                <w:u w:val="single"/>
              </w:rPr>
              <w:t>Mapping:</w:t>
            </w:r>
          </w:p>
          <w:p w14:paraId="671E82D1" w14:textId="77777777" w:rsidR="00AE77B5" w:rsidRPr="0037790F" w:rsidRDefault="00AE77B5" w:rsidP="0051731A">
            <w:pPr>
              <w:spacing w:line="276" w:lineRule="auto"/>
              <w:rPr>
                <w:sz w:val="16"/>
                <w:szCs w:val="16"/>
                <w:lang w:val="nl"/>
              </w:rPr>
            </w:pPr>
            <w:r w:rsidRPr="0037790F">
              <w:rPr>
                <w:sz w:val="16"/>
                <w:szCs w:val="16"/>
                <w:lang w:val="nl"/>
              </w:rPr>
              <w:t>/tia:IMKAD_AangebodenStuk/tia:Partij/tia:IMKAD_Persoon/</w:t>
            </w:r>
          </w:p>
          <w:p w14:paraId="188D71E8" w14:textId="77777777" w:rsidR="00AE77B5" w:rsidRDefault="00AE77B5" w:rsidP="0051731A">
            <w:pPr>
              <w:spacing w:line="276" w:lineRule="auto"/>
              <w:rPr>
                <w:sz w:val="16"/>
                <w:szCs w:val="16"/>
                <w:lang w:val="nl"/>
              </w:rPr>
            </w:pPr>
            <w:r w:rsidRPr="0037790F">
              <w:rPr>
                <w:sz w:val="16"/>
                <w:szCs w:val="16"/>
                <w:lang w:val="nl"/>
              </w:rPr>
              <w:t>tia:tia_Gegevens/tia:NHR_Rechtspersoon</w:t>
            </w:r>
          </w:p>
          <w:p w14:paraId="05578CEE" w14:textId="77777777" w:rsidR="00AE77B5" w:rsidRPr="0037790F" w:rsidRDefault="00AE77B5" w:rsidP="0051731A">
            <w:pPr>
              <w:spacing w:line="276" w:lineRule="auto"/>
              <w:rPr>
                <w:sz w:val="16"/>
                <w:szCs w:val="16"/>
                <w:lang w:val="nl"/>
              </w:rPr>
            </w:pPr>
          </w:p>
          <w:p w14:paraId="0AC62A0E" w14:textId="77777777" w:rsidR="00AE77B5" w:rsidRPr="00DB7FA4" w:rsidRDefault="00AE77B5" w:rsidP="0051731A">
            <w:pPr>
              <w:spacing w:line="276" w:lineRule="auto"/>
              <w:rPr>
                <w:snapToGrid/>
                <w:kern w:val="0"/>
                <w:lang w:eastAsia="nl-NL"/>
              </w:rPr>
            </w:pPr>
            <w:r>
              <w:rPr>
                <w:sz w:val="16"/>
                <w:szCs w:val="16"/>
                <w:lang w:val="nl"/>
              </w:rPr>
              <w:t>-</w:t>
            </w:r>
            <w:r w:rsidRPr="0037790F">
              <w:rPr>
                <w:sz w:val="16"/>
                <w:szCs w:val="16"/>
                <w:lang w:val="nl"/>
              </w:rPr>
              <w:t>Zie tekstblok voor verdere mapping</w:t>
            </w:r>
          </w:p>
        </w:tc>
      </w:tr>
      <w:tr w:rsidR="0038666F" w14:paraId="533A215C" w14:textId="77777777" w:rsidTr="00D8080D">
        <w:tc>
          <w:tcPr>
            <w:tcW w:w="2265" w:type="pct"/>
          </w:tcPr>
          <w:p w14:paraId="604327FF" w14:textId="655A5520" w:rsidR="0038666F" w:rsidRPr="001B4F7F" w:rsidRDefault="0038666F" w:rsidP="0051731A">
            <w:pPr>
              <w:tabs>
                <w:tab w:val="left" w:pos="2520"/>
              </w:tabs>
              <w:rPr>
                <w:rFonts w:cs="Arial"/>
                <w:color w:val="FF0000"/>
                <w:sz w:val="20"/>
                <w:highlight w:val="yellow"/>
              </w:rPr>
            </w:pPr>
            <w:r w:rsidRPr="00850B7B">
              <w:rPr>
                <w:rFonts w:cs="Arial"/>
                <w:color w:val="800080"/>
                <w:sz w:val="20"/>
              </w:rPr>
              <w:lastRenderedPageBreak/>
              <w:t xml:space="preserve">correspondentieadres </w:t>
            </w:r>
            <w:r w:rsidRPr="00850B7B">
              <w:rPr>
                <w:color w:val="800080"/>
                <w:sz w:val="20"/>
              </w:rPr>
              <w:t>voor alle aangelegenheden betreffende de hierna te vermelden rechtshandelingen</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label</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afdeling</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postcode</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straatnaam</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huisnummer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letter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toevoeging</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 xml:space="preserve"> </w:t>
            </w:r>
            <w:r w:rsidRPr="00850B7B">
              <w:rPr>
                <w:rFonts w:cs="Arial"/>
                <w:color w:val="800080"/>
                <w:sz w:val="20"/>
              </w:rPr>
              <w:t xml:space="preserve">/ postbus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postbusnummer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postcode</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regio</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straat</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land</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w:t>
            </w:r>
          </w:p>
        </w:tc>
        <w:tc>
          <w:tcPr>
            <w:tcW w:w="2735" w:type="pct"/>
          </w:tcPr>
          <w:p w14:paraId="1E0C117F" w14:textId="4FA38A85" w:rsidR="0038666F" w:rsidRDefault="0038666F" w:rsidP="00D8080D">
            <w:pPr>
              <w:spacing w:line="240" w:lineRule="auto"/>
            </w:pPr>
            <w:r>
              <w:t>Optioneel postadres.</w:t>
            </w:r>
          </w:p>
          <w:p w14:paraId="50060188" w14:textId="77777777" w:rsidR="00D8080D" w:rsidRDefault="00D8080D" w:rsidP="00D8080D">
            <w:pPr>
              <w:spacing w:line="240" w:lineRule="auto"/>
              <w:rPr>
                <w:color w:val="3366FF"/>
              </w:rPr>
            </w:pPr>
          </w:p>
          <w:p w14:paraId="5007F7F9" w14:textId="77777777" w:rsidR="0038666F" w:rsidRDefault="0038666F" w:rsidP="00D8080D">
            <w:pPr>
              <w:spacing w:line="240" w:lineRule="auto"/>
              <w:rPr>
                <w:color w:val="3366FF"/>
              </w:rPr>
            </w:pPr>
            <w:r>
              <w:rPr>
                <w:color w:val="3366FF"/>
              </w:rPr>
              <w:t xml:space="preserve">Label </w:t>
            </w:r>
            <w:r>
              <w:t>en</w:t>
            </w:r>
            <w:r>
              <w:rPr>
                <w:color w:val="3366FF"/>
              </w:rPr>
              <w:t xml:space="preserve"> afdeling </w:t>
            </w:r>
            <w:r>
              <w:t>zijn twee onafhankelijke optionele variabelen, die voor elk type adres getoond kunnen worden.</w:t>
            </w:r>
          </w:p>
          <w:p w14:paraId="5CC0E632" w14:textId="77777777" w:rsidR="0038666F" w:rsidRDefault="0038666F" w:rsidP="00D8080D">
            <w:pPr>
              <w:spacing w:line="240" w:lineRule="auto"/>
            </w:pPr>
          </w:p>
          <w:p w14:paraId="6F4BE4BA" w14:textId="77777777" w:rsidR="0038666F" w:rsidRDefault="0038666F" w:rsidP="00D8080D">
            <w:pPr>
              <w:spacing w:line="240" w:lineRule="auto"/>
              <w:rPr>
                <w:szCs w:val="18"/>
              </w:rPr>
            </w:pPr>
            <w:r>
              <w:t>Voor het adres moet gekozen worden uit binnenlands adres, postbus adres of buitenlands adres.</w:t>
            </w:r>
          </w:p>
          <w:p w14:paraId="4D92A83C" w14:textId="77777777" w:rsidR="0038666F" w:rsidRDefault="0038666F" w:rsidP="00D8080D">
            <w:pPr>
              <w:spacing w:line="240" w:lineRule="auto"/>
              <w:rPr>
                <w:szCs w:val="18"/>
              </w:rPr>
            </w:pPr>
          </w:p>
          <w:p w14:paraId="05DF4EE3" w14:textId="77777777" w:rsidR="00D8080D" w:rsidRDefault="0038666F" w:rsidP="00D8080D">
            <w:pPr>
              <w:spacing w:line="240" w:lineRule="auto"/>
              <w:rPr>
                <w:szCs w:val="18"/>
              </w:rPr>
            </w:pPr>
            <w:r>
              <w:rPr>
                <w:szCs w:val="18"/>
              </w:rPr>
              <w:t>Voor plaats en land moet gekozen worden uit een waardelijst.</w:t>
            </w:r>
          </w:p>
          <w:p w14:paraId="6990D5A8" w14:textId="77777777" w:rsidR="00D8080D" w:rsidRDefault="00D8080D" w:rsidP="00D8080D">
            <w:pPr>
              <w:spacing w:line="240" w:lineRule="auto"/>
              <w:rPr>
                <w:szCs w:val="18"/>
                <w:u w:val="single"/>
              </w:rPr>
            </w:pPr>
          </w:p>
          <w:p w14:paraId="5D0D9921" w14:textId="540F49D8" w:rsidR="0038666F" w:rsidRPr="0037790F" w:rsidRDefault="0038666F" w:rsidP="00D8080D">
            <w:pPr>
              <w:spacing w:line="276" w:lineRule="auto"/>
              <w:rPr>
                <w:sz w:val="16"/>
                <w:szCs w:val="16"/>
                <w:u w:val="single"/>
              </w:rPr>
            </w:pPr>
            <w:r w:rsidRPr="0037790F">
              <w:rPr>
                <w:sz w:val="16"/>
                <w:szCs w:val="16"/>
                <w:u w:val="single"/>
              </w:rPr>
              <w:t>Mapping:</w:t>
            </w:r>
          </w:p>
          <w:p w14:paraId="6DB87EB9" w14:textId="77777777" w:rsidR="0038666F" w:rsidRDefault="0038666F" w:rsidP="00D8080D">
            <w:pPr>
              <w:pStyle w:val="streepje"/>
              <w:numPr>
                <w:ilvl w:val="0"/>
                <w:numId w:val="0"/>
              </w:numPr>
              <w:spacing w:line="276" w:lineRule="auto"/>
              <w:rPr>
                <w:sz w:val="16"/>
                <w:szCs w:val="16"/>
                <w:lang w:val="nl-NL"/>
              </w:rPr>
            </w:pPr>
            <w:r>
              <w:rPr>
                <w:sz w:val="16"/>
                <w:szCs w:val="16"/>
                <w:lang w:val="nl-NL"/>
              </w:rPr>
              <w:t>//IMKAD_Persoon/IMKAD_PostlocatiePersoon/</w:t>
            </w:r>
          </w:p>
          <w:p w14:paraId="59E26316" w14:textId="77777777" w:rsidR="0038666F" w:rsidRDefault="0038666F" w:rsidP="00D8080D">
            <w:pPr>
              <w:pStyle w:val="streepje"/>
              <w:numPr>
                <w:ilvl w:val="0"/>
                <w:numId w:val="0"/>
              </w:numPr>
              <w:spacing w:line="276" w:lineRule="auto"/>
              <w:ind w:left="227"/>
              <w:rPr>
                <w:sz w:val="14"/>
                <w:szCs w:val="16"/>
                <w:lang w:val="nl-NL"/>
              </w:rPr>
            </w:pPr>
            <w:r>
              <w:rPr>
                <w:sz w:val="16"/>
                <w:lang w:val="nl-NL"/>
              </w:rPr>
              <w:tab/>
              <w:t>./label</w:t>
            </w:r>
          </w:p>
          <w:p w14:paraId="5D0021C6" w14:textId="2959B537" w:rsidR="0038666F" w:rsidRDefault="00D8080D" w:rsidP="00D8080D">
            <w:pPr>
              <w:spacing w:line="276" w:lineRule="auto"/>
              <w:ind w:left="227"/>
              <w:rPr>
                <w:sz w:val="16"/>
              </w:rPr>
            </w:pPr>
            <w:r>
              <w:rPr>
                <w:sz w:val="16"/>
              </w:rPr>
              <w:t xml:space="preserve">     </w:t>
            </w:r>
            <w:r w:rsidR="0038666F">
              <w:rPr>
                <w:sz w:val="16"/>
              </w:rPr>
              <w:t>./afdeling</w:t>
            </w:r>
          </w:p>
          <w:p w14:paraId="691CA083" w14:textId="77777777" w:rsidR="0038666F" w:rsidRDefault="0038666F" w:rsidP="00D8080D">
            <w:pPr>
              <w:pStyle w:val="streepje"/>
              <w:numPr>
                <w:ilvl w:val="0"/>
                <w:numId w:val="0"/>
              </w:numPr>
              <w:spacing w:line="276" w:lineRule="auto"/>
              <w:rPr>
                <w:u w:val="single"/>
                <w:lang w:val="nl-NL"/>
              </w:rPr>
            </w:pPr>
          </w:p>
          <w:p w14:paraId="0A46BDE6" w14:textId="77777777" w:rsidR="0038666F" w:rsidRDefault="0038666F" w:rsidP="00D8080D">
            <w:pPr>
              <w:pStyle w:val="streepje"/>
              <w:numPr>
                <w:ilvl w:val="0"/>
                <w:numId w:val="0"/>
              </w:numPr>
              <w:spacing w:line="276" w:lineRule="auto"/>
              <w:rPr>
                <w:u w:val="single"/>
                <w:lang w:val="nl-NL"/>
              </w:rPr>
            </w:pPr>
            <w:r>
              <w:rPr>
                <w:u w:val="single"/>
                <w:lang w:val="nl-NL"/>
              </w:rPr>
              <w:t>Mapping binnenlandsadres:</w:t>
            </w:r>
          </w:p>
          <w:p w14:paraId="56EFE124" w14:textId="77777777" w:rsidR="0038666F" w:rsidRDefault="0038666F" w:rsidP="00D8080D">
            <w:pPr>
              <w:pStyle w:val="streepje"/>
              <w:numPr>
                <w:ilvl w:val="0"/>
                <w:numId w:val="0"/>
              </w:numPr>
              <w:spacing w:line="276" w:lineRule="auto"/>
              <w:rPr>
                <w:sz w:val="16"/>
                <w:szCs w:val="16"/>
                <w:lang w:val="nl-NL"/>
              </w:rPr>
            </w:pPr>
            <w:r>
              <w:rPr>
                <w:sz w:val="16"/>
                <w:szCs w:val="16"/>
                <w:lang w:val="nl-NL"/>
              </w:rPr>
              <w:t>//IMKAD_Persoon/IMKAD_PostlocatiePersoon/adres/binnenlandsAdres/</w:t>
            </w:r>
          </w:p>
          <w:p w14:paraId="4B9D11F2" w14:textId="77777777" w:rsidR="0038666F" w:rsidRDefault="0038666F" w:rsidP="00D8080D">
            <w:pPr>
              <w:spacing w:line="276" w:lineRule="auto"/>
              <w:ind w:left="227"/>
              <w:rPr>
                <w:sz w:val="16"/>
                <w:szCs w:val="16"/>
              </w:rPr>
            </w:pPr>
            <w:r>
              <w:rPr>
                <w:sz w:val="16"/>
                <w:szCs w:val="16"/>
              </w:rPr>
              <w:tab/>
              <w:t>./BAG_NummerAanduiding/postcode</w:t>
            </w:r>
          </w:p>
          <w:p w14:paraId="63C65205" w14:textId="77777777" w:rsidR="0038666F" w:rsidRDefault="0038666F" w:rsidP="00D8080D">
            <w:pPr>
              <w:spacing w:line="276" w:lineRule="auto"/>
              <w:ind w:left="227"/>
              <w:rPr>
                <w:sz w:val="16"/>
                <w:szCs w:val="16"/>
              </w:rPr>
            </w:pPr>
            <w:r>
              <w:rPr>
                <w:sz w:val="16"/>
                <w:szCs w:val="16"/>
              </w:rPr>
              <w:tab/>
              <w:t>./BAG_Woonplaats/woonplaatsnaam</w:t>
            </w:r>
          </w:p>
          <w:p w14:paraId="4A45733D" w14:textId="77777777" w:rsidR="0038666F" w:rsidRDefault="0038666F" w:rsidP="00D8080D">
            <w:pPr>
              <w:spacing w:line="276" w:lineRule="auto"/>
              <w:ind w:left="227"/>
              <w:rPr>
                <w:sz w:val="16"/>
                <w:szCs w:val="16"/>
              </w:rPr>
            </w:pPr>
            <w:r>
              <w:rPr>
                <w:sz w:val="16"/>
                <w:szCs w:val="16"/>
              </w:rPr>
              <w:tab/>
              <w:t>./BAG_OpenbareRuimte/openbareRuimteNaam</w:t>
            </w:r>
          </w:p>
          <w:p w14:paraId="6562DACD" w14:textId="77777777" w:rsidR="0038666F" w:rsidRDefault="0038666F" w:rsidP="00D8080D">
            <w:pPr>
              <w:spacing w:line="276" w:lineRule="auto"/>
              <w:ind w:left="227"/>
              <w:rPr>
                <w:sz w:val="16"/>
                <w:szCs w:val="16"/>
              </w:rPr>
            </w:pPr>
            <w:r>
              <w:rPr>
                <w:sz w:val="16"/>
                <w:szCs w:val="16"/>
              </w:rPr>
              <w:tab/>
              <w:t>./BAG_NummerAanduiding/huisnummer</w:t>
            </w:r>
          </w:p>
          <w:p w14:paraId="1C70DD0A" w14:textId="77777777" w:rsidR="0038666F" w:rsidRDefault="0038666F" w:rsidP="00D8080D">
            <w:pPr>
              <w:spacing w:line="276" w:lineRule="auto"/>
              <w:ind w:left="227"/>
              <w:rPr>
                <w:sz w:val="16"/>
                <w:szCs w:val="16"/>
              </w:rPr>
            </w:pPr>
            <w:r>
              <w:rPr>
                <w:sz w:val="16"/>
                <w:szCs w:val="16"/>
              </w:rPr>
              <w:tab/>
              <w:t>./BAG_NummerAanduiding/huisletter</w:t>
            </w:r>
          </w:p>
          <w:p w14:paraId="30DC980F" w14:textId="77777777" w:rsidR="0038666F" w:rsidRDefault="0038666F" w:rsidP="00D8080D">
            <w:pPr>
              <w:pStyle w:val="streepje"/>
              <w:numPr>
                <w:ilvl w:val="0"/>
                <w:numId w:val="0"/>
              </w:numPr>
              <w:spacing w:line="276" w:lineRule="auto"/>
              <w:ind w:left="227"/>
              <w:rPr>
                <w:u w:val="single"/>
                <w:lang w:val="nl-NL"/>
              </w:rPr>
            </w:pPr>
            <w:r>
              <w:rPr>
                <w:sz w:val="16"/>
                <w:szCs w:val="16"/>
                <w:lang w:val="nl-NL"/>
              </w:rPr>
              <w:tab/>
              <w:t>./BAG_NummerAanduiding/huisnummertoevoeging</w:t>
            </w:r>
            <w:r>
              <w:rPr>
                <w:u w:val="single"/>
                <w:lang w:val="nl-NL"/>
              </w:rPr>
              <w:t xml:space="preserve"> </w:t>
            </w:r>
          </w:p>
          <w:p w14:paraId="19C23F9C" w14:textId="77777777" w:rsidR="0038666F" w:rsidRDefault="0038666F" w:rsidP="00D8080D">
            <w:pPr>
              <w:pStyle w:val="streepje"/>
              <w:numPr>
                <w:ilvl w:val="0"/>
                <w:numId w:val="0"/>
              </w:numPr>
              <w:spacing w:line="276" w:lineRule="auto"/>
              <w:rPr>
                <w:u w:val="single"/>
                <w:lang w:val="nl-NL"/>
              </w:rPr>
            </w:pPr>
          </w:p>
          <w:p w14:paraId="4C0EF413" w14:textId="77777777" w:rsidR="0038666F" w:rsidRDefault="0038666F" w:rsidP="00D8080D">
            <w:pPr>
              <w:pStyle w:val="streepje"/>
              <w:numPr>
                <w:ilvl w:val="0"/>
                <w:numId w:val="0"/>
              </w:numPr>
              <w:spacing w:line="276" w:lineRule="auto"/>
              <w:rPr>
                <w:u w:val="single"/>
                <w:lang w:val="nl-NL"/>
              </w:rPr>
            </w:pPr>
            <w:r>
              <w:rPr>
                <w:u w:val="single"/>
                <w:lang w:val="nl-NL"/>
              </w:rPr>
              <w:t>Mapping buitenlandsadres:</w:t>
            </w:r>
          </w:p>
          <w:p w14:paraId="74B663C7" w14:textId="77777777" w:rsidR="0038666F" w:rsidRPr="00201932" w:rsidRDefault="0038666F" w:rsidP="00D8080D">
            <w:pPr>
              <w:pStyle w:val="streepje"/>
              <w:numPr>
                <w:ilvl w:val="0"/>
                <w:numId w:val="0"/>
              </w:numPr>
              <w:spacing w:line="276" w:lineRule="auto"/>
              <w:rPr>
                <w:sz w:val="16"/>
                <w:szCs w:val="16"/>
                <w:lang w:val="nl-NL"/>
              </w:rPr>
            </w:pPr>
            <w:r>
              <w:rPr>
                <w:sz w:val="16"/>
                <w:szCs w:val="16"/>
                <w:lang w:val="nl-NL"/>
              </w:rPr>
              <w:t>//IMKAD_Persoon/IMKAD_PostlocatiePersoon/</w:t>
            </w:r>
            <w:r>
              <w:rPr>
                <w:sz w:val="16"/>
                <w:lang w:val="nl-NL"/>
              </w:rPr>
              <w:t>adres/buitenlandsAdres/</w:t>
            </w:r>
          </w:p>
          <w:p w14:paraId="141EB232" w14:textId="77777777" w:rsidR="0038666F" w:rsidRDefault="0038666F" w:rsidP="00D8080D">
            <w:pPr>
              <w:pStyle w:val="streepje"/>
              <w:numPr>
                <w:ilvl w:val="0"/>
                <w:numId w:val="0"/>
              </w:numPr>
              <w:spacing w:line="276" w:lineRule="auto"/>
              <w:ind w:left="227"/>
              <w:rPr>
                <w:sz w:val="14"/>
                <w:szCs w:val="16"/>
                <w:lang w:val="nl-NL"/>
              </w:rPr>
            </w:pPr>
            <w:r>
              <w:rPr>
                <w:sz w:val="16"/>
                <w:lang w:val="nl-NL"/>
              </w:rPr>
              <w:lastRenderedPageBreak/>
              <w:tab/>
              <w:t>./woonplaats</w:t>
            </w:r>
          </w:p>
          <w:p w14:paraId="78A6E707" w14:textId="77777777" w:rsidR="0038666F" w:rsidRDefault="0038666F" w:rsidP="00D8080D">
            <w:pPr>
              <w:spacing w:line="276" w:lineRule="auto"/>
              <w:ind w:left="227"/>
              <w:rPr>
                <w:sz w:val="16"/>
              </w:rPr>
            </w:pPr>
            <w:r>
              <w:rPr>
                <w:sz w:val="16"/>
              </w:rPr>
              <w:tab/>
              <w:t xml:space="preserve">./adres </w:t>
            </w:r>
          </w:p>
          <w:p w14:paraId="35F9E098" w14:textId="77777777" w:rsidR="0038666F" w:rsidRPr="00201932" w:rsidRDefault="0038666F" w:rsidP="00D8080D">
            <w:pPr>
              <w:spacing w:line="276" w:lineRule="auto"/>
              <w:ind w:left="227"/>
              <w:rPr>
                <w:sz w:val="16"/>
              </w:rPr>
            </w:pPr>
            <w:r>
              <w:rPr>
                <w:sz w:val="16"/>
              </w:rPr>
              <w:tab/>
            </w:r>
            <w:r w:rsidRPr="00201932">
              <w:rPr>
                <w:sz w:val="16"/>
              </w:rPr>
              <w:t>./regio</w:t>
            </w:r>
          </w:p>
          <w:p w14:paraId="4E29F42B" w14:textId="77777777" w:rsidR="0038666F" w:rsidRPr="00201932" w:rsidRDefault="0038666F" w:rsidP="00D8080D">
            <w:pPr>
              <w:spacing w:line="276" w:lineRule="auto"/>
              <w:ind w:left="227"/>
              <w:rPr>
                <w:sz w:val="16"/>
              </w:rPr>
            </w:pPr>
            <w:r w:rsidRPr="00201932">
              <w:rPr>
                <w:sz w:val="16"/>
              </w:rPr>
              <w:tab/>
              <w:t>./land</w:t>
            </w:r>
          </w:p>
          <w:p w14:paraId="3A89045E" w14:textId="77777777" w:rsidR="0038666F" w:rsidRPr="00201932" w:rsidRDefault="0038666F" w:rsidP="00D8080D">
            <w:pPr>
              <w:spacing w:before="72" w:line="276" w:lineRule="auto"/>
              <w:rPr>
                <w:sz w:val="16"/>
              </w:rPr>
            </w:pPr>
            <w:r w:rsidRPr="00201932">
              <w:rPr>
                <w:u w:val="single"/>
              </w:rPr>
              <w:t>Mapping postbusadres:</w:t>
            </w:r>
          </w:p>
          <w:p w14:paraId="35794F75" w14:textId="77777777" w:rsidR="0038666F" w:rsidRPr="00201932" w:rsidRDefault="0038666F" w:rsidP="00D8080D">
            <w:pPr>
              <w:pStyle w:val="streepje"/>
              <w:numPr>
                <w:ilvl w:val="0"/>
                <w:numId w:val="0"/>
              </w:numPr>
              <w:spacing w:line="276" w:lineRule="auto"/>
              <w:rPr>
                <w:sz w:val="16"/>
                <w:szCs w:val="16"/>
                <w:lang w:val="nl-NL"/>
              </w:rPr>
            </w:pPr>
            <w:r w:rsidRPr="00201932">
              <w:rPr>
                <w:sz w:val="16"/>
                <w:szCs w:val="16"/>
                <w:lang w:val="nl-NL"/>
              </w:rPr>
              <w:t>//IMKAD_Persoon/IMKAD_PostlocatiePersoon/adres/Imkad_AdreskeuzePI/postbusAdres/</w:t>
            </w:r>
          </w:p>
          <w:p w14:paraId="09EA1605" w14:textId="77777777" w:rsidR="0038666F" w:rsidRDefault="0038666F" w:rsidP="00D8080D">
            <w:pPr>
              <w:spacing w:line="276" w:lineRule="auto"/>
              <w:ind w:left="227"/>
              <w:rPr>
                <w:sz w:val="16"/>
                <w:szCs w:val="16"/>
              </w:rPr>
            </w:pPr>
            <w:r w:rsidRPr="00201932">
              <w:rPr>
                <w:sz w:val="16"/>
                <w:szCs w:val="16"/>
              </w:rPr>
              <w:tab/>
            </w:r>
            <w:r>
              <w:rPr>
                <w:sz w:val="16"/>
                <w:szCs w:val="16"/>
              </w:rPr>
              <w:t>./postbusnummer</w:t>
            </w:r>
          </w:p>
          <w:p w14:paraId="745B8179" w14:textId="77777777" w:rsidR="0038666F" w:rsidRDefault="0038666F" w:rsidP="00D8080D">
            <w:pPr>
              <w:spacing w:line="276" w:lineRule="auto"/>
              <w:ind w:left="227"/>
              <w:rPr>
                <w:sz w:val="16"/>
                <w:szCs w:val="16"/>
              </w:rPr>
            </w:pPr>
            <w:r>
              <w:rPr>
                <w:sz w:val="16"/>
              </w:rPr>
              <w:tab/>
              <w:t>./</w:t>
            </w:r>
            <w:r>
              <w:rPr>
                <w:sz w:val="16"/>
                <w:szCs w:val="16"/>
              </w:rPr>
              <w:t>postcode</w:t>
            </w:r>
          </w:p>
          <w:p w14:paraId="0B623FE6" w14:textId="7582FFFB" w:rsidR="0038666F" w:rsidRPr="00846FDB" w:rsidRDefault="0038666F" w:rsidP="00D8080D">
            <w:pPr>
              <w:spacing w:line="276" w:lineRule="auto"/>
              <w:rPr>
                <w:rFonts w:cs="Arial"/>
                <w:szCs w:val="18"/>
              </w:rPr>
            </w:pPr>
            <w:r>
              <w:rPr>
                <w:sz w:val="16"/>
                <w:szCs w:val="16"/>
              </w:rPr>
              <w:t xml:space="preserve">           ./woonplaatsnaam</w:t>
            </w:r>
          </w:p>
        </w:tc>
      </w:tr>
      <w:tr w:rsidR="00D8080D" w14:paraId="711CD18D" w14:textId="77777777" w:rsidTr="00D8080D">
        <w:tc>
          <w:tcPr>
            <w:tcW w:w="2265" w:type="pct"/>
          </w:tcPr>
          <w:p w14:paraId="6C07F75E" w14:textId="0A32238B" w:rsidR="00D8080D" w:rsidRPr="00850B7B" w:rsidRDefault="00D8080D" w:rsidP="00D8080D">
            <w:pPr>
              <w:tabs>
                <w:tab w:val="left" w:pos="2520"/>
              </w:tabs>
              <w:rPr>
                <w:rFonts w:cs="Arial"/>
                <w:color w:val="800080"/>
                <w:sz w:val="20"/>
              </w:rPr>
            </w:pPr>
            <w:r>
              <w:rPr>
                <w:rFonts w:cs="Arial"/>
                <w:color w:val="FF0000"/>
                <w:sz w:val="20"/>
              </w:rPr>
              <w:lastRenderedPageBreak/>
              <w:t>;</w:t>
            </w:r>
          </w:p>
        </w:tc>
        <w:tc>
          <w:tcPr>
            <w:tcW w:w="2735" w:type="pct"/>
          </w:tcPr>
          <w:p w14:paraId="08A9B1F6" w14:textId="408A462A" w:rsidR="00D8080D" w:rsidRDefault="00D8080D" w:rsidP="00D8080D">
            <w:pPr>
              <w:spacing w:line="240" w:lineRule="auto"/>
            </w:pPr>
            <w:r>
              <w:t>Vaste tekst.</w:t>
            </w:r>
          </w:p>
        </w:tc>
      </w:tr>
      <w:tr w:rsidR="00D8080D" w14:paraId="0B8ADF98" w14:textId="77777777" w:rsidTr="00D8080D">
        <w:tc>
          <w:tcPr>
            <w:tcW w:w="2265" w:type="pct"/>
          </w:tcPr>
          <w:p w14:paraId="3F74D709" w14:textId="1E9F1EB7" w:rsidR="00D8080D" w:rsidRDefault="00D8080D" w:rsidP="00D8080D">
            <w:pPr>
              <w:tabs>
                <w:tab w:val="left" w:pos="2520"/>
              </w:tabs>
              <w:ind w:left="306"/>
              <w:rPr>
                <w:rFonts w:cs="Arial"/>
                <w:color w:val="FF0000"/>
                <w:sz w:val="20"/>
              </w:rPr>
            </w:pPr>
            <w:r w:rsidRPr="00DF6301">
              <w:rPr>
                <w:rFonts w:cs="Arial"/>
                <w:color w:val="FF0000"/>
                <w:sz w:val="20"/>
              </w:rPr>
              <w:t>hierna te noemen</w:t>
            </w:r>
            <w:r w:rsidR="00F15DC5">
              <w:rPr>
                <w:rFonts w:cs="Arial"/>
                <w:color w:val="FF0000"/>
                <w:sz w:val="20"/>
              </w:rPr>
              <w:t>:</w:t>
            </w:r>
            <w:r w:rsidRPr="00DF6301">
              <w:rPr>
                <w:rFonts w:cs="Arial"/>
                <w:color w:val="FF0000"/>
                <w:sz w:val="20"/>
              </w:rPr>
              <w:t xml:space="preserve"> “de geldgever”;</w:t>
            </w:r>
          </w:p>
        </w:tc>
        <w:tc>
          <w:tcPr>
            <w:tcW w:w="2735" w:type="pct"/>
          </w:tcPr>
          <w:p w14:paraId="006A5D53" w14:textId="468C432F" w:rsidR="00D8080D" w:rsidRDefault="00D8080D" w:rsidP="00D8080D">
            <w:pPr>
              <w:spacing w:line="240" w:lineRule="auto"/>
            </w:pPr>
            <w:r>
              <w:t>Vaste tekst</w:t>
            </w:r>
          </w:p>
        </w:tc>
      </w:tr>
    </w:tbl>
    <w:p w14:paraId="6600A061" w14:textId="2CF588C1" w:rsidR="00AE77B5" w:rsidRDefault="00AE77B5" w:rsidP="00656069">
      <w:pPr>
        <w:rPr>
          <w:lang w:val="nl"/>
        </w:rPr>
      </w:pPr>
    </w:p>
    <w:p w14:paraId="628C10BB" w14:textId="38EB63BB" w:rsidR="00AE77B5" w:rsidRDefault="009E2DC4" w:rsidP="009E2DC4">
      <w:pPr>
        <w:pStyle w:val="Kop3"/>
      </w:pPr>
      <w:bookmarkStart w:id="63" w:name="_Toc131510026"/>
      <w:r>
        <w:t>Hypotheekgever/Schuldenaar</w:t>
      </w:r>
      <w:bookmarkEnd w:id="63"/>
    </w:p>
    <w:p w14:paraId="395DD859" w14:textId="55CF9D77" w:rsidR="009E2DC4" w:rsidRDefault="009E2DC4" w:rsidP="009E2DC4">
      <w:pPr>
        <w:rPr>
          <w:lang w:va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bottom w:w="113" w:type="dxa"/>
          <w:right w:w="0" w:type="dxa"/>
        </w:tblCellMar>
        <w:tblLook w:val="0000" w:firstRow="0" w:lastRow="0" w:firstColumn="0" w:lastColumn="0" w:noHBand="0" w:noVBand="0"/>
      </w:tblPr>
      <w:tblGrid>
        <w:gridCol w:w="5933"/>
        <w:gridCol w:w="5933"/>
      </w:tblGrid>
      <w:tr w:rsidR="009E2DC4" w:rsidRPr="005837AC" w14:paraId="60C9592C" w14:textId="77777777" w:rsidTr="0051731A">
        <w:trPr>
          <w:cantSplit/>
        </w:trPr>
        <w:tc>
          <w:tcPr>
            <w:tcW w:w="2500" w:type="pct"/>
            <w:shd w:val="clear" w:color="auto" w:fill="DEEAF6" w:themeFill="accent1" w:themeFillTint="33"/>
          </w:tcPr>
          <w:p w14:paraId="68EBADB6" w14:textId="77777777" w:rsidR="009E2DC4" w:rsidRPr="005837AC" w:rsidRDefault="009E2DC4" w:rsidP="0051731A">
            <w:pPr>
              <w:tabs>
                <w:tab w:val="left" w:pos="2520"/>
              </w:tabs>
              <w:rPr>
                <w:b/>
                <w:szCs w:val="18"/>
              </w:rPr>
            </w:pPr>
            <w:r>
              <w:rPr>
                <w:b/>
                <w:szCs w:val="18"/>
              </w:rPr>
              <w:t>Modeldocument tekst</w:t>
            </w:r>
          </w:p>
        </w:tc>
        <w:tc>
          <w:tcPr>
            <w:tcW w:w="2500" w:type="pct"/>
            <w:shd w:val="clear" w:color="auto" w:fill="DEEAF6" w:themeFill="accent1" w:themeFillTint="33"/>
          </w:tcPr>
          <w:p w14:paraId="3473FD4E" w14:textId="77777777" w:rsidR="009E2DC4" w:rsidRPr="005837AC" w:rsidRDefault="009E2DC4" w:rsidP="0051731A">
            <w:pPr>
              <w:tabs>
                <w:tab w:val="left" w:pos="2520"/>
              </w:tabs>
              <w:rPr>
                <w:b/>
                <w:szCs w:val="18"/>
              </w:rPr>
            </w:pPr>
            <w:r>
              <w:rPr>
                <w:b/>
                <w:szCs w:val="18"/>
              </w:rPr>
              <w:t>Toelichting en mapping</w:t>
            </w:r>
          </w:p>
        </w:tc>
      </w:tr>
      <w:tr w:rsidR="009E2DC4" w14:paraId="3DA96F9F" w14:textId="77777777" w:rsidTr="0051731A">
        <w:tc>
          <w:tcPr>
            <w:tcW w:w="2500" w:type="pct"/>
          </w:tcPr>
          <w:p w14:paraId="276EE3E6" w14:textId="77777777" w:rsidR="009E2DC4" w:rsidRPr="00CD057B" w:rsidRDefault="009E2DC4" w:rsidP="0051731A">
            <w:pPr>
              <w:tabs>
                <w:tab w:val="left" w:pos="2520"/>
              </w:tabs>
              <w:rPr>
                <w:sz w:val="20"/>
              </w:rPr>
            </w:pPr>
            <w:r>
              <w:rPr>
                <w:color w:val="FF0000"/>
                <w:sz w:val="20"/>
              </w:rPr>
              <w:t>2</w:t>
            </w:r>
            <w:r w:rsidRPr="00604095">
              <w:rPr>
                <w:color w:val="FF0000"/>
                <w:sz w:val="20"/>
              </w:rPr>
              <w:t>.</w:t>
            </w:r>
          </w:p>
        </w:tc>
        <w:tc>
          <w:tcPr>
            <w:tcW w:w="2500" w:type="pct"/>
          </w:tcPr>
          <w:p w14:paraId="6429AC25" w14:textId="77777777" w:rsidR="009E2DC4" w:rsidRPr="00527D55" w:rsidRDefault="009E2DC4" w:rsidP="0051731A">
            <w:pPr>
              <w:spacing w:line="276" w:lineRule="auto"/>
              <w:rPr>
                <w:szCs w:val="18"/>
                <w:lang w:val="nl"/>
              </w:rPr>
            </w:pPr>
            <w:r w:rsidRPr="00194473">
              <w:rPr>
                <w:snapToGrid/>
                <w:szCs w:val="18"/>
              </w:rPr>
              <w:t>V</w:t>
            </w:r>
            <w:r>
              <w:rPr>
                <w:snapToGrid/>
                <w:szCs w:val="18"/>
              </w:rPr>
              <w:t>aste</w:t>
            </w:r>
            <w:r w:rsidRPr="00527D55">
              <w:rPr>
                <w:szCs w:val="18"/>
                <w:lang w:val="nl"/>
              </w:rPr>
              <w:t xml:space="preserve"> tekst.</w:t>
            </w:r>
          </w:p>
          <w:p w14:paraId="2DBDED1F" w14:textId="77777777" w:rsidR="009E2DC4" w:rsidRDefault="009E2DC4" w:rsidP="0051731A">
            <w:pPr>
              <w:autoSpaceDE w:val="0"/>
              <w:autoSpaceDN w:val="0"/>
              <w:adjustRightInd w:val="0"/>
              <w:spacing w:line="276" w:lineRule="auto"/>
              <w:rPr>
                <w:sz w:val="16"/>
                <w:szCs w:val="16"/>
                <w:lang w:val="nl"/>
              </w:rPr>
            </w:pPr>
          </w:p>
          <w:p w14:paraId="6A3E8464" w14:textId="77777777" w:rsidR="009E2DC4" w:rsidRPr="0037790F" w:rsidRDefault="009E2DC4" w:rsidP="0051731A">
            <w:pPr>
              <w:autoSpaceDE w:val="0"/>
              <w:autoSpaceDN w:val="0"/>
              <w:adjustRightInd w:val="0"/>
              <w:spacing w:line="276" w:lineRule="auto"/>
              <w:rPr>
                <w:snapToGrid/>
                <w:kern w:val="0"/>
                <w:sz w:val="16"/>
                <w:szCs w:val="16"/>
                <w:u w:val="single"/>
                <w:lang w:eastAsia="nl-NL"/>
              </w:rPr>
            </w:pPr>
            <w:r>
              <w:rPr>
                <w:snapToGrid/>
                <w:kern w:val="0"/>
                <w:sz w:val="16"/>
                <w:szCs w:val="16"/>
                <w:u w:val="single"/>
                <w:lang w:eastAsia="nl-NL"/>
              </w:rPr>
              <w:t>Mapping:</w:t>
            </w:r>
          </w:p>
          <w:p w14:paraId="7B69F120" w14:textId="5C8D0259" w:rsidR="009E2DC4" w:rsidRPr="0037790F" w:rsidRDefault="009E2DC4" w:rsidP="0051731A">
            <w:pPr>
              <w:autoSpaceDE w:val="0"/>
              <w:autoSpaceDN w:val="0"/>
              <w:adjustRightInd w:val="0"/>
              <w:spacing w:line="276" w:lineRule="auto"/>
              <w:rPr>
                <w:kern w:val="0"/>
                <w:sz w:val="16"/>
                <w:szCs w:val="16"/>
                <w:lang w:eastAsia="nl-NL"/>
              </w:rPr>
            </w:pPr>
            <w:r w:rsidRPr="0037790F">
              <w:rPr>
                <w:rFonts w:cs="Arial"/>
                <w:snapToGrid/>
                <w:kern w:val="0"/>
                <w:sz w:val="16"/>
                <w:szCs w:val="16"/>
                <w:lang w:eastAsia="nl-NL"/>
              </w:rPr>
              <w:t>//IMKAD_</w:t>
            </w:r>
            <w:r w:rsidRPr="0037790F">
              <w:rPr>
                <w:snapToGrid/>
                <w:kern w:val="0"/>
                <w:sz w:val="16"/>
                <w:szCs w:val="16"/>
                <w:lang w:eastAsia="nl-NL"/>
              </w:rPr>
              <w:t>AangebodenStuk</w:t>
            </w:r>
            <w:r w:rsidRPr="0037790F">
              <w:rPr>
                <w:rFonts w:cs="Arial"/>
                <w:snapToGrid/>
                <w:kern w:val="0"/>
                <w:sz w:val="16"/>
                <w:szCs w:val="16"/>
                <w:lang w:eastAsia="nl-NL"/>
              </w:rPr>
              <w:t>/Partij/</w:t>
            </w:r>
            <w:r w:rsidRPr="0037790F">
              <w:rPr>
                <w:snapToGrid/>
                <w:kern w:val="0"/>
                <w:sz w:val="16"/>
                <w:szCs w:val="16"/>
                <w:lang w:eastAsia="nl-NL"/>
              </w:rPr>
              <w:t xml:space="preserve"> </w:t>
            </w:r>
            <w:r w:rsidRPr="0037790F">
              <w:rPr>
                <w:kern w:val="0"/>
                <w:sz w:val="16"/>
                <w:szCs w:val="16"/>
                <w:lang w:eastAsia="nl-NL"/>
              </w:rPr>
              <w:t>waarbij ./aanduidingPartij(‘</w:t>
            </w:r>
            <w:r w:rsidR="00BA1ACC" w:rsidRPr="00BA1ACC">
              <w:rPr>
                <w:kern w:val="0"/>
                <w:sz w:val="16"/>
                <w:szCs w:val="16"/>
                <w:lang w:eastAsia="nl-NL"/>
              </w:rPr>
              <w:t>hypotheekgever en schuldenaar</w:t>
            </w:r>
            <w:r>
              <w:rPr>
                <w:kern w:val="0"/>
                <w:sz w:val="16"/>
                <w:szCs w:val="16"/>
                <w:lang w:eastAsia="nl-NL"/>
              </w:rPr>
              <w:t>’</w:t>
            </w:r>
            <w:r w:rsidRPr="0037790F">
              <w:rPr>
                <w:kern w:val="0"/>
                <w:sz w:val="16"/>
                <w:szCs w:val="16"/>
                <w:lang w:eastAsia="nl-NL"/>
              </w:rPr>
              <w:t>)</w:t>
            </w:r>
          </w:p>
          <w:p w14:paraId="2A54620C" w14:textId="77777777" w:rsidR="009E2DC4" w:rsidRDefault="009E2DC4" w:rsidP="0051731A">
            <w:pPr>
              <w:spacing w:line="276" w:lineRule="auto"/>
              <w:rPr>
                <w:rFonts w:cs="Arial"/>
                <w:sz w:val="16"/>
                <w:szCs w:val="16"/>
              </w:rPr>
            </w:pPr>
            <w:r w:rsidRPr="007312B4">
              <w:rPr>
                <w:rFonts w:cs="Arial"/>
                <w:sz w:val="16"/>
                <w:szCs w:val="16"/>
              </w:rPr>
              <w:t>//IMKAD_AangebodenStuk/StukdeelHypotheek</w:t>
            </w:r>
            <w:r>
              <w:rPr>
                <w:rFonts w:cs="Arial"/>
                <w:sz w:val="16"/>
                <w:szCs w:val="16"/>
              </w:rPr>
              <w:t xml:space="preserve"> </w:t>
            </w:r>
            <w:r w:rsidRPr="00953854">
              <w:rPr>
                <w:rFonts w:cs="Arial"/>
                <w:sz w:val="16"/>
                <w:szCs w:val="16"/>
              </w:rPr>
              <w:t>[aanduidingHypotheek =</w:t>
            </w:r>
            <w:r>
              <w:rPr>
                <w:rFonts w:cs="Arial"/>
                <w:sz w:val="16"/>
                <w:szCs w:val="16"/>
              </w:rPr>
              <w:t xml:space="preserve"> niet aanwezig] </w:t>
            </w:r>
          </w:p>
          <w:p w14:paraId="02421EEF" w14:textId="66A86927" w:rsidR="009E2DC4" w:rsidRPr="007D6116" w:rsidRDefault="009E2DC4" w:rsidP="0051731A">
            <w:pPr>
              <w:spacing w:line="276" w:lineRule="auto"/>
              <w:rPr>
                <w:rFonts w:cs="Arial"/>
                <w:sz w:val="16"/>
                <w:szCs w:val="16"/>
              </w:rPr>
            </w:pPr>
            <w:r w:rsidRPr="007312B4">
              <w:rPr>
                <w:rFonts w:cs="Arial"/>
                <w:sz w:val="16"/>
                <w:szCs w:val="16"/>
              </w:rPr>
              <w:t>/ver</w:t>
            </w:r>
            <w:r>
              <w:rPr>
                <w:rFonts w:cs="Arial"/>
                <w:sz w:val="16"/>
                <w:szCs w:val="16"/>
              </w:rPr>
              <w:t>vreemder</w:t>
            </w:r>
            <w:r w:rsidRPr="007312B4">
              <w:rPr>
                <w:rFonts w:cs="Arial"/>
                <w:sz w:val="16"/>
                <w:szCs w:val="16"/>
              </w:rPr>
              <w:t xml:space="preserve">RechtRef </w:t>
            </w:r>
            <w:r>
              <w:rPr>
                <w:rFonts w:cs="Arial"/>
                <w:sz w:val="16"/>
                <w:szCs w:val="16"/>
              </w:rPr>
              <w:t>[</w:t>
            </w:r>
            <w:r w:rsidRPr="007312B4">
              <w:rPr>
                <w:rFonts w:cs="Arial"/>
                <w:sz w:val="16"/>
                <w:szCs w:val="16"/>
              </w:rPr>
              <w:t xml:space="preserve">xlink:href="#id </w:t>
            </w:r>
            <w:r w:rsidR="00BA1ACC" w:rsidRPr="00BA1ACC">
              <w:rPr>
                <w:rFonts w:cs="Arial"/>
                <w:sz w:val="16"/>
                <w:szCs w:val="16"/>
              </w:rPr>
              <w:t>hypotheekgever</w:t>
            </w:r>
            <w:r w:rsidR="00BA1ACC">
              <w:rPr>
                <w:rFonts w:cs="Arial"/>
                <w:sz w:val="16"/>
                <w:szCs w:val="16"/>
              </w:rPr>
              <w:t>/</w:t>
            </w:r>
            <w:r w:rsidR="00BA1ACC" w:rsidRPr="00BA1ACC">
              <w:rPr>
                <w:rFonts w:cs="Arial"/>
                <w:sz w:val="16"/>
                <w:szCs w:val="16"/>
              </w:rPr>
              <w:t>schuldenaar</w:t>
            </w:r>
            <w:r w:rsidRPr="007312B4">
              <w:rPr>
                <w:rFonts w:cs="Arial"/>
                <w:sz w:val="16"/>
                <w:szCs w:val="16"/>
              </w:rPr>
              <w:t>-partij"</w:t>
            </w:r>
            <w:r>
              <w:rPr>
                <w:rFonts w:cs="Arial"/>
                <w:sz w:val="16"/>
                <w:szCs w:val="16"/>
              </w:rPr>
              <w:t>]</w:t>
            </w:r>
          </w:p>
        </w:tc>
      </w:tr>
      <w:tr w:rsidR="009E2DC4" w14:paraId="501EDA8A" w14:textId="77777777" w:rsidTr="0051731A">
        <w:tc>
          <w:tcPr>
            <w:tcW w:w="2500" w:type="pct"/>
          </w:tcPr>
          <w:p w14:paraId="282BF477" w14:textId="77777777" w:rsidR="009E2DC4" w:rsidRPr="009322DC" w:rsidRDefault="009E2DC4" w:rsidP="0051731A">
            <w:pPr>
              <w:tabs>
                <w:tab w:val="left" w:pos="2520"/>
              </w:tabs>
              <w:rPr>
                <w:color w:val="FF0000"/>
                <w:sz w:val="20"/>
              </w:rPr>
            </w:pPr>
            <w:r w:rsidRPr="00E06053">
              <w:rPr>
                <w:rFonts w:cs="Arial"/>
                <w:bCs/>
                <w:color w:val="800080"/>
                <w:sz w:val="20"/>
                <w:highlight w:val="yellow"/>
              </w:rPr>
              <w:lastRenderedPageBreak/>
              <w:t>TEKSTBLOK GEVOLMACHTIGDE</w:t>
            </w:r>
            <w:r w:rsidRPr="00E06053">
              <w:rPr>
                <w:rFonts w:cs="Arial"/>
                <w:bCs/>
                <w:color w:val="800080"/>
                <w:sz w:val="20"/>
              </w:rPr>
              <w:t>:</w:t>
            </w:r>
          </w:p>
        </w:tc>
        <w:tc>
          <w:tcPr>
            <w:tcW w:w="2500" w:type="pct"/>
          </w:tcPr>
          <w:p w14:paraId="394E5192" w14:textId="77777777" w:rsidR="009E2DC4" w:rsidRPr="0037790F" w:rsidRDefault="009E2DC4" w:rsidP="0051731A">
            <w:pPr>
              <w:spacing w:line="276" w:lineRule="auto"/>
              <w:rPr>
                <w:snapToGrid/>
                <w:kern w:val="0"/>
                <w:szCs w:val="18"/>
                <w:lang w:eastAsia="nl-NL"/>
              </w:rPr>
            </w:pPr>
            <w:r w:rsidRPr="0037790F">
              <w:rPr>
                <w:snapToGrid/>
                <w:kern w:val="0"/>
                <w:szCs w:val="18"/>
                <w:lang w:eastAsia="nl-NL"/>
              </w:rPr>
              <w:t>Dit tekstblok is optioneel en wordt alleen weergegeven wanneer een gevolmachtigde optreedt voor de genoemde partij. Er kan maximaal één gevolmachtigde vermeld worden, die optreedt voor de genoemde partij.</w:t>
            </w:r>
          </w:p>
          <w:p w14:paraId="0C9C2DCD" w14:textId="77777777" w:rsidR="009E2DC4" w:rsidRPr="0037790F" w:rsidRDefault="009E2DC4" w:rsidP="0051731A">
            <w:pPr>
              <w:autoSpaceDE w:val="0"/>
              <w:autoSpaceDN w:val="0"/>
              <w:adjustRightInd w:val="0"/>
              <w:spacing w:line="276" w:lineRule="auto"/>
              <w:rPr>
                <w:snapToGrid/>
                <w:kern w:val="0"/>
                <w:sz w:val="16"/>
                <w:szCs w:val="16"/>
                <w:lang w:eastAsia="nl-NL"/>
              </w:rPr>
            </w:pPr>
          </w:p>
          <w:p w14:paraId="5E95CA31" w14:textId="77777777" w:rsidR="009E2DC4" w:rsidRPr="0037790F" w:rsidRDefault="009E2DC4" w:rsidP="0051731A">
            <w:pPr>
              <w:spacing w:line="276" w:lineRule="auto"/>
              <w:rPr>
                <w:snapToGrid/>
                <w:kern w:val="0"/>
                <w:sz w:val="16"/>
                <w:szCs w:val="16"/>
                <w:u w:val="single"/>
                <w:lang w:eastAsia="nl-NL"/>
              </w:rPr>
            </w:pPr>
            <w:r w:rsidRPr="0037790F">
              <w:rPr>
                <w:snapToGrid/>
                <w:kern w:val="0"/>
                <w:sz w:val="16"/>
                <w:szCs w:val="16"/>
                <w:u w:val="single"/>
                <w:lang w:eastAsia="nl-NL"/>
              </w:rPr>
              <w:t>Mapping gevolmachtigde:</w:t>
            </w:r>
          </w:p>
          <w:p w14:paraId="337AA6E6" w14:textId="77777777" w:rsidR="009E2DC4" w:rsidRPr="0037790F" w:rsidRDefault="009E2DC4" w:rsidP="0051731A">
            <w:pPr>
              <w:autoSpaceDE w:val="0"/>
              <w:autoSpaceDN w:val="0"/>
              <w:adjustRightInd w:val="0"/>
              <w:spacing w:line="276" w:lineRule="auto"/>
              <w:rPr>
                <w:snapToGrid/>
                <w:kern w:val="0"/>
                <w:sz w:val="16"/>
                <w:szCs w:val="16"/>
                <w:lang w:eastAsia="nl-NL"/>
              </w:rPr>
            </w:pPr>
            <w:r w:rsidRPr="0037790F">
              <w:rPr>
                <w:snapToGrid/>
                <w:kern w:val="0"/>
                <w:sz w:val="16"/>
                <w:szCs w:val="16"/>
                <w:lang w:eastAsia="nl-NL"/>
              </w:rPr>
              <w:t>//IMKAD_</w:t>
            </w:r>
            <w:r w:rsidRPr="0037790F">
              <w:rPr>
                <w:rFonts w:cs="Arial"/>
                <w:snapToGrid/>
                <w:kern w:val="0"/>
                <w:sz w:val="16"/>
                <w:szCs w:val="16"/>
                <w:lang w:eastAsia="nl-NL"/>
              </w:rPr>
              <w:t>AangebodenStuk</w:t>
            </w:r>
            <w:r w:rsidRPr="0037790F">
              <w:rPr>
                <w:snapToGrid/>
                <w:kern w:val="0"/>
                <w:sz w:val="16"/>
                <w:szCs w:val="16"/>
                <w:lang w:eastAsia="nl-NL"/>
              </w:rPr>
              <w:t>/Partij/Gevolmachtigde</w:t>
            </w:r>
          </w:p>
          <w:p w14:paraId="03618B04" w14:textId="77777777" w:rsidR="009E2DC4" w:rsidRPr="00A32940" w:rsidRDefault="009E2DC4" w:rsidP="0051731A">
            <w:pPr>
              <w:spacing w:line="276" w:lineRule="auto"/>
              <w:rPr>
                <w:sz w:val="16"/>
                <w:szCs w:val="16"/>
                <w:lang w:val="nl"/>
              </w:rPr>
            </w:pPr>
            <w:r>
              <w:rPr>
                <w:sz w:val="16"/>
                <w:szCs w:val="16"/>
                <w:lang w:val="nl"/>
              </w:rPr>
              <w:t>-</w:t>
            </w:r>
            <w:r w:rsidRPr="0037790F">
              <w:rPr>
                <w:sz w:val="16"/>
                <w:szCs w:val="16"/>
                <w:lang w:val="nl"/>
              </w:rPr>
              <w:t>Zie tekstblok voor verdere mapping</w:t>
            </w:r>
          </w:p>
        </w:tc>
      </w:tr>
      <w:tr w:rsidR="009E2DC4" w14:paraId="13FADFAF" w14:textId="77777777" w:rsidTr="0051731A">
        <w:tc>
          <w:tcPr>
            <w:tcW w:w="2500" w:type="pct"/>
          </w:tcPr>
          <w:p w14:paraId="4AB2C1EA" w14:textId="77777777" w:rsidR="009E2DC4" w:rsidRDefault="009E2DC4" w:rsidP="0051731A">
            <w:pPr>
              <w:ind w:left="448" w:hanging="448"/>
              <w:rPr>
                <w:rFonts w:cs="Arial"/>
                <w:color w:val="FF0000"/>
                <w:sz w:val="20"/>
              </w:rPr>
            </w:pPr>
            <w:r w:rsidRPr="002E7F50">
              <w:rPr>
                <w:rFonts w:cs="Arial"/>
                <w:sz w:val="20"/>
              </w:rPr>
              <w:fldChar w:fldCharType="begin"/>
            </w:r>
            <w:r w:rsidRPr="002E7F50">
              <w:rPr>
                <w:rFonts w:cs="Arial"/>
                <w:sz w:val="20"/>
              </w:rPr>
              <w:instrText>MacroButton Nomacro §</w:instrText>
            </w:r>
            <w:r w:rsidRPr="002E7F50">
              <w:rPr>
                <w:rFonts w:cs="Arial"/>
                <w:sz w:val="20"/>
              </w:rPr>
              <w:fldChar w:fldCharType="end"/>
            </w:r>
            <w:r w:rsidRPr="002E7F50">
              <w:rPr>
                <w:rFonts w:cs="Arial"/>
                <w:color w:val="800080"/>
                <w:sz w:val="20"/>
              </w:rPr>
              <w:t>a.</w:t>
            </w:r>
            <w:r w:rsidRPr="002E7F50">
              <w:rPr>
                <w:rFonts w:cs="Arial"/>
                <w:sz w:val="20"/>
              </w:rPr>
              <w:fldChar w:fldCharType="begin"/>
            </w:r>
            <w:r w:rsidRPr="002E7F50">
              <w:rPr>
                <w:rFonts w:cs="Arial"/>
                <w:sz w:val="20"/>
              </w:rPr>
              <w:instrText>MacroButton Nomacro §</w:instrText>
            </w:r>
            <w:r w:rsidRPr="002E7F50">
              <w:rPr>
                <w:rFonts w:cs="Arial"/>
                <w:sz w:val="20"/>
              </w:rPr>
              <w:fldChar w:fldCharType="end"/>
            </w:r>
            <w:r w:rsidRPr="00654C6E">
              <w:rPr>
                <w:rFonts w:cs="Arial"/>
                <w:color w:val="339966"/>
                <w:sz w:val="20"/>
                <w:highlight w:val="yellow"/>
              </w:rPr>
              <w:t>TEKSTBLOK PARTIJ NATUURLIJK PERSOON/TEKSTBLOK PARTIJ NIET NATUURLIJK PERSOON</w:t>
            </w:r>
            <w:r w:rsidRPr="002E7F50">
              <w:rPr>
                <w:rFonts w:cs="Arial"/>
                <w:color w:val="FF0000"/>
                <w:sz w:val="20"/>
              </w:rPr>
              <w:t>;</w:t>
            </w:r>
          </w:p>
          <w:p w14:paraId="46C6096C" w14:textId="77777777" w:rsidR="009E2DC4" w:rsidRPr="009322DC" w:rsidRDefault="009E2DC4" w:rsidP="0051731A">
            <w:pPr>
              <w:tabs>
                <w:tab w:val="left" w:pos="2520"/>
              </w:tabs>
              <w:rPr>
                <w:rFonts w:cs="Arial"/>
                <w:bCs/>
                <w:color w:val="800080"/>
                <w:sz w:val="20"/>
                <w:highlight w:val="yellow"/>
              </w:rPr>
            </w:pPr>
          </w:p>
        </w:tc>
        <w:tc>
          <w:tcPr>
            <w:tcW w:w="2500" w:type="pct"/>
          </w:tcPr>
          <w:p w14:paraId="36643ECA" w14:textId="77777777" w:rsidR="009E2DC4" w:rsidRDefault="009E2DC4" w:rsidP="0051731A">
            <w:pPr>
              <w:spacing w:line="276" w:lineRule="auto"/>
            </w:pPr>
            <w:r w:rsidRPr="00286F0E">
              <w:t>Verplichte keuze uit 2 tekstblokken met de gegevens van de perso(o)n(en), die tot de partij behoren.</w:t>
            </w:r>
            <w:r>
              <w:t xml:space="preserve"> Er moet minimaal één tekstblok ingevuld worden. Er mogen meerdere dezelfde of verschillende tekstblokken na elkaar vermeld worden. Alle combinaties zijn toegestaan.</w:t>
            </w:r>
          </w:p>
          <w:p w14:paraId="3EC99AF5" w14:textId="77777777" w:rsidR="009E2DC4" w:rsidRPr="00955FFA" w:rsidRDefault="009E2DC4" w:rsidP="0051731A">
            <w:pPr>
              <w:spacing w:line="276" w:lineRule="auto"/>
              <w:rPr>
                <w:snapToGrid/>
                <w:kern w:val="0"/>
                <w:sz w:val="16"/>
                <w:szCs w:val="16"/>
                <w:lang w:eastAsia="nl-NL"/>
              </w:rPr>
            </w:pPr>
          </w:p>
          <w:p w14:paraId="574A7F18" w14:textId="77777777" w:rsidR="009E2DC4" w:rsidRPr="00DB7FA4" w:rsidRDefault="009E2DC4" w:rsidP="0051731A">
            <w:pPr>
              <w:rPr>
                <w:szCs w:val="18"/>
                <w:u w:val="single"/>
              </w:rPr>
            </w:pPr>
            <w:r w:rsidRPr="00DB7FA4">
              <w:rPr>
                <w:szCs w:val="18"/>
                <w:u w:val="single"/>
              </w:rPr>
              <w:t>Mapping persoon:</w:t>
            </w:r>
          </w:p>
          <w:p w14:paraId="5FFAB09B" w14:textId="77777777" w:rsidR="009E2DC4" w:rsidRDefault="009E2DC4" w:rsidP="0051731A">
            <w:pPr>
              <w:autoSpaceDE w:val="0"/>
              <w:autoSpaceDN w:val="0"/>
              <w:adjustRightInd w:val="0"/>
              <w:rPr>
                <w:rFonts w:cs="Arial"/>
                <w:snapToGrid/>
                <w:kern w:val="0"/>
                <w:sz w:val="16"/>
                <w:szCs w:val="16"/>
                <w:lang w:eastAsia="nl-NL"/>
              </w:rPr>
            </w:pPr>
            <w:r w:rsidRPr="00DB7FA4">
              <w:rPr>
                <w:rFonts w:cs="Arial"/>
                <w:snapToGrid/>
                <w:kern w:val="0"/>
                <w:sz w:val="16"/>
                <w:szCs w:val="16"/>
                <w:lang w:eastAsia="nl-NL"/>
              </w:rPr>
              <w:t>//IMKAD_</w:t>
            </w:r>
            <w:r w:rsidRPr="00DB7FA4">
              <w:rPr>
                <w:snapToGrid/>
                <w:kern w:val="0"/>
                <w:sz w:val="16"/>
                <w:szCs w:val="16"/>
                <w:lang w:eastAsia="nl-NL"/>
              </w:rPr>
              <w:t>AangebodenStuk</w:t>
            </w:r>
            <w:r w:rsidRPr="00DB7FA4">
              <w:rPr>
                <w:rFonts w:cs="Arial"/>
                <w:snapToGrid/>
                <w:kern w:val="0"/>
                <w:sz w:val="16"/>
                <w:szCs w:val="16"/>
                <w:lang w:eastAsia="nl-NL"/>
              </w:rPr>
              <w:t>/Partij/IMKAD_Persoon</w:t>
            </w:r>
          </w:p>
          <w:p w14:paraId="2F5611F0" w14:textId="77777777" w:rsidR="009E2DC4" w:rsidRPr="009322DC" w:rsidRDefault="009E2DC4" w:rsidP="0051731A">
            <w:pPr>
              <w:autoSpaceDE w:val="0"/>
              <w:autoSpaceDN w:val="0"/>
              <w:adjustRightInd w:val="0"/>
              <w:rPr>
                <w:sz w:val="16"/>
                <w:szCs w:val="16"/>
                <w:lang w:val="nl"/>
              </w:rPr>
            </w:pPr>
            <w:r>
              <w:rPr>
                <w:sz w:val="16"/>
                <w:szCs w:val="16"/>
                <w:lang w:val="nl"/>
              </w:rPr>
              <w:t>-</w:t>
            </w:r>
            <w:r w:rsidRPr="0037790F">
              <w:rPr>
                <w:sz w:val="16"/>
                <w:szCs w:val="16"/>
                <w:lang w:val="nl"/>
              </w:rPr>
              <w:t>Zie tekstblok</w:t>
            </w:r>
            <w:r>
              <w:rPr>
                <w:sz w:val="16"/>
                <w:szCs w:val="16"/>
                <w:lang w:val="nl"/>
              </w:rPr>
              <w:t>ken</w:t>
            </w:r>
            <w:r w:rsidRPr="0037790F">
              <w:rPr>
                <w:sz w:val="16"/>
                <w:szCs w:val="16"/>
                <w:lang w:val="nl"/>
              </w:rPr>
              <w:t xml:space="preserve"> voor verdere mapping</w:t>
            </w:r>
          </w:p>
        </w:tc>
      </w:tr>
      <w:tr w:rsidR="009E2DC4" w14:paraId="32154844" w14:textId="77777777" w:rsidTr="0051731A">
        <w:tc>
          <w:tcPr>
            <w:tcW w:w="2500" w:type="pct"/>
          </w:tcPr>
          <w:p w14:paraId="1A63F898" w14:textId="14C84E2C" w:rsidR="009E2DC4" w:rsidRDefault="009E2DC4" w:rsidP="0051731A">
            <w:pPr>
              <w:ind w:left="169" w:hanging="23"/>
              <w:rPr>
                <w:rFonts w:cs="Arial"/>
                <w:color w:val="FF0000"/>
                <w:sz w:val="20"/>
              </w:rPr>
            </w:pPr>
            <w:r w:rsidRPr="00A62A94">
              <w:rPr>
                <w:rFonts w:cs="Arial"/>
                <w:color w:val="FF0000"/>
                <w:sz w:val="20"/>
              </w:rPr>
              <w:t>hierna</w:t>
            </w:r>
            <w:r w:rsidRPr="00131AEF">
              <w:rPr>
                <w:rFonts w:cs="Arial"/>
                <w:color w:val="800080"/>
                <w:sz w:val="20"/>
              </w:rPr>
              <w:t>,</w:t>
            </w:r>
            <w:r w:rsidRPr="00A62A94">
              <w:rPr>
                <w:rFonts w:cs="Arial"/>
                <w:color w:val="FF0000"/>
                <w:sz w:val="20"/>
              </w:rPr>
              <w:t xml:space="preserve"> </w:t>
            </w:r>
            <w:r w:rsidRPr="00131AEF">
              <w:rPr>
                <w:color w:val="800080"/>
                <w:sz w:val="20"/>
              </w:rPr>
              <w:t>zowel tezamen als ieder afzonderlijk,</w:t>
            </w:r>
            <w:r w:rsidRPr="00A62A94">
              <w:rPr>
                <w:rFonts w:cs="Arial"/>
                <w:color w:val="FF0000"/>
                <w:sz w:val="20"/>
              </w:rPr>
              <w:t xml:space="preserve"> te noemen:</w:t>
            </w:r>
            <w:r>
              <w:rPr>
                <w:rFonts w:cs="Arial"/>
                <w:color w:val="FF0000"/>
                <w:sz w:val="20"/>
              </w:rPr>
              <w:t xml:space="preserve"> </w:t>
            </w:r>
            <w:r w:rsidRPr="00A62A94">
              <w:rPr>
                <w:rFonts w:cs="Arial"/>
                <w:color w:val="FF0000"/>
                <w:sz w:val="20"/>
              </w:rPr>
              <w:t>de</w:t>
            </w:r>
            <w:r>
              <w:rPr>
                <w:rFonts w:cs="Arial"/>
                <w:color w:val="FF0000"/>
                <w:sz w:val="20"/>
              </w:rPr>
              <w:t xml:space="preserve"> </w:t>
            </w:r>
            <w:r w:rsidR="00FB0462" w:rsidRPr="009748FC">
              <w:rPr>
                <w:rFonts w:cs="Arial"/>
                <w:color w:val="FF0000"/>
                <w:sz w:val="20"/>
              </w:rPr>
              <w:t>"Hypotheekgever" en "Schuldenaar"</w:t>
            </w:r>
            <w:r w:rsidR="00FB0462">
              <w:rPr>
                <w:rFonts w:cs="Arial"/>
                <w:color w:val="FF0000"/>
                <w:sz w:val="20"/>
              </w:rPr>
              <w:t>.</w:t>
            </w:r>
          </w:p>
          <w:p w14:paraId="0844A5A8" w14:textId="77777777" w:rsidR="009E2DC4" w:rsidRPr="002E7F50" w:rsidRDefault="009E2DC4" w:rsidP="0051731A">
            <w:pPr>
              <w:ind w:left="448" w:hanging="448"/>
              <w:rPr>
                <w:rFonts w:cs="Arial"/>
                <w:sz w:val="20"/>
              </w:rPr>
            </w:pPr>
          </w:p>
        </w:tc>
        <w:tc>
          <w:tcPr>
            <w:tcW w:w="2500" w:type="pct"/>
          </w:tcPr>
          <w:p w14:paraId="01ED113B" w14:textId="77777777" w:rsidR="00C9289A" w:rsidRDefault="009E2DC4" w:rsidP="00C9289A">
            <w:pPr>
              <w:spacing w:line="276" w:lineRule="auto"/>
              <w:rPr>
                <w:snapToGrid/>
                <w:szCs w:val="18"/>
              </w:rPr>
            </w:pPr>
            <w:r w:rsidRPr="00AF2670">
              <w:rPr>
                <w:snapToGrid/>
                <w:szCs w:val="18"/>
              </w:rPr>
              <w:t xml:space="preserve">Combinatie van </w:t>
            </w:r>
            <w:r w:rsidRPr="00AF2670">
              <w:t>vaste</w:t>
            </w:r>
            <w:r w:rsidRPr="00AF2670">
              <w:rPr>
                <w:snapToGrid/>
                <w:szCs w:val="18"/>
              </w:rPr>
              <w:t xml:space="preserve"> en afleidbare tekst. De aanduiding van deze partij zoals in de akte wordt gebruikt. De tekst</w:t>
            </w:r>
            <w:r>
              <w:rPr>
                <w:snapToGrid/>
                <w:szCs w:val="18"/>
              </w:rPr>
              <w:t xml:space="preserve"> </w:t>
            </w:r>
            <w:r>
              <w:rPr>
                <w:snapToGrid/>
                <w:color w:val="800080"/>
                <w:szCs w:val="18"/>
              </w:rPr>
              <w:t xml:space="preserve">, zowel </w:t>
            </w:r>
            <w:r w:rsidRPr="00025A52">
              <w:rPr>
                <w:snapToGrid/>
                <w:color w:val="800080"/>
                <w:szCs w:val="18"/>
              </w:rPr>
              <w:t>tezamen</w:t>
            </w:r>
            <w:r>
              <w:rPr>
                <w:snapToGrid/>
                <w:color w:val="800080"/>
                <w:szCs w:val="18"/>
              </w:rPr>
              <w:t xml:space="preserve"> als ieder afzonderlijk,</w:t>
            </w:r>
            <w:r>
              <w:rPr>
                <w:snapToGrid/>
                <w:szCs w:val="18"/>
              </w:rPr>
              <w:t xml:space="preserve"> </w:t>
            </w:r>
            <w:r w:rsidRPr="00AF2670">
              <w:rPr>
                <w:snapToGrid/>
                <w:szCs w:val="18"/>
              </w:rPr>
              <w:t>wordt getoond wanneer de partij bestaat uit meer dan één gerechtigde persoon.</w:t>
            </w:r>
          </w:p>
          <w:p w14:paraId="2D2E9A81" w14:textId="77777777" w:rsidR="00C9289A" w:rsidRDefault="00C9289A" w:rsidP="00C9289A">
            <w:pPr>
              <w:spacing w:line="276" w:lineRule="auto"/>
              <w:rPr>
                <w:snapToGrid/>
                <w:u w:val="single"/>
              </w:rPr>
            </w:pPr>
          </w:p>
          <w:p w14:paraId="15406C61" w14:textId="756134AC" w:rsidR="009E2DC4" w:rsidRPr="00AF2670" w:rsidRDefault="009E2DC4" w:rsidP="00C9289A">
            <w:pPr>
              <w:spacing w:line="276" w:lineRule="auto"/>
              <w:rPr>
                <w:snapToGrid/>
                <w:u w:val="single"/>
              </w:rPr>
            </w:pPr>
            <w:r w:rsidRPr="00AF2670">
              <w:rPr>
                <w:snapToGrid/>
                <w:u w:val="single"/>
              </w:rPr>
              <w:t xml:space="preserve">Mapping </w:t>
            </w:r>
            <w:r>
              <w:rPr>
                <w:snapToGrid/>
                <w:u w:val="single"/>
              </w:rPr>
              <w:t>schuldenaar</w:t>
            </w:r>
            <w:r w:rsidRPr="00AF2670">
              <w:rPr>
                <w:snapToGrid/>
                <w:u w:val="single"/>
              </w:rPr>
              <w:t xml:space="preserve"> partij:</w:t>
            </w:r>
          </w:p>
          <w:p w14:paraId="638A885F" w14:textId="77777777" w:rsidR="009E2DC4" w:rsidRPr="00AF2670" w:rsidRDefault="009E2DC4" w:rsidP="00C9289A">
            <w:pPr>
              <w:autoSpaceDE w:val="0"/>
              <w:autoSpaceDN w:val="0"/>
              <w:adjustRightInd w:val="0"/>
              <w:spacing w:line="276" w:lineRule="auto"/>
              <w:rPr>
                <w:rFonts w:cs="Arial"/>
                <w:snapToGrid/>
                <w:sz w:val="16"/>
                <w:szCs w:val="16"/>
              </w:rPr>
            </w:pPr>
            <w:r w:rsidRPr="00AF2670">
              <w:rPr>
                <w:rFonts w:cs="Arial"/>
                <w:snapToGrid/>
                <w:sz w:val="16"/>
                <w:szCs w:val="16"/>
              </w:rPr>
              <w:t xml:space="preserve">De </w:t>
            </w:r>
            <w:r>
              <w:rPr>
                <w:rFonts w:cs="Arial"/>
                <w:snapToGrid/>
                <w:sz w:val="16"/>
                <w:szCs w:val="16"/>
              </w:rPr>
              <w:t xml:space="preserve">schuldenaar </w:t>
            </w:r>
            <w:r w:rsidRPr="00AF2670">
              <w:rPr>
                <w:rFonts w:cs="Arial"/>
                <w:snapToGrid/>
                <w:sz w:val="16"/>
                <w:szCs w:val="16"/>
              </w:rPr>
              <w:t>partij is vastgelegd als vervreemder bij het StukdeelHypotheek:</w:t>
            </w:r>
          </w:p>
          <w:p w14:paraId="549E9B1F" w14:textId="77777777" w:rsidR="009E2DC4" w:rsidRPr="00AF2670" w:rsidRDefault="009E2DC4" w:rsidP="00C9289A">
            <w:pPr>
              <w:autoSpaceDE w:val="0"/>
              <w:autoSpaceDN w:val="0"/>
              <w:adjustRightInd w:val="0"/>
              <w:spacing w:line="276" w:lineRule="auto"/>
              <w:rPr>
                <w:rFonts w:cs="Arial"/>
                <w:snapToGrid/>
                <w:kern w:val="0"/>
                <w:szCs w:val="18"/>
                <w:lang w:eastAsia="nl-NL"/>
              </w:rPr>
            </w:pPr>
            <w:r w:rsidRPr="00AF2670">
              <w:rPr>
                <w:rFonts w:cs="Arial"/>
                <w:snapToGrid/>
                <w:sz w:val="16"/>
                <w:szCs w:val="16"/>
              </w:rPr>
              <w:t>//IMKAD_</w:t>
            </w:r>
            <w:r w:rsidRPr="00AF2670">
              <w:rPr>
                <w:snapToGrid/>
                <w:sz w:val="16"/>
                <w:szCs w:val="16"/>
                <w:lang w:val="nl"/>
              </w:rPr>
              <w:t>AangebodenStuk</w:t>
            </w:r>
            <w:r w:rsidRPr="00AF2670">
              <w:rPr>
                <w:rFonts w:cs="Arial"/>
                <w:snapToGrid/>
                <w:sz w:val="16"/>
                <w:szCs w:val="16"/>
              </w:rPr>
              <w:t>/StukdeelHypotheek [aanduidingHypotheek = niet aanwezig] /vervreemderRechtRef [</w:t>
            </w:r>
            <w:r w:rsidRPr="00AF2670">
              <w:rPr>
                <w:rFonts w:cs="Arial"/>
                <w:snapToGrid/>
                <w:kern w:val="0"/>
                <w:sz w:val="16"/>
                <w:szCs w:val="16"/>
                <w:lang w:eastAsia="nl-NL"/>
              </w:rPr>
              <w:t xml:space="preserve">xlink:href="#id </w:t>
            </w:r>
            <w:r>
              <w:rPr>
                <w:rFonts w:cs="Arial"/>
                <w:snapToGrid/>
                <w:kern w:val="0"/>
                <w:sz w:val="16"/>
                <w:szCs w:val="16"/>
                <w:lang w:eastAsia="nl-NL"/>
              </w:rPr>
              <w:t xml:space="preserve">schuldenaar </w:t>
            </w:r>
            <w:r w:rsidRPr="00AF2670">
              <w:rPr>
                <w:rFonts w:cs="Arial"/>
                <w:snapToGrid/>
                <w:kern w:val="0"/>
                <w:sz w:val="16"/>
                <w:szCs w:val="16"/>
                <w:lang w:eastAsia="nl-NL"/>
              </w:rPr>
              <w:t>partij"]</w:t>
            </w:r>
          </w:p>
          <w:p w14:paraId="3A53098E" w14:textId="77777777" w:rsidR="009E2DC4" w:rsidRPr="00AF2670" w:rsidRDefault="009E2DC4" w:rsidP="005353D0">
            <w:pPr>
              <w:spacing w:line="276" w:lineRule="auto"/>
              <w:rPr>
                <w:snapToGrid/>
                <w:szCs w:val="18"/>
                <w:u w:val="single"/>
              </w:rPr>
            </w:pPr>
            <w:r w:rsidRPr="00AF2670">
              <w:rPr>
                <w:snapToGrid/>
                <w:kern w:val="0"/>
                <w:u w:val="single"/>
                <w:lang w:eastAsia="nl-NL"/>
              </w:rPr>
              <w:t xml:space="preserve">Mapping </w:t>
            </w:r>
            <w:r>
              <w:rPr>
                <w:snapToGrid/>
                <w:kern w:val="0"/>
                <w:u w:val="single"/>
                <w:lang w:eastAsia="nl-NL"/>
              </w:rPr>
              <w:t>zowel tezamen als ieder afzonderlijk</w:t>
            </w:r>
            <w:r w:rsidRPr="00AF2670">
              <w:rPr>
                <w:snapToGrid/>
                <w:kern w:val="0"/>
                <w:u w:val="single"/>
                <w:lang w:eastAsia="nl-NL"/>
              </w:rPr>
              <w:t>:</w:t>
            </w:r>
          </w:p>
          <w:p w14:paraId="1EA25139" w14:textId="77777777" w:rsidR="009E2DC4" w:rsidRPr="00AF2670" w:rsidRDefault="009E2DC4" w:rsidP="005353D0">
            <w:pPr>
              <w:autoSpaceDE w:val="0"/>
              <w:autoSpaceDN w:val="0"/>
              <w:adjustRightInd w:val="0"/>
              <w:spacing w:line="276" w:lineRule="auto"/>
              <w:rPr>
                <w:rFonts w:cs="Arial"/>
                <w:snapToGrid/>
                <w:kern w:val="0"/>
                <w:sz w:val="16"/>
                <w:szCs w:val="16"/>
                <w:lang w:eastAsia="nl-NL"/>
              </w:rPr>
            </w:pPr>
            <w:r w:rsidRPr="00AF2670">
              <w:rPr>
                <w:rFonts w:cs="Arial"/>
                <w:snapToGrid/>
                <w:kern w:val="0"/>
                <w:sz w:val="16"/>
                <w:szCs w:val="16"/>
                <w:lang w:eastAsia="nl-NL"/>
              </w:rPr>
              <w:t>//IMKAD_</w:t>
            </w:r>
            <w:r w:rsidRPr="00AF2670">
              <w:rPr>
                <w:snapToGrid/>
                <w:kern w:val="0"/>
                <w:sz w:val="16"/>
                <w:szCs w:val="16"/>
                <w:lang w:eastAsia="nl-NL"/>
              </w:rPr>
              <w:t>AangebodenStuk</w:t>
            </w:r>
            <w:r w:rsidRPr="00AF2670">
              <w:rPr>
                <w:rFonts w:cs="Arial"/>
                <w:snapToGrid/>
                <w:kern w:val="0"/>
                <w:sz w:val="16"/>
                <w:szCs w:val="16"/>
                <w:lang w:eastAsia="nl-NL"/>
              </w:rPr>
              <w:t xml:space="preserve">/Partij[id </w:t>
            </w:r>
            <w:r>
              <w:rPr>
                <w:rFonts w:cs="Arial"/>
                <w:snapToGrid/>
                <w:kern w:val="0"/>
                <w:sz w:val="16"/>
                <w:szCs w:val="16"/>
                <w:lang w:eastAsia="nl-NL"/>
              </w:rPr>
              <w:t>schuldenaar</w:t>
            </w:r>
            <w:r w:rsidRPr="00AF2670">
              <w:rPr>
                <w:rFonts w:cs="Arial"/>
                <w:snapToGrid/>
                <w:kern w:val="0"/>
                <w:sz w:val="16"/>
                <w:szCs w:val="16"/>
                <w:lang w:eastAsia="nl-NL"/>
              </w:rPr>
              <w:t xml:space="preserve"> partij] </w:t>
            </w:r>
          </w:p>
          <w:p w14:paraId="5412B9DE" w14:textId="77777777" w:rsidR="009E2DC4" w:rsidRPr="00AF2670" w:rsidRDefault="009E2DC4" w:rsidP="005353D0">
            <w:pPr>
              <w:autoSpaceDE w:val="0"/>
              <w:autoSpaceDN w:val="0"/>
              <w:adjustRightInd w:val="0"/>
              <w:spacing w:line="276" w:lineRule="auto"/>
              <w:rPr>
                <w:rFonts w:cs="Arial"/>
                <w:snapToGrid/>
                <w:kern w:val="0"/>
                <w:sz w:val="16"/>
                <w:szCs w:val="16"/>
                <w:lang w:eastAsia="nl-NL"/>
              </w:rPr>
            </w:pPr>
            <w:r w:rsidRPr="00AF2670">
              <w:rPr>
                <w:rFonts w:cs="Arial"/>
                <w:snapToGrid/>
                <w:kern w:val="0"/>
                <w:sz w:val="16"/>
                <w:szCs w:val="16"/>
                <w:lang w:eastAsia="nl-NL"/>
              </w:rPr>
              <w:t>-wanneer de partij meer dan één gerechtigde persoon bevat:</w:t>
            </w:r>
          </w:p>
          <w:p w14:paraId="6D716265" w14:textId="77777777" w:rsidR="009E2DC4" w:rsidRPr="00AF2670" w:rsidRDefault="009E2DC4" w:rsidP="005353D0">
            <w:pPr>
              <w:autoSpaceDE w:val="0"/>
              <w:autoSpaceDN w:val="0"/>
              <w:adjustRightInd w:val="0"/>
              <w:spacing w:line="276" w:lineRule="auto"/>
              <w:rPr>
                <w:rFonts w:cs="Arial"/>
                <w:snapToGrid/>
                <w:kern w:val="0"/>
                <w:sz w:val="16"/>
                <w:szCs w:val="16"/>
                <w:lang w:eastAsia="nl-NL"/>
              </w:rPr>
            </w:pPr>
            <w:r w:rsidRPr="00AF2670">
              <w:rPr>
                <w:rFonts w:cs="Arial"/>
                <w:snapToGrid/>
                <w:kern w:val="0"/>
                <w:sz w:val="16"/>
                <w:szCs w:val="16"/>
                <w:lang w:eastAsia="nl-NL"/>
              </w:rPr>
              <w:lastRenderedPageBreak/>
              <w:t>//IMKAD_Persoon/tia_IndGerechtigde is ‘true’ en/of</w:t>
            </w:r>
          </w:p>
          <w:p w14:paraId="31D8BA59" w14:textId="77777777" w:rsidR="009E2DC4" w:rsidRPr="00AF2670" w:rsidRDefault="009E2DC4" w:rsidP="005353D0">
            <w:pPr>
              <w:autoSpaceDE w:val="0"/>
              <w:autoSpaceDN w:val="0"/>
              <w:adjustRightInd w:val="0"/>
              <w:spacing w:line="276" w:lineRule="auto"/>
              <w:rPr>
                <w:rFonts w:cs="Arial"/>
                <w:snapToGrid/>
                <w:kern w:val="0"/>
                <w:sz w:val="16"/>
                <w:szCs w:val="16"/>
                <w:lang w:eastAsia="nl-NL"/>
              </w:rPr>
            </w:pPr>
            <w:r w:rsidRPr="00AF2670">
              <w:rPr>
                <w:rFonts w:cs="Arial"/>
                <w:snapToGrid/>
                <w:kern w:val="0"/>
                <w:sz w:val="16"/>
                <w:szCs w:val="16"/>
                <w:lang w:eastAsia="nl-NL"/>
              </w:rPr>
              <w:t>//IMKAD_Persoon/gerelateerdePersoon/IMKAD_Persoon/tia_IndGerechtgde is ‘true’ en/of</w:t>
            </w:r>
          </w:p>
          <w:p w14:paraId="6271B355" w14:textId="77777777" w:rsidR="009E2DC4" w:rsidRPr="00AF2670" w:rsidRDefault="009E2DC4" w:rsidP="005353D0">
            <w:pPr>
              <w:autoSpaceDE w:val="0"/>
              <w:autoSpaceDN w:val="0"/>
              <w:adjustRightInd w:val="0"/>
              <w:spacing w:line="276" w:lineRule="auto"/>
              <w:rPr>
                <w:rFonts w:cs="Arial"/>
                <w:snapToGrid/>
                <w:kern w:val="0"/>
                <w:sz w:val="16"/>
                <w:szCs w:val="16"/>
                <w:lang w:eastAsia="nl-NL"/>
              </w:rPr>
            </w:pPr>
            <w:r w:rsidRPr="00AF2670">
              <w:rPr>
                <w:rFonts w:cs="Arial"/>
                <w:snapToGrid/>
                <w:kern w:val="0"/>
                <w:sz w:val="16"/>
                <w:szCs w:val="16"/>
                <w:lang w:eastAsia="nl-NL"/>
              </w:rPr>
              <w:t>//IMKAD_Persoon/gerelateerdePersoon/IMKAD_Persoon/gerelateerdePersoon/</w:t>
            </w:r>
          </w:p>
          <w:p w14:paraId="605E8E36" w14:textId="78F5FD55" w:rsidR="005353D0" w:rsidRDefault="009E2DC4" w:rsidP="005353D0">
            <w:pPr>
              <w:autoSpaceDE w:val="0"/>
              <w:autoSpaceDN w:val="0"/>
              <w:adjustRightInd w:val="0"/>
              <w:spacing w:line="276" w:lineRule="auto"/>
              <w:rPr>
                <w:rFonts w:cs="Arial"/>
                <w:snapToGrid/>
                <w:kern w:val="0"/>
                <w:sz w:val="16"/>
                <w:szCs w:val="16"/>
                <w:lang w:eastAsia="nl-NL"/>
              </w:rPr>
            </w:pPr>
            <w:r w:rsidRPr="00AF2670">
              <w:rPr>
                <w:rFonts w:cs="Arial"/>
                <w:snapToGrid/>
                <w:kern w:val="0"/>
                <w:sz w:val="16"/>
                <w:szCs w:val="16"/>
                <w:lang w:eastAsia="nl-NL"/>
              </w:rPr>
              <w:t>IMKAD_Persoon/tia_IndGerechtgde is ‘true’</w:t>
            </w:r>
          </w:p>
          <w:p w14:paraId="51CE40C6" w14:textId="77777777" w:rsidR="005353D0" w:rsidRDefault="005353D0" w:rsidP="005353D0">
            <w:pPr>
              <w:autoSpaceDE w:val="0"/>
              <w:autoSpaceDN w:val="0"/>
              <w:adjustRightInd w:val="0"/>
              <w:spacing w:line="276" w:lineRule="auto"/>
              <w:rPr>
                <w:snapToGrid/>
                <w:u w:val="single"/>
              </w:rPr>
            </w:pPr>
          </w:p>
          <w:p w14:paraId="1F6CF590" w14:textId="65F781BD" w:rsidR="009E2DC4" w:rsidRPr="00286F0E" w:rsidRDefault="009E2DC4" w:rsidP="0051731A">
            <w:pPr>
              <w:spacing w:line="276" w:lineRule="auto"/>
            </w:pPr>
          </w:p>
        </w:tc>
      </w:tr>
    </w:tbl>
    <w:p w14:paraId="18D8CF4D" w14:textId="7690DDEF" w:rsidR="009E2DC4" w:rsidRDefault="009E2DC4" w:rsidP="009E2DC4">
      <w:pPr>
        <w:rPr>
          <w:lang w:val="nl"/>
        </w:rPr>
      </w:pPr>
    </w:p>
    <w:p w14:paraId="2E9F1BD4" w14:textId="3800CDDF" w:rsidR="00AC74B8" w:rsidRDefault="00AC74B8" w:rsidP="00604FA9">
      <w:pPr>
        <w:pStyle w:val="Kop2"/>
      </w:pPr>
      <w:bookmarkStart w:id="64" w:name="_Toc131510027"/>
      <w:r>
        <w:t>Geldlening</w:t>
      </w:r>
      <w:bookmarkEnd w:id="64"/>
    </w:p>
    <w:p w14:paraId="11E6BF21" w14:textId="25D0E87A" w:rsidR="00AC74B8" w:rsidRDefault="00AC74B8" w:rsidP="00AC74B8">
      <w:pPr>
        <w:rPr>
          <w:lang w:va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bottom w:w="113" w:type="dxa"/>
          <w:right w:w="0" w:type="dxa"/>
        </w:tblCellMar>
        <w:tblLook w:val="0000" w:firstRow="0" w:lastRow="0" w:firstColumn="0" w:lastColumn="0" w:noHBand="0" w:noVBand="0"/>
      </w:tblPr>
      <w:tblGrid>
        <w:gridCol w:w="5933"/>
        <w:gridCol w:w="5933"/>
      </w:tblGrid>
      <w:tr w:rsidR="00AC74B8" w:rsidRPr="005837AC" w14:paraId="24487220" w14:textId="77777777" w:rsidTr="0051731A">
        <w:trPr>
          <w:cantSplit/>
        </w:trPr>
        <w:tc>
          <w:tcPr>
            <w:tcW w:w="2500" w:type="pct"/>
            <w:shd w:val="clear" w:color="auto" w:fill="DEEAF6" w:themeFill="accent1" w:themeFillTint="33"/>
          </w:tcPr>
          <w:p w14:paraId="6C110E12" w14:textId="77777777" w:rsidR="00AC74B8" w:rsidRPr="005837AC" w:rsidRDefault="00AC74B8" w:rsidP="0051731A">
            <w:pPr>
              <w:tabs>
                <w:tab w:val="left" w:pos="2520"/>
              </w:tabs>
              <w:rPr>
                <w:b/>
                <w:szCs w:val="18"/>
              </w:rPr>
            </w:pPr>
            <w:r>
              <w:rPr>
                <w:b/>
                <w:szCs w:val="18"/>
              </w:rPr>
              <w:t>Modeldocument tekst</w:t>
            </w:r>
          </w:p>
        </w:tc>
        <w:tc>
          <w:tcPr>
            <w:tcW w:w="2500" w:type="pct"/>
            <w:shd w:val="clear" w:color="auto" w:fill="DEEAF6" w:themeFill="accent1" w:themeFillTint="33"/>
          </w:tcPr>
          <w:p w14:paraId="6555B688" w14:textId="77777777" w:rsidR="00AC74B8" w:rsidRPr="005837AC" w:rsidRDefault="00AC74B8" w:rsidP="0051731A">
            <w:pPr>
              <w:tabs>
                <w:tab w:val="left" w:pos="2520"/>
              </w:tabs>
              <w:rPr>
                <w:b/>
                <w:szCs w:val="18"/>
              </w:rPr>
            </w:pPr>
            <w:r>
              <w:rPr>
                <w:b/>
                <w:szCs w:val="18"/>
              </w:rPr>
              <w:t>Toelichting en mapping</w:t>
            </w:r>
          </w:p>
        </w:tc>
      </w:tr>
      <w:tr w:rsidR="00AC74B8" w14:paraId="5B353526" w14:textId="77777777" w:rsidTr="0051731A">
        <w:tc>
          <w:tcPr>
            <w:tcW w:w="2500" w:type="pct"/>
          </w:tcPr>
          <w:p w14:paraId="5BF4E55A" w14:textId="77777777" w:rsidR="00AC74B8" w:rsidRPr="00AE2438" w:rsidRDefault="00AC74B8" w:rsidP="00AC74B8">
            <w:pPr>
              <w:rPr>
                <w:color w:val="FF0000"/>
                <w:sz w:val="20"/>
                <w:szCs w:val="16"/>
              </w:rPr>
            </w:pPr>
            <w:r w:rsidRPr="00AE2438">
              <w:rPr>
                <w:color w:val="FF0000"/>
                <w:sz w:val="20"/>
                <w:szCs w:val="16"/>
              </w:rPr>
              <w:t xml:space="preserve">De comparanten verklaarden als volgt: </w:t>
            </w:r>
          </w:p>
          <w:p w14:paraId="5D0F8523" w14:textId="77777777" w:rsidR="00AC74B8" w:rsidRPr="00AC34F3" w:rsidRDefault="00AC74B8" w:rsidP="00361811">
            <w:pPr>
              <w:pStyle w:val="Lijstalinea"/>
              <w:numPr>
                <w:ilvl w:val="0"/>
                <w:numId w:val="36"/>
              </w:numPr>
              <w:ind w:left="306" w:hanging="306"/>
              <w:rPr>
                <w:rFonts w:ascii="Arial" w:hAnsi="Arial"/>
                <w:color w:val="FF0000"/>
                <w:sz w:val="20"/>
                <w:szCs w:val="16"/>
              </w:rPr>
            </w:pPr>
            <w:r w:rsidRPr="00AC34F3">
              <w:rPr>
                <w:rFonts w:ascii="Arial" w:hAnsi="Arial"/>
                <w:color w:val="FF0000"/>
                <w:sz w:val="20"/>
                <w:szCs w:val="16"/>
              </w:rPr>
              <w:t xml:space="preserve">De geldgever en de Schuldenaar zijn een leningsovereenkomst aangegaan, hierna te noemen: de "Leningsovereenkomst", van welke overeenkomst blijkt uit een door de geldgever uitgebracht en door de Schuldenaar geaccepteerd hypotheekaanbod. Een afschrift van het door de geldgever en Schuldenaar ondertekend hypotheekaanbod wordt aan deze akte gehecht. </w:t>
            </w:r>
          </w:p>
          <w:p w14:paraId="37736895" w14:textId="77777777" w:rsidR="00AC74B8" w:rsidRPr="00AC34F3" w:rsidRDefault="00AC74B8" w:rsidP="00361811">
            <w:pPr>
              <w:pStyle w:val="Lijstalinea"/>
              <w:numPr>
                <w:ilvl w:val="0"/>
                <w:numId w:val="36"/>
              </w:numPr>
              <w:ind w:left="306" w:hanging="306"/>
              <w:rPr>
                <w:rFonts w:ascii="Arial" w:hAnsi="Arial"/>
                <w:color w:val="FF0000"/>
                <w:sz w:val="20"/>
                <w:szCs w:val="16"/>
              </w:rPr>
            </w:pPr>
            <w:r w:rsidRPr="00AC34F3">
              <w:rPr>
                <w:rFonts w:ascii="Arial" w:hAnsi="Arial"/>
                <w:color w:val="FF0000"/>
                <w:sz w:val="20"/>
                <w:szCs w:val="16"/>
              </w:rPr>
              <w:t xml:space="preserve">Blijkens de Leningsovereenkomst verstrekt de geldgever aan de Schuldenaar een geldlening voor het hierna te noemen bedrag en is de Schuldenaar verplicht aan de geldgever de in deze akte omschreven rechten van hypotheek en pand te (doen) verlenen op de wijze en onder de bepalingen en voorwaarden als uiteengezet in deze akte. </w:t>
            </w:r>
          </w:p>
          <w:p w14:paraId="0A4EECA0" w14:textId="015AD2B9" w:rsidR="00AC74B8" w:rsidRPr="00CF10A6" w:rsidRDefault="00AC74B8" w:rsidP="00361811">
            <w:pPr>
              <w:pStyle w:val="Lijstalinea"/>
              <w:numPr>
                <w:ilvl w:val="0"/>
                <w:numId w:val="36"/>
              </w:numPr>
              <w:ind w:left="306" w:hanging="306"/>
              <w:rPr>
                <w:rFonts w:ascii="Arial" w:hAnsi="Arial"/>
                <w:color w:val="FF0000"/>
                <w:sz w:val="20"/>
                <w:szCs w:val="16"/>
              </w:rPr>
            </w:pPr>
            <w:r w:rsidRPr="00AC34F3">
              <w:rPr>
                <w:rFonts w:ascii="Arial" w:hAnsi="Arial"/>
                <w:color w:val="FF0000"/>
                <w:sz w:val="20"/>
                <w:szCs w:val="16"/>
              </w:rPr>
              <w:t>Partijen zijn derhalve het navolgende overeengekomen.</w:t>
            </w:r>
          </w:p>
        </w:tc>
        <w:tc>
          <w:tcPr>
            <w:tcW w:w="2500" w:type="pct"/>
          </w:tcPr>
          <w:p w14:paraId="10D8760B" w14:textId="77777777" w:rsidR="00AC74B8" w:rsidRPr="00FF0185" w:rsidRDefault="00AC74B8" w:rsidP="0051731A">
            <w:pPr>
              <w:spacing w:line="276" w:lineRule="auto"/>
              <w:rPr>
                <w:szCs w:val="18"/>
                <w:lang w:val="nl"/>
              </w:rPr>
            </w:pPr>
            <w:r w:rsidRPr="00194473">
              <w:rPr>
                <w:snapToGrid/>
                <w:szCs w:val="18"/>
              </w:rPr>
              <w:t>V</w:t>
            </w:r>
            <w:r>
              <w:rPr>
                <w:snapToGrid/>
                <w:szCs w:val="18"/>
              </w:rPr>
              <w:t>aste</w:t>
            </w:r>
            <w:r w:rsidRPr="00527D55">
              <w:rPr>
                <w:szCs w:val="18"/>
                <w:lang w:val="nl"/>
              </w:rPr>
              <w:t xml:space="preserve"> tekst.</w:t>
            </w:r>
          </w:p>
        </w:tc>
      </w:tr>
      <w:tr w:rsidR="00CF10A6" w14:paraId="5040DDE5" w14:textId="77777777" w:rsidTr="0051731A">
        <w:tc>
          <w:tcPr>
            <w:tcW w:w="2500" w:type="pct"/>
          </w:tcPr>
          <w:p w14:paraId="6E8A7970" w14:textId="53F1CAD5" w:rsidR="00CF10A6" w:rsidRPr="00992AF7" w:rsidRDefault="00CF10A6" w:rsidP="003F2983">
            <w:pPr>
              <w:rPr>
                <w:rFonts w:cs="Arial"/>
                <w:color w:val="FF0000"/>
                <w:sz w:val="20"/>
                <w:rPrChange w:id="65" w:author="Groot, Karina de" w:date="2025-12-02T14:19:00Z" w16du:dateUtc="2025-12-02T13:19:00Z">
                  <w:rPr/>
                </w:rPrChange>
              </w:rPr>
            </w:pPr>
            <w:r w:rsidRPr="00992AF7">
              <w:rPr>
                <w:rFonts w:cs="Arial"/>
                <w:color w:val="FF0000"/>
                <w:sz w:val="20"/>
                <w:u w:val="single"/>
                <w:rPrChange w:id="66" w:author="Groot, Karina de" w:date="2025-12-02T14:20:00Z" w16du:dateUtc="2025-12-02T13:20:00Z">
                  <w:rPr/>
                </w:rPrChange>
              </w:rPr>
              <w:lastRenderedPageBreak/>
              <w:t>LENING</w:t>
            </w:r>
          </w:p>
          <w:p w14:paraId="5161A9BC" w14:textId="7192E6C9" w:rsidR="00CF10A6" w:rsidRPr="001516B1" w:rsidRDefault="00CF10A6" w:rsidP="00DC372C">
            <w:pPr>
              <w:ind w:firstLine="22"/>
              <w:rPr>
                <w:color w:val="FF0000"/>
                <w:sz w:val="20"/>
              </w:rPr>
            </w:pPr>
            <w:r w:rsidRPr="00C37A48">
              <w:rPr>
                <w:color w:val="FF0000"/>
                <w:sz w:val="20"/>
              </w:rPr>
              <w:t>De Schuldenaar verklaarde wegens van de geldgever ter leen ontvangen gelden hoofdelijk schuldig te zijn aan de geldgever een bedrag van:</w:t>
            </w:r>
            <w:r>
              <w:rPr>
                <w:color w:val="FF0000"/>
                <w:sz w:val="20"/>
              </w:rPr>
              <w:t xml:space="preserve"> </w:t>
            </w:r>
            <w:r w:rsidRPr="001C3421">
              <w:rPr>
                <w:rFonts w:cs="Arial"/>
                <w:sz w:val="20"/>
              </w:rPr>
              <w:fldChar w:fldCharType="begin"/>
            </w:r>
            <w:r w:rsidRPr="001C3421">
              <w:rPr>
                <w:rFonts w:cs="Arial"/>
                <w:sz w:val="20"/>
              </w:rPr>
              <w:instrText>MacroButton Nomacro §</w:instrText>
            </w:r>
            <w:r w:rsidRPr="001C3421">
              <w:rPr>
                <w:rFonts w:cs="Arial"/>
                <w:sz w:val="20"/>
              </w:rPr>
              <w:fldChar w:fldCharType="end"/>
            </w:r>
            <w:r w:rsidRPr="001C3421">
              <w:rPr>
                <w:rFonts w:cs="Arial"/>
                <w:sz w:val="20"/>
              </w:rPr>
              <w:t>leningbedrag voluit in letters (leningbedrag in cijfers)</w:t>
            </w:r>
            <w:r w:rsidRPr="001C3421">
              <w:rPr>
                <w:rFonts w:cs="Arial"/>
                <w:sz w:val="20"/>
              </w:rPr>
              <w:fldChar w:fldCharType="begin"/>
            </w:r>
            <w:r w:rsidRPr="001C3421">
              <w:rPr>
                <w:rFonts w:cs="Arial"/>
                <w:sz w:val="20"/>
              </w:rPr>
              <w:instrText>MacroButton Nomacro §</w:instrText>
            </w:r>
            <w:r w:rsidRPr="001C3421">
              <w:rPr>
                <w:rFonts w:cs="Arial"/>
                <w:sz w:val="20"/>
              </w:rPr>
              <w:fldChar w:fldCharType="end"/>
            </w:r>
            <w:r>
              <w:rPr>
                <w:rFonts w:cs="Arial"/>
                <w:color w:val="FF0000"/>
                <w:sz w:val="20"/>
              </w:rPr>
              <w:t xml:space="preserve"> </w:t>
            </w:r>
            <w:r w:rsidRPr="007136A4">
              <w:rPr>
                <w:color w:val="FF0000"/>
                <w:sz w:val="20"/>
              </w:rPr>
              <w:t>(hierna te noemen: de "Lening")</w:t>
            </w:r>
            <w:r w:rsidRPr="00F15DC5">
              <w:rPr>
                <w:color w:val="FF0000"/>
                <w:sz w:val="20"/>
              </w:rPr>
              <w:t>.</w:t>
            </w:r>
            <w:r w:rsidRPr="007136A4">
              <w:rPr>
                <w:color w:val="FF0000"/>
                <w:sz w:val="20"/>
              </w:rPr>
              <w:t xml:space="preserve"> </w:t>
            </w:r>
            <w:r>
              <w:rPr>
                <w:color w:val="FF0000"/>
                <w:sz w:val="20"/>
              </w:rPr>
              <w:t>D</w:t>
            </w:r>
            <w:r w:rsidRPr="001516B1">
              <w:rPr>
                <w:color w:val="FF0000"/>
                <w:sz w:val="20"/>
              </w:rPr>
              <w:t xml:space="preserve">e geldgever verklaarde de hiervoor vermelde schuldbekentenis te aanvaarden. </w:t>
            </w:r>
          </w:p>
          <w:p w14:paraId="2AB96871" w14:textId="77777777" w:rsidR="00CF10A6" w:rsidRPr="001516B1" w:rsidRDefault="00CF10A6" w:rsidP="00DC372C">
            <w:pPr>
              <w:ind w:firstLine="22"/>
              <w:rPr>
                <w:color w:val="FF0000"/>
                <w:sz w:val="20"/>
              </w:rPr>
            </w:pPr>
            <w:r w:rsidRPr="001516B1">
              <w:rPr>
                <w:color w:val="FF0000"/>
                <w:sz w:val="20"/>
              </w:rPr>
              <w:t>Tot zekerheid voor de betaling van de Schuld is de Schuldenaar met de geldgever overeengekomen en heeft zich jegens de geldgever verbonden en, voor zover nodig verklaart hierbij met de geldgever overeen te komen en zich te verbinden, tot het vestigen en tot het bij voorbaat vestigen van het recht van hypotheek casu quo recht van pand zoals hierna wordt omschreven, ten behoeve van de geldgever.</w:t>
            </w:r>
          </w:p>
          <w:p w14:paraId="3A9C6897" w14:textId="77777777" w:rsidR="00CF10A6" w:rsidRPr="00AE2438" w:rsidRDefault="00CF10A6" w:rsidP="00AC74B8">
            <w:pPr>
              <w:rPr>
                <w:color w:val="FF0000"/>
                <w:sz w:val="20"/>
                <w:szCs w:val="16"/>
              </w:rPr>
            </w:pPr>
          </w:p>
        </w:tc>
        <w:tc>
          <w:tcPr>
            <w:tcW w:w="2500" w:type="pct"/>
          </w:tcPr>
          <w:p w14:paraId="55ACFA54" w14:textId="6F5DDEFA" w:rsidR="00CF10A6" w:rsidRDefault="00CF10A6" w:rsidP="00CF10A6">
            <w:pPr>
              <w:spacing w:line="276" w:lineRule="auto"/>
            </w:pPr>
            <w:r>
              <w:t xml:space="preserve">Vaste </w:t>
            </w:r>
            <w:r w:rsidR="00D85081">
              <w:t xml:space="preserve">en </w:t>
            </w:r>
            <w:r w:rsidR="00B4258F">
              <w:t>optionele</w:t>
            </w:r>
            <w:r w:rsidR="00D85081">
              <w:t xml:space="preserve"> tekst</w:t>
            </w:r>
          </w:p>
          <w:p w14:paraId="1CF8A61D" w14:textId="77777777" w:rsidR="007A5B13" w:rsidRDefault="007A5B13" w:rsidP="00CF10A6">
            <w:pPr>
              <w:spacing w:line="276" w:lineRule="auto"/>
            </w:pPr>
          </w:p>
          <w:p w14:paraId="0235AFBD" w14:textId="77777777" w:rsidR="007A5B13" w:rsidRDefault="00CF10A6" w:rsidP="007A5B13">
            <w:pPr>
              <w:spacing w:line="276" w:lineRule="auto"/>
            </w:pPr>
            <w:r>
              <w:t>Het lening</w:t>
            </w:r>
            <w:r w:rsidRPr="00BF6B9A">
              <w:t xml:space="preserve">bedrag </w:t>
            </w:r>
            <w:r>
              <w:t xml:space="preserve">wordt </w:t>
            </w:r>
            <w:r w:rsidRPr="00BF6B9A">
              <w:t>ui</w:t>
            </w:r>
            <w:r>
              <w:t>t</w:t>
            </w:r>
            <w:r w:rsidRPr="00BF6B9A">
              <w:t>gesch</w:t>
            </w:r>
            <w:r>
              <w:t>reven getoond, gevolgd door het b</w:t>
            </w:r>
            <w:r w:rsidRPr="00BF6B9A">
              <w:t>e</w:t>
            </w:r>
            <w:r>
              <w:t>drag in cijfers, tussen haakjes.</w:t>
            </w:r>
          </w:p>
          <w:p w14:paraId="092253BC" w14:textId="77777777" w:rsidR="007A5B13" w:rsidRDefault="007A5B13" w:rsidP="007A5B13">
            <w:pPr>
              <w:spacing w:line="276" w:lineRule="auto"/>
              <w:rPr>
                <w:u w:val="single"/>
              </w:rPr>
            </w:pPr>
          </w:p>
          <w:p w14:paraId="163242AD" w14:textId="2B918830" w:rsidR="00CF10A6" w:rsidRPr="0096704C" w:rsidRDefault="00CF10A6" w:rsidP="007A5B13">
            <w:pPr>
              <w:spacing w:line="276" w:lineRule="auto"/>
              <w:rPr>
                <w:szCs w:val="18"/>
                <w:u w:val="single"/>
              </w:rPr>
            </w:pPr>
            <w:r w:rsidRPr="0096704C">
              <w:rPr>
                <w:szCs w:val="18"/>
                <w:u w:val="single"/>
              </w:rPr>
              <w:t>Mapping leningbedrag:</w:t>
            </w:r>
          </w:p>
          <w:p w14:paraId="21349A8D" w14:textId="77777777" w:rsidR="00CF10A6" w:rsidRPr="0096704C" w:rsidRDefault="00CF10A6" w:rsidP="00CF10A6">
            <w:pPr>
              <w:spacing w:line="276" w:lineRule="auto"/>
              <w:rPr>
                <w:rFonts w:cs="Arial"/>
                <w:szCs w:val="18"/>
              </w:rPr>
            </w:pPr>
            <w:r w:rsidRPr="0096704C">
              <w:rPr>
                <w:szCs w:val="18"/>
              </w:rPr>
              <w:t xml:space="preserve">//IMKAD_AangebodenStuk/StukdeelHypotheek </w:t>
            </w:r>
            <w:r w:rsidRPr="0096704C">
              <w:rPr>
                <w:rFonts w:cs="Arial"/>
                <w:szCs w:val="18"/>
              </w:rPr>
              <w:t>[aanduidingHypotheek = leeg of niet aanwezig]</w:t>
            </w:r>
          </w:p>
          <w:p w14:paraId="7A19D36F" w14:textId="77777777" w:rsidR="00CF10A6" w:rsidRPr="0096704C" w:rsidRDefault="00CF10A6" w:rsidP="00CF10A6">
            <w:pPr>
              <w:spacing w:line="276" w:lineRule="auto"/>
              <w:rPr>
                <w:szCs w:val="18"/>
                <w:lang w:val="nl"/>
              </w:rPr>
            </w:pPr>
            <w:r w:rsidRPr="0096704C">
              <w:rPr>
                <w:snapToGrid/>
                <w:kern w:val="0"/>
                <w:szCs w:val="18"/>
                <w:lang w:eastAsia="nl-NL"/>
              </w:rPr>
              <w:t>./bedragLening/som</w:t>
            </w:r>
            <w:r w:rsidRPr="0096704C" w:rsidDel="00C46A8C">
              <w:rPr>
                <w:snapToGrid/>
                <w:kern w:val="0"/>
                <w:szCs w:val="18"/>
                <w:lang w:eastAsia="nl-NL"/>
              </w:rPr>
              <w:t xml:space="preserve"> </w:t>
            </w:r>
            <w:r w:rsidRPr="0096704C">
              <w:rPr>
                <w:snapToGrid/>
                <w:kern w:val="0"/>
                <w:szCs w:val="18"/>
                <w:lang w:eastAsia="nl-NL"/>
              </w:rPr>
              <w:br/>
              <w:t>./bedragLening</w:t>
            </w:r>
            <w:r w:rsidRPr="0096704C">
              <w:rPr>
                <w:szCs w:val="18"/>
              </w:rPr>
              <w:t>/valuta</w:t>
            </w:r>
          </w:p>
          <w:p w14:paraId="797D6797" w14:textId="77777777" w:rsidR="00CF10A6" w:rsidRDefault="00CF10A6" w:rsidP="0051731A">
            <w:pPr>
              <w:spacing w:line="276" w:lineRule="auto"/>
              <w:rPr>
                <w:snapToGrid/>
                <w:szCs w:val="18"/>
              </w:rPr>
            </w:pPr>
          </w:p>
          <w:p w14:paraId="1D653F7A" w14:textId="07FCCBFC" w:rsidR="00CF10A6" w:rsidRPr="00194473" w:rsidRDefault="00CF10A6" w:rsidP="00587B28">
            <w:pPr>
              <w:spacing w:line="276" w:lineRule="auto"/>
              <w:rPr>
                <w:snapToGrid/>
                <w:szCs w:val="18"/>
              </w:rPr>
            </w:pPr>
          </w:p>
        </w:tc>
      </w:tr>
      <w:tr w:rsidR="00CF10A6" w14:paraId="432D77AD" w14:textId="77777777" w:rsidTr="0051731A">
        <w:tc>
          <w:tcPr>
            <w:tcW w:w="2500" w:type="pct"/>
          </w:tcPr>
          <w:p w14:paraId="4C74BDCF" w14:textId="77777777" w:rsidR="00D85081" w:rsidRPr="00443FA2" w:rsidRDefault="00D85081" w:rsidP="00D85081">
            <w:pPr>
              <w:rPr>
                <w:color w:val="FF0000"/>
                <w:sz w:val="20"/>
                <w:u w:val="single"/>
              </w:rPr>
            </w:pPr>
            <w:r w:rsidRPr="00443FA2">
              <w:rPr>
                <w:color w:val="FF0000"/>
                <w:sz w:val="20"/>
                <w:u w:val="single"/>
              </w:rPr>
              <w:t>GEGEVENS VAN DE LENING</w:t>
            </w:r>
          </w:p>
          <w:p w14:paraId="35A28198" w14:textId="77777777" w:rsidR="00D85081" w:rsidRPr="002C79D1" w:rsidRDefault="00D85081" w:rsidP="00D85081">
            <w:pPr>
              <w:tabs>
                <w:tab w:val="left" w:pos="-720"/>
                <w:tab w:val="left" w:pos="0"/>
              </w:tabs>
              <w:suppressAutoHyphens/>
              <w:rPr>
                <w:color w:val="FF0000"/>
                <w:sz w:val="20"/>
                <w:u w:val="single"/>
              </w:rPr>
            </w:pPr>
            <w:r w:rsidRPr="002C79D1">
              <w:rPr>
                <w:color w:val="FF0000"/>
                <w:sz w:val="20"/>
                <w:u w:val="single"/>
              </w:rPr>
              <w:t xml:space="preserve">Looptijd en aflossing </w:t>
            </w:r>
          </w:p>
          <w:p w14:paraId="3652846D" w14:textId="77777777" w:rsidR="00D85081" w:rsidRPr="002C79D1" w:rsidRDefault="00D85081" w:rsidP="00D85081">
            <w:pPr>
              <w:suppressAutoHyphens/>
              <w:rPr>
                <w:color w:val="FF0000"/>
                <w:sz w:val="20"/>
              </w:rPr>
            </w:pPr>
            <w:r w:rsidRPr="1AB2BCF0">
              <w:rPr>
                <w:color w:val="FF0000"/>
                <w:sz w:val="20"/>
              </w:rPr>
              <w:t xml:space="preserve">De Lening heeft een looptijd zoals in de Leningsovereenkomst is overeengekomen, dan wel eventueel nader tussen partijen (zal worden) overeengekomen. De aflossing van de Lening vindt plaats op de wijze als bepaald in de aan deze akte gehechte Leningsovereenkomst, de algemene voorwaarden van geldlening en zekerheidsstelling van de geldgever (hierna te noemen: de "Algemene Voorwaarden") welke zijn gehecht aan de </w:t>
            </w:r>
            <w:r w:rsidRPr="1AB2BCF0">
              <w:rPr>
                <w:color w:val="FF0000"/>
                <w:sz w:val="20"/>
              </w:rPr>
              <w:lastRenderedPageBreak/>
              <w:t xml:space="preserve">Leningsovereenkomst, en/ of op een nader door partijen overeen te komen wijze. </w:t>
            </w:r>
          </w:p>
          <w:p w14:paraId="16AF2C22" w14:textId="77777777" w:rsidR="00D85081" w:rsidRPr="002C79D1" w:rsidRDefault="00D85081" w:rsidP="00D85081">
            <w:pPr>
              <w:tabs>
                <w:tab w:val="left" w:pos="-720"/>
                <w:tab w:val="left" w:pos="0"/>
              </w:tabs>
              <w:suppressAutoHyphens/>
              <w:rPr>
                <w:color w:val="FF0000"/>
                <w:sz w:val="20"/>
                <w:u w:val="single"/>
              </w:rPr>
            </w:pPr>
            <w:r w:rsidRPr="002C79D1">
              <w:rPr>
                <w:color w:val="FF0000"/>
                <w:sz w:val="20"/>
                <w:u w:val="single"/>
              </w:rPr>
              <w:t xml:space="preserve">Rente </w:t>
            </w:r>
          </w:p>
          <w:p w14:paraId="593CC25B" w14:textId="77777777" w:rsidR="00D85081" w:rsidRPr="002C79D1" w:rsidRDefault="00D85081" w:rsidP="00D85081">
            <w:pPr>
              <w:suppressAutoHyphens/>
              <w:rPr>
                <w:color w:val="FF0000"/>
                <w:sz w:val="20"/>
              </w:rPr>
            </w:pPr>
            <w:r w:rsidRPr="1AB2BCF0">
              <w:rPr>
                <w:color w:val="FF0000"/>
                <w:sz w:val="20"/>
              </w:rPr>
              <w:t xml:space="preserve">De Schuldenaar is rente over de Lening tegen het overeengekomen rentepercentage verschuldigd. De voor het eerst te betalen rente wordt berekend vanaf de datum waarop de geldgever het bedrag van de Lening heeft overgeboekt naar de rekening van de notaris en/ of naar de Bouwdepotrekening tot de laatste dag van de desbetreffende maand. Voor iedere volgende maand wordt de door de Schuldenaar te betalen rente berekend over het Uitstaande Bedrag per het einde van de daaraan voorafgaande maand. </w:t>
            </w:r>
          </w:p>
          <w:p w14:paraId="0AF90B22" w14:textId="77777777" w:rsidR="00D85081" w:rsidRPr="002C79D1" w:rsidRDefault="00D85081" w:rsidP="00D85081">
            <w:pPr>
              <w:tabs>
                <w:tab w:val="left" w:pos="-720"/>
                <w:tab w:val="left" w:pos="0"/>
              </w:tabs>
              <w:suppressAutoHyphens/>
              <w:rPr>
                <w:color w:val="FF0000"/>
                <w:sz w:val="20"/>
                <w:u w:val="single"/>
              </w:rPr>
            </w:pPr>
            <w:r w:rsidRPr="002C79D1">
              <w:rPr>
                <w:color w:val="FF0000"/>
                <w:sz w:val="20"/>
                <w:u w:val="single"/>
              </w:rPr>
              <w:t xml:space="preserve">Algemene Voorwaarden </w:t>
            </w:r>
          </w:p>
          <w:p w14:paraId="0F2CC450" w14:textId="77777777" w:rsidR="00D85081" w:rsidRPr="002C79D1" w:rsidRDefault="00D85081" w:rsidP="00D85081">
            <w:pPr>
              <w:tabs>
                <w:tab w:val="left" w:pos="-720"/>
                <w:tab w:val="left" w:pos="0"/>
              </w:tabs>
              <w:suppressAutoHyphens/>
              <w:rPr>
                <w:color w:val="FF0000"/>
                <w:sz w:val="20"/>
              </w:rPr>
            </w:pPr>
            <w:r w:rsidRPr="002C79D1">
              <w:rPr>
                <w:color w:val="FF0000"/>
                <w:sz w:val="20"/>
              </w:rPr>
              <w:t xml:space="preserve">Op de Leningsovereenkomst en op deze akte en de daarbij te verstrekken rechten van hypotheek en pand zijn van toepassing de Algemene Voorwaarden. De Algemene Voorwaarden worden geacht een onderdeel te zijn van de Leningsovereenkomst en deze akte als waren zij in de Leningsovereenkomst en deze akte woordelijk opgenomen. De Hypotheekgever verklaart een exemplaar van de Algemene Voorwaarden te hebben ontvangen, daarvan kennis te hebben genomen en daarmee in te stemmen. </w:t>
            </w:r>
          </w:p>
          <w:p w14:paraId="4373E3F0" w14:textId="77777777" w:rsidR="00D85081" w:rsidRPr="002C79D1" w:rsidRDefault="00D85081" w:rsidP="00D85081">
            <w:pPr>
              <w:tabs>
                <w:tab w:val="left" w:pos="-720"/>
                <w:tab w:val="left" w:pos="0"/>
              </w:tabs>
              <w:suppressAutoHyphens/>
              <w:rPr>
                <w:color w:val="FF0000"/>
                <w:sz w:val="20"/>
                <w:u w:val="single"/>
              </w:rPr>
            </w:pPr>
            <w:r w:rsidRPr="002C79D1">
              <w:rPr>
                <w:color w:val="FF0000"/>
                <w:sz w:val="20"/>
                <w:u w:val="single"/>
              </w:rPr>
              <w:t xml:space="preserve">Begrippen </w:t>
            </w:r>
          </w:p>
          <w:p w14:paraId="4FFC54D7" w14:textId="77777777" w:rsidR="00D85081" w:rsidRPr="002C79D1" w:rsidRDefault="00D85081" w:rsidP="00D85081">
            <w:pPr>
              <w:tabs>
                <w:tab w:val="left" w:pos="-720"/>
                <w:tab w:val="left" w:pos="0"/>
              </w:tabs>
              <w:suppressAutoHyphens/>
              <w:rPr>
                <w:color w:val="FF0000"/>
                <w:sz w:val="20"/>
              </w:rPr>
            </w:pPr>
            <w:r w:rsidRPr="002C79D1">
              <w:rPr>
                <w:color w:val="FF0000"/>
                <w:sz w:val="20"/>
              </w:rPr>
              <w:t xml:space="preserve">Begrippen die in deze akte worden gebruikt, hebben de betekenis die daaraan is toegekend in de Algemene Voorwaarden, tenzij in </w:t>
            </w:r>
            <w:r w:rsidRPr="002C79D1">
              <w:rPr>
                <w:color w:val="FF0000"/>
                <w:sz w:val="20"/>
              </w:rPr>
              <w:lastRenderedPageBreak/>
              <w:t xml:space="preserve">deze akte anders is bepaald of uit de strekking van deze akte het tegendeel voortvloeit. </w:t>
            </w:r>
          </w:p>
          <w:p w14:paraId="1E4F901A" w14:textId="77777777" w:rsidR="00D85081" w:rsidRPr="002C79D1" w:rsidRDefault="00D85081" w:rsidP="00D85081">
            <w:pPr>
              <w:tabs>
                <w:tab w:val="left" w:pos="-720"/>
                <w:tab w:val="left" w:pos="0"/>
              </w:tabs>
              <w:suppressAutoHyphens/>
              <w:rPr>
                <w:color w:val="FF0000"/>
                <w:sz w:val="20"/>
              </w:rPr>
            </w:pPr>
            <w:r w:rsidRPr="002C79D1">
              <w:rPr>
                <w:color w:val="FF0000"/>
                <w:sz w:val="20"/>
              </w:rPr>
              <w:t xml:space="preserve">Onder het begrip "Schuld" wordt in deze akte verstaan: de schulden en verplichtingen tot zekerheid voor de betaling waarvan de Schuldenaar blijkens deze akte aan de geldgever het recht van hypotheek op het in deze akte genoemde Onderpand verleent of behoort te verlenen. </w:t>
            </w:r>
          </w:p>
          <w:p w14:paraId="57145FE4" w14:textId="77777777" w:rsidR="00CF10A6" w:rsidRPr="00E36605" w:rsidRDefault="00CF10A6" w:rsidP="00CF10A6">
            <w:pPr>
              <w:rPr>
                <w:rFonts w:cs="Arial"/>
                <w:color w:val="FF0000"/>
                <w:sz w:val="20"/>
                <w:u w:val="single"/>
              </w:rPr>
            </w:pPr>
          </w:p>
        </w:tc>
        <w:tc>
          <w:tcPr>
            <w:tcW w:w="2500" w:type="pct"/>
          </w:tcPr>
          <w:p w14:paraId="43AF9D2C" w14:textId="17A424AF" w:rsidR="00CF10A6" w:rsidRDefault="00D85081" w:rsidP="00CF10A6">
            <w:pPr>
              <w:spacing w:line="276" w:lineRule="auto"/>
            </w:pPr>
            <w:r>
              <w:lastRenderedPageBreak/>
              <w:t>Vaste tekst</w:t>
            </w:r>
          </w:p>
        </w:tc>
      </w:tr>
    </w:tbl>
    <w:p w14:paraId="5A734B83" w14:textId="5089D87A" w:rsidR="00AC74B8" w:rsidRDefault="00AC74B8" w:rsidP="00AC74B8">
      <w:pPr>
        <w:rPr>
          <w:lang w:val="nl"/>
        </w:rPr>
      </w:pPr>
    </w:p>
    <w:p w14:paraId="5342AF70" w14:textId="0AF42F2E" w:rsidR="00604FA9" w:rsidRDefault="00604FA9" w:rsidP="00604FA9">
      <w:pPr>
        <w:pStyle w:val="Kop2"/>
      </w:pPr>
      <w:bookmarkStart w:id="67" w:name="_Toc131510028"/>
      <w:r>
        <w:t>SVn Starterslening</w:t>
      </w:r>
      <w:bookmarkEnd w:id="67"/>
    </w:p>
    <w:p w14:paraId="54C2A245" w14:textId="6475C80A" w:rsidR="00604FA9" w:rsidRDefault="00604FA9" w:rsidP="00604FA9">
      <w:pPr>
        <w:rPr>
          <w:lang w:va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bottom w:w="113" w:type="dxa"/>
          <w:right w:w="0" w:type="dxa"/>
        </w:tblCellMar>
        <w:tblLook w:val="0000" w:firstRow="0" w:lastRow="0" w:firstColumn="0" w:lastColumn="0" w:noHBand="0" w:noVBand="0"/>
      </w:tblPr>
      <w:tblGrid>
        <w:gridCol w:w="5933"/>
        <w:gridCol w:w="5933"/>
      </w:tblGrid>
      <w:tr w:rsidR="00604FA9" w:rsidRPr="005837AC" w14:paraId="3DFFE550" w14:textId="77777777" w:rsidTr="0051731A">
        <w:trPr>
          <w:cantSplit/>
        </w:trPr>
        <w:tc>
          <w:tcPr>
            <w:tcW w:w="2500" w:type="pct"/>
            <w:shd w:val="clear" w:color="auto" w:fill="DEEAF6" w:themeFill="accent1" w:themeFillTint="33"/>
          </w:tcPr>
          <w:p w14:paraId="6F016DAC" w14:textId="77777777" w:rsidR="00604FA9" w:rsidRPr="005837AC" w:rsidRDefault="00604FA9" w:rsidP="0051731A">
            <w:pPr>
              <w:tabs>
                <w:tab w:val="left" w:pos="2520"/>
              </w:tabs>
              <w:rPr>
                <w:b/>
                <w:szCs w:val="18"/>
              </w:rPr>
            </w:pPr>
            <w:r>
              <w:rPr>
                <w:b/>
                <w:szCs w:val="18"/>
              </w:rPr>
              <w:t>Modeldocument tekst</w:t>
            </w:r>
          </w:p>
        </w:tc>
        <w:tc>
          <w:tcPr>
            <w:tcW w:w="2500" w:type="pct"/>
            <w:shd w:val="clear" w:color="auto" w:fill="DEEAF6" w:themeFill="accent1" w:themeFillTint="33"/>
          </w:tcPr>
          <w:p w14:paraId="24D94384" w14:textId="77777777" w:rsidR="00604FA9" w:rsidRPr="005837AC" w:rsidRDefault="00604FA9" w:rsidP="0051731A">
            <w:pPr>
              <w:tabs>
                <w:tab w:val="left" w:pos="2520"/>
              </w:tabs>
              <w:rPr>
                <w:b/>
                <w:szCs w:val="18"/>
              </w:rPr>
            </w:pPr>
            <w:r>
              <w:rPr>
                <w:b/>
                <w:szCs w:val="18"/>
              </w:rPr>
              <w:t>Toelichting en mapping</w:t>
            </w:r>
          </w:p>
        </w:tc>
      </w:tr>
      <w:tr w:rsidR="00604FA9" w14:paraId="385B1BE9" w14:textId="77777777" w:rsidTr="0051731A">
        <w:tc>
          <w:tcPr>
            <w:tcW w:w="2500" w:type="pct"/>
          </w:tcPr>
          <w:p w14:paraId="76BBEF03" w14:textId="77777777" w:rsidR="00604FA9" w:rsidRPr="002C79D1" w:rsidRDefault="00604FA9" w:rsidP="00604FA9">
            <w:pPr>
              <w:tabs>
                <w:tab w:val="left" w:pos="-720"/>
                <w:tab w:val="left" w:pos="0"/>
              </w:tabs>
              <w:suppressAutoHyphens/>
              <w:rPr>
                <w:color w:val="800080"/>
                <w:sz w:val="20"/>
                <w:u w:val="single"/>
              </w:rPr>
            </w:pPr>
            <w:r w:rsidRPr="002C79D1">
              <w:rPr>
                <w:color w:val="800080"/>
                <w:sz w:val="20"/>
                <w:u w:val="single"/>
              </w:rPr>
              <w:t>SVn Starterslening</w:t>
            </w:r>
          </w:p>
          <w:p w14:paraId="06ED5D7E" w14:textId="2FC5F907" w:rsidR="00604FA9" w:rsidRPr="00294FEC" w:rsidRDefault="00294FEC" w:rsidP="00294FEC">
            <w:pPr>
              <w:tabs>
                <w:tab w:val="left" w:pos="-720"/>
                <w:tab w:val="left" w:pos="0"/>
              </w:tabs>
              <w:suppressAutoHyphens/>
              <w:rPr>
                <w:rPrChange w:id="68" w:author="Groot, Karina de" w:date="2025-12-02T14:53:00Z" w16du:dateUtc="2025-12-02T13:53:00Z">
                  <w:rPr>
                    <w:color w:val="800080"/>
                    <w:sz w:val="20"/>
                  </w:rPr>
                </w:rPrChange>
              </w:rPr>
            </w:pPr>
            <w:ins w:id="69" w:author="Groot, Karina de" w:date="2025-12-02T14:53:00Z" w16du:dateUtc="2025-12-02T13:53:00Z">
              <w:r w:rsidRPr="005864A2">
                <w:rPr>
                  <w:color w:val="800080"/>
                  <w:sz w:val="20"/>
                </w:rPr>
                <w:t>In verband met de door de Stichting Stimuleringsfonds Volkshuisvesting Nederlandse</w:t>
              </w:r>
              <w:r>
                <w:rPr>
                  <w:color w:val="800080"/>
                  <w:sz w:val="20"/>
                </w:rPr>
                <w:t xml:space="preserve"> </w:t>
              </w:r>
              <w:r w:rsidRPr="005864A2">
                <w:rPr>
                  <w:color w:val="800080"/>
                  <w:sz w:val="20"/>
                </w:rPr>
                <w:t>Gemeenten (SVn) te verstrekken Starterslening, heeft de geldgever zich jegens SVn en</w:t>
              </w:r>
              <w:r>
                <w:rPr>
                  <w:color w:val="800080"/>
                  <w:sz w:val="20"/>
                </w:rPr>
                <w:t xml:space="preserve"> </w:t>
              </w:r>
              <w:r w:rsidRPr="005864A2">
                <w:rPr>
                  <w:color w:val="800080"/>
                  <w:sz w:val="20"/>
                </w:rPr>
                <w:t>Stichting Waarborgfonds Eigen Woningen (WEW) verplicht, na het ingaan van de lening</w:t>
              </w:r>
              <w:r>
                <w:rPr>
                  <w:color w:val="800080"/>
                  <w:sz w:val="20"/>
                </w:rPr>
                <w:t xml:space="preserve"> </w:t>
              </w:r>
              <w:r w:rsidRPr="005864A2">
                <w:rPr>
                  <w:color w:val="800080"/>
                  <w:sz w:val="20"/>
                </w:rPr>
                <w:t xml:space="preserve">geen gelden meer onder verband van de eerste hypotheekstelling ter leen te verstrekken of een aanvullende ‘Combinatielening’ aan de schuldenaar te verstrekken. Tevens heeft de geldgever zich jegens SVn en WEW verplicht reeds afgeloste bedragen op de lening, onder verband van de eerste hypotheekstelling, niet opnieuw te laten opnemen door de </w:t>
              </w:r>
              <w:r w:rsidRPr="005864A2">
                <w:rPr>
                  <w:color w:val="800080"/>
                  <w:sz w:val="20"/>
                </w:rPr>
                <w:lastRenderedPageBreak/>
                <w:t>schuldenaar. Voormelde verplichtingen rusten op de geldgever uitsluitend zolang de bij SVn aangegane Starterslening niet volledig is afgelost.</w:t>
              </w:r>
            </w:ins>
            <w:del w:id="70" w:author="Groot, Karina de" w:date="2025-12-02T11:39:00Z" w16du:dateUtc="2025-12-02T10:39:00Z">
              <w:r w:rsidR="00604FA9" w:rsidRPr="002C79D1" w:rsidDel="005864A2">
                <w:rPr>
                  <w:color w:val="800080"/>
                  <w:sz w:val="20"/>
                </w:rPr>
                <w:delText>In verband met de door de Stichting Stimuleringsfonds Volkshuisvesting Nederlandse</w:delText>
              </w:r>
              <w:r w:rsidR="0063730D" w:rsidDel="005864A2">
                <w:rPr>
                  <w:color w:val="800080"/>
                  <w:sz w:val="20"/>
                </w:rPr>
                <w:delText xml:space="preserve"> </w:delText>
              </w:r>
              <w:r w:rsidR="00604FA9" w:rsidRPr="002C79D1" w:rsidDel="005864A2">
                <w:rPr>
                  <w:color w:val="800080"/>
                  <w:sz w:val="20"/>
                </w:rPr>
                <w:delText>Gemeenten (SVn) te verstrekken Starterslening, heeft de geldgever zich jegens SVn en</w:delText>
              </w:r>
              <w:r w:rsidR="0063730D" w:rsidDel="005864A2">
                <w:rPr>
                  <w:color w:val="800080"/>
                  <w:sz w:val="20"/>
                </w:rPr>
                <w:delText xml:space="preserve"> </w:delText>
              </w:r>
              <w:r w:rsidR="00604FA9" w:rsidRPr="002C79D1" w:rsidDel="005864A2">
                <w:rPr>
                  <w:color w:val="800080"/>
                  <w:sz w:val="20"/>
                </w:rPr>
                <w:delText>Stichting Waarborgfonds Eigen Woningen (WEW) verplicht, na het ingaan van de lening</w:delText>
              </w:r>
              <w:r w:rsidR="0063730D" w:rsidDel="005864A2">
                <w:rPr>
                  <w:color w:val="800080"/>
                  <w:sz w:val="20"/>
                </w:rPr>
                <w:delText xml:space="preserve"> </w:delText>
              </w:r>
              <w:r w:rsidR="00604FA9" w:rsidRPr="002C79D1" w:rsidDel="005864A2">
                <w:rPr>
                  <w:color w:val="800080"/>
                  <w:sz w:val="20"/>
                </w:rPr>
                <w:delText>geen gelden meer onder verband van de eerste hypotheekstelling ter leen te verstrekken</w:delText>
              </w:r>
              <w:r w:rsidR="0063730D" w:rsidDel="005864A2">
                <w:rPr>
                  <w:color w:val="800080"/>
                  <w:sz w:val="20"/>
                </w:rPr>
                <w:delText xml:space="preserve"> </w:delText>
              </w:r>
              <w:r w:rsidR="00604FA9" w:rsidRPr="002C79D1" w:rsidDel="005864A2">
                <w:rPr>
                  <w:color w:val="800080"/>
                  <w:sz w:val="20"/>
                </w:rPr>
                <w:delText>aan de schuldenaar. Tevens heeft de geldgever zich jegens SVn en WEW verplicht reeds</w:delText>
              </w:r>
              <w:r w:rsidR="0063730D" w:rsidDel="005864A2">
                <w:rPr>
                  <w:color w:val="800080"/>
                  <w:sz w:val="20"/>
                </w:rPr>
                <w:delText xml:space="preserve"> </w:delText>
              </w:r>
              <w:r w:rsidR="00604FA9" w:rsidRPr="002C79D1" w:rsidDel="005864A2">
                <w:rPr>
                  <w:color w:val="800080"/>
                  <w:sz w:val="20"/>
                </w:rPr>
                <w:delText>afgeloste bedragen op de lening, onder verband van de eerste hypotheekstelling, niet</w:delText>
              </w:r>
              <w:r w:rsidR="0063730D" w:rsidDel="005864A2">
                <w:rPr>
                  <w:color w:val="800080"/>
                  <w:sz w:val="20"/>
                </w:rPr>
                <w:delText xml:space="preserve"> </w:delText>
              </w:r>
              <w:r w:rsidR="00604FA9" w:rsidRPr="002C79D1" w:rsidDel="005864A2">
                <w:rPr>
                  <w:color w:val="800080"/>
                  <w:sz w:val="20"/>
                </w:rPr>
                <w:delText>opnieuw te laten opnemen door de schuldenaar. Voormelde verplichtingen rusten op de geldgever uitsluitend zolang de bij SVn aangegane Starterslening niet volledig is afgelost.</w:delText>
              </w:r>
            </w:del>
          </w:p>
        </w:tc>
        <w:tc>
          <w:tcPr>
            <w:tcW w:w="2500" w:type="pct"/>
          </w:tcPr>
          <w:p w14:paraId="74028E5A" w14:textId="77777777" w:rsidR="00604FA9" w:rsidRDefault="00604FA9" w:rsidP="00604FA9">
            <w:pPr>
              <w:spacing w:line="276" w:lineRule="auto"/>
              <w:rPr>
                <w:u w:val="single"/>
              </w:rPr>
            </w:pPr>
            <w:r>
              <w:rPr>
                <w:lang w:val="nl"/>
              </w:rPr>
              <w:lastRenderedPageBreak/>
              <w:t>Optionele keuzetekst om aan te geven dat een ‘starterslening’ van toepassing is, mag ook weggelaten worden.</w:t>
            </w:r>
          </w:p>
          <w:p w14:paraId="211C1034" w14:textId="77777777" w:rsidR="00604FA9" w:rsidRDefault="00604FA9" w:rsidP="00604FA9">
            <w:pPr>
              <w:rPr>
                <w:u w:val="single"/>
              </w:rPr>
            </w:pPr>
          </w:p>
          <w:p w14:paraId="4CA657F5" w14:textId="77777777" w:rsidR="00604FA9" w:rsidRPr="00D23895" w:rsidRDefault="00604FA9" w:rsidP="00604FA9">
            <w:pPr>
              <w:spacing w:line="240" w:lineRule="auto"/>
              <w:rPr>
                <w:szCs w:val="18"/>
                <w:u w:val="single"/>
              </w:rPr>
            </w:pPr>
            <w:r w:rsidRPr="00D23895">
              <w:rPr>
                <w:szCs w:val="18"/>
                <w:u w:val="single"/>
              </w:rPr>
              <w:t>Mapping:</w:t>
            </w:r>
          </w:p>
          <w:p w14:paraId="05917180" w14:textId="77777777" w:rsidR="00604FA9" w:rsidRDefault="00604FA9" w:rsidP="00604FA9">
            <w:pPr>
              <w:spacing w:line="240" w:lineRule="auto"/>
              <w:rPr>
                <w:szCs w:val="18"/>
              </w:rPr>
            </w:pPr>
            <w:r w:rsidRPr="00D23895">
              <w:rPr>
                <w:szCs w:val="18"/>
              </w:rPr>
              <w:t>//IMKAD_AangebodenStuk/tia_TekstKeuze/</w:t>
            </w:r>
          </w:p>
          <w:p w14:paraId="6D806C46" w14:textId="77777777" w:rsidR="00604FA9" w:rsidRDefault="00604FA9" w:rsidP="00604FA9">
            <w:pPr>
              <w:spacing w:line="240" w:lineRule="auto"/>
              <w:rPr>
                <w:szCs w:val="18"/>
              </w:rPr>
            </w:pPr>
            <w:r w:rsidRPr="00D23895">
              <w:rPr>
                <w:szCs w:val="18"/>
              </w:rPr>
              <w:t>./tagNaam('k_SVnStarterslening')</w:t>
            </w:r>
          </w:p>
          <w:p w14:paraId="5B286943" w14:textId="0131B51A" w:rsidR="00604FA9" w:rsidRPr="00FF0185" w:rsidRDefault="00604FA9" w:rsidP="00604FA9">
            <w:pPr>
              <w:spacing w:line="240" w:lineRule="auto"/>
              <w:rPr>
                <w:szCs w:val="18"/>
                <w:lang w:val="nl"/>
              </w:rPr>
            </w:pPr>
            <w:r w:rsidRPr="00D23895">
              <w:rPr>
                <w:szCs w:val="18"/>
              </w:rPr>
              <w:t xml:space="preserve">./tekst = (‘true’ = tekst wordt wel getoond; ‘false’ </w:t>
            </w:r>
            <w:r w:rsidR="0063730D">
              <w:rPr>
                <w:szCs w:val="18"/>
              </w:rPr>
              <w:t xml:space="preserve">of niet aanwezig </w:t>
            </w:r>
            <w:r w:rsidRPr="00D23895">
              <w:rPr>
                <w:szCs w:val="18"/>
              </w:rPr>
              <w:t>=tekst wordt niet getoond)</w:t>
            </w:r>
          </w:p>
        </w:tc>
      </w:tr>
    </w:tbl>
    <w:p w14:paraId="15881A0D" w14:textId="71F05EAA" w:rsidR="00604FA9" w:rsidRDefault="00604FA9" w:rsidP="00604FA9">
      <w:pPr>
        <w:rPr>
          <w:lang w:val="nl"/>
        </w:rPr>
      </w:pPr>
    </w:p>
    <w:p w14:paraId="2D6C8703" w14:textId="21FCB58C" w:rsidR="00534898" w:rsidRDefault="00534898" w:rsidP="00534898">
      <w:pPr>
        <w:pStyle w:val="Kop2"/>
      </w:pPr>
      <w:bookmarkStart w:id="71" w:name="_Toc131510029"/>
      <w:r>
        <w:t>Hypotheekrecht</w:t>
      </w:r>
      <w:bookmarkEnd w:id="71"/>
    </w:p>
    <w:p w14:paraId="76CD898F" w14:textId="6C9D13AD" w:rsidR="00534898" w:rsidRDefault="00534898" w:rsidP="00534898">
      <w:pPr>
        <w:rPr>
          <w:lang w:va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bottom w:w="113" w:type="dxa"/>
          <w:right w:w="0" w:type="dxa"/>
        </w:tblCellMar>
        <w:tblLook w:val="0000" w:firstRow="0" w:lastRow="0" w:firstColumn="0" w:lastColumn="0" w:noHBand="0" w:noVBand="0"/>
      </w:tblPr>
      <w:tblGrid>
        <w:gridCol w:w="5933"/>
        <w:gridCol w:w="5933"/>
      </w:tblGrid>
      <w:tr w:rsidR="000724A4" w:rsidRPr="005837AC" w14:paraId="77ACD359" w14:textId="77777777" w:rsidTr="0051731A">
        <w:trPr>
          <w:cantSplit/>
        </w:trPr>
        <w:tc>
          <w:tcPr>
            <w:tcW w:w="2500" w:type="pct"/>
            <w:shd w:val="clear" w:color="auto" w:fill="DEEAF6" w:themeFill="accent1" w:themeFillTint="33"/>
          </w:tcPr>
          <w:p w14:paraId="3F4EF804" w14:textId="77777777" w:rsidR="000724A4" w:rsidRPr="005837AC" w:rsidRDefault="000724A4" w:rsidP="0051731A">
            <w:pPr>
              <w:tabs>
                <w:tab w:val="left" w:pos="2520"/>
              </w:tabs>
              <w:rPr>
                <w:b/>
                <w:szCs w:val="18"/>
              </w:rPr>
            </w:pPr>
            <w:r>
              <w:rPr>
                <w:b/>
                <w:szCs w:val="18"/>
              </w:rPr>
              <w:t>Modeldocument tekst</w:t>
            </w:r>
          </w:p>
        </w:tc>
        <w:tc>
          <w:tcPr>
            <w:tcW w:w="2500" w:type="pct"/>
            <w:shd w:val="clear" w:color="auto" w:fill="DEEAF6" w:themeFill="accent1" w:themeFillTint="33"/>
          </w:tcPr>
          <w:p w14:paraId="538D8825" w14:textId="77777777" w:rsidR="000724A4" w:rsidRPr="005837AC" w:rsidRDefault="000724A4" w:rsidP="0051731A">
            <w:pPr>
              <w:tabs>
                <w:tab w:val="left" w:pos="2520"/>
              </w:tabs>
              <w:rPr>
                <w:b/>
                <w:szCs w:val="18"/>
              </w:rPr>
            </w:pPr>
            <w:r>
              <w:rPr>
                <w:b/>
                <w:szCs w:val="18"/>
              </w:rPr>
              <w:t>Toelichting en mapping</w:t>
            </w:r>
          </w:p>
        </w:tc>
      </w:tr>
      <w:tr w:rsidR="000724A4" w14:paraId="3249AB02" w14:textId="77777777" w:rsidTr="0051731A">
        <w:tc>
          <w:tcPr>
            <w:tcW w:w="2500" w:type="pct"/>
          </w:tcPr>
          <w:p w14:paraId="419035C7" w14:textId="77777777" w:rsidR="000724A4" w:rsidRPr="00DD5C43" w:rsidRDefault="000724A4" w:rsidP="000724A4">
            <w:pPr>
              <w:tabs>
                <w:tab w:val="left" w:pos="-720"/>
                <w:tab w:val="left" w:pos="0"/>
              </w:tabs>
              <w:suppressAutoHyphens/>
              <w:rPr>
                <w:color w:val="FF0000"/>
                <w:sz w:val="20"/>
                <w:u w:val="single"/>
              </w:rPr>
            </w:pPr>
            <w:r w:rsidRPr="00DD5C43">
              <w:rPr>
                <w:color w:val="FF0000"/>
                <w:sz w:val="20"/>
                <w:u w:val="single"/>
              </w:rPr>
              <w:t>HYPOTHEEKRECHT</w:t>
            </w:r>
          </w:p>
          <w:p w14:paraId="546BF227" w14:textId="77777777" w:rsidR="000724A4" w:rsidRPr="00FB1B45" w:rsidRDefault="000724A4" w:rsidP="000724A4">
            <w:pPr>
              <w:tabs>
                <w:tab w:val="left" w:pos="-720"/>
              </w:tabs>
              <w:suppressAutoHyphens/>
              <w:rPr>
                <w:rFonts w:cs="Arial"/>
                <w:color w:val="FF0000"/>
                <w:sz w:val="20"/>
              </w:rPr>
            </w:pPr>
            <w:r w:rsidRPr="00FB1B45">
              <w:rPr>
                <w:rFonts w:cs="Arial"/>
                <w:color w:val="FF0000"/>
                <w:sz w:val="20"/>
              </w:rPr>
              <w:t xml:space="preserve">Tot zekerheid voor: </w:t>
            </w:r>
          </w:p>
          <w:p w14:paraId="4C359A5C" w14:textId="16171445" w:rsidR="000724A4" w:rsidRPr="008B6F2B" w:rsidRDefault="000724A4" w:rsidP="007136A4">
            <w:pPr>
              <w:tabs>
                <w:tab w:val="left" w:pos="-720"/>
              </w:tabs>
              <w:suppressAutoHyphens/>
              <w:ind w:left="447" w:hanging="447"/>
              <w:rPr>
                <w:rFonts w:cs="Arial"/>
                <w:color w:val="FF0000"/>
                <w:sz w:val="20"/>
              </w:rPr>
            </w:pPr>
            <w:r>
              <w:rPr>
                <w:rFonts w:cs="Arial"/>
                <w:color w:val="FF0000"/>
                <w:sz w:val="20"/>
              </w:rPr>
              <w:t xml:space="preserve">a. </w:t>
            </w:r>
            <w:r>
              <w:rPr>
                <w:rFonts w:cs="Arial"/>
                <w:color w:val="FF0000"/>
                <w:sz w:val="20"/>
              </w:rPr>
              <w:tab/>
            </w:r>
            <w:r w:rsidRPr="000800E7">
              <w:rPr>
                <w:rFonts w:cs="Arial"/>
                <w:color w:val="FF0000"/>
                <w:sz w:val="20"/>
              </w:rPr>
              <w:t>de terugbetaling van</w:t>
            </w:r>
            <w:r>
              <w:rPr>
                <w:rFonts w:cs="Arial"/>
                <w:color w:val="FF0000"/>
                <w:sz w:val="20"/>
              </w:rPr>
              <w:t xml:space="preserve"> de hoofdsom van de Lening</w:t>
            </w:r>
            <w:r w:rsidRPr="00AE74C5">
              <w:rPr>
                <w:rFonts w:cs="Arial"/>
                <w:sz w:val="20"/>
              </w:rPr>
              <w:t xml:space="preserve"> </w:t>
            </w:r>
            <w:r>
              <w:rPr>
                <w:rFonts w:cs="Arial"/>
                <w:sz w:val="20"/>
              </w:rPr>
              <w:fldChar w:fldCharType="begin"/>
            </w:r>
            <w:r>
              <w:rPr>
                <w:rFonts w:cs="Arial"/>
                <w:sz w:val="20"/>
              </w:rPr>
              <w:instrText>MacroButton Nomacro §</w:instrText>
            </w:r>
            <w:r>
              <w:rPr>
                <w:rFonts w:cs="Arial"/>
                <w:sz w:val="20"/>
              </w:rPr>
              <w:fldChar w:fldCharType="end"/>
            </w:r>
            <w:r>
              <w:rPr>
                <w:rFonts w:cs="Arial"/>
                <w:sz w:val="20"/>
              </w:rPr>
              <w:t>leningbedrag voluit in letters (leningbedrag in cijfers)</w:t>
            </w:r>
            <w:r>
              <w:rPr>
                <w:rFonts w:cs="Arial"/>
                <w:sz w:val="20"/>
              </w:rPr>
              <w:fldChar w:fldCharType="begin"/>
            </w:r>
            <w:r>
              <w:rPr>
                <w:rFonts w:cs="Arial"/>
                <w:sz w:val="20"/>
              </w:rPr>
              <w:instrText>MacroButton Nomacro §</w:instrText>
            </w:r>
            <w:r>
              <w:rPr>
                <w:rFonts w:cs="Arial"/>
                <w:sz w:val="20"/>
              </w:rPr>
              <w:fldChar w:fldCharType="end"/>
            </w:r>
            <w:r>
              <w:rPr>
                <w:rFonts w:cs="Arial"/>
                <w:color w:val="FF0000"/>
                <w:sz w:val="20"/>
              </w:rPr>
              <w:t xml:space="preserve"> (</w:t>
            </w:r>
            <w:r w:rsidRPr="00962640">
              <w:rPr>
                <w:rFonts w:cs="Arial"/>
                <w:color w:val="FF0000"/>
                <w:sz w:val="20"/>
              </w:rPr>
              <w:t>daaronder begrepen de eventueel aan de Schuldenaar terugbetaalde aflossingsbedragen) en voorts de betaling van al hetgeen de Schuldenaar nu of op enig tijdstip in de toekomst al dan niet opeisbaar, voorwaardelijk of onder tijdsbepaling aan de geldgever verschuldigd is of zal worden uit hoofde van de Leningsovereenkomst, deze akte, de Algemene Voorwaarden, eerdere met betrekking tot het hierna te noemen Onderpand verstrekte geldleningen, dan wel uit welke hoofde dan ook, tot een bedrag</w:t>
            </w:r>
            <w:r>
              <w:rPr>
                <w:rFonts w:cs="Arial"/>
                <w:color w:val="FF0000"/>
                <w:sz w:val="20"/>
              </w:rPr>
              <w:t xml:space="preserve"> van </w:t>
            </w:r>
            <w:r>
              <w:rPr>
                <w:rFonts w:cs="Arial"/>
                <w:sz w:val="20"/>
              </w:rPr>
              <w:fldChar w:fldCharType="begin"/>
            </w:r>
            <w:r>
              <w:rPr>
                <w:rFonts w:cs="Arial"/>
                <w:sz w:val="20"/>
              </w:rPr>
              <w:instrText>MacroButton Nomacro §</w:instrText>
            </w:r>
            <w:r>
              <w:rPr>
                <w:rFonts w:cs="Arial"/>
                <w:sz w:val="20"/>
              </w:rPr>
              <w:fldChar w:fldCharType="end"/>
            </w:r>
            <w:r>
              <w:rPr>
                <w:rFonts w:cs="Arial"/>
                <w:sz w:val="20"/>
              </w:rPr>
              <w:t>hypotheekbedrag voluit in letters (hypotheekbedrag in cijfers)</w:t>
            </w:r>
            <w:r>
              <w:rPr>
                <w:rFonts w:cs="Arial"/>
                <w:sz w:val="20"/>
              </w:rPr>
              <w:fldChar w:fldCharType="begin"/>
            </w:r>
            <w:r>
              <w:rPr>
                <w:rFonts w:cs="Arial"/>
                <w:sz w:val="20"/>
              </w:rPr>
              <w:instrText>MacroButton Nomacro §</w:instrText>
            </w:r>
            <w:r>
              <w:rPr>
                <w:rFonts w:cs="Arial"/>
                <w:sz w:val="20"/>
              </w:rPr>
              <w:fldChar w:fldCharType="end"/>
            </w:r>
            <w:r w:rsidRPr="008B6F2B">
              <w:rPr>
                <w:rFonts w:cs="Arial"/>
                <w:color w:val="FF0000"/>
                <w:sz w:val="20"/>
              </w:rPr>
              <w:t xml:space="preserve">, en </w:t>
            </w:r>
          </w:p>
          <w:p w14:paraId="0E0E0351" w14:textId="77777777" w:rsidR="00B238B2" w:rsidRDefault="000724A4" w:rsidP="00B238B2">
            <w:pPr>
              <w:tabs>
                <w:tab w:val="left" w:pos="-720"/>
              </w:tabs>
              <w:suppressAutoHyphens/>
              <w:ind w:left="447" w:hanging="447"/>
              <w:rPr>
                <w:rFonts w:cs="Arial"/>
                <w:color w:val="FF0000"/>
                <w:sz w:val="20"/>
              </w:rPr>
            </w:pPr>
            <w:r w:rsidRPr="008B6F2B">
              <w:rPr>
                <w:rFonts w:cs="Arial"/>
                <w:color w:val="FF0000"/>
                <w:sz w:val="20"/>
              </w:rPr>
              <w:lastRenderedPageBreak/>
              <w:t>b.</w:t>
            </w:r>
            <w:r>
              <w:rPr>
                <w:rFonts w:cs="Arial"/>
                <w:color w:val="FF0000"/>
                <w:sz w:val="20"/>
              </w:rPr>
              <w:t xml:space="preserve"> </w:t>
            </w:r>
            <w:r>
              <w:rPr>
                <w:rFonts w:cs="Arial"/>
                <w:color w:val="FF0000"/>
                <w:sz w:val="20"/>
              </w:rPr>
              <w:tab/>
            </w:r>
            <w:r w:rsidRPr="008B6F2B">
              <w:rPr>
                <w:rFonts w:cs="Arial"/>
                <w:color w:val="FF0000"/>
                <w:sz w:val="20"/>
              </w:rPr>
              <w:t>de betaling van de rente (inclusief overeen te komen verhogingen), vertragingsrente, kosten, schadevergoedingen en/of andere vergoedingen nu of in de toekomst aan de geldgever verschuldigd uit hoofde van de Leningsovereenkomst en de betaling van al hetgeen de geldgever overigens uit hoofde van de Leningsovereenkomst, deze akte of de Algemene Voorwaarden van de Schuldenaar te vorderen mocht hebben, welke in deze paragraaf b bedoelde bedragen gezamenlijk worden begroot op een bedrag</w:t>
            </w:r>
            <w:r>
              <w:rPr>
                <w:rFonts w:cs="Arial"/>
                <w:color w:val="FF0000"/>
                <w:sz w:val="20"/>
              </w:rPr>
              <w:t xml:space="preserve"> </w:t>
            </w:r>
          </w:p>
          <w:p w14:paraId="3F6F8D3E" w14:textId="03DE9BDC" w:rsidR="000724A4" w:rsidRDefault="000724A4" w:rsidP="00B238B2">
            <w:pPr>
              <w:tabs>
                <w:tab w:val="left" w:pos="-720"/>
              </w:tabs>
              <w:suppressAutoHyphens/>
              <w:ind w:left="447" w:hanging="22"/>
              <w:rPr>
                <w:rFonts w:cs="Arial"/>
                <w:color w:val="FF0000"/>
                <w:sz w:val="20"/>
              </w:rPr>
            </w:pPr>
            <w:r>
              <w:rPr>
                <w:rFonts w:cs="Arial"/>
                <w:color w:val="FF0000"/>
                <w:sz w:val="20"/>
              </w:rPr>
              <w:t xml:space="preserve">van </w:t>
            </w:r>
            <w:r>
              <w:rPr>
                <w:rFonts w:cs="Arial"/>
                <w:sz w:val="20"/>
              </w:rPr>
              <w:fldChar w:fldCharType="begin"/>
            </w:r>
            <w:r>
              <w:rPr>
                <w:rFonts w:cs="Arial"/>
                <w:sz w:val="20"/>
              </w:rPr>
              <w:instrText>MacroButton Nomacro §</w:instrText>
            </w:r>
            <w:r>
              <w:rPr>
                <w:rFonts w:cs="Arial"/>
                <w:sz w:val="20"/>
              </w:rPr>
              <w:fldChar w:fldCharType="end"/>
            </w:r>
            <w:r>
              <w:rPr>
                <w:rFonts w:cs="Arial"/>
                <w:sz w:val="20"/>
              </w:rPr>
              <w:t>40% van hypotheekbedrag voluit in letters (40% van hypotheekbedrag in cijfers)</w:t>
            </w:r>
            <w:r>
              <w:rPr>
                <w:rFonts w:cs="Arial"/>
                <w:sz w:val="20"/>
              </w:rPr>
              <w:fldChar w:fldCharType="begin"/>
            </w:r>
            <w:r>
              <w:rPr>
                <w:rFonts w:cs="Arial"/>
                <w:sz w:val="20"/>
              </w:rPr>
              <w:instrText>MacroButton Nomacro §</w:instrText>
            </w:r>
            <w:r>
              <w:rPr>
                <w:rFonts w:cs="Arial"/>
                <w:sz w:val="20"/>
              </w:rPr>
              <w:fldChar w:fldCharType="end"/>
            </w:r>
            <w:r w:rsidRPr="00E9791C">
              <w:rPr>
                <w:rFonts w:cs="Arial"/>
                <w:color w:val="FF0000"/>
                <w:sz w:val="20"/>
              </w:rPr>
              <w:t>,</w:t>
            </w:r>
            <w:r>
              <w:rPr>
                <w:rFonts w:cs="Arial"/>
                <w:color w:val="FF0000"/>
                <w:sz w:val="20"/>
              </w:rPr>
              <w:t xml:space="preserve"> zijnde veertig procent (40%) van het hiervoor genoemde bedrag; </w:t>
            </w:r>
          </w:p>
          <w:p w14:paraId="358A6ADA" w14:textId="0E71597C" w:rsidR="000724A4" w:rsidRDefault="000724A4" w:rsidP="00B238B2">
            <w:pPr>
              <w:tabs>
                <w:tab w:val="left" w:pos="-720"/>
              </w:tabs>
              <w:suppressAutoHyphens/>
              <w:ind w:left="22" w:hanging="22"/>
              <w:rPr>
                <w:rFonts w:cs="Arial"/>
                <w:color w:val="FF0000"/>
                <w:sz w:val="20"/>
              </w:rPr>
            </w:pPr>
            <w:r>
              <w:rPr>
                <w:rFonts w:cs="Arial"/>
                <w:color w:val="FF0000"/>
                <w:sz w:val="20"/>
              </w:rPr>
              <w:t xml:space="preserve">derhalve tot een totaalbedrag ad </w:t>
            </w:r>
            <w:r>
              <w:rPr>
                <w:rFonts w:cs="Arial"/>
                <w:sz w:val="20"/>
              </w:rPr>
              <w:fldChar w:fldCharType="begin"/>
            </w:r>
            <w:r>
              <w:rPr>
                <w:rFonts w:cs="Arial"/>
                <w:sz w:val="20"/>
              </w:rPr>
              <w:instrText>MacroButton Nomacro §</w:instrText>
            </w:r>
            <w:r>
              <w:rPr>
                <w:rFonts w:cs="Arial"/>
                <w:sz w:val="20"/>
              </w:rPr>
              <w:fldChar w:fldCharType="end"/>
            </w:r>
            <w:r>
              <w:rPr>
                <w:rFonts w:cs="Arial"/>
                <w:sz w:val="20"/>
              </w:rPr>
              <w:t>140% van hypotheekbedrag voluit in letters (140% van hypotheekbedrag in cijfers)</w:t>
            </w:r>
            <w:r>
              <w:rPr>
                <w:rFonts w:cs="Arial"/>
                <w:sz w:val="20"/>
              </w:rPr>
              <w:fldChar w:fldCharType="begin"/>
            </w:r>
            <w:r>
              <w:rPr>
                <w:rFonts w:cs="Arial"/>
                <w:sz w:val="20"/>
              </w:rPr>
              <w:instrText>MacroButton Nomacro §</w:instrText>
            </w:r>
            <w:r>
              <w:rPr>
                <w:rFonts w:cs="Arial"/>
                <w:sz w:val="20"/>
              </w:rPr>
              <w:fldChar w:fldCharType="end"/>
            </w:r>
            <w:r w:rsidR="00CA510C">
              <w:rPr>
                <w:rFonts w:cs="Arial"/>
                <w:color w:val="FF0000"/>
                <w:sz w:val="20"/>
              </w:rPr>
              <w:t xml:space="preserve">, </w:t>
            </w:r>
            <w:r>
              <w:rPr>
                <w:rFonts w:cs="Arial"/>
                <w:color w:val="FF0000"/>
                <w:sz w:val="20"/>
              </w:rPr>
              <w:t xml:space="preserve">verleent de Hypotheekgever bij deze aan de geldgever die van de Hypotheekgever aanvaardt, het recht van </w:t>
            </w:r>
            <w:r>
              <w:rPr>
                <w:rFonts w:cs="Arial"/>
                <w:sz w:val="20"/>
              </w:rPr>
              <w:fldChar w:fldCharType="begin"/>
            </w:r>
            <w:r>
              <w:rPr>
                <w:rFonts w:cs="Arial"/>
                <w:sz w:val="20"/>
              </w:rPr>
              <w:instrText>MacroButton Nomacro §</w:instrText>
            </w:r>
            <w:r>
              <w:rPr>
                <w:rFonts w:cs="Arial"/>
                <w:sz w:val="20"/>
              </w:rPr>
              <w:fldChar w:fldCharType="end"/>
            </w:r>
            <w:r>
              <w:rPr>
                <w:rFonts w:cs="Arial"/>
                <w:sz w:val="20"/>
              </w:rPr>
              <w:t>telwoord</w:t>
            </w:r>
            <w:r>
              <w:rPr>
                <w:rFonts w:cs="Arial"/>
                <w:sz w:val="20"/>
              </w:rPr>
              <w:fldChar w:fldCharType="begin"/>
            </w:r>
            <w:r>
              <w:rPr>
                <w:rFonts w:cs="Arial"/>
                <w:sz w:val="20"/>
              </w:rPr>
              <w:instrText>MacroButton Nomacro §</w:instrText>
            </w:r>
            <w:r>
              <w:rPr>
                <w:rFonts w:cs="Arial"/>
                <w:sz w:val="20"/>
              </w:rPr>
              <w:fldChar w:fldCharType="end"/>
            </w:r>
            <w:r>
              <w:rPr>
                <w:rFonts w:cs="Arial"/>
                <w:sz w:val="20"/>
              </w:rPr>
              <w:t xml:space="preserve"> </w:t>
            </w:r>
            <w:r>
              <w:rPr>
                <w:rFonts w:cs="Arial"/>
                <w:color w:val="FF0000"/>
                <w:sz w:val="20"/>
              </w:rPr>
              <w:t>hypotheek o</w:t>
            </w:r>
            <w:r w:rsidRPr="00AE4DDA">
              <w:rPr>
                <w:rFonts w:cs="Arial"/>
                <w:color w:val="FF0000"/>
                <w:sz w:val="20"/>
              </w:rPr>
              <w:t>p het hierna te omschrijven registergoed (hierna te noemen het "Onderpand"):</w:t>
            </w:r>
            <w:r w:rsidRPr="00FF3622">
              <w:rPr>
                <w:rFonts w:asciiTheme="minorHAnsi" w:eastAsiaTheme="minorHAnsi" w:hAnsiTheme="minorHAnsi" w:cstheme="minorBidi"/>
                <w:sz w:val="22"/>
                <w:szCs w:val="22"/>
              </w:rPr>
              <w:t xml:space="preserve"> </w:t>
            </w:r>
          </w:p>
          <w:p w14:paraId="456E147C" w14:textId="647E80C9" w:rsidR="000724A4" w:rsidRPr="00604FA9" w:rsidRDefault="000724A4" w:rsidP="000724A4">
            <w:pPr>
              <w:tabs>
                <w:tab w:val="left" w:pos="-720"/>
              </w:tabs>
              <w:suppressAutoHyphens/>
              <w:rPr>
                <w:color w:val="800080"/>
                <w:sz w:val="20"/>
              </w:rPr>
            </w:pPr>
          </w:p>
        </w:tc>
        <w:tc>
          <w:tcPr>
            <w:tcW w:w="2500" w:type="pct"/>
          </w:tcPr>
          <w:p w14:paraId="11958097" w14:textId="79BA1A51" w:rsidR="000724A4" w:rsidRDefault="000724A4" w:rsidP="000724A4">
            <w:pPr>
              <w:spacing w:line="240" w:lineRule="auto"/>
              <w:rPr>
                <w:szCs w:val="18"/>
                <w:lang w:val="nl"/>
              </w:rPr>
            </w:pPr>
            <w:r w:rsidRPr="00194473">
              <w:rPr>
                <w:snapToGrid/>
                <w:szCs w:val="18"/>
              </w:rPr>
              <w:lastRenderedPageBreak/>
              <w:t>V</w:t>
            </w:r>
            <w:r>
              <w:rPr>
                <w:snapToGrid/>
                <w:szCs w:val="18"/>
              </w:rPr>
              <w:t>aste</w:t>
            </w:r>
            <w:r w:rsidRPr="00527D55">
              <w:rPr>
                <w:szCs w:val="18"/>
                <w:lang w:val="nl"/>
              </w:rPr>
              <w:t xml:space="preserve"> tekst.</w:t>
            </w:r>
          </w:p>
          <w:p w14:paraId="73909C38" w14:textId="366CD55E" w:rsidR="000724A4" w:rsidRDefault="000724A4" w:rsidP="000724A4">
            <w:pPr>
              <w:spacing w:line="240" w:lineRule="auto"/>
              <w:rPr>
                <w:szCs w:val="18"/>
                <w:lang w:val="nl"/>
              </w:rPr>
            </w:pPr>
          </w:p>
          <w:p w14:paraId="427AF9DF" w14:textId="23A41B9B" w:rsidR="000724A4" w:rsidRPr="0096704C" w:rsidRDefault="000724A4" w:rsidP="000724A4">
            <w:pPr>
              <w:spacing w:line="276" w:lineRule="auto"/>
              <w:rPr>
                <w:szCs w:val="18"/>
                <w:u w:val="single"/>
              </w:rPr>
            </w:pPr>
            <w:r w:rsidRPr="0096704C">
              <w:rPr>
                <w:szCs w:val="18"/>
                <w:u w:val="single"/>
              </w:rPr>
              <w:t>Mapping leningbedrag</w:t>
            </w:r>
            <w:r>
              <w:rPr>
                <w:szCs w:val="18"/>
                <w:u w:val="single"/>
              </w:rPr>
              <w:t>:</w:t>
            </w:r>
          </w:p>
          <w:p w14:paraId="02D0AED7" w14:textId="77777777" w:rsidR="000724A4" w:rsidRPr="0096704C" w:rsidRDefault="000724A4" w:rsidP="000724A4">
            <w:pPr>
              <w:spacing w:line="276" w:lineRule="auto"/>
              <w:rPr>
                <w:rFonts w:cs="Arial"/>
                <w:szCs w:val="18"/>
              </w:rPr>
            </w:pPr>
            <w:r w:rsidRPr="0096704C">
              <w:rPr>
                <w:szCs w:val="18"/>
              </w:rPr>
              <w:t xml:space="preserve">//IMKAD_AangebodenStuk/StukdeelHypotheek </w:t>
            </w:r>
            <w:r w:rsidRPr="0096704C">
              <w:rPr>
                <w:rFonts w:cs="Arial"/>
                <w:szCs w:val="18"/>
              </w:rPr>
              <w:t>[aanduidingHypotheek = leeg of niet aanwezig]</w:t>
            </w:r>
          </w:p>
          <w:p w14:paraId="1AD024E1" w14:textId="77777777" w:rsidR="000724A4" w:rsidRPr="0096704C" w:rsidRDefault="000724A4" w:rsidP="000724A4">
            <w:pPr>
              <w:spacing w:line="276" w:lineRule="auto"/>
              <w:rPr>
                <w:szCs w:val="18"/>
                <w:lang w:val="nl"/>
              </w:rPr>
            </w:pPr>
            <w:r w:rsidRPr="0096704C">
              <w:rPr>
                <w:snapToGrid/>
                <w:kern w:val="0"/>
                <w:szCs w:val="18"/>
                <w:lang w:eastAsia="nl-NL"/>
              </w:rPr>
              <w:t>./bedragLening/som</w:t>
            </w:r>
            <w:r w:rsidRPr="0096704C" w:rsidDel="00C46A8C">
              <w:rPr>
                <w:snapToGrid/>
                <w:kern w:val="0"/>
                <w:szCs w:val="18"/>
                <w:lang w:eastAsia="nl-NL"/>
              </w:rPr>
              <w:t xml:space="preserve"> </w:t>
            </w:r>
            <w:r w:rsidRPr="0096704C">
              <w:rPr>
                <w:snapToGrid/>
                <w:kern w:val="0"/>
                <w:szCs w:val="18"/>
                <w:lang w:eastAsia="nl-NL"/>
              </w:rPr>
              <w:br/>
              <w:t>./bedragLening</w:t>
            </w:r>
            <w:r w:rsidRPr="0096704C">
              <w:rPr>
                <w:szCs w:val="18"/>
              </w:rPr>
              <w:t>/valuta</w:t>
            </w:r>
          </w:p>
          <w:p w14:paraId="2F72D65B" w14:textId="77777777" w:rsidR="000724A4" w:rsidRDefault="000724A4" w:rsidP="000724A4">
            <w:pPr>
              <w:autoSpaceDE w:val="0"/>
              <w:autoSpaceDN w:val="0"/>
              <w:adjustRightInd w:val="0"/>
              <w:spacing w:line="240" w:lineRule="auto"/>
              <w:rPr>
                <w:sz w:val="16"/>
                <w:szCs w:val="16"/>
                <w:lang w:val="nl"/>
              </w:rPr>
            </w:pPr>
          </w:p>
          <w:p w14:paraId="63962F0F" w14:textId="77777777" w:rsidR="000724A4" w:rsidRPr="00AC05A1" w:rsidRDefault="000724A4" w:rsidP="000724A4">
            <w:pPr>
              <w:spacing w:line="240" w:lineRule="auto"/>
              <w:rPr>
                <w:sz w:val="16"/>
                <w:szCs w:val="16"/>
                <w:u w:val="single"/>
              </w:rPr>
            </w:pPr>
            <w:r w:rsidRPr="00AC05A1">
              <w:rPr>
                <w:sz w:val="16"/>
                <w:szCs w:val="16"/>
                <w:u w:val="single"/>
              </w:rPr>
              <w:t>Mapping hypotheekbedrag:</w:t>
            </w:r>
          </w:p>
          <w:p w14:paraId="13982FAA" w14:textId="77777777" w:rsidR="000724A4" w:rsidRPr="00AC05A1" w:rsidRDefault="000724A4" w:rsidP="000724A4">
            <w:pPr>
              <w:spacing w:line="240" w:lineRule="auto"/>
              <w:rPr>
                <w:rFonts w:cs="Arial"/>
                <w:sz w:val="16"/>
                <w:szCs w:val="16"/>
              </w:rPr>
            </w:pPr>
            <w:r w:rsidRPr="00AC05A1">
              <w:rPr>
                <w:sz w:val="16"/>
                <w:szCs w:val="16"/>
              </w:rPr>
              <w:t xml:space="preserve">//IMKAD_AangebodenStuk/StukdeelHypotheek </w:t>
            </w:r>
            <w:r w:rsidRPr="00AC05A1">
              <w:rPr>
                <w:rFonts w:cs="Arial"/>
                <w:sz w:val="16"/>
                <w:szCs w:val="16"/>
              </w:rPr>
              <w:t>[aanduidingHypotheek = leeg of niet aanwezig]</w:t>
            </w:r>
          </w:p>
          <w:p w14:paraId="50693EBC" w14:textId="77777777" w:rsidR="000724A4" w:rsidRPr="00AC05A1" w:rsidRDefault="000724A4" w:rsidP="000724A4">
            <w:pPr>
              <w:spacing w:line="240" w:lineRule="auto"/>
              <w:rPr>
                <w:sz w:val="16"/>
                <w:szCs w:val="16"/>
              </w:rPr>
            </w:pPr>
            <w:r w:rsidRPr="00AC05A1">
              <w:rPr>
                <w:sz w:val="16"/>
                <w:szCs w:val="16"/>
              </w:rPr>
              <w:tab/>
              <w:t>./hoofdsom/som</w:t>
            </w:r>
            <w:r w:rsidRPr="00AC05A1" w:rsidDel="00C46A8C">
              <w:rPr>
                <w:sz w:val="16"/>
                <w:szCs w:val="16"/>
              </w:rPr>
              <w:t xml:space="preserve"> </w:t>
            </w:r>
          </w:p>
          <w:p w14:paraId="7098920D" w14:textId="77777777" w:rsidR="000724A4" w:rsidRDefault="000724A4" w:rsidP="000724A4">
            <w:pPr>
              <w:spacing w:line="240" w:lineRule="auto"/>
              <w:rPr>
                <w:sz w:val="16"/>
                <w:szCs w:val="16"/>
              </w:rPr>
            </w:pPr>
            <w:r w:rsidRPr="00AC05A1">
              <w:rPr>
                <w:sz w:val="16"/>
                <w:szCs w:val="16"/>
              </w:rPr>
              <w:tab/>
              <w:t>./hoofdsom/valuta</w:t>
            </w:r>
          </w:p>
          <w:p w14:paraId="2E576F6C" w14:textId="77777777" w:rsidR="000724A4" w:rsidRDefault="000724A4" w:rsidP="000724A4">
            <w:pPr>
              <w:spacing w:line="240" w:lineRule="auto"/>
              <w:rPr>
                <w:sz w:val="16"/>
                <w:szCs w:val="16"/>
                <w:u w:val="single"/>
              </w:rPr>
            </w:pPr>
          </w:p>
          <w:p w14:paraId="68A344D6" w14:textId="1DF07F7C" w:rsidR="000724A4" w:rsidRDefault="000724A4" w:rsidP="000724A4">
            <w:pPr>
              <w:spacing w:line="240" w:lineRule="auto"/>
              <w:rPr>
                <w:sz w:val="16"/>
                <w:szCs w:val="16"/>
                <w:u w:val="single"/>
              </w:rPr>
            </w:pPr>
            <w:r w:rsidRPr="00AC05A1">
              <w:rPr>
                <w:sz w:val="16"/>
                <w:szCs w:val="16"/>
                <w:u w:val="single"/>
              </w:rPr>
              <w:t xml:space="preserve">Mapping </w:t>
            </w:r>
            <w:r>
              <w:rPr>
                <w:sz w:val="16"/>
                <w:szCs w:val="16"/>
                <w:u w:val="single"/>
              </w:rPr>
              <w:t>rentebedrag:</w:t>
            </w:r>
          </w:p>
          <w:p w14:paraId="600BF02C" w14:textId="61A095E4" w:rsidR="000724A4" w:rsidRPr="00AC05A1" w:rsidRDefault="000724A4" w:rsidP="000724A4">
            <w:pPr>
              <w:spacing w:line="240" w:lineRule="auto"/>
              <w:rPr>
                <w:sz w:val="16"/>
                <w:szCs w:val="16"/>
              </w:rPr>
            </w:pPr>
            <w:r w:rsidRPr="00AC05A1">
              <w:rPr>
                <w:rFonts w:cs="Arial"/>
                <w:sz w:val="16"/>
                <w:szCs w:val="16"/>
              </w:rPr>
              <w:t>//IMKAD_AangebodenStuk/StukdeelHypotheek [aanduidingHypotheek = leeg of niet aanwezig]</w:t>
            </w:r>
          </w:p>
          <w:p w14:paraId="4509AC50" w14:textId="77777777" w:rsidR="000724A4" w:rsidRPr="00AC05A1" w:rsidRDefault="000724A4" w:rsidP="000724A4">
            <w:pPr>
              <w:spacing w:line="240" w:lineRule="auto"/>
              <w:rPr>
                <w:sz w:val="16"/>
                <w:szCs w:val="16"/>
              </w:rPr>
            </w:pPr>
            <w:r w:rsidRPr="00AC05A1">
              <w:rPr>
                <w:sz w:val="16"/>
                <w:szCs w:val="16"/>
              </w:rPr>
              <w:tab/>
              <w:t>./bedragRente/som</w:t>
            </w:r>
          </w:p>
          <w:p w14:paraId="1F245B39" w14:textId="77777777" w:rsidR="000724A4" w:rsidRPr="00AC05A1" w:rsidRDefault="000724A4" w:rsidP="000724A4">
            <w:pPr>
              <w:spacing w:line="240" w:lineRule="auto"/>
              <w:rPr>
                <w:sz w:val="16"/>
                <w:szCs w:val="16"/>
              </w:rPr>
            </w:pPr>
            <w:r w:rsidRPr="00AC05A1">
              <w:rPr>
                <w:sz w:val="16"/>
                <w:szCs w:val="16"/>
              </w:rPr>
              <w:tab/>
              <w:t>./bedragRente/valuta</w:t>
            </w:r>
          </w:p>
          <w:p w14:paraId="50CC4B3C" w14:textId="77777777" w:rsidR="000724A4" w:rsidRDefault="000724A4" w:rsidP="000724A4">
            <w:pPr>
              <w:spacing w:line="240" w:lineRule="auto"/>
              <w:rPr>
                <w:rFonts w:cs="Arial"/>
                <w:sz w:val="16"/>
                <w:szCs w:val="16"/>
              </w:rPr>
            </w:pPr>
          </w:p>
          <w:p w14:paraId="486F191C" w14:textId="77777777" w:rsidR="000724A4" w:rsidRPr="00AC05A1" w:rsidRDefault="000724A4" w:rsidP="000724A4">
            <w:pPr>
              <w:spacing w:line="240" w:lineRule="auto"/>
              <w:rPr>
                <w:sz w:val="16"/>
                <w:szCs w:val="16"/>
                <w:u w:val="single"/>
              </w:rPr>
            </w:pPr>
            <w:r w:rsidRPr="00AC05A1">
              <w:rPr>
                <w:sz w:val="16"/>
                <w:szCs w:val="16"/>
                <w:u w:val="single"/>
              </w:rPr>
              <w:t>Mapping</w:t>
            </w:r>
            <w:r>
              <w:rPr>
                <w:sz w:val="16"/>
                <w:szCs w:val="16"/>
                <w:u w:val="single"/>
              </w:rPr>
              <w:t xml:space="preserve"> totaalbedrag:</w:t>
            </w:r>
          </w:p>
          <w:p w14:paraId="6923189E" w14:textId="77777777" w:rsidR="000724A4" w:rsidRPr="00AC05A1" w:rsidRDefault="000724A4" w:rsidP="000724A4">
            <w:pPr>
              <w:spacing w:line="240" w:lineRule="auto"/>
              <w:rPr>
                <w:sz w:val="16"/>
                <w:szCs w:val="16"/>
              </w:rPr>
            </w:pPr>
            <w:r w:rsidRPr="00AC05A1">
              <w:rPr>
                <w:rFonts w:cs="Arial"/>
                <w:sz w:val="16"/>
                <w:szCs w:val="16"/>
              </w:rPr>
              <w:lastRenderedPageBreak/>
              <w:t>//IMKAD_AangebodenStuk/StukdeelHypotheek [aanduidingHypotheek = leeg of niet aanwezig]</w:t>
            </w:r>
          </w:p>
          <w:p w14:paraId="02745040" w14:textId="77777777" w:rsidR="000724A4" w:rsidRPr="00AC05A1" w:rsidRDefault="000724A4" w:rsidP="000724A4">
            <w:pPr>
              <w:spacing w:line="240" w:lineRule="auto"/>
              <w:rPr>
                <w:sz w:val="16"/>
                <w:szCs w:val="16"/>
              </w:rPr>
            </w:pPr>
            <w:r w:rsidRPr="00AC05A1">
              <w:rPr>
                <w:sz w:val="16"/>
                <w:szCs w:val="16"/>
              </w:rPr>
              <w:tab/>
              <w:t>./bedragTotaal/som</w:t>
            </w:r>
          </w:p>
          <w:p w14:paraId="43375B7A" w14:textId="51CDEFBB" w:rsidR="000724A4" w:rsidRDefault="000724A4" w:rsidP="000724A4">
            <w:pPr>
              <w:spacing w:line="240" w:lineRule="auto"/>
              <w:rPr>
                <w:sz w:val="16"/>
                <w:szCs w:val="16"/>
              </w:rPr>
            </w:pPr>
            <w:r w:rsidRPr="00AC05A1">
              <w:rPr>
                <w:sz w:val="16"/>
                <w:szCs w:val="16"/>
              </w:rPr>
              <w:tab/>
              <w:t>./bedragTotaal/valuta</w:t>
            </w:r>
          </w:p>
          <w:p w14:paraId="6472CB92" w14:textId="77777777" w:rsidR="000724A4" w:rsidRPr="00AC05A1" w:rsidRDefault="000724A4" w:rsidP="000724A4">
            <w:pPr>
              <w:spacing w:line="240" w:lineRule="auto"/>
              <w:rPr>
                <w:sz w:val="16"/>
                <w:szCs w:val="16"/>
              </w:rPr>
            </w:pPr>
          </w:p>
          <w:p w14:paraId="2359E904" w14:textId="77777777" w:rsidR="000724A4" w:rsidRPr="00AC05A1" w:rsidRDefault="000724A4" w:rsidP="000724A4">
            <w:pPr>
              <w:spacing w:line="240" w:lineRule="auto"/>
              <w:rPr>
                <w:sz w:val="16"/>
                <w:szCs w:val="16"/>
                <w:u w:val="single"/>
              </w:rPr>
            </w:pPr>
            <w:r w:rsidRPr="00AC05A1">
              <w:rPr>
                <w:sz w:val="16"/>
                <w:szCs w:val="16"/>
                <w:u w:val="single"/>
              </w:rPr>
              <w:t>Mappin</w:t>
            </w:r>
            <w:r>
              <w:rPr>
                <w:sz w:val="16"/>
                <w:szCs w:val="16"/>
                <w:u w:val="single"/>
              </w:rPr>
              <w:t>g rang</w:t>
            </w:r>
            <w:r w:rsidRPr="00AC05A1">
              <w:rPr>
                <w:sz w:val="16"/>
                <w:szCs w:val="16"/>
                <w:u w:val="single"/>
              </w:rPr>
              <w:t xml:space="preserve"> telwoord hypotheek:</w:t>
            </w:r>
          </w:p>
          <w:p w14:paraId="4B4CF287" w14:textId="77777777" w:rsidR="000724A4" w:rsidRPr="00AC05A1" w:rsidRDefault="000724A4" w:rsidP="000724A4">
            <w:pPr>
              <w:spacing w:line="240" w:lineRule="auto"/>
              <w:rPr>
                <w:sz w:val="16"/>
                <w:szCs w:val="16"/>
              </w:rPr>
            </w:pPr>
            <w:r w:rsidRPr="00AC05A1">
              <w:rPr>
                <w:rFonts w:cs="Arial"/>
                <w:sz w:val="16"/>
                <w:szCs w:val="16"/>
              </w:rPr>
              <w:t>//IMKAD_AangebodenStuk/StukdeelHypotheek [aanduidingHypotheek = leeg of niet aanwezig]</w:t>
            </w:r>
            <w:r w:rsidRPr="00AC05A1">
              <w:rPr>
                <w:sz w:val="16"/>
                <w:szCs w:val="16"/>
              </w:rPr>
              <w:t>/rangordeHypotheek</w:t>
            </w:r>
          </w:p>
          <w:p w14:paraId="46331F6E" w14:textId="639BD75E" w:rsidR="000724A4" w:rsidRPr="00FF0185" w:rsidRDefault="000724A4" w:rsidP="0051731A">
            <w:pPr>
              <w:spacing w:line="240" w:lineRule="auto"/>
              <w:rPr>
                <w:szCs w:val="18"/>
                <w:lang w:val="nl"/>
              </w:rPr>
            </w:pPr>
          </w:p>
        </w:tc>
      </w:tr>
    </w:tbl>
    <w:p w14:paraId="6108CB5B" w14:textId="181714A7" w:rsidR="00DC372C" w:rsidRDefault="00DC372C" w:rsidP="00534898">
      <w:pPr>
        <w:rPr>
          <w:ins w:id="72" w:author="Groot, Karina de" w:date="2025-12-02T14:54:00Z" w16du:dateUtc="2025-12-02T13:54:00Z"/>
          <w:lang w:val="nl"/>
        </w:rPr>
      </w:pPr>
    </w:p>
    <w:p w14:paraId="48801B11" w14:textId="77777777" w:rsidR="00DC372C" w:rsidRDefault="00DC372C">
      <w:pPr>
        <w:spacing w:line="240" w:lineRule="auto"/>
        <w:rPr>
          <w:ins w:id="73" w:author="Groot, Karina de" w:date="2025-12-02T14:54:00Z" w16du:dateUtc="2025-12-02T13:54:00Z"/>
          <w:lang w:val="nl"/>
        </w:rPr>
      </w:pPr>
      <w:ins w:id="74" w:author="Groot, Karina de" w:date="2025-12-02T14:54:00Z" w16du:dateUtc="2025-12-02T13:54:00Z">
        <w:r>
          <w:rPr>
            <w:lang w:val="nl"/>
          </w:rPr>
          <w:br w:type="page"/>
        </w:r>
      </w:ins>
    </w:p>
    <w:p w14:paraId="4A96D931" w14:textId="77777777" w:rsidR="00534898" w:rsidRDefault="00534898" w:rsidP="00534898">
      <w:pPr>
        <w:rPr>
          <w:lang w:val="nl"/>
        </w:rPr>
      </w:pPr>
    </w:p>
    <w:p w14:paraId="391CAB8A" w14:textId="77777777" w:rsidR="00DC372C" w:rsidRDefault="00DC372C" w:rsidP="00DC372C">
      <w:pPr>
        <w:pStyle w:val="Kop2"/>
        <w:numPr>
          <w:ilvl w:val="0"/>
          <w:numId w:val="0"/>
        </w:numPr>
      </w:pPr>
      <w:bookmarkStart w:id="75" w:name="_Toc131510030"/>
    </w:p>
    <w:p w14:paraId="179FC2DC" w14:textId="77777777" w:rsidR="00DC372C" w:rsidRDefault="00DC372C" w:rsidP="00DC372C">
      <w:pPr>
        <w:pStyle w:val="Kop2"/>
        <w:numPr>
          <w:ilvl w:val="0"/>
          <w:numId w:val="0"/>
        </w:numPr>
        <w:ind w:left="288"/>
      </w:pPr>
    </w:p>
    <w:p w14:paraId="7900CFC2" w14:textId="0DC347A2" w:rsidR="0073574F" w:rsidRDefault="0073574F" w:rsidP="0073574F">
      <w:pPr>
        <w:pStyle w:val="Kop2"/>
      </w:pPr>
      <w:r>
        <w:t>Registergoed</w:t>
      </w:r>
      <w:bookmarkEnd w:id="75"/>
    </w:p>
    <w:p w14:paraId="3DAFCA5C" w14:textId="169A541F" w:rsidR="0073574F" w:rsidRDefault="0073574F" w:rsidP="0073574F">
      <w:pPr>
        <w:rPr>
          <w:lang w:va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bottom w:w="113" w:type="dxa"/>
          <w:right w:w="0" w:type="dxa"/>
        </w:tblCellMar>
        <w:tblLook w:val="0000" w:firstRow="0" w:lastRow="0" w:firstColumn="0" w:lastColumn="0" w:noHBand="0" w:noVBand="0"/>
      </w:tblPr>
      <w:tblGrid>
        <w:gridCol w:w="5933"/>
        <w:gridCol w:w="5933"/>
      </w:tblGrid>
      <w:tr w:rsidR="0073574F" w:rsidRPr="005837AC" w14:paraId="0525FB81" w14:textId="77777777" w:rsidTr="0051731A">
        <w:trPr>
          <w:cantSplit/>
        </w:trPr>
        <w:tc>
          <w:tcPr>
            <w:tcW w:w="2500" w:type="pct"/>
            <w:shd w:val="clear" w:color="auto" w:fill="DEEAF6" w:themeFill="accent1" w:themeFillTint="33"/>
          </w:tcPr>
          <w:p w14:paraId="7045E00D" w14:textId="77777777" w:rsidR="0073574F" w:rsidRPr="005837AC" w:rsidRDefault="0073574F" w:rsidP="0051731A">
            <w:pPr>
              <w:tabs>
                <w:tab w:val="left" w:pos="2520"/>
              </w:tabs>
              <w:rPr>
                <w:b/>
                <w:szCs w:val="18"/>
              </w:rPr>
            </w:pPr>
            <w:r>
              <w:rPr>
                <w:b/>
                <w:szCs w:val="18"/>
              </w:rPr>
              <w:t>Modeldocument tekst</w:t>
            </w:r>
          </w:p>
        </w:tc>
        <w:tc>
          <w:tcPr>
            <w:tcW w:w="2500" w:type="pct"/>
            <w:shd w:val="clear" w:color="auto" w:fill="DEEAF6" w:themeFill="accent1" w:themeFillTint="33"/>
          </w:tcPr>
          <w:p w14:paraId="43B15566" w14:textId="77777777" w:rsidR="0073574F" w:rsidRPr="005837AC" w:rsidRDefault="0073574F" w:rsidP="0051731A">
            <w:pPr>
              <w:tabs>
                <w:tab w:val="left" w:pos="2520"/>
              </w:tabs>
              <w:rPr>
                <w:b/>
                <w:szCs w:val="18"/>
              </w:rPr>
            </w:pPr>
            <w:r>
              <w:rPr>
                <w:b/>
                <w:szCs w:val="18"/>
              </w:rPr>
              <w:t>Toelichting en mapping</w:t>
            </w:r>
          </w:p>
        </w:tc>
      </w:tr>
      <w:tr w:rsidR="0073574F" w14:paraId="7CA2FAA9" w14:textId="77777777" w:rsidTr="0051731A">
        <w:tc>
          <w:tcPr>
            <w:tcW w:w="2500" w:type="pct"/>
          </w:tcPr>
          <w:p w14:paraId="26833464" w14:textId="77777777" w:rsidR="0073574F" w:rsidRDefault="0073574F" w:rsidP="0073574F">
            <w:pPr>
              <w:autoSpaceDE w:val="0"/>
              <w:autoSpaceDN w:val="0"/>
              <w:adjustRightInd w:val="0"/>
              <w:rPr>
                <w:rFonts w:cs="Arial"/>
                <w:color w:val="FF0000"/>
                <w:sz w:val="20"/>
              </w:rPr>
            </w:pPr>
            <w:r w:rsidRPr="002E7F50">
              <w:rPr>
                <w:rFonts w:cs="Arial"/>
                <w:color w:val="FF0000"/>
                <w:sz w:val="20"/>
                <w:highlight w:val="yellow"/>
              </w:rPr>
              <w:t>TEKSTBLOK RECHT</w:t>
            </w:r>
            <w:r w:rsidRPr="002E7F50">
              <w:rPr>
                <w:rFonts w:cs="Arial"/>
                <w:color w:val="FF0000"/>
                <w:sz w:val="20"/>
              </w:rPr>
              <w:t xml:space="preserve"> </w:t>
            </w:r>
            <w:r w:rsidRPr="002E7F50">
              <w:rPr>
                <w:rFonts w:cs="Arial"/>
                <w:color w:val="FF0000"/>
                <w:sz w:val="20"/>
                <w:highlight w:val="yellow"/>
              </w:rPr>
              <w:t>TEKSTBLOK REGISTERGOED</w:t>
            </w:r>
            <w:r>
              <w:rPr>
                <w:rFonts w:cs="Arial"/>
                <w:color w:val="FF0000"/>
                <w:sz w:val="20"/>
              </w:rPr>
              <w:t>.</w:t>
            </w:r>
            <w:r w:rsidRPr="002E7F50">
              <w:rPr>
                <w:rFonts w:cs="Arial"/>
                <w:color w:val="FF0000"/>
                <w:sz w:val="20"/>
              </w:rPr>
              <w:t xml:space="preserve"> </w:t>
            </w:r>
          </w:p>
          <w:p w14:paraId="2B34E617" w14:textId="77777777" w:rsidR="0073574F" w:rsidRPr="00604FA9" w:rsidRDefault="0073574F" w:rsidP="0073574F">
            <w:pPr>
              <w:tabs>
                <w:tab w:val="left" w:pos="-720"/>
              </w:tabs>
              <w:suppressAutoHyphens/>
              <w:ind w:left="22" w:hanging="22"/>
              <w:rPr>
                <w:color w:val="800080"/>
                <w:sz w:val="20"/>
              </w:rPr>
            </w:pPr>
          </w:p>
        </w:tc>
        <w:tc>
          <w:tcPr>
            <w:tcW w:w="2500" w:type="pct"/>
          </w:tcPr>
          <w:p w14:paraId="41BE9645" w14:textId="77777777" w:rsidR="0073574F" w:rsidRPr="00124E96" w:rsidRDefault="0073574F" w:rsidP="0073574F">
            <w:pPr>
              <w:spacing w:line="276" w:lineRule="auto"/>
            </w:pPr>
            <w:r>
              <w:t xml:space="preserve">Herhalende combinatie van één TEKSTBLOK RECHT </w:t>
            </w:r>
            <w:r w:rsidRPr="00124E96">
              <w:t>met één TEKSTBLOK REGISTERGOED</w:t>
            </w:r>
            <w:r>
              <w:t>.</w:t>
            </w:r>
            <w:r w:rsidRPr="00124E96">
              <w:t xml:space="preserve"> </w:t>
            </w:r>
            <w:r w:rsidRPr="00DB7FA4">
              <w:rPr>
                <w:lang w:val="nl"/>
              </w:rPr>
              <w:t>Er moet minimaal één combinatie recht/registergoed zijn, er kunnen er meerdere zijn.</w:t>
            </w:r>
          </w:p>
          <w:p w14:paraId="4797ABFC" w14:textId="77777777" w:rsidR="0073574F" w:rsidRDefault="0073574F" w:rsidP="0073574F">
            <w:pPr>
              <w:spacing w:line="276" w:lineRule="auto"/>
            </w:pPr>
          </w:p>
          <w:p w14:paraId="20ADB100" w14:textId="77777777" w:rsidR="0073574F" w:rsidRPr="00DB7FA4" w:rsidRDefault="0073574F" w:rsidP="0073574F">
            <w:pPr>
              <w:spacing w:line="276" w:lineRule="auto"/>
              <w:rPr>
                <w:lang w:val="nl"/>
              </w:rPr>
            </w:pPr>
            <w:r>
              <w:t>Van TEKSTBLOK REGISTERGOED zijn alleen de objecten perceel, appartementsrecht, netwerk en schip van toepassing.</w:t>
            </w:r>
            <w:r w:rsidRPr="00DB7FA4">
              <w:rPr>
                <w:lang w:val="nl"/>
              </w:rPr>
              <w:t xml:space="preserve"> </w:t>
            </w:r>
          </w:p>
          <w:p w14:paraId="426C074B" w14:textId="77777777" w:rsidR="0073574F" w:rsidRDefault="0073574F" w:rsidP="0073574F">
            <w:pPr>
              <w:spacing w:line="276" w:lineRule="auto"/>
              <w:rPr>
                <w:lang w:val="nl"/>
              </w:rPr>
            </w:pPr>
          </w:p>
          <w:p w14:paraId="4560AE39" w14:textId="77777777" w:rsidR="0073574F" w:rsidRDefault="0073574F" w:rsidP="0073574F">
            <w:pPr>
              <w:spacing w:line="276" w:lineRule="auto"/>
              <w:rPr>
                <w:lang w:val="nl"/>
              </w:rPr>
            </w:pPr>
            <w:r>
              <w:rPr>
                <w:lang w:val="nl"/>
              </w:rPr>
              <w:t>Bij meer combinaties TEKSTBLOK RECHT en REGISTERGOED wordt de laatste combinatie afgesloten met een punt ‘.’ en de andere combinaties met een puntkomma ‘;’.</w:t>
            </w:r>
          </w:p>
          <w:p w14:paraId="2908A2B7" w14:textId="77777777" w:rsidR="0073574F" w:rsidRPr="009F1BA5" w:rsidRDefault="0073574F" w:rsidP="0073574F">
            <w:pPr>
              <w:rPr>
                <w:szCs w:val="18"/>
                <w:u w:val="single"/>
                <w:lang w:val="nl"/>
              </w:rPr>
            </w:pPr>
            <w:r w:rsidRPr="009F1BA5">
              <w:rPr>
                <w:szCs w:val="18"/>
                <w:u w:val="single"/>
                <w:lang w:val="nl"/>
              </w:rPr>
              <w:t>Mapping:</w:t>
            </w:r>
          </w:p>
          <w:p w14:paraId="4B57106F" w14:textId="77777777" w:rsidR="0073574F" w:rsidRPr="009F1BA5" w:rsidRDefault="0073574F" w:rsidP="0073574F">
            <w:pPr>
              <w:rPr>
                <w:szCs w:val="18"/>
              </w:rPr>
            </w:pPr>
            <w:r w:rsidRPr="009F1BA5">
              <w:rPr>
                <w:szCs w:val="18"/>
              </w:rPr>
              <w:t xml:space="preserve">//IMKAD_AangebodenStuk/StukdeelHypotheek </w:t>
            </w:r>
            <w:r w:rsidRPr="009F1BA5">
              <w:rPr>
                <w:rFonts w:cs="Arial"/>
                <w:szCs w:val="18"/>
              </w:rPr>
              <w:t xml:space="preserve">[aanduidingHypotheek = niet aanwezig] </w:t>
            </w:r>
            <w:r w:rsidRPr="009F1BA5">
              <w:rPr>
                <w:rFonts w:cs="Arial"/>
                <w:szCs w:val="18"/>
              </w:rPr>
              <w:tab/>
            </w:r>
            <w:r w:rsidRPr="009F1BA5">
              <w:rPr>
                <w:szCs w:val="18"/>
              </w:rPr>
              <w:t>/IMKAD_ZakelijkRecht</w:t>
            </w:r>
          </w:p>
          <w:p w14:paraId="5C38730F" w14:textId="661E56E0" w:rsidR="0073574F" w:rsidRPr="00FF0185" w:rsidRDefault="0073574F" w:rsidP="0073574F">
            <w:pPr>
              <w:spacing w:line="240" w:lineRule="auto"/>
              <w:rPr>
                <w:szCs w:val="18"/>
                <w:lang w:val="nl"/>
              </w:rPr>
            </w:pPr>
            <w:r>
              <w:rPr>
                <w:szCs w:val="18"/>
                <w:lang w:val="nl"/>
              </w:rPr>
              <w:t xml:space="preserve">- </w:t>
            </w:r>
            <w:r w:rsidRPr="009F1BA5">
              <w:rPr>
                <w:szCs w:val="18"/>
                <w:lang w:val="nl"/>
              </w:rPr>
              <w:t>Zie tekstblok voor verdere mapping</w:t>
            </w:r>
          </w:p>
        </w:tc>
      </w:tr>
      <w:tr w:rsidR="00A90675" w14:paraId="36B523C1" w14:textId="77777777" w:rsidTr="0051731A">
        <w:tc>
          <w:tcPr>
            <w:tcW w:w="2500" w:type="pct"/>
          </w:tcPr>
          <w:p w14:paraId="710505DE" w14:textId="77777777" w:rsidR="00A90675" w:rsidRPr="00FF3622" w:rsidRDefault="00A90675" w:rsidP="00A90675">
            <w:pPr>
              <w:tabs>
                <w:tab w:val="left" w:pos="-720"/>
              </w:tabs>
              <w:suppressAutoHyphens/>
              <w:rPr>
                <w:rFonts w:cs="Arial"/>
                <w:color w:val="FF0000"/>
                <w:sz w:val="20"/>
              </w:rPr>
            </w:pPr>
            <w:r w:rsidRPr="00FF3622">
              <w:rPr>
                <w:rFonts w:cs="Arial"/>
                <w:color w:val="FF0000"/>
                <w:sz w:val="20"/>
              </w:rPr>
              <w:t xml:space="preserve">Hierna wordt onder Onderpand tevens verstaan ieder ander registergoed waarop hypothecaire zekerheid is gevestigd ten behoeve van de geldgever in verband met de Lening. </w:t>
            </w:r>
          </w:p>
          <w:p w14:paraId="68BF1AF2" w14:textId="77777777" w:rsidR="00A90675" w:rsidRPr="00386A96" w:rsidRDefault="00A90675" w:rsidP="00A90675">
            <w:pPr>
              <w:tabs>
                <w:tab w:val="left" w:pos="-720"/>
              </w:tabs>
              <w:suppressAutoHyphens/>
              <w:rPr>
                <w:color w:val="FF0000"/>
                <w:sz w:val="20"/>
              </w:rPr>
            </w:pPr>
            <w:r w:rsidRPr="00386A96">
              <w:rPr>
                <w:color w:val="FF0000"/>
                <w:sz w:val="20"/>
              </w:rPr>
              <w:t xml:space="preserve">De Hypotheekgever staat er voorts jegens de geldgever voor in: </w:t>
            </w:r>
          </w:p>
          <w:p w14:paraId="06799527" w14:textId="77777777" w:rsidR="00A90675" w:rsidRPr="00386A96" w:rsidRDefault="00A90675" w:rsidP="00CF3717">
            <w:pPr>
              <w:tabs>
                <w:tab w:val="left" w:pos="-720"/>
              </w:tabs>
              <w:suppressAutoHyphens/>
              <w:ind w:left="306" w:hanging="306"/>
              <w:rPr>
                <w:color w:val="FF0000"/>
                <w:sz w:val="20"/>
              </w:rPr>
            </w:pPr>
            <w:r w:rsidRPr="00386A96">
              <w:rPr>
                <w:color w:val="FF0000"/>
                <w:sz w:val="20"/>
              </w:rPr>
              <w:t xml:space="preserve">a. </w:t>
            </w:r>
            <w:r w:rsidRPr="00386A96">
              <w:rPr>
                <w:color w:val="FF0000"/>
                <w:sz w:val="20"/>
              </w:rPr>
              <w:tab/>
              <w:t xml:space="preserve">dat het voormelde Onderpand hem in volle en onbezwaarde eigendom toebehoort, behoudens het (de) eventuele ten </w:t>
            </w:r>
            <w:r w:rsidRPr="00386A96">
              <w:rPr>
                <w:color w:val="FF0000"/>
                <w:sz w:val="20"/>
              </w:rPr>
              <w:lastRenderedPageBreak/>
              <w:t xml:space="preserve">behoeve van de geldgever eerder gevestigde hypotheekrecht(en) ten laste van de Hypotheekgever, en dat hij daarover de onvoorwaardelijke beschikking heeft; </w:t>
            </w:r>
          </w:p>
          <w:p w14:paraId="015BA77A" w14:textId="77777777" w:rsidR="00A90675" w:rsidRPr="00386A96" w:rsidRDefault="00A90675" w:rsidP="00CF3717">
            <w:pPr>
              <w:tabs>
                <w:tab w:val="left" w:pos="-720"/>
              </w:tabs>
              <w:suppressAutoHyphens/>
              <w:ind w:left="306" w:hanging="306"/>
              <w:rPr>
                <w:color w:val="FF0000"/>
                <w:sz w:val="20"/>
              </w:rPr>
            </w:pPr>
            <w:r w:rsidRPr="00386A96">
              <w:rPr>
                <w:color w:val="FF0000"/>
                <w:sz w:val="20"/>
              </w:rPr>
              <w:t xml:space="preserve">b. </w:t>
            </w:r>
            <w:r w:rsidRPr="00386A96">
              <w:rPr>
                <w:color w:val="FF0000"/>
                <w:sz w:val="20"/>
              </w:rPr>
              <w:tab/>
              <w:t xml:space="preserve">dat het voormelde Onderpand niet is belast met beslagen of met een recht van vruchtgebruik en niet is verhuurd noch anderszins in gebruik of genot is afgestaan aan derden; en </w:t>
            </w:r>
          </w:p>
          <w:p w14:paraId="3434B08A" w14:textId="77777777" w:rsidR="00A90675" w:rsidRPr="00386A96" w:rsidRDefault="00A90675" w:rsidP="00956470">
            <w:pPr>
              <w:tabs>
                <w:tab w:val="left" w:pos="-720"/>
              </w:tabs>
              <w:suppressAutoHyphens/>
              <w:ind w:left="306" w:hanging="306"/>
              <w:rPr>
                <w:color w:val="FF0000"/>
                <w:sz w:val="20"/>
              </w:rPr>
            </w:pPr>
            <w:r w:rsidRPr="00386A96">
              <w:rPr>
                <w:color w:val="FF0000"/>
                <w:sz w:val="20"/>
              </w:rPr>
              <w:t xml:space="preserve">c. </w:t>
            </w:r>
            <w:r w:rsidRPr="00386A96">
              <w:rPr>
                <w:color w:val="FF0000"/>
                <w:sz w:val="20"/>
              </w:rPr>
              <w:tab/>
              <w:t xml:space="preserve">dat het voormelde Onderpand niet anders met recht van hypotheek is of met een tweede recht van hypotheek zal worden bezwaard dan krachtens deze akte, behoudens het (de) eventuele ten behoeve van de geldgever eerder gevestigde hypotheekrecht(en) ten laste van de Hypotheekgever. </w:t>
            </w:r>
          </w:p>
          <w:p w14:paraId="535F62EF" w14:textId="40CB4738" w:rsidR="00A90675" w:rsidRPr="00A90675" w:rsidRDefault="00A90675" w:rsidP="00A90675">
            <w:pPr>
              <w:tabs>
                <w:tab w:val="left" w:pos="-720"/>
              </w:tabs>
              <w:suppressAutoHyphens/>
              <w:rPr>
                <w:color w:val="FF0000"/>
                <w:sz w:val="20"/>
              </w:rPr>
            </w:pPr>
            <w:r w:rsidRPr="00386A96">
              <w:rPr>
                <w:color w:val="FF0000"/>
                <w:sz w:val="20"/>
              </w:rPr>
              <w:t>De Hypotheekgever en de geldgever</w:t>
            </w:r>
            <w:r w:rsidR="006F41E2">
              <w:rPr>
                <w:color w:val="FF0000"/>
                <w:sz w:val="20"/>
              </w:rPr>
              <w:t xml:space="preserve"> </w:t>
            </w:r>
            <w:r w:rsidRPr="00386A96">
              <w:rPr>
                <w:color w:val="FF0000"/>
                <w:sz w:val="20"/>
              </w:rPr>
              <w:t>komen hierbij overeen dat, indien de geldgever(een deel van) haar vordering(en) tot zekerheid waarvan onderhavig hypotheekrecht wordt gevestigd, overdraagt aan een derde, op deze derde tevens een met (het overgedragen deel van) deze vordering(en) evenredig deel van het hiervoor bedoelde hypotheekrecht als nevenrecht zal overgaan.</w:t>
            </w:r>
          </w:p>
        </w:tc>
        <w:tc>
          <w:tcPr>
            <w:tcW w:w="2500" w:type="pct"/>
          </w:tcPr>
          <w:p w14:paraId="0D6354B4" w14:textId="4E4C5C63" w:rsidR="00A90675" w:rsidRDefault="00A90675" w:rsidP="00A90675">
            <w:pPr>
              <w:spacing w:line="276" w:lineRule="auto"/>
            </w:pPr>
            <w:r>
              <w:lastRenderedPageBreak/>
              <w:t>Vaste tekst</w:t>
            </w:r>
          </w:p>
        </w:tc>
      </w:tr>
    </w:tbl>
    <w:p w14:paraId="3999E342" w14:textId="69FE5865" w:rsidR="00DC372C" w:rsidRDefault="00DC372C" w:rsidP="0073574F">
      <w:pPr>
        <w:rPr>
          <w:lang w:val="nl"/>
        </w:rPr>
      </w:pPr>
    </w:p>
    <w:p w14:paraId="5D920C0E" w14:textId="77777777" w:rsidR="00DC372C" w:rsidRDefault="00DC372C">
      <w:pPr>
        <w:spacing w:line="240" w:lineRule="auto"/>
        <w:rPr>
          <w:lang w:val="nl"/>
        </w:rPr>
      </w:pPr>
      <w:r>
        <w:rPr>
          <w:lang w:val="nl"/>
        </w:rPr>
        <w:br w:type="page"/>
      </w:r>
    </w:p>
    <w:p w14:paraId="707F9830" w14:textId="77777777" w:rsidR="0073574F" w:rsidRDefault="0073574F" w:rsidP="0073574F">
      <w:pPr>
        <w:rPr>
          <w:lang w:val="nl"/>
        </w:rPr>
      </w:pPr>
    </w:p>
    <w:p w14:paraId="59695F15" w14:textId="77777777" w:rsidR="00DC372C" w:rsidRDefault="00DC372C" w:rsidP="0073574F">
      <w:pPr>
        <w:rPr>
          <w:lang w:val="nl"/>
        </w:rPr>
      </w:pPr>
    </w:p>
    <w:p w14:paraId="40054F6E" w14:textId="77777777" w:rsidR="00DC372C" w:rsidRDefault="00DC372C" w:rsidP="0073574F">
      <w:pPr>
        <w:rPr>
          <w:lang w:val="nl"/>
        </w:rPr>
      </w:pPr>
    </w:p>
    <w:p w14:paraId="77EC232E" w14:textId="77777777" w:rsidR="00DC372C" w:rsidRDefault="00DC372C" w:rsidP="0073574F">
      <w:pPr>
        <w:rPr>
          <w:lang w:val="nl"/>
        </w:rPr>
      </w:pPr>
    </w:p>
    <w:p w14:paraId="234F85AD" w14:textId="04E7C686" w:rsidR="00137157" w:rsidRDefault="00137157" w:rsidP="00B44ACA">
      <w:pPr>
        <w:pStyle w:val="Kop2"/>
      </w:pPr>
      <w:bookmarkStart w:id="76" w:name="_Toc131510031"/>
      <w:r>
        <w:t>Overbruggingshypotheek</w:t>
      </w:r>
      <w:bookmarkEnd w:id="76"/>
    </w:p>
    <w:p w14:paraId="4AB7B28F" w14:textId="5C0D674E" w:rsidR="00B44ACA" w:rsidRDefault="00B44ACA" w:rsidP="00B44ACA">
      <w:pPr>
        <w:rPr>
          <w:lang w:va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bottom w:w="113" w:type="dxa"/>
          <w:right w:w="0" w:type="dxa"/>
        </w:tblCellMar>
        <w:tblLook w:val="0000" w:firstRow="0" w:lastRow="0" w:firstColumn="0" w:lastColumn="0" w:noHBand="0" w:noVBand="0"/>
      </w:tblPr>
      <w:tblGrid>
        <w:gridCol w:w="5933"/>
        <w:gridCol w:w="5933"/>
      </w:tblGrid>
      <w:tr w:rsidR="00B44ACA" w:rsidRPr="005837AC" w14:paraId="2439B5A5" w14:textId="77777777" w:rsidTr="0051731A">
        <w:trPr>
          <w:cantSplit/>
        </w:trPr>
        <w:tc>
          <w:tcPr>
            <w:tcW w:w="2500" w:type="pct"/>
            <w:shd w:val="clear" w:color="auto" w:fill="DEEAF6" w:themeFill="accent1" w:themeFillTint="33"/>
          </w:tcPr>
          <w:p w14:paraId="0DDA93F0" w14:textId="77777777" w:rsidR="00B44ACA" w:rsidRPr="005837AC" w:rsidRDefault="00B44ACA" w:rsidP="0051731A">
            <w:pPr>
              <w:tabs>
                <w:tab w:val="left" w:pos="2520"/>
              </w:tabs>
              <w:rPr>
                <w:b/>
                <w:szCs w:val="18"/>
              </w:rPr>
            </w:pPr>
            <w:r>
              <w:rPr>
                <w:b/>
                <w:szCs w:val="18"/>
              </w:rPr>
              <w:t>Modeldocument tekst</w:t>
            </w:r>
          </w:p>
        </w:tc>
        <w:tc>
          <w:tcPr>
            <w:tcW w:w="2500" w:type="pct"/>
            <w:shd w:val="clear" w:color="auto" w:fill="DEEAF6" w:themeFill="accent1" w:themeFillTint="33"/>
          </w:tcPr>
          <w:p w14:paraId="156A25D2" w14:textId="77777777" w:rsidR="00B44ACA" w:rsidRPr="005837AC" w:rsidRDefault="00B44ACA" w:rsidP="0051731A">
            <w:pPr>
              <w:tabs>
                <w:tab w:val="left" w:pos="2520"/>
              </w:tabs>
              <w:rPr>
                <w:b/>
                <w:szCs w:val="18"/>
              </w:rPr>
            </w:pPr>
            <w:r>
              <w:rPr>
                <w:b/>
                <w:szCs w:val="18"/>
              </w:rPr>
              <w:t>Toelichting en mapping</w:t>
            </w:r>
          </w:p>
        </w:tc>
      </w:tr>
      <w:tr w:rsidR="00B44ACA" w14:paraId="73AE7A72" w14:textId="77777777" w:rsidTr="0051731A">
        <w:tc>
          <w:tcPr>
            <w:tcW w:w="2500" w:type="pct"/>
          </w:tcPr>
          <w:p w14:paraId="0380F961" w14:textId="7F681BC8" w:rsidR="00B44ACA" w:rsidRPr="008E22A1" w:rsidRDefault="00B44ACA" w:rsidP="00B44ACA">
            <w:pPr>
              <w:tabs>
                <w:tab w:val="left" w:pos="-720"/>
              </w:tabs>
              <w:suppressAutoHyphens/>
              <w:rPr>
                <w:color w:val="800080"/>
                <w:sz w:val="20"/>
                <w:szCs w:val="16"/>
                <w:u w:val="single"/>
              </w:rPr>
            </w:pPr>
            <w:r w:rsidRPr="008E22A1">
              <w:rPr>
                <w:color w:val="800080"/>
                <w:sz w:val="20"/>
                <w:szCs w:val="16"/>
                <w:u w:val="single"/>
              </w:rPr>
              <w:t>Overbruggingshypotheek</w:t>
            </w:r>
          </w:p>
          <w:p w14:paraId="05EBB7A3" w14:textId="4D74BE45" w:rsidR="00B44ACA" w:rsidRPr="00680C3F" w:rsidRDefault="00B44ACA" w:rsidP="00B44ACA">
            <w:pPr>
              <w:tabs>
                <w:tab w:val="left" w:pos="-720"/>
              </w:tabs>
              <w:suppressAutoHyphens/>
              <w:rPr>
                <w:color w:val="800080"/>
                <w:sz w:val="20"/>
                <w:szCs w:val="16"/>
              </w:rPr>
            </w:pPr>
            <w:r w:rsidRPr="00680C3F">
              <w:rPr>
                <w:color w:val="800080"/>
                <w:sz w:val="20"/>
                <w:szCs w:val="16"/>
              </w:rPr>
              <w:t xml:space="preserve">Voorts verleent de Hypotheekgever tot zekerheid voor de betaling van de Schuld als hiervoor omschreven, bij deze aan de </w:t>
            </w:r>
            <w:r w:rsidR="00255397">
              <w:rPr>
                <w:color w:val="800080"/>
                <w:sz w:val="20"/>
                <w:szCs w:val="16"/>
              </w:rPr>
              <w:t>g</w:t>
            </w:r>
            <w:r w:rsidRPr="00680C3F">
              <w:rPr>
                <w:color w:val="800080"/>
                <w:sz w:val="20"/>
                <w:szCs w:val="16"/>
              </w:rPr>
              <w:t>eldgever, die van de Hypotheekgever aanvaardt, het recht van</w:t>
            </w:r>
          </w:p>
          <w:p w14:paraId="3EF0A0F0" w14:textId="77777777" w:rsidR="00B44ACA" w:rsidRPr="008E22A1" w:rsidRDefault="00B44ACA" w:rsidP="00B44ACA">
            <w:pPr>
              <w:tabs>
                <w:tab w:val="left" w:pos="-720"/>
              </w:tabs>
              <w:suppressAutoHyphens/>
              <w:rPr>
                <w:color w:val="800080"/>
                <w:sz w:val="20"/>
                <w:szCs w:val="16"/>
              </w:rPr>
            </w:pPr>
            <w:r w:rsidRPr="007B70D8">
              <w:rPr>
                <w:rFonts w:cs="Arial"/>
                <w:color w:val="002060"/>
                <w:sz w:val="20"/>
              </w:rPr>
              <w:fldChar w:fldCharType="begin"/>
            </w:r>
            <w:r w:rsidRPr="007B70D8">
              <w:rPr>
                <w:rFonts w:cs="Arial"/>
                <w:color w:val="002060"/>
                <w:sz w:val="20"/>
              </w:rPr>
              <w:instrText>MacroButton Nomacro §</w:instrText>
            </w:r>
            <w:r w:rsidRPr="007B70D8">
              <w:rPr>
                <w:rFonts w:cs="Arial"/>
                <w:color w:val="002060"/>
                <w:sz w:val="20"/>
              </w:rPr>
              <w:fldChar w:fldCharType="end"/>
            </w:r>
            <w:r w:rsidRPr="007B70D8">
              <w:rPr>
                <w:rFonts w:cs="Arial"/>
                <w:color w:val="002060"/>
                <w:sz w:val="20"/>
              </w:rPr>
              <w:t>telwoord</w:t>
            </w:r>
            <w:r w:rsidRPr="007B70D8">
              <w:rPr>
                <w:rFonts w:cs="Arial"/>
                <w:color w:val="002060"/>
                <w:sz w:val="20"/>
              </w:rPr>
              <w:fldChar w:fldCharType="begin"/>
            </w:r>
            <w:r w:rsidRPr="007B70D8">
              <w:rPr>
                <w:rFonts w:cs="Arial"/>
                <w:color w:val="002060"/>
                <w:sz w:val="20"/>
              </w:rPr>
              <w:instrText>MacroButton Nomacro §</w:instrText>
            </w:r>
            <w:r w:rsidRPr="007B70D8">
              <w:rPr>
                <w:rFonts w:cs="Arial"/>
                <w:color w:val="002060"/>
                <w:sz w:val="20"/>
              </w:rPr>
              <w:fldChar w:fldCharType="end"/>
            </w:r>
            <w:r w:rsidRPr="008E22A1">
              <w:rPr>
                <w:color w:val="800080"/>
                <w:sz w:val="20"/>
                <w:szCs w:val="16"/>
              </w:rPr>
              <w:t xml:space="preserve"> hypotheek op het hierna te omschrijven </w:t>
            </w:r>
            <w:r>
              <w:rPr>
                <w:color w:val="800080"/>
                <w:sz w:val="20"/>
                <w:szCs w:val="16"/>
              </w:rPr>
              <w:t>O</w:t>
            </w:r>
            <w:r w:rsidRPr="008E22A1">
              <w:rPr>
                <w:color w:val="800080"/>
                <w:sz w:val="20"/>
                <w:szCs w:val="16"/>
              </w:rPr>
              <w:t>nderpand</w:t>
            </w:r>
            <w:r>
              <w:rPr>
                <w:color w:val="800080"/>
                <w:sz w:val="20"/>
                <w:szCs w:val="16"/>
              </w:rPr>
              <w:t>:</w:t>
            </w:r>
          </w:p>
          <w:p w14:paraId="1D5AAA78" w14:textId="2B91629D" w:rsidR="00B44ACA" w:rsidRPr="009602C8" w:rsidRDefault="00B44ACA" w:rsidP="0051731A">
            <w:pPr>
              <w:autoSpaceDE w:val="0"/>
              <w:autoSpaceDN w:val="0"/>
              <w:adjustRightInd w:val="0"/>
              <w:rPr>
                <w:rFonts w:cs="Arial"/>
                <w:color w:val="800080"/>
                <w:sz w:val="20"/>
              </w:rPr>
            </w:pPr>
          </w:p>
        </w:tc>
        <w:tc>
          <w:tcPr>
            <w:tcW w:w="2500" w:type="pct"/>
          </w:tcPr>
          <w:p w14:paraId="46350996" w14:textId="77777777" w:rsidR="007E27EA" w:rsidRDefault="00B44ACA" w:rsidP="007E27EA">
            <w:pPr>
              <w:spacing w:line="276" w:lineRule="auto"/>
            </w:pPr>
            <w:r>
              <w:t>Geheel optionele tekst. De gegevens met betrekking tot de overbruggingshypotheek worden getoond wanneer hiervoor gekozen is.</w:t>
            </w:r>
          </w:p>
          <w:p w14:paraId="7E8110FD" w14:textId="77777777" w:rsidR="007E27EA" w:rsidRDefault="007E27EA" w:rsidP="007E27EA">
            <w:pPr>
              <w:spacing w:line="276" w:lineRule="auto"/>
            </w:pPr>
          </w:p>
          <w:p w14:paraId="54877538" w14:textId="0982EB14" w:rsidR="00B44ACA" w:rsidRPr="00030A78" w:rsidRDefault="00B44ACA" w:rsidP="007E27EA">
            <w:pPr>
              <w:spacing w:line="276" w:lineRule="auto"/>
            </w:pPr>
            <w:r>
              <w:t xml:space="preserve">Het telwoord </w:t>
            </w:r>
            <w:r w:rsidRPr="00A33B2A">
              <w:t>wordt als getal in het essentialiabestand opgenomen maar als tekst in de akte</w:t>
            </w:r>
            <w:r w:rsidRPr="00030A78">
              <w:t>.</w:t>
            </w:r>
          </w:p>
          <w:p w14:paraId="6BA8CB65" w14:textId="77777777" w:rsidR="00B44ACA" w:rsidRDefault="00B44ACA" w:rsidP="007E27EA">
            <w:pPr>
              <w:spacing w:line="276" w:lineRule="auto"/>
            </w:pPr>
          </w:p>
          <w:p w14:paraId="458FCAAA" w14:textId="77777777" w:rsidR="00B44ACA" w:rsidRPr="000B5FA4" w:rsidRDefault="00B44ACA" w:rsidP="007E27EA">
            <w:pPr>
              <w:spacing w:line="276" w:lineRule="auto"/>
              <w:rPr>
                <w:szCs w:val="18"/>
                <w:u w:val="single"/>
                <w:lang w:val="nl"/>
              </w:rPr>
            </w:pPr>
            <w:r w:rsidRPr="000B5FA4">
              <w:rPr>
                <w:szCs w:val="18"/>
                <w:u w:val="single"/>
                <w:lang w:val="nl"/>
              </w:rPr>
              <w:t>Mapping tonen overbruggingshypotheek:</w:t>
            </w:r>
          </w:p>
          <w:p w14:paraId="385EC808" w14:textId="77777777" w:rsidR="00B44ACA" w:rsidRPr="000B5FA4" w:rsidRDefault="00B44ACA" w:rsidP="007E27EA">
            <w:pPr>
              <w:spacing w:line="276" w:lineRule="auto"/>
              <w:rPr>
                <w:rFonts w:cs="Arial"/>
                <w:szCs w:val="18"/>
              </w:rPr>
            </w:pPr>
            <w:r w:rsidRPr="000B5FA4">
              <w:rPr>
                <w:szCs w:val="18"/>
              </w:rPr>
              <w:t>//IMKAD_AangebodenStuk/StukdeelHypotheek</w:t>
            </w:r>
            <w:r w:rsidRPr="000B5FA4">
              <w:rPr>
                <w:rFonts w:cs="Arial"/>
                <w:szCs w:val="18"/>
              </w:rPr>
              <w:t xml:space="preserve">[aanduidingHypotheek = ‘overbruggingshypotheek’] </w:t>
            </w:r>
          </w:p>
          <w:p w14:paraId="272CA071" w14:textId="77777777" w:rsidR="00B44ACA" w:rsidRPr="000B5FA4" w:rsidRDefault="00B44ACA" w:rsidP="007E27EA">
            <w:pPr>
              <w:spacing w:line="276" w:lineRule="auto"/>
              <w:rPr>
                <w:rFonts w:cs="Arial"/>
                <w:szCs w:val="18"/>
              </w:rPr>
            </w:pPr>
            <w:r w:rsidRPr="000B5FA4">
              <w:rPr>
                <w:rFonts w:cs="Arial"/>
                <w:szCs w:val="18"/>
              </w:rPr>
              <w:t>-is aanwezig</w:t>
            </w:r>
          </w:p>
          <w:p w14:paraId="7613D81A" w14:textId="77777777" w:rsidR="00B44ACA" w:rsidRPr="000B5FA4" w:rsidRDefault="00B44ACA" w:rsidP="007E27EA">
            <w:pPr>
              <w:spacing w:line="276" w:lineRule="auto"/>
              <w:rPr>
                <w:szCs w:val="18"/>
              </w:rPr>
            </w:pPr>
          </w:p>
          <w:p w14:paraId="72566177" w14:textId="77777777" w:rsidR="00B44ACA" w:rsidRPr="000B5FA4" w:rsidRDefault="00B44ACA" w:rsidP="007E27EA">
            <w:pPr>
              <w:pStyle w:val="streepje"/>
              <w:numPr>
                <w:ilvl w:val="0"/>
                <w:numId w:val="0"/>
              </w:numPr>
              <w:spacing w:line="276" w:lineRule="auto"/>
              <w:rPr>
                <w:szCs w:val="18"/>
                <w:lang w:val="nl-NL"/>
              </w:rPr>
            </w:pPr>
            <w:r w:rsidRPr="000B5FA4">
              <w:rPr>
                <w:szCs w:val="18"/>
                <w:u w:val="single"/>
                <w:lang w:val="nl-NL"/>
              </w:rPr>
              <w:t>Mapping rang telwoord</w:t>
            </w:r>
            <w:r w:rsidRPr="000B5FA4">
              <w:rPr>
                <w:szCs w:val="18"/>
                <w:lang w:val="nl-NL"/>
              </w:rPr>
              <w:t>:</w:t>
            </w:r>
          </w:p>
          <w:p w14:paraId="76E61487" w14:textId="77777777" w:rsidR="00B44ACA" w:rsidRPr="003678AE" w:rsidRDefault="00B44ACA" w:rsidP="007E27EA">
            <w:pPr>
              <w:keepNext/>
              <w:spacing w:line="276" w:lineRule="auto"/>
              <w:rPr>
                <w:szCs w:val="18"/>
              </w:rPr>
            </w:pPr>
            <w:r w:rsidRPr="000B5FA4">
              <w:rPr>
                <w:szCs w:val="18"/>
              </w:rPr>
              <w:t>//IMKAD_AangebodenStuk/StukdeelHypotheek</w:t>
            </w:r>
            <w:r w:rsidRPr="000B5FA4">
              <w:rPr>
                <w:rFonts w:cs="Arial"/>
                <w:szCs w:val="18"/>
              </w:rPr>
              <w:t>[aanduidingHypotheek = ‘overbruggingshypotheek’]</w:t>
            </w:r>
            <w:r w:rsidRPr="000B5FA4">
              <w:rPr>
                <w:szCs w:val="18"/>
              </w:rPr>
              <w:t>/rangordeHypotheek</w:t>
            </w:r>
          </w:p>
        </w:tc>
      </w:tr>
      <w:tr w:rsidR="007E27EA" w14:paraId="04A32A4E" w14:textId="77777777" w:rsidTr="0051731A">
        <w:tc>
          <w:tcPr>
            <w:tcW w:w="2500" w:type="pct"/>
          </w:tcPr>
          <w:p w14:paraId="5768F14E" w14:textId="31E8F460" w:rsidR="007E27EA" w:rsidRPr="008E22A1" w:rsidRDefault="007E27EA" w:rsidP="00B44ACA">
            <w:pPr>
              <w:tabs>
                <w:tab w:val="left" w:pos="-720"/>
              </w:tabs>
              <w:suppressAutoHyphens/>
              <w:rPr>
                <w:color w:val="800080"/>
                <w:sz w:val="20"/>
                <w:szCs w:val="16"/>
                <w:u w:val="single"/>
              </w:rPr>
            </w:pPr>
            <w:r w:rsidRPr="002A2653">
              <w:rPr>
                <w:rFonts w:cs="Arial"/>
                <w:color w:val="800080"/>
                <w:sz w:val="20"/>
                <w:highlight w:val="yellow"/>
              </w:rPr>
              <w:t>TEKSTBLOK RECHT</w:t>
            </w:r>
            <w:r w:rsidRPr="002A2653">
              <w:rPr>
                <w:rFonts w:cs="Arial"/>
                <w:color w:val="800080"/>
                <w:sz w:val="20"/>
              </w:rPr>
              <w:t xml:space="preserve"> </w:t>
            </w:r>
            <w:r w:rsidRPr="002A2653">
              <w:rPr>
                <w:rFonts w:cs="Arial"/>
                <w:color w:val="800080"/>
                <w:sz w:val="20"/>
                <w:highlight w:val="yellow"/>
              </w:rPr>
              <w:t>TEKSTBLOK REGISTERGOED</w:t>
            </w:r>
            <w:r w:rsidRPr="002A2653">
              <w:rPr>
                <w:rFonts w:cs="Arial"/>
                <w:color w:val="800080"/>
                <w:sz w:val="20"/>
              </w:rPr>
              <w:t>.</w:t>
            </w:r>
          </w:p>
        </w:tc>
        <w:tc>
          <w:tcPr>
            <w:tcW w:w="2500" w:type="pct"/>
          </w:tcPr>
          <w:p w14:paraId="2719FD46" w14:textId="77777777" w:rsidR="007E27EA" w:rsidRPr="00124E96" w:rsidRDefault="007E27EA" w:rsidP="007E27EA">
            <w:pPr>
              <w:spacing w:line="276" w:lineRule="auto"/>
            </w:pPr>
            <w:r>
              <w:t xml:space="preserve">Herhalende combinatie van één TEKSTBLOK RECHT </w:t>
            </w:r>
            <w:r w:rsidRPr="00124E96">
              <w:t>met één TEKSTBLOK REGISTERGOED</w:t>
            </w:r>
            <w:r>
              <w:t>.</w:t>
            </w:r>
            <w:r w:rsidRPr="00124E96">
              <w:t xml:space="preserve"> </w:t>
            </w:r>
            <w:r w:rsidRPr="00DB7FA4">
              <w:rPr>
                <w:lang w:val="nl"/>
              </w:rPr>
              <w:t>Er moet minimaal één combinatie recht/registergoed zijn, er kunnen er meerdere zijn.</w:t>
            </w:r>
          </w:p>
          <w:p w14:paraId="2B163B66" w14:textId="77777777" w:rsidR="007E27EA" w:rsidRDefault="007E27EA" w:rsidP="007E27EA">
            <w:pPr>
              <w:spacing w:line="276" w:lineRule="auto"/>
            </w:pPr>
          </w:p>
          <w:p w14:paraId="0EF19126" w14:textId="77777777" w:rsidR="007E27EA" w:rsidRPr="00DB7FA4" w:rsidRDefault="007E27EA" w:rsidP="007E27EA">
            <w:pPr>
              <w:spacing w:line="276" w:lineRule="auto"/>
              <w:rPr>
                <w:lang w:val="nl"/>
              </w:rPr>
            </w:pPr>
            <w:r>
              <w:t>Van TEKSTBLOK REGISTERGOED zijn alleen de objecten perceel, appartementsrecht, netwerk en schip van toepassing.</w:t>
            </w:r>
            <w:r w:rsidRPr="00DB7FA4">
              <w:rPr>
                <w:lang w:val="nl"/>
              </w:rPr>
              <w:t xml:space="preserve"> </w:t>
            </w:r>
          </w:p>
          <w:p w14:paraId="645A1128" w14:textId="77777777" w:rsidR="007E27EA" w:rsidRDefault="007E27EA" w:rsidP="007E27EA">
            <w:pPr>
              <w:spacing w:line="276" w:lineRule="auto"/>
              <w:rPr>
                <w:lang w:val="nl"/>
              </w:rPr>
            </w:pPr>
          </w:p>
          <w:p w14:paraId="6E5107C4" w14:textId="77777777" w:rsidR="007E27EA" w:rsidRDefault="007E27EA" w:rsidP="007E27EA">
            <w:pPr>
              <w:spacing w:line="276" w:lineRule="auto"/>
              <w:rPr>
                <w:lang w:val="nl"/>
              </w:rPr>
            </w:pPr>
            <w:r>
              <w:rPr>
                <w:lang w:val="nl"/>
              </w:rPr>
              <w:lastRenderedPageBreak/>
              <w:t>Bij meer combinaties TEKSTBLOK RECHT en REGISTERGOED wordt de laatste combinatie afgesloten met een punt ‘.’ en de andere combinaties met een puntkomma ‘;’.</w:t>
            </w:r>
          </w:p>
          <w:p w14:paraId="35A3DB0C" w14:textId="77777777" w:rsidR="007E27EA" w:rsidRPr="009F1BA5" w:rsidRDefault="007E27EA" w:rsidP="007E27EA">
            <w:pPr>
              <w:spacing w:line="276" w:lineRule="auto"/>
              <w:rPr>
                <w:szCs w:val="18"/>
                <w:u w:val="single"/>
                <w:lang w:val="nl"/>
              </w:rPr>
            </w:pPr>
            <w:r w:rsidRPr="009F1BA5">
              <w:rPr>
                <w:szCs w:val="18"/>
                <w:u w:val="single"/>
                <w:lang w:val="nl"/>
              </w:rPr>
              <w:t>Mapping:</w:t>
            </w:r>
          </w:p>
          <w:p w14:paraId="6A17241D" w14:textId="77777777" w:rsidR="007E27EA" w:rsidRPr="009F1BA5" w:rsidRDefault="007E27EA" w:rsidP="007E27EA">
            <w:pPr>
              <w:spacing w:line="276" w:lineRule="auto"/>
              <w:rPr>
                <w:szCs w:val="18"/>
              </w:rPr>
            </w:pPr>
            <w:r w:rsidRPr="002A4B22">
              <w:rPr>
                <w:sz w:val="16"/>
                <w:szCs w:val="16"/>
              </w:rPr>
              <w:t>//IMKAD_AangebodenStuk/StukdeelHypotheek</w:t>
            </w:r>
            <w:r w:rsidRPr="002A4B22">
              <w:rPr>
                <w:rFonts w:cs="Arial"/>
                <w:sz w:val="16"/>
                <w:szCs w:val="16"/>
              </w:rPr>
              <w:t>[aanduidingHypotheek = ‘overbruggingshypotheek’]</w:t>
            </w:r>
            <w:r w:rsidRPr="002A4B22">
              <w:rPr>
                <w:sz w:val="16"/>
                <w:szCs w:val="16"/>
              </w:rPr>
              <w:t>/</w:t>
            </w:r>
            <w:r w:rsidRPr="009F1BA5">
              <w:rPr>
                <w:szCs w:val="18"/>
              </w:rPr>
              <w:t>IMKAD_ZakelijkRecht</w:t>
            </w:r>
          </w:p>
          <w:p w14:paraId="6FFE2A21" w14:textId="14D154B0" w:rsidR="007E27EA" w:rsidRDefault="007E27EA" w:rsidP="007E27EA">
            <w:pPr>
              <w:spacing w:line="276" w:lineRule="auto"/>
            </w:pPr>
            <w:r>
              <w:rPr>
                <w:szCs w:val="18"/>
                <w:lang w:val="nl"/>
              </w:rPr>
              <w:t xml:space="preserve">- </w:t>
            </w:r>
            <w:r w:rsidRPr="009F1BA5">
              <w:rPr>
                <w:szCs w:val="18"/>
                <w:lang w:val="nl"/>
              </w:rPr>
              <w:t>Zie tekstblok voor verdere mapping</w:t>
            </w:r>
          </w:p>
        </w:tc>
      </w:tr>
    </w:tbl>
    <w:p w14:paraId="09410B6F" w14:textId="7395FAEF" w:rsidR="00B44ACA" w:rsidRDefault="00B44ACA" w:rsidP="00B44ACA">
      <w:pPr>
        <w:rPr>
          <w:lang w:val="nl"/>
        </w:rPr>
      </w:pPr>
    </w:p>
    <w:p w14:paraId="5BC8A160" w14:textId="50B37B32" w:rsidR="00C52B60" w:rsidRDefault="00C52B60" w:rsidP="00C52B60">
      <w:pPr>
        <w:pStyle w:val="Kop2"/>
      </w:pPr>
      <w:bookmarkStart w:id="77" w:name="_Toc131510032"/>
      <w:r>
        <w:t>Woonplaatskeuze</w:t>
      </w:r>
      <w:bookmarkEnd w:id="77"/>
    </w:p>
    <w:p w14:paraId="108A1564" w14:textId="426CAA2C" w:rsidR="00C52B60" w:rsidRDefault="00C52B60" w:rsidP="00C52B60">
      <w:pPr>
        <w:rPr>
          <w:lang w:va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bottom w:w="113" w:type="dxa"/>
          <w:right w:w="0" w:type="dxa"/>
        </w:tblCellMar>
        <w:tblLook w:val="0000" w:firstRow="0" w:lastRow="0" w:firstColumn="0" w:lastColumn="0" w:noHBand="0" w:noVBand="0"/>
      </w:tblPr>
      <w:tblGrid>
        <w:gridCol w:w="5933"/>
        <w:gridCol w:w="5933"/>
      </w:tblGrid>
      <w:tr w:rsidR="00C52B60" w:rsidRPr="005837AC" w14:paraId="29483F06" w14:textId="77777777" w:rsidTr="0093709F">
        <w:trPr>
          <w:cantSplit/>
        </w:trPr>
        <w:tc>
          <w:tcPr>
            <w:tcW w:w="2500" w:type="pct"/>
            <w:shd w:val="clear" w:color="auto" w:fill="DEEAF6" w:themeFill="accent1" w:themeFillTint="33"/>
          </w:tcPr>
          <w:p w14:paraId="73F1A97B" w14:textId="77777777" w:rsidR="00C52B60" w:rsidRPr="005837AC" w:rsidRDefault="00C52B60" w:rsidP="0051731A">
            <w:pPr>
              <w:tabs>
                <w:tab w:val="left" w:pos="2520"/>
              </w:tabs>
              <w:rPr>
                <w:b/>
                <w:szCs w:val="18"/>
              </w:rPr>
            </w:pPr>
            <w:r>
              <w:rPr>
                <w:b/>
                <w:szCs w:val="18"/>
              </w:rPr>
              <w:t>Modeldocument tekst</w:t>
            </w:r>
          </w:p>
        </w:tc>
        <w:tc>
          <w:tcPr>
            <w:tcW w:w="2500" w:type="pct"/>
            <w:shd w:val="clear" w:color="auto" w:fill="DEEAF6" w:themeFill="accent1" w:themeFillTint="33"/>
          </w:tcPr>
          <w:p w14:paraId="18FFD2D7" w14:textId="77777777" w:rsidR="00C52B60" w:rsidRPr="005837AC" w:rsidRDefault="00C52B60" w:rsidP="0051731A">
            <w:pPr>
              <w:tabs>
                <w:tab w:val="left" w:pos="2520"/>
              </w:tabs>
              <w:rPr>
                <w:b/>
                <w:szCs w:val="18"/>
              </w:rPr>
            </w:pPr>
            <w:r>
              <w:rPr>
                <w:b/>
                <w:szCs w:val="18"/>
              </w:rPr>
              <w:t>Toelichting en mapping</w:t>
            </w:r>
          </w:p>
        </w:tc>
      </w:tr>
      <w:tr w:rsidR="00C52B60" w14:paraId="74CD0438" w14:textId="77777777" w:rsidTr="0093709F">
        <w:tc>
          <w:tcPr>
            <w:tcW w:w="2500" w:type="pct"/>
          </w:tcPr>
          <w:p w14:paraId="53A69681" w14:textId="77777777" w:rsidR="00C52B60" w:rsidRPr="00250083" w:rsidRDefault="00C52B60" w:rsidP="0051731A">
            <w:pPr>
              <w:rPr>
                <w:rFonts w:cs="Arial"/>
                <w:color w:val="800080"/>
                <w:sz w:val="20"/>
              </w:rPr>
            </w:pPr>
            <w:r w:rsidRPr="00250083">
              <w:rPr>
                <w:rFonts w:cs="Arial"/>
                <w:color w:val="800080"/>
                <w:sz w:val="20"/>
                <w:u w:val="single"/>
              </w:rPr>
              <w:t>Woonplaats</w:t>
            </w:r>
          </w:p>
          <w:p w14:paraId="38E8BE16" w14:textId="77777777" w:rsidR="00C52B60" w:rsidRPr="009602C8" w:rsidRDefault="00C52B60" w:rsidP="0051731A">
            <w:pPr>
              <w:rPr>
                <w:rFonts w:cs="Arial"/>
                <w:color w:val="800080"/>
                <w:sz w:val="20"/>
              </w:rPr>
            </w:pPr>
            <w:r w:rsidRPr="00250083">
              <w:rPr>
                <w:rFonts w:cs="Arial"/>
                <w:color w:val="800080"/>
                <w:sz w:val="20"/>
              </w:rPr>
              <w:t>Partijen kiezen woonplaats ten kantore van de bewaarder van deze akte.</w:t>
            </w:r>
          </w:p>
        </w:tc>
        <w:tc>
          <w:tcPr>
            <w:tcW w:w="2500" w:type="pct"/>
          </w:tcPr>
          <w:p w14:paraId="53D1290F" w14:textId="77777777" w:rsidR="00C52B60" w:rsidRDefault="00C52B60" w:rsidP="00C52B60">
            <w:pPr>
              <w:spacing w:line="276" w:lineRule="auto"/>
              <w:rPr>
                <w:szCs w:val="18"/>
              </w:rPr>
            </w:pPr>
            <w:r w:rsidRPr="00DB7FA4">
              <w:rPr>
                <w:szCs w:val="18"/>
              </w:rPr>
              <w:t xml:space="preserve">Optionele tekst. </w:t>
            </w:r>
            <w:r w:rsidRPr="00FA5F0B">
              <w:rPr>
                <w:szCs w:val="18"/>
              </w:rPr>
              <w:t>Deze paragraaf is verplicht als één van de personen uit één van de partijen een buitenlands adres heeft. (Het modeldocument dwingt dit niet af.)</w:t>
            </w:r>
          </w:p>
          <w:p w14:paraId="1A2100D7" w14:textId="77777777" w:rsidR="00C52B60" w:rsidRPr="00DB7FA4" w:rsidRDefault="00C52B60" w:rsidP="00C52B60">
            <w:pPr>
              <w:spacing w:line="276" w:lineRule="auto"/>
              <w:rPr>
                <w:szCs w:val="18"/>
              </w:rPr>
            </w:pPr>
            <w:r w:rsidRPr="00DB7FA4">
              <w:rPr>
                <w:szCs w:val="18"/>
              </w:rPr>
              <w:t>De woonplaatskeuze heeft betrekking op alle comparanten, zowel de hypotheeknemer als de hypotheekgever.</w:t>
            </w:r>
            <w:r>
              <w:rPr>
                <w:szCs w:val="18"/>
              </w:rPr>
              <w:t xml:space="preserve"> Wanneer deze tekst getoond wordt dan wordt deze afgesloten met een punt ‘.’.</w:t>
            </w:r>
          </w:p>
          <w:p w14:paraId="7F29EA27" w14:textId="77777777" w:rsidR="00C52B60" w:rsidRPr="009F1BA5" w:rsidRDefault="00C52B60" w:rsidP="00C52B60">
            <w:pPr>
              <w:keepNext/>
              <w:spacing w:line="276" w:lineRule="auto"/>
              <w:rPr>
                <w:szCs w:val="18"/>
                <w:u w:val="single"/>
              </w:rPr>
            </w:pPr>
            <w:r w:rsidRPr="009F1BA5">
              <w:rPr>
                <w:szCs w:val="18"/>
                <w:u w:val="single"/>
              </w:rPr>
              <w:t>Mapping:</w:t>
            </w:r>
          </w:p>
          <w:p w14:paraId="0608E743" w14:textId="77777777" w:rsidR="00C52B60" w:rsidRPr="009F1BA5" w:rsidRDefault="00C52B60" w:rsidP="00C52B60">
            <w:pPr>
              <w:keepNext/>
              <w:spacing w:line="276" w:lineRule="auto"/>
              <w:rPr>
                <w:szCs w:val="18"/>
              </w:rPr>
            </w:pPr>
            <w:r w:rsidRPr="009F1BA5">
              <w:rPr>
                <w:szCs w:val="18"/>
              </w:rPr>
              <w:t>//IMKAD_AangebodenStuk/tia_TekstKeuze</w:t>
            </w:r>
          </w:p>
          <w:p w14:paraId="1E9CAA04" w14:textId="77777777" w:rsidR="00C52B60" w:rsidRDefault="00C52B60" w:rsidP="00C52B60">
            <w:pPr>
              <w:keepNext/>
              <w:spacing w:line="276" w:lineRule="auto"/>
              <w:ind w:left="227"/>
              <w:rPr>
                <w:szCs w:val="18"/>
              </w:rPr>
            </w:pPr>
            <w:r w:rsidRPr="009F1BA5">
              <w:rPr>
                <w:szCs w:val="18"/>
              </w:rPr>
              <w:t>./tagNaam(‘k_Woonplaatskeuze’)</w:t>
            </w:r>
          </w:p>
          <w:p w14:paraId="7B332986" w14:textId="26F5EE8E" w:rsidR="00C52B60" w:rsidRPr="003678AE" w:rsidRDefault="00C52B60" w:rsidP="00C52B60">
            <w:pPr>
              <w:keepNext/>
              <w:spacing w:line="276" w:lineRule="auto"/>
              <w:ind w:left="227"/>
              <w:rPr>
                <w:szCs w:val="18"/>
              </w:rPr>
            </w:pPr>
            <w:r w:rsidRPr="009F1BA5">
              <w:rPr>
                <w:szCs w:val="18"/>
              </w:rPr>
              <w:t>./tekst</w:t>
            </w:r>
            <w:r w:rsidRPr="009F1BA5">
              <w:rPr>
                <w:rFonts w:cs="Arial"/>
                <w:color w:val="800080"/>
                <w:kern w:val="0"/>
                <w:szCs w:val="18"/>
                <w:lang w:eastAsia="nl-NL"/>
              </w:rPr>
              <w:t xml:space="preserve"> </w:t>
            </w:r>
            <w:r w:rsidRPr="009F1BA5">
              <w:rPr>
                <w:rFonts w:cs="Arial"/>
                <w:color w:val="800080"/>
                <w:szCs w:val="18"/>
                <w:lang w:eastAsia="nl-NL"/>
              </w:rPr>
              <w:t>=</w:t>
            </w:r>
            <w:r w:rsidR="00255397" w:rsidRPr="00D23895">
              <w:rPr>
                <w:szCs w:val="18"/>
              </w:rPr>
              <w:t>(</w:t>
            </w:r>
            <w:r w:rsidR="0093709F" w:rsidRPr="00250083">
              <w:rPr>
                <w:rFonts w:cs="Arial"/>
                <w:color w:val="800080"/>
                <w:sz w:val="20"/>
              </w:rPr>
              <w:t>Partijen kiezen woonplaats ten kantore van de bewaarder van deze akte</w:t>
            </w:r>
            <w:r w:rsidR="00255397" w:rsidRPr="00D23895">
              <w:rPr>
                <w:szCs w:val="18"/>
              </w:rPr>
              <w:t>)</w:t>
            </w:r>
          </w:p>
        </w:tc>
      </w:tr>
    </w:tbl>
    <w:p w14:paraId="5DC922BD" w14:textId="4D74995C" w:rsidR="00C52B60" w:rsidRDefault="00C52B60" w:rsidP="00C52B60">
      <w:pPr>
        <w:rPr>
          <w:lang w:val="nl"/>
        </w:rPr>
      </w:pPr>
    </w:p>
    <w:p w14:paraId="0D2C3305" w14:textId="1534E6EB" w:rsidR="00264835" w:rsidRDefault="00264835" w:rsidP="00C52B60">
      <w:pPr>
        <w:rPr>
          <w:lang w:val="nl"/>
        </w:rPr>
      </w:pPr>
    </w:p>
    <w:p w14:paraId="298B7673" w14:textId="50AC6DDC" w:rsidR="00264835" w:rsidRDefault="00264835" w:rsidP="00C52B60">
      <w:pPr>
        <w:rPr>
          <w:lang w:val="nl"/>
        </w:rPr>
      </w:pPr>
    </w:p>
    <w:p w14:paraId="01FF77E1" w14:textId="5B550C3B" w:rsidR="00264835" w:rsidRDefault="00264835" w:rsidP="00C52B60">
      <w:pPr>
        <w:rPr>
          <w:lang w:val="nl"/>
        </w:rPr>
      </w:pPr>
    </w:p>
    <w:p w14:paraId="68C31C55" w14:textId="659EEBE0" w:rsidR="00264835" w:rsidRDefault="00264835" w:rsidP="00C52B60">
      <w:pPr>
        <w:rPr>
          <w:lang w:val="nl"/>
        </w:rPr>
      </w:pPr>
    </w:p>
    <w:p w14:paraId="1CCBE1E5" w14:textId="7EFB9530" w:rsidR="00264835" w:rsidRDefault="00264835" w:rsidP="00C52B60">
      <w:pPr>
        <w:rPr>
          <w:lang w:val="nl"/>
        </w:rPr>
      </w:pPr>
    </w:p>
    <w:p w14:paraId="14973BDD" w14:textId="49F2448A" w:rsidR="00264835" w:rsidRDefault="00264835" w:rsidP="00264835">
      <w:pPr>
        <w:pStyle w:val="Kop2"/>
      </w:pPr>
      <w:bookmarkStart w:id="78" w:name="_Toc131510033"/>
      <w:r>
        <w:t>Einde Kadasterdeel</w:t>
      </w:r>
      <w:bookmarkEnd w:id="78"/>
    </w:p>
    <w:p w14:paraId="6E3C3B5F" w14:textId="0905D90A" w:rsidR="00264835" w:rsidRDefault="00264835" w:rsidP="00264835">
      <w:pPr>
        <w:rPr>
          <w:lang w:val="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bottom w:w="113" w:type="dxa"/>
          <w:right w:w="0" w:type="dxa"/>
        </w:tblCellMar>
        <w:tblLook w:val="0000" w:firstRow="0" w:lastRow="0" w:firstColumn="0" w:lastColumn="0" w:noHBand="0" w:noVBand="0"/>
      </w:tblPr>
      <w:tblGrid>
        <w:gridCol w:w="5933"/>
        <w:gridCol w:w="5933"/>
      </w:tblGrid>
      <w:tr w:rsidR="00264835" w:rsidRPr="005837AC" w14:paraId="56DBDE87" w14:textId="77777777" w:rsidTr="00264835">
        <w:trPr>
          <w:cantSplit/>
        </w:trPr>
        <w:tc>
          <w:tcPr>
            <w:tcW w:w="2500" w:type="pct"/>
            <w:shd w:val="clear" w:color="auto" w:fill="DEEAF6" w:themeFill="accent1" w:themeFillTint="33"/>
          </w:tcPr>
          <w:p w14:paraId="74BF4548" w14:textId="77777777" w:rsidR="00264835" w:rsidRPr="005837AC" w:rsidRDefault="00264835" w:rsidP="0051731A">
            <w:pPr>
              <w:tabs>
                <w:tab w:val="left" w:pos="2520"/>
              </w:tabs>
              <w:rPr>
                <w:b/>
                <w:szCs w:val="18"/>
              </w:rPr>
            </w:pPr>
            <w:r>
              <w:rPr>
                <w:b/>
                <w:szCs w:val="18"/>
              </w:rPr>
              <w:t>Modeldocument tekst</w:t>
            </w:r>
          </w:p>
        </w:tc>
        <w:tc>
          <w:tcPr>
            <w:tcW w:w="2500" w:type="pct"/>
            <w:shd w:val="clear" w:color="auto" w:fill="DEEAF6" w:themeFill="accent1" w:themeFillTint="33"/>
          </w:tcPr>
          <w:p w14:paraId="68D1E21A" w14:textId="77777777" w:rsidR="00264835" w:rsidRPr="005837AC" w:rsidRDefault="00264835" w:rsidP="0051731A">
            <w:pPr>
              <w:tabs>
                <w:tab w:val="left" w:pos="2520"/>
              </w:tabs>
              <w:rPr>
                <w:b/>
                <w:szCs w:val="18"/>
              </w:rPr>
            </w:pPr>
            <w:r>
              <w:rPr>
                <w:b/>
                <w:szCs w:val="18"/>
              </w:rPr>
              <w:t>Toelichting en mapping</w:t>
            </w:r>
          </w:p>
        </w:tc>
      </w:tr>
      <w:tr w:rsidR="00264835" w14:paraId="20319033" w14:textId="77777777" w:rsidTr="00264835">
        <w:tblPrEx>
          <w:tblCellMar>
            <w:left w:w="70" w:type="dxa"/>
            <w:bottom w:w="0" w:type="dxa"/>
            <w:right w:w="70" w:type="dxa"/>
          </w:tblCellMar>
        </w:tblPrEx>
        <w:tc>
          <w:tcPr>
            <w:tcW w:w="2500" w:type="pct"/>
          </w:tcPr>
          <w:p w14:paraId="17C34745" w14:textId="77777777" w:rsidR="00264835" w:rsidRDefault="00264835" w:rsidP="0051731A">
            <w:pPr>
              <w:rPr>
                <w:lang w:val="nl"/>
              </w:rPr>
            </w:pPr>
            <w:r w:rsidRPr="001175A5">
              <w:rPr>
                <w:b/>
                <w:color w:val="FF0000"/>
                <w:szCs w:val="18"/>
              </w:rPr>
              <w:t>EINDE KADASTERDEEL</w:t>
            </w:r>
          </w:p>
        </w:tc>
        <w:tc>
          <w:tcPr>
            <w:tcW w:w="2500" w:type="pct"/>
          </w:tcPr>
          <w:p w14:paraId="3991D40B" w14:textId="77777777" w:rsidR="00264835" w:rsidRDefault="00264835" w:rsidP="0051731A">
            <w:pPr>
              <w:rPr>
                <w:lang w:val="nl"/>
              </w:rPr>
            </w:pPr>
            <w:r>
              <w:rPr>
                <w:lang w:val="nl"/>
              </w:rPr>
              <w:t>Vaste tekst.</w:t>
            </w:r>
          </w:p>
          <w:p w14:paraId="2A8089C2" w14:textId="77777777" w:rsidR="00264835" w:rsidRDefault="00264835" w:rsidP="0051731A">
            <w:pPr>
              <w:rPr>
                <w:lang w:val="nl"/>
              </w:rPr>
            </w:pPr>
          </w:p>
        </w:tc>
      </w:tr>
    </w:tbl>
    <w:p w14:paraId="4063FF7E" w14:textId="77777777" w:rsidR="00264835" w:rsidRPr="00264835" w:rsidRDefault="00264835" w:rsidP="00264835">
      <w:pPr>
        <w:rPr>
          <w:lang w:val="nl"/>
        </w:rPr>
      </w:pPr>
    </w:p>
    <w:sectPr w:rsidR="00264835" w:rsidRPr="00264835" w:rsidSect="00656069">
      <w:pgSz w:w="16838" w:h="11906" w:orient="landscape" w:code="9"/>
      <w:pgMar w:top="1531" w:right="1985" w:bottom="2268" w:left="2977" w:header="567" w:footer="43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45F43" w14:textId="77777777" w:rsidR="003E1B7F" w:rsidRDefault="003E1B7F">
      <w:r>
        <w:separator/>
      </w:r>
    </w:p>
  </w:endnote>
  <w:endnote w:type="continuationSeparator" w:id="0">
    <w:p w14:paraId="3C45BDD6" w14:textId="77777777" w:rsidR="003E1B7F" w:rsidRDefault="003E1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B5FD" w14:textId="77777777" w:rsidR="009A5EBD" w:rsidRDefault="009A5EBD">
    <w:pPr>
      <w:pStyle w:val="Voettekst"/>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2977A" w14:textId="77777777" w:rsidR="009A5EBD" w:rsidRDefault="009A5EBD">
    <w:pPr>
      <w:pStyle w:val="Voettekst"/>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76965" w14:textId="77777777" w:rsidR="009A5EBD" w:rsidRDefault="009A5EB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68EDD" w14:textId="77777777" w:rsidR="003E1B7F" w:rsidRDefault="003E1B7F">
      <w:r>
        <w:separator/>
      </w:r>
    </w:p>
  </w:footnote>
  <w:footnote w:type="continuationSeparator" w:id="0">
    <w:p w14:paraId="2C7DAED9" w14:textId="77777777" w:rsidR="003E1B7F" w:rsidRDefault="003E1B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E986" w14:textId="77777777" w:rsidR="009A5EBD" w:rsidRDefault="000B4FD9">
    <w:pPr>
      <w:pStyle w:val="Koptekst"/>
    </w:pPr>
    <w:r>
      <w:rPr>
        <w:noProof/>
        <w:snapToGrid/>
        <w:lang w:eastAsia="nl-NL"/>
      </w:rPr>
      <w:drawing>
        <wp:anchor distT="0" distB="0" distL="114300" distR="114300" simplePos="0" relativeHeight="251659264" behindDoc="1" locked="0" layoutInCell="1" allowOverlap="1" wp14:anchorId="046A5B1A" wp14:editId="419F59EC">
          <wp:simplePos x="0" y="0"/>
          <wp:positionH relativeFrom="page">
            <wp:posOffset>4779010</wp:posOffset>
          </wp:positionH>
          <wp:positionV relativeFrom="page">
            <wp:posOffset>450850</wp:posOffset>
          </wp:positionV>
          <wp:extent cx="1389600" cy="1072800"/>
          <wp:effectExtent l="0" t="0" r="1270" b="0"/>
          <wp:wrapNone/>
          <wp:docPr id="4" name="Afbeelding 4" descr="H:\Sjablonen\Afgehandeld\M en K\Kadaster beeldmerk wimpel RGB 2kleur-01.jpg"/>
          <wp:cNvGraphicFramePr/>
          <a:graphic xmlns:a="http://schemas.openxmlformats.org/drawingml/2006/main">
            <a:graphicData uri="http://schemas.openxmlformats.org/drawingml/2006/picture">
              <pic:pic xmlns:pic="http://schemas.openxmlformats.org/drawingml/2006/picture">
                <pic:nvPicPr>
                  <pic:cNvPr id="4" name="Afbeelding 4" descr="H:\Sjablonen\Afgehandeld\M en K\Kadaster beeldmerk wimpel RGB 2kleur-01.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9600" cy="1072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F19E0" w14:textId="1FDB1C88" w:rsidR="009A5EBD" w:rsidRPr="006D3E5C" w:rsidRDefault="009A5EBD" w:rsidP="006D3E5C">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A246" w14:textId="77777777" w:rsidR="009A5EBD" w:rsidRDefault="009A5EBD">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A65FF" w14:textId="77777777" w:rsidR="009A5EBD" w:rsidRDefault="00540193">
    <w:pPr>
      <w:pStyle w:val="Koptekst"/>
    </w:pPr>
    <w:r>
      <w:rPr>
        <w:noProof/>
        <w:snapToGrid/>
        <w:lang w:eastAsia="nl-NL"/>
      </w:rPr>
      <w:drawing>
        <wp:anchor distT="0" distB="0" distL="114300" distR="114300" simplePos="0" relativeHeight="251656192" behindDoc="0" locked="0" layoutInCell="1" allowOverlap="1" wp14:anchorId="48219E49" wp14:editId="4CC23873">
          <wp:simplePos x="0" y="0"/>
          <wp:positionH relativeFrom="page">
            <wp:posOffset>3032760</wp:posOffset>
          </wp:positionH>
          <wp:positionV relativeFrom="page">
            <wp:posOffset>512445</wp:posOffset>
          </wp:positionV>
          <wp:extent cx="942975" cy="190500"/>
          <wp:effectExtent l="0" t="0" r="9525" b="0"/>
          <wp:wrapNone/>
          <wp:docPr id="14" name="Afbeelding 14" descr="Woordmerk g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oordmerk groo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2975" cy="190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212" w:tblpY="625"/>
      <w:tblW w:w="0" w:type="auto"/>
      <w:tblCellMar>
        <w:left w:w="70" w:type="dxa"/>
        <w:right w:w="70" w:type="dxa"/>
      </w:tblCellMar>
      <w:tblLook w:val="0000" w:firstRow="0" w:lastRow="0" w:firstColumn="0" w:lastColumn="0" w:noHBand="0" w:noVBand="0"/>
    </w:tblPr>
    <w:tblGrid>
      <w:gridCol w:w="4181"/>
    </w:tblGrid>
    <w:tr w:rsidR="009A5EBD" w14:paraId="63B205A9" w14:textId="77777777">
      <w:tc>
        <w:tcPr>
          <w:tcW w:w="4181" w:type="dxa"/>
        </w:tcPr>
        <w:p w14:paraId="3D579313" w14:textId="77777777" w:rsidR="009A5EBD" w:rsidRPr="00903321" w:rsidRDefault="009A5EBD">
          <w:pPr>
            <w:pStyle w:val="tussenkopje"/>
            <w:spacing w:before="0"/>
            <w:rPr>
              <w:b/>
              <w:bCs/>
            </w:rPr>
          </w:pPr>
          <w:r w:rsidRPr="00903321">
            <w:rPr>
              <w:b/>
              <w:bCs/>
            </w:rPr>
            <w:t>Datum</w:t>
          </w:r>
        </w:p>
      </w:tc>
    </w:tr>
    <w:tr w:rsidR="009A5EBD" w14:paraId="12B72E5C" w14:textId="77777777">
      <w:tc>
        <w:tcPr>
          <w:tcW w:w="4181" w:type="dxa"/>
        </w:tcPr>
        <w:p w14:paraId="3F90025B" w14:textId="1D8A0967" w:rsidR="009A5EBD" w:rsidRDefault="00F44CD2">
          <w:pPr>
            <w:spacing w:line="240" w:lineRule="atLeast"/>
          </w:pPr>
          <w:fldSimple w:instr=" DOCPROPERTY  propDatum  \* MERGEFORMAT ">
            <w:ins w:id="48" w:author="Groot, Karina de" w:date="2025-12-02T11:29:00Z" w16du:dateUtc="2025-12-02T10:29:00Z">
              <w:r>
                <w:t>2 december 2025</w:t>
              </w:r>
            </w:ins>
            <w:del w:id="49" w:author="Groot, Karina de" w:date="2025-12-02T11:29:00Z" w16du:dateUtc="2025-12-02T10:29:00Z">
              <w:r w:rsidR="00580999" w:rsidDel="00F44CD2">
                <w:delText>29 maart 2023</w:delText>
              </w:r>
            </w:del>
          </w:fldSimple>
        </w:p>
      </w:tc>
    </w:tr>
    <w:tr w:rsidR="009A5EBD" w14:paraId="23754DED" w14:textId="77777777">
      <w:tc>
        <w:tcPr>
          <w:tcW w:w="4181" w:type="dxa"/>
        </w:tcPr>
        <w:p w14:paraId="187A35F9" w14:textId="77777777" w:rsidR="009A5EBD" w:rsidRPr="00903321" w:rsidRDefault="009A5EBD" w:rsidP="00903321">
          <w:pPr>
            <w:pStyle w:val="tussenkopje"/>
            <w:spacing w:before="0"/>
            <w:rPr>
              <w:b/>
              <w:bCs/>
            </w:rPr>
          </w:pPr>
          <w:r w:rsidRPr="00903321">
            <w:rPr>
              <w:b/>
              <w:bCs/>
            </w:rPr>
            <w:t>Titel</w:t>
          </w:r>
        </w:p>
      </w:tc>
    </w:tr>
    <w:tr w:rsidR="009A5EBD" w14:paraId="0B1EC269" w14:textId="77777777">
      <w:tc>
        <w:tcPr>
          <w:tcW w:w="4181" w:type="dxa"/>
        </w:tcPr>
        <w:p w14:paraId="663B46FA" w14:textId="6B9AD13E" w:rsidR="009A5EBD" w:rsidRDefault="00992AF7">
          <w:pPr>
            <w:spacing w:line="240" w:lineRule="atLeast"/>
          </w:pPr>
          <w:fldSimple w:instr=" STYLEREF Titel \* MERGEFORMAT ">
            <w:r w:rsidR="00DC372C">
              <w:rPr>
                <w:noProof/>
              </w:rPr>
              <w:t>Toelichting modeldocument Triodos Bank. 2.0</w:t>
            </w:r>
          </w:fldSimple>
        </w:p>
      </w:tc>
    </w:tr>
    <w:tr w:rsidR="009A5EBD" w14:paraId="5A92B319" w14:textId="77777777">
      <w:tc>
        <w:tcPr>
          <w:tcW w:w="4181" w:type="dxa"/>
        </w:tcPr>
        <w:p w14:paraId="3614E49A" w14:textId="77777777" w:rsidR="009A5EBD" w:rsidRPr="00903321" w:rsidRDefault="009A5EBD" w:rsidP="00903321">
          <w:pPr>
            <w:pStyle w:val="tussenkopje"/>
            <w:spacing w:before="0"/>
            <w:rPr>
              <w:b/>
              <w:bCs/>
            </w:rPr>
          </w:pPr>
          <w:r w:rsidRPr="00903321">
            <w:rPr>
              <w:b/>
              <w:bCs/>
            </w:rPr>
            <w:t>Versie</w:t>
          </w:r>
        </w:p>
      </w:tc>
    </w:tr>
    <w:tr w:rsidR="009A5EBD" w14:paraId="602E061E" w14:textId="77777777">
      <w:tc>
        <w:tcPr>
          <w:tcW w:w="4181" w:type="dxa"/>
        </w:tcPr>
        <w:p w14:paraId="48EDA70A" w14:textId="5BB508C7" w:rsidR="009A5EBD" w:rsidRDefault="00F44CD2">
          <w:pPr>
            <w:spacing w:line="240" w:lineRule="atLeast"/>
          </w:pPr>
          <w:ins w:id="50" w:author="Groot, Karina de" w:date="2025-12-02T11:29:00Z" w16du:dateUtc="2025-12-02T10:29:00Z">
            <w:r>
              <w:t>2</w:t>
            </w:r>
          </w:ins>
          <w:del w:id="51" w:author="Groot, Karina de" w:date="2025-12-02T11:29:00Z" w16du:dateUtc="2025-12-02T10:29:00Z">
            <w:r w:rsidR="00184EE9" w:rsidDel="00F44CD2">
              <w:delText>1</w:delText>
            </w:r>
          </w:del>
          <w:r w:rsidR="00184EE9">
            <w:t>.0</w:t>
          </w:r>
        </w:p>
      </w:tc>
    </w:tr>
    <w:tr w:rsidR="009A5EBD" w14:paraId="00977E7A" w14:textId="77777777">
      <w:tc>
        <w:tcPr>
          <w:tcW w:w="4181" w:type="dxa"/>
        </w:tcPr>
        <w:p w14:paraId="60ADA4C8" w14:textId="77777777" w:rsidR="009A5EBD" w:rsidRPr="00903321" w:rsidRDefault="009A5EBD" w:rsidP="00903321">
          <w:pPr>
            <w:pStyle w:val="tussenkopje"/>
            <w:spacing w:before="0"/>
            <w:rPr>
              <w:b/>
              <w:bCs/>
            </w:rPr>
          </w:pPr>
          <w:r w:rsidRPr="00903321">
            <w:rPr>
              <w:b/>
              <w:bCs/>
            </w:rPr>
            <w:t>Blad</w:t>
          </w:r>
        </w:p>
      </w:tc>
    </w:tr>
    <w:tr w:rsidR="009A5EBD" w14:paraId="5F25269A" w14:textId="77777777">
      <w:tc>
        <w:tcPr>
          <w:tcW w:w="4181" w:type="dxa"/>
        </w:tcPr>
        <w:p w14:paraId="4EDBBE6C" w14:textId="7F69F082" w:rsidR="009A5EBD" w:rsidRDefault="009A5EBD">
          <w:pPr>
            <w:spacing w:line="240" w:lineRule="atLeast"/>
          </w:pPr>
          <w:r>
            <w:fldChar w:fldCharType="begin"/>
          </w:r>
          <w:r>
            <w:instrText xml:space="preserve"> PAGE  \* MERGEFORMAT </w:instrText>
          </w:r>
          <w:r>
            <w:fldChar w:fldCharType="separate"/>
          </w:r>
          <w:r w:rsidR="00E71B04">
            <w:rPr>
              <w:noProof/>
            </w:rPr>
            <w:t>3</w:t>
          </w:r>
          <w:r>
            <w:fldChar w:fldCharType="end"/>
          </w:r>
          <w:r>
            <w:t xml:space="preserve"> van </w:t>
          </w:r>
          <w:r>
            <w:fldChar w:fldCharType="begin"/>
          </w:r>
          <w:r>
            <w:instrText xml:space="preserve"> </w:instrText>
          </w:r>
          <w:r>
            <w:rPr>
              <w:b/>
              <w:bCs/>
            </w:rPr>
            <w:instrText>=</w:instrText>
          </w:r>
          <w:r>
            <w:instrText xml:space="preserve"> -1+</w:instrText>
          </w:r>
          <w:r>
            <w:fldChar w:fldCharType="begin"/>
          </w:r>
          <w:r>
            <w:instrText xml:space="preserve"> NUMPAGES </w:instrText>
          </w:r>
          <w:r>
            <w:fldChar w:fldCharType="separate"/>
          </w:r>
          <w:r w:rsidR="00DC372C">
            <w:rPr>
              <w:noProof/>
            </w:rPr>
            <w:instrText>22</w:instrText>
          </w:r>
          <w:r>
            <w:fldChar w:fldCharType="end"/>
          </w:r>
          <w:r>
            <w:fldChar w:fldCharType="separate"/>
          </w:r>
          <w:r w:rsidR="00DC372C">
            <w:rPr>
              <w:noProof/>
            </w:rPr>
            <w:t>21</w:t>
          </w:r>
          <w:r>
            <w:fldChar w:fldCharType="end"/>
          </w:r>
          <w:r>
            <w:t xml:space="preserve"> </w:t>
          </w:r>
        </w:p>
      </w:tc>
    </w:tr>
  </w:tbl>
  <w:p w14:paraId="2F46C06E" w14:textId="77777777" w:rsidR="009A5EBD" w:rsidRDefault="009A5EB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473"/>
    <w:multiLevelType w:val="hybridMultilevel"/>
    <w:tmpl w:val="A482A440"/>
    <w:lvl w:ilvl="0" w:tplc="B854EC78">
      <w:start w:val="1"/>
      <w:numFmt w:val="bullet"/>
      <w:lvlText w:val="-"/>
      <w:lvlJc w:val="left"/>
      <w:pPr>
        <w:tabs>
          <w:tab w:val="num" w:pos="360"/>
        </w:tabs>
        <w:ind w:left="360" w:hanging="360"/>
      </w:pPr>
      <w:rPr>
        <w:rFonts w:hAnsi="Tahoma"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2C24AD9"/>
    <w:multiLevelType w:val="hybridMultilevel"/>
    <w:tmpl w:val="7932DED6"/>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75120D5"/>
    <w:multiLevelType w:val="hybridMultilevel"/>
    <w:tmpl w:val="3088169C"/>
    <w:lvl w:ilvl="0" w:tplc="9EF6EF32">
      <w:start w:val="1"/>
      <w:numFmt w:val="bullet"/>
      <w:lvlText w:val="-"/>
      <w:lvlJc w:val="left"/>
      <w:pPr>
        <w:tabs>
          <w:tab w:val="num" w:pos="360"/>
        </w:tabs>
        <w:ind w:left="360" w:hanging="360"/>
      </w:pPr>
      <w:rPr>
        <w:rFonts w:ascii="Helvetica" w:hAnsi="Helvetica" w:hint="default"/>
      </w:rPr>
    </w:lvl>
    <w:lvl w:ilvl="1" w:tplc="04130003">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E35733C"/>
    <w:multiLevelType w:val="hybridMultilevel"/>
    <w:tmpl w:val="3AD0AF20"/>
    <w:lvl w:ilvl="0" w:tplc="F86CEB3C">
      <w:start w:val="1"/>
      <w:numFmt w:val="bullet"/>
      <w:lvlText w:val="-"/>
      <w:lvlJc w:val="left"/>
      <w:pPr>
        <w:tabs>
          <w:tab w:val="num" w:pos="814"/>
        </w:tabs>
        <w:ind w:left="680" w:hanging="226"/>
      </w:pPr>
      <w:rPr>
        <w:rFonts w:ascii="Helvetica" w:hAnsi="Helvetica" w:hint="default"/>
      </w:rPr>
    </w:lvl>
    <w:lvl w:ilvl="1" w:tplc="109EF67A">
      <w:start w:val="1"/>
      <w:numFmt w:val="bullet"/>
      <w:lvlText w:val="o"/>
      <w:lvlJc w:val="left"/>
      <w:pPr>
        <w:tabs>
          <w:tab w:val="num" w:pos="1080"/>
        </w:tabs>
        <w:ind w:left="1080" w:hanging="360"/>
      </w:pPr>
      <w:rPr>
        <w:rFonts w:ascii="Courier New" w:hAnsi="Courier New" w:hint="default"/>
      </w:rPr>
    </w:lvl>
    <w:lvl w:ilvl="2" w:tplc="04130005">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32C205BE"/>
    <w:multiLevelType w:val="hybridMultilevel"/>
    <w:tmpl w:val="7932DED6"/>
    <w:lvl w:ilvl="0" w:tplc="4202BBB4">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86A7648"/>
    <w:multiLevelType w:val="hybridMultilevel"/>
    <w:tmpl w:val="80F0E0C4"/>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CCF1FEC"/>
    <w:multiLevelType w:val="hybridMultilevel"/>
    <w:tmpl w:val="06EE4B32"/>
    <w:lvl w:ilvl="0" w:tplc="8D7E8BF6">
      <w:start w:val="1"/>
      <w:numFmt w:val="decimal"/>
      <w:pStyle w:val="Bijlage"/>
      <w:lvlText w:val="Bijlage %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4633B4B"/>
    <w:multiLevelType w:val="hybridMultilevel"/>
    <w:tmpl w:val="C400D720"/>
    <w:lvl w:ilvl="0" w:tplc="FA82FBE8">
      <w:start w:val="1"/>
      <w:numFmt w:val="bullet"/>
      <w:pStyle w:val="streepjeInspr"/>
      <w:lvlText w:val="-"/>
      <w:lvlJc w:val="left"/>
      <w:pPr>
        <w:tabs>
          <w:tab w:val="num" w:pos="587"/>
        </w:tabs>
        <w:ind w:left="454" w:hanging="227"/>
      </w:pPr>
      <w:rPr>
        <w:rFonts w:ascii="Helvetica" w:hAnsi="Helvetica" w:hint="default"/>
      </w:rPr>
    </w:lvl>
    <w:lvl w:ilvl="1" w:tplc="109EF67A">
      <w:start w:val="1"/>
      <w:numFmt w:val="bullet"/>
      <w:lvlText w:val="o"/>
      <w:lvlJc w:val="left"/>
      <w:pPr>
        <w:tabs>
          <w:tab w:val="num" w:pos="1080"/>
        </w:tabs>
        <w:ind w:left="1080" w:hanging="360"/>
      </w:pPr>
      <w:rPr>
        <w:rFonts w:ascii="Courier New" w:hAnsi="Courier New" w:hint="default"/>
      </w:rPr>
    </w:lvl>
    <w:lvl w:ilvl="2" w:tplc="04130005">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0871429"/>
    <w:multiLevelType w:val="hybridMultilevel"/>
    <w:tmpl w:val="35C8C5D2"/>
    <w:lvl w:ilvl="0" w:tplc="8CB0A68E">
      <w:start w:val="1"/>
      <w:numFmt w:val="bullet"/>
      <w:lvlText w:val="-"/>
      <w:lvlJc w:val="left"/>
      <w:pPr>
        <w:tabs>
          <w:tab w:val="num" w:pos="720"/>
        </w:tabs>
        <w:ind w:left="720" w:hanging="360"/>
      </w:pPr>
      <w:rPr>
        <w:rFonts w:hAnsi="Courier New"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455F5D"/>
    <w:multiLevelType w:val="hybridMultilevel"/>
    <w:tmpl w:val="7166DB10"/>
    <w:lvl w:ilvl="0" w:tplc="572CB57C">
      <w:start w:val="13"/>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66D5608"/>
    <w:multiLevelType w:val="hybridMultilevel"/>
    <w:tmpl w:val="EDAA2BA4"/>
    <w:lvl w:ilvl="0" w:tplc="ED08D4EA">
      <w:start w:val="1"/>
      <w:numFmt w:val="bullet"/>
      <w:pStyle w:val="bullet"/>
      <w:lvlText w:val=""/>
      <w:lvlJc w:val="left"/>
      <w:pPr>
        <w:tabs>
          <w:tab w:val="num" w:pos="360"/>
        </w:tabs>
        <w:ind w:left="227" w:hanging="227"/>
      </w:pPr>
      <w:rPr>
        <w:rFonts w:ascii="Symbol" w:hAnsi="Symbol" w:hint="default"/>
      </w:rPr>
    </w:lvl>
    <w:lvl w:ilvl="1" w:tplc="EA10098E">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A144A5B"/>
    <w:multiLevelType w:val="hybridMultilevel"/>
    <w:tmpl w:val="3EEAFB8C"/>
    <w:lvl w:ilvl="0" w:tplc="699C0700">
      <w:start w:val="1"/>
      <w:numFmt w:val="bullet"/>
      <w:pStyle w:val="streepje"/>
      <w:lvlText w:val="-"/>
      <w:lvlJc w:val="left"/>
      <w:pPr>
        <w:tabs>
          <w:tab w:val="num" w:pos="360"/>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F73067"/>
    <w:multiLevelType w:val="hybridMultilevel"/>
    <w:tmpl w:val="C1F46006"/>
    <w:lvl w:ilvl="0" w:tplc="2026D3B2">
      <w:start w:val="1"/>
      <w:numFmt w:val="bullet"/>
      <w:pStyle w:val="opsomInspr"/>
      <w:lvlText w:val=""/>
      <w:lvlJc w:val="left"/>
      <w:pPr>
        <w:tabs>
          <w:tab w:val="num" w:pos="587"/>
        </w:tabs>
        <w:ind w:left="454" w:hanging="227"/>
      </w:pPr>
      <w:rPr>
        <w:rFonts w:ascii="Symbol" w:hAnsi="Symbol" w:hint="default"/>
        <w:sz w:val="18"/>
      </w:rPr>
    </w:lvl>
    <w:lvl w:ilvl="1" w:tplc="109EF67A">
      <w:start w:val="1"/>
      <w:numFmt w:val="bullet"/>
      <w:lvlText w:val="o"/>
      <w:lvlJc w:val="left"/>
      <w:pPr>
        <w:tabs>
          <w:tab w:val="num" w:pos="366"/>
        </w:tabs>
        <w:ind w:left="366" w:hanging="360"/>
      </w:pPr>
      <w:rPr>
        <w:rFonts w:ascii="Courier New" w:hAnsi="Courier New" w:hint="default"/>
      </w:rPr>
    </w:lvl>
    <w:lvl w:ilvl="2" w:tplc="04130005">
      <w:start w:val="1"/>
      <w:numFmt w:val="bullet"/>
      <w:lvlText w:val=""/>
      <w:lvlJc w:val="left"/>
      <w:pPr>
        <w:tabs>
          <w:tab w:val="num" w:pos="1086"/>
        </w:tabs>
        <w:ind w:left="1086" w:hanging="360"/>
      </w:pPr>
      <w:rPr>
        <w:rFonts w:ascii="Wingdings" w:hAnsi="Wingdings" w:hint="default"/>
      </w:rPr>
    </w:lvl>
    <w:lvl w:ilvl="3" w:tplc="04130001" w:tentative="1">
      <w:start w:val="1"/>
      <w:numFmt w:val="bullet"/>
      <w:lvlText w:val=""/>
      <w:lvlJc w:val="left"/>
      <w:pPr>
        <w:tabs>
          <w:tab w:val="num" w:pos="1806"/>
        </w:tabs>
        <w:ind w:left="1806" w:hanging="360"/>
      </w:pPr>
      <w:rPr>
        <w:rFonts w:ascii="Symbol" w:hAnsi="Symbol" w:hint="default"/>
      </w:rPr>
    </w:lvl>
    <w:lvl w:ilvl="4" w:tplc="04130003" w:tentative="1">
      <w:start w:val="1"/>
      <w:numFmt w:val="bullet"/>
      <w:lvlText w:val="o"/>
      <w:lvlJc w:val="left"/>
      <w:pPr>
        <w:tabs>
          <w:tab w:val="num" w:pos="2526"/>
        </w:tabs>
        <w:ind w:left="2526" w:hanging="360"/>
      </w:pPr>
      <w:rPr>
        <w:rFonts w:ascii="Courier New" w:hAnsi="Courier New" w:hint="default"/>
      </w:rPr>
    </w:lvl>
    <w:lvl w:ilvl="5" w:tplc="04130005" w:tentative="1">
      <w:start w:val="1"/>
      <w:numFmt w:val="bullet"/>
      <w:lvlText w:val=""/>
      <w:lvlJc w:val="left"/>
      <w:pPr>
        <w:tabs>
          <w:tab w:val="num" w:pos="3246"/>
        </w:tabs>
        <w:ind w:left="3246" w:hanging="360"/>
      </w:pPr>
      <w:rPr>
        <w:rFonts w:ascii="Wingdings" w:hAnsi="Wingdings" w:hint="default"/>
      </w:rPr>
    </w:lvl>
    <w:lvl w:ilvl="6" w:tplc="04130001" w:tentative="1">
      <w:start w:val="1"/>
      <w:numFmt w:val="bullet"/>
      <w:lvlText w:val=""/>
      <w:lvlJc w:val="left"/>
      <w:pPr>
        <w:tabs>
          <w:tab w:val="num" w:pos="3966"/>
        </w:tabs>
        <w:ind w:left="3966" w:hanging="360"/>
      </w:pPr>
      <w:rPr>
        <w:rFonts w:ascii="Symbol" w:hAnsi="Symbol" w:hint="default"/>
      </w:rPr>
    </w:lvl>
    <w:lvl w:ilvl="7" w:tplc="04130003" w:tentative="1">
      <w:start w:val="1"/>
      <w:numFmt w:val="bullet"/>
      <w:lvlText w:val="o"/>
      <w:lvlJc w:val="left"/>
      <w:pPr>
        <w:tabs>
          <w:tab w:val="num" w:pos="4686"/>
        </w:tabs>
        <w:ind w:left="4686" w:hanging="360"/>
      </w:pPr>
      <w:rPr>
        <w:rFonts w:ascii="Courier New" w:hAnsi="Courier New" w:hint="default"/>
      </w:rPr>
    </w:lvl>
    <w:lvl w:ilvl="8" w:tplc="04130005" w:tentative="1">
      <w:start w:val="1"/>
      <w:numFmt w:val="bullet"/>
      <w:lvlText w:val=""/>
      <w:lvlJc w:val="left"/>
      <w:pPr>
        <w:tabs>
          <w:tab w:val="num" w:pos="5406"/>
        </w:tabs>
        <w:ind w:left="5406" w:hanging="360"/>
      </w:pPr>
      <w:rPr>
        <w:rFonts w:ascii="Wingdings" w:hAnsi="Wingdings" w:hint="default"/>
      </w:rPr>
    </w:lvl>
  </w:abstractNum>
  <w:abstractNum w:abstractNumId="13" w15:restartNumberingAfterBreak="0">
    <w:nsid w:val="6E1A1DD1"/>
    <w:multiLevelType w:val="multilevel"/>
    <w:tmpl w:val="B8FAD83A"/>
    <w:lvl w:ilvl="0">
      <w:start w:val="1"/>
      <w:numFmt w:val="decimal"/>
      <w:pStyle w:val="Kop1"/>
      <w:lvlText w:val="%1"/>
      <w:lvlJc w:val="right"/>
      <w:pPr>
        <w:tabs>
          <w:tab w:val="num" w:pos="680"/>
        </w:tabs>
        <w:ind w:left="680" w:hanging="392"/>
      </w:pPr>
      <w:rPr>
        <w:rFonts w:hint="default"/>
      </w:rPr>
    </w:lvl>
    <w:lvl w:ilvl="1">
      <w:start w:val="1"/>
      <w:numFmt w:val="decimal"/>
      <w:pStyle w:val="Kop2"/>
      <w:lvlText w:val="%1.%2"/>
      <w:lvlJc w:val="right"/>
      <w:pPr>
        <w:tabs>
          <w:tab w:val="num" w:pos="680"/>
        </w:tabs>
        <w:ind w:left="680" w:hanging="392"/>
      </w:pPr>
      <w:rPr>
        <w:rFonts w:hint="default"/>
      </w:rPr>
    </w:lvl>
    <w:lvl w:ilvl="2">
      <w:start w:val="1"/>
      <w:numFmt w:val="decimal"/>
      <w:pStyle w:val="Kop3"/>
      <w:lvlText w:val="%1.%2.%3"/>
      <w:lvlJc w:val="right"/>
      <w:pPr>
        <w:tabs>
          <w:tab w:val="num" w:pos="680"/>
        </w:tabs>
        <w:ind w:left="680" w:hanging="392"/>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14" w15:restartNumberingAfterBreak="0">
    <w:nsid w:val="790213EF"/>
    <w:multiLevelType w:val="hybridMultilevel"/>
    <w:tmpl w:val="8FAC4B0E"/>
    <w:lvl w:ilvl="0" w:tplc="9EF6EF32">
      <w:start w:val="1"/>
      <w:numFmt w:val="bullet"/>
      <w:lvlText w:val="-"/>
      <w:lvlJc w:val="left"/>
      <w:pPr>
        <w:tabs>
          <w:tab w:val="num" w:pos="720"/>
        </w:tabs>
        <w:ind w:left="720" w:hanging="360"/>
      </w:pPr>
      <w:rPr>
        <w:rFonts w:ascii="Helvetica" w:hAnsi="Helvetica" w:hint="default"/>
      </w:rPr>
    </w:lvl>
    <w:lvl w:ilvl="1" w:tplc="EA10098E">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9785190"/>
    <w:multiLevelType w:val="hybridMultilevel"/>
    <w:tmpl w:val="1352B284"/>
    <w:lvl w:ilvl="0" w:tplc="1BF00F30">
      <w:start w:val="1"/>
      <w:numFmt w:val="bullet"/>
      <w:lvlText w:val=""/>
      <w:lvlJc w:val="left"/>
      <w:pPr>
        <w:tabs>
          <w:tab w:val="num" w:pos="360"/>
        </w:tabs>
        <w:ind w:left="360" w:hanging="360"/>
      </w:pPr>
      <w:rPr>
        <w:rFonts w:ascii="Symbol" w:hAnsi="Symbol" w:hint="default"/>
      </w:rPr>
    </w:lvl>
    <w:lvl w:ilvl="1" w:tplc="EA10098E">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16cid:durableId="806705273">
    <w:abstractNumId w:val="0"/>
  </w:num>
  <w:num w:numId="2" w16cid:durableId="2006475227">
    <w:abstractNumId w:val="13"/>
  </w:num>
  <w:num w:numId="3" w16cid:durableId="432866758">
    <w:abstractNumId w:val="1"/>
  </w:num>
  <w:num w:numId="4" w16cid:durableId="1715959391">
    <w:abstractNumId w:val="4"/>
  </w:num>
  <w:num w:numId="5" w16cid:durableId="172233703">
    <w:abstractNumId w:val="2"/>
  </w:num>
  <w:num w:numId="6" w16cid:durableId="1633751623">
    <w:abstractNumId w:val="14"/>
  </w:num>
  <w:num w:numId="7" w16cid:durableId="650064734">
    <w:abstractNumId w:val="15"/>
  </w:num>
  <w:num w:numId="8" w16cid:durableId="1313872933">
    <w:abstractNumId w:val="12"/>
  </w:num>
  <w:num w:numId="9" w16cid:durableId="501700681">
    <w:abstractNumId w:val="3"/>
  </w:num>
  <w:num w:numId="10" w16cid:durableId="785001225">
    <w:abstractNumId w:val="13"/>
  </w:num>
  <w:num w:numId="11" w16cid:durableId="1067534250">
    <w:abstractNumId w:val="13"/>
  </w:num>
  <w:num w:numId="12" w16cid:durableId="421612415">
    <w:abstractNumId w:val="13"/>
  </w:num>
  <w:num w:numId="13" w16cid:durableId="712538584">
    <w:abstractNumId w:val="13"/>
  </w:num>
  <w:num w:numId="14" w16cid:durableId="1893806972">
    <w:abstractNumId w:val="13"/>
  </w:num>
  <w:num w:numId="15" w16cid:durableId="595095350">
    <w:abstractNumId w:val="13"/>
  </w:num>
  <w:num w:numId="16" w16cid:durableId="2004432901">
    <w:abstractNumId w:val="13"/>
  </w:num>
  <w:num w:numId="17" w16cid:durableId="1475566145">
    <w:abstractNumId w:val="13"/>
  </w:num>
  <w:num w:numId="18" w16cid:durableId="1494103438">
    <w:abstractNumId w:val="13"/>
  </w:num>
  <w:num w:numId="19" w16cid:durableId="1974015359">
    <w:abstractNumId w:val="12"/>
  </w:num>
  <w:num w:numId="20" w16cid:durableId="1132753086">
    <w:abstractNumId w:val="3"/>
  </w:num>
  <w:num w:numId="21" w16cid:durableId="484051390">
    <w:abstractNumId w:val="12"/>
  </w:num>
  <w:num w:numId="22" w16cid:durableId="1596093696">
    <w:abstractNumId w:val="15"/>
  </w:num>
  <w:num w:numId="23" w16cid:durableId="768307469">
    <w:abstractNumId w:val="3"/>
  </w:num>
  <w:num w:numId="24" w16cid:durableId="1072965985">
    <w:abstractNumId w:val="12"/>
  </w:num>
  <w:num w:numId="25" w16cid:durableId="1136142544">
    <w:abstractNumId w:val="8"/>
  </w:num>
  <w:num w:numId="26" w16cid:durableId="478233635">
    <w:abstractNumId w:val="13"/>
  </w:num>
  <w:num w:numId="27" w16cid:durableId="1238856819">
    <w:abstractNumId w:val="10"/>
  </w:num>
  <w:num w:numId="28" w16cid:durableId="1728600714">
    <w:abstractNumId w:val="12"/>
  </w:num>
  <w:num w:numId="29" w16cid:durableId="1280985804">
    <w:abstractNumId w:val="11"/>
  </w:num>
  <w:num w:numId="30" w16cid:durableId="587885184">
    <w:abstractNumId w:val="7"/>
  </w:num>
  <w:num w:numId="31" w16cid:durableId="1894005698">
    <w:abstractNumId w:val="13"/>
  </w:num>
  <w:num w:numId="32" w16cid:durableId="1758595580">
    <w:abstractNumId w:val="13"/>
  </w:num>
  <w:num w:numId="33" w16cid:durableId="1203439627">
    <w:abstractNumId w:val="13"/>
  </w:num>
  <w:num w:numId="34" w16cid:durableId="1983119759">
    <w:abstractNumId w:val="13"/>
  </w:num>
  <w:num w:numId="35" w16cid:durableId="1195578874">
    <w:abstractNumId w:val="6"/>
  </w:num>
  <w:num w:numId="36" w16cid:durableId="39281021">
    <w:abstractNumId w:val="9"/>
  </w:num>
  <w:num w:numId="37" w16cid:durableId="97552953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 Karina de">
    <w15:presenceInfo w15:providerId="None" w15:userId="Groot, Karina 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nl-NL" w:vendorID="9" w:dllVersion="512" w:checkStyle="1"/>
  <w:activeWritingStyle w:appName="MSWord" w:lang="nl-NL" w:vendorID="1" w:dllVersion="512" w:checkStyle="1"/>
  <w:activeWritingStyle w:appName="MSWord" w:lang="nl" w:vendorID="1"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1stTray" w:val="Blanco"/>
    <w:docVar w:name="Paper2ndTray" w:val="Blanco"/>
  </w:docVars>
  <w:rsids>
    <w:rsidRoot w:val="00580999"/>
    <w:rsid w:val="0000423B"/>
    <w:rsid w:val="00020E8C"/>
    <w:rsid w:val="00024EC3"/>
    <w:rsid w:val="000256DE"/>
    <w:rsid w:val="000348A9"/>
    <w:rsid w:val="00040691"/>
    <w:rsid w:val="00066737"/>
    <w:rsid w:val="000724A4"/>
    <w:rsid w:val="000807C8"/>
    <w:rsid w:val="00092921"/>
    <w:rsid w:val="000A54A6"/>
    <w:rsid w:val="000B2531"/>
    <w:rsid w:val="000B4FD9"/>
    <w:rsid w:val="000D3D6C"/>
    <w:rsid w:val="00113298"/>
    <w:rsid w:val="00137157"/>
    <w:rsid w:val="00155FE5"/>
    <w:rsid w:val="00162A84"/>
    <w:rsid w:val="00162BE5"/>
    <w:rsid w:val="00184EE9"/>
    <w:rsid w:val="00193494"/>
    <w:rsid w:val="001A4CD9"/>
    <w:rsid w:val="001B0971"/>
    <w:rsid w:val="001B692F"/>
    <w:rsid w:val="001C69D2"/>
    <w:rsid w:val="001F39FB"/>
    <w:rsid w:val="001F60F3"/>
    <w:rsid w:val="0021426B"/>
    <w:rsid w:val="0024063F"/>
    <w:rsid w:val="0025220A"/>
    <w:rsid w:val="00255397"/>
    <w:rsid w:val="00264835"/>
    <w:rsid w:val="00294FEC"/>
    <w:rsid w:val="002B16BD"/>
    <w:rsid w:val="002B58DD"/>
    <w:rsid w:val="002B7BFE"/>
    <w:rsid w:val="002E3EE5"/>
    <w:rsid w:val="002F0E24"/>
    <w:rsid w:val="002F71FA"/>
    <w:rsid w:val="00304226"/>
    <w:rsid w:val="003168C5"/>
    <w:rsid w:val="00323C36"/>
    <w:rsid w:val="00331356"/>
    <w:rsid w:val="0033490C"/>
    <w:rsid w:val="00361811"/>
    <w:rsid w:val="003709D4"/>
    <w:rsid w:val="00370FC6"/>
    <w:rsid w:val="0038666F"/>
    <w:rsid w:val="003D3EFE"/>
    <w:rsid w:val="003E1B7F"/>
    <w:rsid w:val="003F2983"/>
    <w:rsid w:val="00426091"/>
    <w:rsid w:val="0044298E"/>
    <w:rsid w:val="00446660"/>
    <w:rsid w:val="00451606"/>
    <w:rsid w:val="0049471E"/>
    <w:rsid w:val="004C780D"/>
    <w:rsid w:val="004D5271"/>
    <w:rsid w:val="004E07F0"/>
    <w:rsid w:val="00530A92"/>
    <w:rsid w:val="00534898"/>
    <w:rsid w:val="005353D0"/>
    <w:rsid w:val="00540193"/>
    <w:rsid w:val="00543390"/>
    <w:rsid w:val="00544DCB"/>
    <w:rsid w:val="00580999"/>
    <w:rsid w:val="00581D12"/>
    <w:rsid w:val="005864A2"/>
    <w:rsid w:val="00587B28"/>
    <w:rsid w:val="005A5C05"/>
    <w:rsid w:val="005C6A74"/>
    <w:rsid w:val="00604FA9"/>
    <w:rsid w:val="00607854"/>
    <w:rsid w:val="0063013F"/>
    <w:rsid w:val="0063730D"/>
    <w:rsid w:val="00656069"/>
    <w:rsid w:val="00656861"/>
    <w:rsid w:val="00657F67"/>
    <w:rsid w:val="00662CB0"/>
    <w:rsid w:val="00672761"/>
    <w:rsid w:val="006A04DC"/>
    <w:rsid w:val="006B2633"/>
    <w:rsid w:val="006D3E5C"/>
    <w:rsid w:val="006E1C53"/>
    <w:rsid w:val="006F41E2"/>
    <w:rsid w:val="007136A4"/>
    <w:rsid w:val="0071584A"/>
    <w:rsid w:val="007333D6"/>
    <w:rsid w:val="0073574F"/>
    <w:rsid w:val="00742B7B"/>
    <w:rsid w:val="00755E7D"/>
    <w:rsid w:val="00794232"/>
    <w:rsid w:val="00796A16"/>
    <w:rsid w:val="007A5B13"/>
    <w:rsid w:val="007B0662"/>
    <w:rsid w:val="007B4960"/>
    <w:rsid w:val="007C65BC"/>
    <w:rsid w:val="007C6D00"/>
    <w:rsid w:val="007D0C18"/>
    <w:rsid w:val="007D6FA0"/>
    <w:rsid w:val="007E27EA"/>
    <w:rsid w:val="008066EB"/>
    <w:rsid w:val="0082477C"/>
    <w:rsid w:val="0082799B"/>
    <w:rsid w:val="00871402"/>
    <w:rsid w:val="008939DE"/>
    <w:rsid w:val="008A02E7"/>
    <w:rsid w:val="008B64C4"/>
    <w:rsid w:val="008C0C3E"/>
    <w:rsid w:val="008D658E"/>
    <w:rsid w:val="00903321"/>
    <w:rsid w:val="00903927"/>
    <w:rsid w:val="00931074"/>
    <w:rsid w:val="0093709F"/>
    <w:rsid w:val="00937513"/>
    <w:rsid w:val="009504B4"/>
    <w:rsid w:val="00956470"/>
    <w:rsid w:val="0096402B"/>
    <w:rsid w:val="00966BC6"/>
    <w:rsid w:val="00973FE5"/>
    <w:rsid w:val="00992AF7"/>
    <w:rsid w:val="009A5EBD"/>
    <w:rsid w:val="009E2DC4"/>
    <w:rsid w:val="009F2F69"/>
    <w:rsid w:val="00A1300A"/>
    <w:rsid w:val="00A56972"/>
    <w:rsid w:val="00A75789"/>
    <w:rsid w:val="00A90675"/>
    <w:rsid w:val="00AA22DC"/>
    <w:rsid w:val="00AA7267"/>
    <w:rsid w:val="00AC1272"/>
    <w:rsid w:val="00AC5CCC"/>
    <w:rsid w:val="00AC74B8"/>
    <w:rsid w:val="00AE77B5"/>
    <w:rsid w:val="00B05D1A"/>
    <w:rsid w:val="00B11D56"/>
    <w:rsid w:val="00B22577"/>
    <w:rsid w:val="00B22796"/>
    <w:rsid w:val="00B238B2"/>
    <w:rsid w:val="00B24DB4"/>
    <w:rsid w:val="00B278AE"/>
    <w:rsid w:val="00B32773"/>
    <w:rsid w:val="00B41738"/>
    <w:rsid w:val="00B4258F"/>
    <w:rsid w:val="00B4472F"/>
    <w:rsid w:val="00B44ACA"/>
    <w:rsid w:val="00B47869"/>
    <w:rsid w:val="00B5124C"/>
    <w:rsid w:val="00B60E9E"/>
    <w:rsid w:val="00B707D0"/>
    <w:rsid w:val="00B82035"/>
    <w:rsid w:val="00BA1ACC"/>
    <w:rsid w:val="00BC3B41"/>
    <w:rsid w:val="00C138FC"/>
    <w:rsid w:val="00C2486B"/>
    <w:rsid w:val="00C25BA9"/>
    <w:rsid w:val="00C27E05"/>
    <w:rsid w:val="00C44576"/>
    <w:rsid w:val="00C51DD1"/>
    <w:rsid w:val="00C52B60"/>
    <w:rsid w:val="00C61344"/>
    <w:rsid w:val="00C617D4"/>
    <w:rsid w:val="00C72F1C"/>
    <w:rsid w:val="00C8223C"/>
    <w:rsid w:val="00C9289A"/>
    <w:rsid w:val="00CA510C"/>
    <w:rsid w:val="00CF10A6"/>
    <w:rsid w:val="00CF1717"/>
    <w:rsid w:val="00CF3717"/>
    <w:rsid w:val="00CF4B5A"/>
    <w:rsid w:val="00D01478"/>
    <w:rsid w:val="00D33DFC"/>
    <w:rsid w:val="00D3578B"/>
    <w:rsid w:val="00D606E2"/>
    <w:rsid w:val="00D73B6E"/>
    <w:rsid w:val="00D7482D"/>
    <w:rsid w:val="00D8080D"/>
    <w:rsid w:val="00D80D48"/>
    <w:rsid w:val="00D85081"/>
    <w:rsid w:val="00DA2EE8"/>
    <w:rsid w:val="00DC372C"/>
    <w:rsid w:val="00DC72C8"/>
    <w:rsid w:val="00DF475F"/>
    <w:rsid w:val="00DF7C1B"/>
    <w:rsid w:val="00E17EA0"/>
    <w:rsid w:val="00E46ACB"/>
    <w:rsid w:val="00E61E30"/>
    <w:rsid w:val="00E71B04"/>
    <w:rsid w:val="00E92944"/>
    <w:rsid w:val="00EC4698"/>
    <w:rsid w:val="00EE7D4D"/>
    <w:rsid w:val="00EF19F6"/>
    <w:rsid w:val="00F15DC5"/>
    <w:rsid w:val="00F2446B"/>
    <w:rsid w:val="00F42F89"/>
    <w:rsid w:val="00F44CD2"/>
    <w:rsid w:val="00F72DA9"/>
    <w:rsid w:val="00F752BA"/>
    <w:rsid w:val="00FA38CC"/>
    <w:rsid w:val="00FB0462"/>
    <w:rsid w:val="00FB76CF"/>
    <w:rsid w:val="00FC2674"/>
    <w:rsid w:val="00FD60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591D4C"/>
  <w15:chartTrackingRefBased/>
  <w15:docId w15:val="{BA08CE6F-4A0D-4A6A-8950-4707E7FE7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264835"/>
    <w:pPr>
      <w:spacing w:line="280" w:lineRule="atLeast"/>
    </w:pPr>
    <w:rPr>
      <w:rFonts w:ascii="Arial" w:hAnsi="Arial"/>
      <w:snapToGrid w:val="0"/>
      <w:kern w:val="28"/>
      <w:sz w:val="18"/>
      <w:lang w:val="nl-NL"/>
    </w:rPr>
  </w:style>
  <w:style w:type="paragraph" w:styleId="Kop1">
    <w:name w:val="heading 1"/>
    <w:basedOn w:val="Standaard"/>
    <w:next w:val="Standaard"/>
    <w:link w:val="Kop1Char"/>
    <w:qFormat/>
    <w:rsid w:val="00E92944"/>
    <w:pPr>
      <w:keepNext/>
      <w:numPr>
        <w:numId w:val="32"/>
      </w:numPr>
      <w:tabs>
        <w:tab w:val="clear" w:pos="680"/>
      </w:tabs>
      <w:overflowPunct w:val="0"/>
      <w:autoSpaceDE w:val="0"/>
      <w:autoSpaceDN w:val="0"/>
      <w:adjustRightInd w:val="0"/>
      <w:spacing w:before="240" w:after="60" w:line="240" w:lineRule="exact"/>
      <w:ind w:left="0" w:hanging="426"/>
      <w:textAlignment w:val="baseline"/>
      <w:outlineLvl w:val="0"/>
    </w:pPr>
    <w:rPr>
      <w:b/>
      <w:bCs/>
      <w:sz w:val="20"/>
      <w:lang w:val="nl"/>
    </w:rPr>
  </w:style>
  <w:style w:type="paragraph" w:styleId="Kop2">
    <w:name w:val="heading 2"/>
    <w:basedOn w:val="Kop1"/>
    <w:next w:val="Standaard"/>
    <w:link w:val="Kop2Char"/>
    <w:qFormat/>
    <w:rsid w:val="00E92944"/>
    <w:pPr>
      <w:numPr>
        <w:ilvl w:val="1"/>
      </w:numPr>
      <w:tabs>
        <w:tab w:val="clear" w:pos="680"/>
      </w:tabs>
      <w:spacing w:after="0" w:line="280" w:lineRule="atLeast"/>
      <w:ind w:left="0" w:hanging="426"/>
      <w:outlineLvl w:val="1"/>
    </w:pPr>
    <w:rPr>
      <w:bCs w:val="0"/>
      <w:sz w:val="18"/>
    </w:rPr>
  </w:style>
  <w:style w:type="paragraph" w:styleId="Kop3">
    <w:name w:val="heading 3"/>
    <w:basedOn w:val="Kop2"/>
    <w:next w:val="Standaard"/>
    <w:link w:val="Kop3Char"/>
    <w:qFormat/>
    <w:rsid w:val="00E92944"/>
    <w:pPr>
      <w:numPr>
        <w:ilvl w:val="2"/>
      </w:numPr>
      <w:tabs>
        <w:tab w:val="clear" w:pos="680"/>
      </w:tabs>
      <w:ind w:left="0" w:hanging="426"/>
      <w:outlineLvl w:val="2"/>
    </w:pPr>
    <w:rPr>
      <w:b w:val="0"/>
      <w:bCs/>
      <w:szCs w:val="26"/>
    </w:rPr>
  </w:style>
  <w:style w:type="paragraph" w:styleId="Kop4">
    <w:name w:val="heading 4"/>
    <w:basedOn w:val="Standaard"/>
    <w:next w:val="Standaard"/>
    <w:qFormat/>
    <w:pPr>
      <w:keepNext/>
      <w:numPr>
        <w:ilvl w:val="3"/>
        <w:numId w:val="32"/>
      </w:numPr>
      <w:tabs>
        <w:tab w:val="left" w:pos="1588"/>
      </w:tabs>
      <w:spacing w:before="240"/>
      <w:outlineLvl w:val="3"/>
    </w:pPr>
    <w:rPr>
      <w:i/>
      <w:szCs w:val="28"/>
    </w:rPr>
  </w:style>
  <w:style w:type="paragraph" w:styleId="Kop5">
    <w:name w:val="heading 5"/>
    <w:basedOn w:val="Kop4"/>
    <w:next w:val="Standaard"/>
    <w:qFormat/>
    <w:pPr>
      <w:numPr>
        <w:ilvl w:val="4"/>
      </w:numPr>
      <w:outlineLvl w:val="4"/>
    </w:pPr>
    <w:rPr>
      <w:iCs/>
      <w:szCs w:val="26"/>
    </w:rPr>
  </w:style>
  <w:style w:type="paragraph" w:styleId="Kop6">
    <w:name w:val="heading 6"/>
    <w:basedOn w:val="Standaard"/>
    <w:next w:val="Standaard"/>
    <w:qFormat/>
    <w:pPr>
      <w:numPr>
        <w:ilvl w:val="5"/>
        <w:numId w:val="32"/>
      </w:numPr>
      <w:spacing w:before="240" w:after="60" w:line="240" w:lineRule="exact"/>
      <w:outlineLvl w:val="5"/>
    </w:pPr>
    <w:rPr>
      <w:rFonts w:ascii="Times New Roman" w:hAnsi="Times New Roman"/>
      <w:b/>
      <w:sz w:val="22"/>
      <w:szCs w:val="22"/>
    </w:rPr>
  </w:style>
  <w:style w:type="paragraph" w:styleId="Kop7">
    <w:name w:val="heading 7"/>
    <w:basedOn w:val="Standaard"/>
    <w:next w:val="Standaard"/>
    <w:qFormat/>
    <w:pPr>
      <w:numPr>
        <w:ilvl w:val="6"/>
        <w:numId w:val="32"/>
      </w:numPr>
      <w:spacing w:before="240" w:after="60" w:line="240" w:lineRule="exact"/>
      <w:outlineLvl w:val="6"/>
    </w:pPr>
    <w:rPr>
      <w:rFonts w:ascii="Times New Roman" w:hAnsi="Times New Roman"/>
      <w:bCs/>
      <w:sz w:val="24"/>
    </w:rPr>
  </w:style>
  <w:style w:type="paragraph" w:styleId="Kop8">
    <w:name w:val="heading 8"/>
    <w:basedOn w:val="Standaard"/>
    <w:next w:val="Standaard"/>
    <w:qFormat/>
    <w:pPr>
      <w:numPr>
        <w:ilvl w:val="7"/>
        <w:numId w:val="32"/>
      </w:numPr>
      <w:spacing w:before="240" w:after="60" w:line="240" w:lineRule="exact"/>
      <w:outlineLvl w:val="7"/>
    </w:pPr>
    <w:rPr>
      <w:rFonts w:ascii="Times New Roman" w:hAnsi="Times New Roman"/>
      <w:bCs/>
      <w:i/>
      <w:iCs/>
      <w:sz w:val="24"/>
    </w:rPr>
  </w:style>
  <w:style w:type="paragraph" w:styleId="Kop9">
    <w:name w:val="heading 9"/>
    <w:basedOn w:val="Standaard"/>
    <w:next w:val="Standaard"/>
    <w:qFormat/>
    <w:pPr>
      <w:numPr>
        <w:ilvl w:val="8"/>
        <w:numId w:val="32"/>
      </w:numPr>
      <w:spacing w:before="240" w:after="60" w:line="240" w:lineRule="exact"/>
      <w:outlineLvl w:val="8"/>
    </w:pPr>
    <w:rPr>
      <w:bCs/>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pPr>
      <w:tabs>
        <w:tab w:val="center" w:pos="4536"/>
        <w:tab w:val="right" w:pos="9072"/>
      </w:tabs>
      <w:spacing w:line="240" w:lineRule="exact"/>
    </w:pPr>
    <w:rPr>
      <w:bCs/>
      <w:sz w:val="20"/>
    </w:rPr>
  </w:style>
  <w:style w:type="paragraph" w:styleId="Voettekst">
    <w:name w:val="footer"/>
    <w:basedOn w:val="Standaard"/>
    <w:pPr>
      <w:tabs>
        <w:tab w:val="center" w:pos="4536"/>
        <w:tab w:val="right" w:pos="9072"/>
      </w:tabs>
    </w:pPr>
  </w:style>
  <w:style w:type="character" w:styleId="Paginanummer">
    <w:name w:val="page number"/>
    <w:basedOn w:val="Standaardalinea-lettertype"/>
  </w:style>
  <w:style w:type="paragraph" w:styleId="Datum">
    <w:name w:val="Date"/>
    <w:basedOn w:val="Standaard"/>
    <w:next w:val="Standaard"/>
    <w:pPr>
      <w:spacing w:line="240" w:lineRule="exact"/>
    </w:pPr>
    <w:rPr>
      <w:bCs/>
      <w:sz w:val="20"/>
    </w:rPr>
  </w:style>
  <w:style w:type="paragraph" w:customStyle="1" w:styleId="onderwerp">
    <w:name w:val="onderwerp"/>
    <w:basedOn w:val="Standaard"/>
    <w:pPr>
      <w:framePr w:hSpace="142" w:wrap="around" w:vAnchor="page" w:hAnchor="margin" w:xAlign="right" w:y="625"/>
      <w:spacing w:line="240" w:lineRule="atLeast"/>
    </w:pPr>
    <w:rPr>
      <w:bCs/>
      <w:sz w:val="20"/>
      <w:lang w:val="nl"/>
    </w:rPr>
  </w:style>
  <w:style w:type="table" w:customStyle="1" w:styleId="Kadasterstandaardtabel">
    <w:name w:val="Kadaster standaardtabel"/>
    <w:basedOn w:val="Standaardtabel"/>
    <w:rsid w:val="00796A16"/>
    <w:pPr>
      <w:spacing w:before="120" w:after="60"/>
    </w:pPr>
    <w:rPr>
      <w:rFonts w:ascii="Arial" w:hAnsi="Arial"/>
      <w:sz w:val="18"/>
    </w:rPr>
    <w:tblPr>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blStylePr w:type="firstRow">
      <w:rPr>
        <w:rFonts w:ascii="Arial" w:hAnsi="Arial"/>
        <w:b/>
        <w:sz w:val="16"/>
      </w:rPr>
    </w:tblStylePr>
    <w:tblStylePr w:type="firstCol">
      <w:rPr>
        <w:rFonts w:ascii="Arial" w:hAnsi="Arial"/>
        <w:b/>
        <w:sz w:val="16"/>
      </w:rPr>
    </w:tblStylePr>
  </w:style>
  <w:style w:type="table" w:customStyle="1" w:styleId="Kadasterzwart">
    <w:name w:val="Kadaster zwart"/>
    <w:basedOn w:val="Kadasterstandaardtabel"/>
    <w:rsid w:val="00D73B6E"/>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wordWrap/>
        <w:spacing w:beforeLines="0" w:before="120" w:beforeAutospacing="0" w:afterLines="0" w:after="0" w:afterAutospacing="0" w:line="280" w:lineRule="atLeast"/>
      </w:pPr>
      <w:rPr>
        <w:rFonts w:ascii="Arial" w:hAnsi="Arial"/>
        <w:b/>
        <w:sz w:val="16"/>
      </w:rPr>
      <w:tblPr/>
      <w:tcPr>
        <w:tcBorders>
          <w:top w:val="nil"/>
          <w:left w:val="nil"/>
          <w:bottom w:val="single" w:sz="4" w:space="0" w:color="auto"/>
          <w:right w:val="nil"/>
          <w:insideH w:val="nil"/>
          <w:insideV w:val="nil"/>
          <w:tl2br w:val="nil"/>
          <w:tr2bl w:val="nil"/>
        </w:tcBorders>
      </w:tcPr>
    </w:tblStylePr>
    <w:tblStylePr w:type="firstCol">
      <w:rPr>
        <w:rFonts w:ascii="Arial" w:hAnsi="Arial"/>
        <w:b/>
        <w:sz w:val="16"/>
      </w:rPr>
    </w:tblStylePr>
  </w:style>
  <w:style w:type="paragraph" w:customStyle="1" w:styleId="Vertrouwelijk">
    <w:name w:val="Vertrouwelijk"/>
    <w:basedOn w:val="Standaard"/>
    <w:next w:val="Standaard"/>
    <w:pPr>
      <w:framePr w:wrap="around" w:vAnchor="page" w:hAnchor="page" w:x="7212" w:y="625"/>
      <w:spacing w:line="240" w:lineRule="atLeast"/>
    </w:pPr>
    <w:rPr>
      <w:b/>
    </w:rPr>
  </w:style>
  <w:style w:type="paragraph" w:customStyle="1" w:styleId="Sjabloonnaam">
    <w:name w:val="Sjabloonnaam"/>
    <w:basedOn w:val="Standaard"/>
    <w:pPr>
      <w:keepNext/>
      <w:framePr w:wrap="around" w:vAnchor="page" w:hAnchor="page" w:x="7212" w:y="625"/>
      <w:spacing w:line="240" w:lineRule="atLeast"/>
      <w:outlineLvl w:val="1"/>
    </w:pPr>
    <w:rPr>
      <w:b/>
      <w:bCs/>
      <w:sz w:val="20"/>
      <w:lang w:val="nl"/>
    </w:rPr>
  </w:style>
  <w:style w:type="paragraph" w:customStyle="1" w:styleId="Eenheid">
    <w:name w:val="Eenheid"/>
    <w:basedOn w:val="Standaard"/>
    <w:next w:val="Standaard"/>
    <w:rsid w:val="0063013F"/>
    <w:rPr>
      <w:b/>
      <w:color w:val="00387D"/>
      <w:sz w:val="20"/>
    </w:rPr>
  </w:style>
  <w:style w:type="paragraph" w:styleId="Voetnoottekst">
    <w:name w:val="footnote text"/>
    <w:basedOn w:val="Standaard"/>
    <w:semiHidden/>
    <w:pPr>
      <w:spacing w:line="240" w:lineRule="auto"/>
    </w:pPr>
    <w:rPr>
      <w:sz w:val="16"/>
    </w:rPr>
  </w:style>
  <w:style w:type="paragraph" w:customStyle="1" w:styleId="streepje">
    <w:name w:val="streepje"/>
    <w:basedOn w:val="Standaard"/>
    <w:pPr>
      <w:numPr>
        <w:numId w:val="29"/>
      </w:numPr>
      <w:tabs>
        <w:tab w:val="clear" w:pos="360"/>
        <w:tab w:val="left" w:pos="227"/>
        <w:tab w:val="left" w:pos="454"/>
      </w:tabs>
    </w:pPr>
    <w:rPr>
      <w:lang w:val="nl"/>
    </w:rPr>
  </w:style>
  <w:style w:type="paragraph" w:customStyle="1" w:styleId="Trefwoordenregister">
    <w:name w:val="Trefwoordenregister"/>
    <w:basedOn w:val="Standaard"/>
    <w:next w:val="Standaard"/>
    <w:rPr>
      <w:b/>
      <w:bCs/>
      <w:sz w:val="20"/>
      <w:lang w:val="nl"/>
    </w:rPr>
  </w:style>
  <w:style w:type="paragraph" w:customStyle="1" w:styleId="bullet">
    <w:name w:val="bullet"/>
    <w:basedOn w:val="Standaard"/>
    <w:pPr>
      <w:numPr>
        <w:numId w:val="27"/>
      </w:numPr>
      <w:tabs>
        <w:tab w:val="clear" w:pos="360"/>
        <w:tab w:val="left" w:pos="227"/>
        <w:tab w:val="left" w:pos="454"/>
      </w:tabs>
    </w:pPr>
    <w:rPr>
      <w:bCs/>
    </w:rPr>
  </w:style>
  <w:style w:type="paragraph" w:customStyle="1" w:styleId="Afdeling">
    <w:name w:val="Afdeling"/>
    <w:basedOn w:val="Standaard"/>
    <w:rsid w:val="0063013F"/>
    <w:rPr>
      <w:b/>
      <w:bCs/>
      <w:color w:val="00387D"/>
      <w:lang w:val="nl"/>
    </w:rPr>
  </w:style>
  <w:style w:type="paragraph" w:styleId="Titel">
    <w:name w:val="Title"/>
    <w:basedOn w:val="Standaard"/>
    <w:qFormat/>
    <w:rsid w:val="0063013F"/>
    <w:rPr>
      <w:b/>
      <w:bCs/>
      <w:color w:val="00387D"/>
      <w:sz w:val="22"/>
      <w:lang w:val="fr-FR"/>
    </w:rPr>
  </w:style>
  <w:style w:type="paragraph" w:styleId="Ondertitel">
    <w:name w:val="Subtitle"/>
    <w:basedOn w:val="Koptekst"/>
    <w:link w:val="OndertitelChar"/>
    <w:autoRedefine/>
    <w:qFormat/>
    <w:rsid w:val="00F2446B"/>
    <w:pPr>
      <w:framePr w:hSpace="142" w:wrap="around" w:vAnchor="page" w:hAnchor="margin" w:y="625"/>
      <w:tabs>
        <w:tab w:val="clear" w:pos="4536"/>
        <w:tab w:val="clear" w:pos="9072"/>
      </w:tabs>
    </w:pPr>
    <w:rPr>
      <w:b/>
      <w:color w:val="007EA9"/>
      <w:lang w:val="es-ES_tradnl"/>
    </w:rPr>
  </w:style>
  <w:style w:type="paragraph" w:styleId="Inhopg1">
    <w:name w:val="toc 1"/>
    <w:basedOn w:val="Standaard"/>
    <w:next w:val="Standaard"/>
    <w:autoRedefine/>
    <w:uiPriority w:val="39"/>
    <w:rsid w:val="00C51DD1"/>
    <w:pPr>
      <w:tabs>
        <w:tab w:val="right" w:leader="dot" w:pos="8778"/>
      </w:tabs>
      <w:spacing w:before="240"/>
      <w:ind w:left="680" w:hanging="680"/>
    </w:pPr>
    <w:rPr>
      <w:b/>
      <w:bCs/>
      <w:noProof/>
    </w:rPr>
  </w:style>
  <w:style w:type="paragraph" w:styleId="Inhopg2">
    <w:name w:val="toc 2"/>
    <w:basedOn w:val="Inhopg1"/>
    <w:next w:val="Standaard"/>
    <w:autoRedefine/>
    <w:uiPriority w:val="39"/>
    <w:pPr>
      <w:spacing w:before="0"/>
    </w:pPr>
    <w:rPr>
      <w:b w:val="0"/>
      <w:bCs w:val="0"/>
      <w:szCs w:val="18"/>
    </w:rPr>
  </w:style>
  <w:style w:type="paragraph" w:styleId="Inhopg3">
    <w:name w:val="toc 3"/>
    <w:basedOn w:val="Inhopg2"/>
    <w:next w:val="Standaard"/>
    <w:autoRedefine/>
    <w:uiPriority w:val="39"/>
  </w:style>
  <w:style w:type="paragraph" w:styleId="Inhopg4">
    <w:name w:val="toc 4"/>
    <w:basedOn w:val="Inhopg3"/>
    <w:next w:val="Standaard"/>
    <w:autoRedefine/>
    <w:semiHidden/>
    <w:pPr>
      <w:tabs>
        <w:tab w:val="clear" w:pos="8778"/>
        <w:tab w:val="left" w:pos="1701"/>
        <w:tab w:val="right" w:pos="8777"/>
      </w:tabs>
      <w:ind w:left="1701" w:hanging="1021"/>
    </w:pPr>
    <w:rPr>
      <w:i/>
      <w:lang w:val="nl"/>
    </w:rPr>
  </w:style>
  <w:style w:type="paragraph" w:styleId="Inhopg5">
    <w:name w:val="toc 5"/>
    <w:basedOn w:val="Inhopg4"/>
    <w:next w:val="Standaard"/>
    <w:autoRedefine/>
    <w:semiHidden/>
  </w:style>
  <w:style w:type="paragraph" w:styleId="Inhopg6">
    <w:name w:val="toc 6"/>
    <w:basedOn w:val="Standaard"/>
    <w:next w:val="Standaard"/>
    <w:autoRedefine/>
    <w:semiHidden/>
    <w:pPr>
      <w:ind w:left="900"/>
    </w:pPr>
  </w:style>
  <w:style w:type="paragraph" w:styleId="Inhopg7">
    <w:name w:val="toc 7"/>
    <w:basedOn w:val="Standaard"/>
    <w:next w:val="Standaard"/>
    <w:autoRedefine/>
    <w:semiHidden/>
    <w:pPr>
      <w:ind w:left="1080"/>
    </w:pPr>
  </w:style>
  <w:style w:type="paragraph" w:styleId="Inhopg8">
    <w:name w:val="toc 8"/>
    <w:basedOn w:val="Standaard"/>
    <w:next w:val="Standaard"/>
    <w:autoRedefine/>
    <w:semiHidden/>
    <w:pPr>
      <w:ind w:left="1260"/>
    </w:pPr>
  </w:style>
  <w:style w:type="paragraph" w:styleId="Inhopg9">
    <w:name w:val="toc 9"/>
    <w:basedOn w:val="Standaard"/>
    <w:next w:val="Standaard"/>
    <w:autoRedefine/>
    <w:semiHidden/>
    <w:pPr>
      <w:ind w:left="1440"/>
    </w:pPr>
  </w:style>
  <w:style w:type="character" w:styleId="Hyperlink">
    <w:name w:val="Hyperlink"/>
    <w:uiPriority w:val="99"/>
    <w:rPr>
      <w:color w:val="0000FF"/>
      <w:u w:val="single"/>
    </w:rPr>
  </w:style>
  <w:style w:type="paragraph" w:customStyle="1" w:styleId="versie">
    <w:name w:val="versie"/>
    <w:basedOn w:val="Standaard"/>
    <w:pPr>
      <w:framePr w:hSpace="142" w:wrap="around" w:vAnchor="page" w:hAnchor="page" w:x="7212" w:y="625"/>
      <w:spacing w:line="240" w:lineRule="atLeast"/>
    </w:pPr>
    <w:rPr>
      <w:lang w:val="nl"/>
    </w:rPr>
  </w:style>
  <w:style w:type="paragraph" w:customStyle="1" w:styleId="opsomInspr">
    <w:name w:val="opsomInspr"/>
    <w:basedOn w:val="Standaard"/>
    <w:pPr>
      <w:numPr>
        <w:numId w:val="28"/>
      </w:numPr>
      <w:tabs>
        <w:tab w:val="clear" w:pos="587"/>
        <w:tab w:val="left" w:pos="680"/>
        <w:tab w:val="left" w:pos="907"/>
      </w:tabs>
      <w:ind w:left="680" w:hanging="226"/>
    </w:pPr>
  </w:style>
  <w:style w:type="paragraph" w:customStyle="1" w:styleId="streepjeInspr">
    <w:name w:val="streepjeInspr"/>
    <w:basedOn w:val="Standaard"/>
    <w:pPr>
      <w:numPr>
        <w:numId w:val="30"/>
      </w:numPr>
      <w:tabs>
        <w:tab w:val="clear" w:pos="587"/>
        <w:tab w:val="left" w:pos="454"/>
        <w:tab w:val="left" w:pos="680"/>
      </w:tabs>
    </w:pPr>
  </w:style>
  <w:style w:type="paragraph" w:styleId="Index1">
    <w:name w:val="index 1"/>
    <w:basedOn w:val="Standaard"/>
    <w:next w:val="Standaard"/>
    <w:autoRedefine/>
    <w:semiHidden/>
    <w:pPr>
      <w:tabs>
        <w:tab w:val="right" w:pos="2447"/>
      </w:tabs>
      <w:ind w:left="180" w:hanging="180"/>
    </w:pPr>
    <w:rPr>
      <w:rFonts w:cs="Arial"/>
      <w:noProof/>
      <w:szCs w:val="21"/>
      <w:lang w:val="nl"/>
    </w:rPr>
  </w:style>
  <w:style w:type="paragraph" w:styleId="Indexkop">
    <w:name w:val="index heading"/>
    <w:basedOn w:val="Standaard"/>
    <w:next w:val="Index1"/>
    <w:semiHidden/>
    <w:pPr>
      <w:keepNext/>
      <w:tabs>
        <w:tab w:val="right" w:pos="2447"/>
      </w:tabs>
      <w:spacing w:before="360" w:after="240"/>
    </w:pPr>
    <w:rPr>
      <w:b/>
      <w:bCs/>
      <w:noProof/>
      <w:sz w:val="20"/>
      <w:szCs w:val="31"/>
    </w:rPr>
  </w:style>
  <w:style w:type="paragraph" w:customStyle="1" w:styleId="kopje">
    <w:name w:val="kopje"/>
    <w:basedOn w:val="Standaard"/>
    <w:next w:val="Standaard"/>
    <w:rsid w:val="0063013F"/>
    <w:pPr>
      <w:spacing w:before="120" w:line="281" w:lineRule="auto"/>
    </w:pPr>
    <w:rPr>
      <w:b/>
    </w:rPr>
  </w:style>
  <w:style w:type="paragraph" w:customStyle="1" w:styleId="tussenkopje">
    <w:name w:val="tussenkopje"/>
    <w:basedOn w:val="Standaard"/>
    <w:pPr>
      <w:spacing w:before="90" w:line="240" w:lineRule="atLeast"/>
    </w:pPr>
    <w:rPr>
      <w:sz w:val="14"/>
      <w:lang w:val="nl"/>
    </w:rPr>
  </w:style>
  <w:style w:type="paragraph" w:customStyle="1" w:styleId="Kop">
    <w:name w:val="Kop"/>
    <w:basedOn w:val="Kop2"/>
    <w:pPr>
      <w:framePr w:wrap="around" w:vAnchor="page" w:hAnchor="page" w:x="7212" w:y="625"/>
      <w:numPr>
        <w:ilvl w:val="0"/>
        <w:numId w:val="0"/>
      </w:numPr>
      <w:spacing w:line="240" w:lineRule="atLeast"/>
    </w:pPr>
  </w:style>
  <w:style w:type="paragraph" w:customStyle="1" w:styleId="Bijlagenblad">
    <w:name w:val="Bijlagenblad"/>
    <w:basedOn w:val="Standaard"/>
    <w:next w:val="Standaard"/>
    <w:rPr>
      <w:b/>
      <w:bCs/>
      <w:sz w:val="20"/>
      <w:lang w:val="nl"/>
    </w:rPr>
  </w:style>
  <w:style w:type="character" w:customStyle="1" w:styleId="Versie0">
    <w:name w:val="Versie"/>
    <w:rPr>
      <w:rFonts w:ascii="Arial" w:hAnsi="Arial"/>
      <w:sz w:val="18"/>
      <w:lang w:val="nl-NL"/>
    </w:rPr>
  </w:style>
  <w:style w:type="character" w:customStyle="1" w:styleId="Datumopmaakprofiel">
    <w:name w:val="Datumopmaakprofiel"/>
    <w:rPr>
      <w:rFonts w:ascii="Arial" w:hAnsi="Arial"/>
      <w:sz w:val="18"/>
      <w:lang w:val="nl-NL"/>
    </w:rPr>
  </w:style>
  <w:style w:type="paragraph" w:customStyle="1" w:styleId="Verzendlijst">
    <w:name w:val="Verzendlijst"/>
    <w:basedOn w:val="Standaard"/>
    <w:next w:val="Standaard"/>
    <w:rPr>
      <w:b/>
      <w:sz w:val="20"/>
      <w:lang w:val="nl"/>
    </w:rPr>
  </w:style>
  <w:style w:type="character" w:styleId="Voetnootmarkering">
    <w:name w:val="footnote reference"/>
    <w:semiHidden/>
    <w:rPr>
      <w:vertAlign w:val="superscript"/>
    </w:rPr>
  </w:style>
  <w:style w:type="table" w:customStyle="1" w:styleId="Kadasterblauw">
    <w:name w:val="Kadasterblauw"/>
    <w:basedOn w:val="StandaardtabelKadaster"/>
    <w:rsid w:val="002E3EE5"/>
    <w:tblPr>
      <w:tblBorders>
        <w:insideH w:val="single" w:sz="2" w:space="0" w:color="C0C0C0"/>
        <w:insideV w:val="single" w:sz="2" w:space="0" w:color="C0C0C0"/>
      </w:tblBorders>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neCell">
      <w:rPr>
        <w:color w:val="FFFFFF"/>
      </w:rPr>
      <w:tblPr/>
      <w:tcPr>
        <w:tcBorders>
          <w:bottom w:val="nil"/>
        </w:tcBorders>
      </w:tcPr>
    </w:tblStylePr>
    <w:tblStylePr w:type="swCell">
      <w:rPr>
        <w:rFonts w:ascii="Arial" w:hAnsi="Arial"/>
        <w:b/>
        <w:color w:val="007EA9"/>
        <w:sz w:val="16"/>
      </w:rPr>
    </w:tblStylePr>
  </w:style>
  <w:style w:type="paragraph" w:customStyle="1" w:styleId="Alinea">
    <w:name w:val="Alinea"/>
    <w:basedOn w:val="Standaard"/>
    <w:next w:val="Standaard"/>
  </w:style>
  <w:style w:type="paragraph" w:customStyle="1" w:styleId="Opsomming">
    <w:name w:val="Opsomming"/>
    <w:basedOn w:val="streepje"/>
    <w:next w:val="streepje"/>
  </w:style>
  <w:style w:type="table" w:customStyle="1" w:styleId="Kadasterblauwevenkolommen">
    <w:name w:val="Kadasterblauw even kolommen"/>
    <w:basedOn w:val="Kadasterblauw"/>
    <w:rsid w:val="00796A16"/>
    <w:tblPr>
      <w:tblStyleCol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band2Vert">
      <w:tblPr/>
      <w:tcPr>
        <w:shd w:val="clear" w:color="auto" w:fill="008DC9"/>
      </w:tcPr>
    </w:tblStylePr>
    <w:tblStylePr w:type="neCell">
      <w:rPr>
        <w:color w:val="FFFFFF"/>
      </w:rPr>
      <w:tblPr/>
      <w:tcPr>
        <w:tcBorders>
          <w:bottom w:val="nil"/>
        </w:tcBorders>
      </w:tcPr>
    </w:tblStylePr>
    <w:tblStylePr w:type="swCell">
      <w:rPr>
        <w:rFonts w:ascii="Arial" w:hAnsi="Arial"/>
        <w:b/>
        <w:color w:val="007EA9"/>
        <w:sz w:val="16"/>
      </w:rPr>
    </w:tblStylePr>
  </w:style>
  <w:style w:type="table" w:customStyle="1" w:styleId="Kadasterblauwevenrijen">
    <w:name w:val="Kadasterblauw even rijen"/>
    <w:basedOn w:val="Kadasterblauw"/>
    <w:rsid w:val="00796A16"/>
    <w:tblPr>
      <w:tblStyleRow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band2Horz">
      <w:tblPr/>
      <w:tcPr>
        <w:shd w:val="clear" w:color="auto" w:fill="008DC9"/>
      </w:tcPr>
    </w:tblStylePr>
    <w:tblStylePr w:type="neCell">
      <w:rPr>
        <w:color w:val="FFFFFF"/>
      </w:rPr>
      <w:tblPr/>
      <w:tcPr>
        <w:tcBorders>
          <w:bottom w:val="nil"/>
        </w:tcBorders>
      </w:tcPr>
    </w:tblStylePr>
    <w:tblStylePr w:type="swCell">
      <w:rPr>
        <w:rFonts w:ascii="Arial" w:hAnsi="Arial"/>
        <w:b/>
        <w:color w:val="007EA9"/>
        <w:sz w:val="16"/>
      </w:rPr>
    </w:tblStylePr>
  </w:style>
  <w:style w:type="table" w:customStyle="1" w:styleId="Kadasterblauwonevenkolommen">
    <w:name w:val="Kadasterblauw oneven kolommen"/>
    <w:basedOn w:val="Kadasterblauw"/>
    <w:rsid w:val="00796A16"/>
    <w:tblPr>
      <w:tblStyleCol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band1Vert">
      <w:tblPr/>
      <w:tcPr>
        <w:shd w:val="clear" w:color="auto" w:fill="008DC9"/>
      </w:tcPr>
    </w:tblStylePr>
    <w:tblStylePr w:type="neCell">
      <w:rPr>
        <w:color w:val="FFFFFF"/>
      </w:rPr>
      <w:tblPr/>
      <w:tcPr>
        <w:tcBorders>
          <w:bottom w:val="nil"/>
        </w:tcBorders>
      </w:tcPr>
    </w:tblStylePr>
    <w:tblStylePr w:type="swCell">
      <w:rPr>
        <w:rFonts w:ascii="Arial" w:hAnsi="Arial"/>
        <w:b/>
        <w:color w:val="007EA9"/>
        <w:sz w:val="16"/>
      </w:rPr>
    </w:tblStylePr>
  </w:style>
  <w:style w:type="table" w:customStyle="1" w:styleId="Kadasterblauwtotaalrij">
    <w:name w:val="Kadasterblauw totaalrij"/>
    <w:basedOn w:val="Kadasterblauw"/>
    <w:rsid w:val="00FD60F8"/>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pPr>
        <w:wordWrap/>
        <w:spacing w:beforeLines="0" w:before="0" w:beforeAutospacing="0" w:afterLines="0" w:after="0" w:afterAutospacing="0" w:line="240" w:lineRule="auto"/>
        <w:contextualSpacing w:val="0"/>
      </w:pPr>
      <w:rPr>
        <w:rFonts w:ascii="Arial" w:hAnsi="Arial"/>
        <w:b/>
        <w:i w:val="0"/>
        <w:color w:val="00387D"/>
        <w:sz w:val="16"/>
      </w:rPr>
      <w:tblPr/>
      <w:tcPr>
        <w:tcBorders>
          <w:top w:val="single" w:sz="2" w:space="0" w:color="00387D"/>
          <w:bottom w:val="single" w:sz="12"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neCell">
      <w:rPr>
        <w:color w:val="FFFFFF"/>
      </w:rPr>
      <w:tblPr/>
      <w:tcPr>
        <w:tcBorders>
          <w:bottom w:val="nil"/>
        </w:tcBorders>
      </w:tcPr>
    </w:tblStylePr>
    <w:tblStylePr w:type="seCell">
      <w:rPr>
        <w:color w:val="FFFFFF"/>
      </w:rPr>
      <w:tblPr/>
      <w:tcPr>
        <w:tcBorders>
          <w:top w:val="single" w:sz="2" w:space="0" w:color="FFFFFF"/>
          <w:left w:val="nil"/>
          <w:bottom w:val="single" w:sz="12" w:space="0" w:color="00387D"/>
          <w:right w:val="nil"/>
          <w:insideH w:val="nil"/>
          <w:insideV w:val="nil"/>
          <w:tl2br w:val="nil"/>
          <w:tr2bl w:val="nil"/>
        </w:tcBorders>
      </w:tcPr>
    </w:tblStylePr>
    <w:tblStylePr w:type="swCell">
      <w:rPr>
        <w:rFonts w:ascii="Arial" w:hAnsi="Arial"/>
        <w:b/>
        <w:color w:val="007EA9"/>
        <w:sz w:val="16"/>
      </w:rPr>
    </w:tblStylePr>
  </w:style>
  <w:style w:type="table" w:customStyle="1" w:styleId="Kadasterblauwtotaalrijonevenrijen">
    <w:name w:val="Kadasterblauw totaalrij oneven rijen"/>
    <w:basedOn w:val="Kadasterblauwtotaalrij"/>
    <w:rsid w:val="00796A16"/>
    <w:tblPr>
      <w:tblStyleRow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pPr>
        <w:wordWrap/>
        <w:spacing w:beforeLines="0" w:before="0" w:beforeAutospacing="0" w:afterLines="0" w:after="0" w:afterAutospacing="0" w:line="280" w:lineRule="atLeast"/>
        <w:contextualSpacing w:val="0"/>
      </w:pPr>
      <w:rPr>
        <w:rFonts w:ascii="Arial" w:hAnsi="Arial"/>
        <w:b/>
        <w:i w:val="0"/>
        <w:color w:val="00387D"/>
        <w:sz w:val="16"/>
      </w:rPr>
      <w:tblPr/>
      <w:tcPr>
        <w:tcBorders>
          <w:top w:val="single" w:sz="2" w:space="0" w:color="00387D"/>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tcBorders>
          <w:top w:val="nil"/>
          <w:left w:val="nil"/>
          <w:bottom w:val="nil"/>
          <w:right w:val="nil"/>
          <w:insideH w:val="nil"/>
          <w:insideV w:val="nil"/>
          <w:tl2br w:val="nil"/>
          <w:tr2bl w:val="nil"/>
        </w:tcBorders>
        <w:shd w:val="clear" w:color="auto" w:fill="00387D"/>
      </w:tcPr>
    </w:tblStylePr>
    <w:tblStylePr w:type="band1Horz">
      <w:tblPr/>
      <w:tcPr>
        <w:shd w:val="clear" w:color="auto" w:fill="008DC9"/>
      </w:tcPr>
    </w:tblStylePr>
    <w:tblStylePr w:type="neCell">
      <w:rPr>
        <w:color w:val="FFFFFF"/>
      </w:rPr>
      <w:tblPr/>
      <w:tcPr>
        <w:tcBorders>
          <w:bottom w:val="nil"/>
        </w:tcBorders>
      </w:tcPr>
    </w:tblStylePr>
    <w:tblStylePr w:type="seCell">
      <w:rPr>
        <w:color w:val="FFFFFF"/>
      </w:rPr>
      <w:tblPr/>
      <w:tcPr>
        <w:tcBorders>
          <w:top w:val="single" w:sz="2" w:space="0" w:color="FFFFFF"/>
          <w:left w:val="nil"/>
          <w:bottom w:val="single" w:sz="12" w:space="0" w:color="00387D"/>
          <w:right w:val="nil"/>
          <w:insideH w:val="nil"/>
          <w:insideV w:val="nil"/>
          <w:tl2br w:val="nil"/>
          <w:tr2bl w:val="nil"/>
        </w:tcBorders>
      </w:tcPr>
    </w:tblStylePr>
    <w:tblStylePr w:type="swCell">
      <w:rPr>
        <w:rFonts w:ascii="Arial" w:hAnsi="Arial"/>
        <w:b/>
        <w:color w:val="007EA9"/>
        <w:sz w:val="16"/>
      </w:rPr>
    </w:tblStylePr>
  </w:style>
  <w:style w:type="table" w:customStyle="1" w:styleId="Kadasterblauwonevenrijen">
    <w:name w:val="Kadasterblauw oneven rijen"/>
    <w:basedOn w:val="Kadasterblauwtotaalrijonevenrijen"/>
    <w:rsid w:val="00796A16"/>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pPr>
        <w:wordWrap/>
        <w:spacing w:beforeLines="0" w:before="0" w:beforeAutospacing="0" w:afterLines="0" w:after="0" w:afterAutospacing="0" w:line="280" w:lineRule="atLeast"/>
        <w:contextualSpacing w:val="0"/>
      </w:pPr>
      <w:rPr>
        <w:rFonts w:ascii="Arial" w:hAnsi="Arial"/>
        <w:b/>
        <w:i w:val="0"/>
        <w:color w:val="00387D"/>
        <w:sz w:val="16"/>
      </w:rPr>
      <w:tblPr/>
      <w:tcPr>
        <w:tcBorders>
          <w:top w:val="single" w:sz="2" w:space="0" w:color="00387D"/>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tcBorders>
          <w:top w:val="nil"/>
          <w:left w:val="nil"/>
          <w:bottom w:val="nil"/>
          <w:right w:val="nil"/>
          <w:insideH w:val="nil"/>
          <w:insideV w:val="nil"/>
          <w:tl2br w:val="nil"/>
          <w:tr2bl w:val="nil"/>
        </w:tcBorders>
        <w:shd w:val="clear" w:color="auto" w:fill="00387D"/>
      </w:tcPr>
    </w:tblStylePr>
    <w:tblStylePr w:type="band1Horz">
      <w:tblPr/>
      <w:tcPr>
        <w:shd w:val="clear" w:color="auto" w:fill="008DC9"/>
      </w:tcPr>
    </w:tblStylePr>
    <w:tblStylePr w:type="neCell">
      <w:rPr>
        <w:color w:val="FFFFFF"/>
      </w:rPr>
      <w:tblPr/>
      <w:tcPr>
        <w:tcBorders>
          <w:bottom w:val="nil"/>
        </w:tcBorders>
      </w:tcPr>
    </w:tblStylePr>
    <w:tblStylePr w:type="seCell">
      <w:rPr>
        <w:color w:val="FFFFFF"/>
      </w:rPr>
      <w:tblPr/>
      <w:tcPr>
        <w:tcBorders>
          <w:top w:val="single" w:sz="2" w:space="0" w:color="FFFFFF"/>
          <w:left w:val="nil"/>
          <w:bottom w:val="single" w:sz="12" w:space="0" w:color="00387D"/>
          <w:right w:val="nil"/>
          <w:insideH w:val="nil"/>
          <w:insideV w:val="nil"/>
          <w:tl2br w:val="nil"/>
          <w:tr2bl w:val="nil"/>
        </w:tcBorders>
      </w:tcPr>
    </w:tblStylePr>
    <w:tblStylePr w:type="swCell">
      <w:rPr>
        <w:rFonts w:ascii="Arial" w:hAnsi="Arial"/>
        <w:b/>
        <w:color w:val="007EA9"/>
        <w:sz w:val="16"/>
      </w:rPr>
    </w:tblStylePr>
  </w:style>
  <w:style w:type="table" w:customStyle="1" w:styleId="Kadastergeel">
    <w:name w:val="Kadastergeel"/>
    <w:basedOn w:val="Standaardtabel"/>
    <w:rsid w:val="00E61E30"/>
    <w:pPr>
      <w:spacing w:before="120" w:after="60"/>
    </w:pPr>
    <w:rPr>
      <w:rFonts w:ascii="Arial" w:hAnsi="Arial"/>
      <w:sz w:val="16"/>
    </w:rPr>
    <w:tblPr>
      <w:tblStyleRowBandSize w:val="1"/>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blStylePr w:type="firstRow">
      <w:pPr>
        <w:wordWrap/>
        <w:spacing w:beforeLines="0" w:before="120" w:beforeAutospacing="0" w:afterLines="0" w:after="0" w:afterAutospacing="0" w:line="280" w:lineRule="atLeast"/>
      </w:pPr>
      <w:rPr>
        <w:rFonts w:ascii="Arial" w:hAnsi="Arial"/>
        <w:b/>
        <w:color w:val="auto"/>
        <w:sz w:val="16"/>
      </w:rPr>
      <w:tblPr/>
      <w:tcPr>
        <w:shd w:val="clear" w:color="auto" w:fill="D9C900"/>
      </w:tcPr>
    </w:tblStylePr>
    <w:tblStylePr w:type="lastRow">
      <w:pPr>
        <w:wordWrap/>
        <w:spacing w:beforeLines="0" w:before="0" w:beforeAutospacing="0" w:afterLines="0" w:after="0" w:afterAutospacing="0" w:line="280" w:lineRule="exact"/>
        <w:contextualSpacing w:val="0"/>
      </w:pPr>
      <w:rPr>
        <w:rFonts w:ascii="Arial" w:hAnsi="Arial"/>
        <w:b/>
        <w:sz w:val="16"/>
      </w:rPr>
      <w:tblPr/>
      <w:tcPr>
        <w:shd w:val="clear" w:color="auto" w:fill="D9C900"/>
      </w:tcPr>
    </w:tblStylePr>
    <w:tblStylePr w:type="firstCol">
      <w:rPr>
        <w:rFonts w:ascii="Arial" w:hAnsi="Arial"/>
        <w:b/>
        <w:sz w:val="16"/>
      </w:rPr>
      <w:tblPr/>
      <w:tcPr>
        <w:tcBorders>
          <w:top w:val="nil"/>
          <w:left w:val="nil"/>
          <w:bottom w:val="nil"/>
          <w:right w:val="nil"/>
          <w:insideH w:val="nil"/>
          <w:insideV w:val="nil"/>
          <w:tl2br w:val="nil"/>
          <w:tr2bl w:val="nil"/>
        </w:tcBorders>
        <w:shd w:val="pct20" w:color="auto" w:fill="D9C900"/>
      </w:tcPr>
    </w:tblStylePr>
    <w:tblStylePr w:type="lastCol">
      <w:tblPr/>
      <w:tcPr>
        <w:tcBorders>
          <w:top w:val="nil"/>
          <w:left w:val="nil"/>
          <w:bottom w:val="nil"/>
          <w:right w:val="nil"/>
          <w:insideH w:val="nil"/>
          <w:insideV w:val="nil"/>
          <w:tl2br w:val="nil"/>
          <w:tr2bl w:val="nil"/>
        </w:tcBorders>
        <w:shd w:val="pct20" w:color="auto" w:fill="D9C900"/>
      </w:tcPr>
    </w:tblStylePr>
  </w:style>
  <w:style w:type="table" w:customStyle="1" w:styleId="Kadastergroen">
    <w:name w:val="Kadastergroen"/>
    <w:basedOn w:val="Kadasterstandaardtabel"/>
    <w:rsid w:val="00796A16"/>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wordWrap/>
        <w:spacing w:beforeLines="0" w:before="120" w:beforeAutospacing="0" w:afterLines="0" w:after="0" w:afterAutospacing="0" w:line="280" w:lineRule="atLeast"/>
      </w:pPr>
      <w:rPr>
        <w:rFonts w:ascii="Arial" w:hAnsi="Arial"/>
        <w:b/>
        <w:i w:val="0"/>
        <w:color w:val="70A426"/>
        <w:sz w:val="16"/>
      </w:rPr>
      <w:tblPr/>
      <w:tcPr>
        <w:tcBorders>
          <w:top w:val="single" w:sz="12" w:space="0" w:color="70A426"/>
          <w:left w:val="nil"/>
          <w:bottom w:val="single" w:sz="2" w:space="0" w:color="70A426"/>
          <w:right w:val="nil"/>
          <w:insideH w:val="nil"/>
          <w:insideV w:val="single" w:sz="2" w:space="0" w:color="C0C0C0"/>
          <w:tl2br w:val="nil"/>
          <w:tr2bl w:val="nil"/>
        </w:tcBorders>
      </w:tcPr>
    </w:tblStylePr>
    <w:tblStylePr w:type="lastRow">
      <w:rPr>
        <w:rFonts w:ascii="Arial" w:hAnsi="Arial"/>
        <w:b w:val="0"/>
        <w:i w:val="0"/>
        <w:color w:val="auto"/>
        <w:sz w:val="18"/>
      </w:rPr>
      <w:tblPr/>
      <w:tcPr>
        <w:tcBorders>
          <w:top w:val="nil"/>
          <w:left w:val="nil"/>
          <w:bottom w:val="single" w:sz="12" w:space="0" w:color="70A426"/>
          <w:right w:val="nil"/>
          <w:insideH w:val="nil"/>
          <w:insideV w:val="single" w:sz="2" w:space="0" w:color="C0C0C0"/>
          <w:tl2br w:val="nil"/>
          <w:tr2bl w:val="nil"/>
        </w:tcBorders>
      </w:tcPr>
    </w:tblStylePr>
    <w:tblStylePr w:type="firstCol">
      <w:rPr>
        <w:rFonts w:ascii="Arial" w:hAnsi="Arial"/>
        <w:b/>
        <w:sz w:val="16"/>
      </w:rPr>
    </w:tblStylePr>
  </w:style>
  <w:style w:type="table" w:customStyle="1" w:styleId="Kadastergroenevenkolommen">
    <w:name w:val="Kadastergroen even kolommen"/>
    <w:basedOn w:val="Kadastergroen"/>
    <w:rsid w:val="00796A16"/>
    <w:tblPr>
      <w:tblStyleColBandSize w:val="1"/>
    </w:tblPr>
    <w:tblStylePr w:type="firstRow">
      <w:pPr>
        <w:wordWrap/>
        <w:spacing w:beforeLines="0" w:before="120" w:beforeAutospacing="0" w:afterLines="0" w:after="0" w:afterAutospacing="0" w:line="280" w:lineRule="atLeast"/>
      </w:pPr>
      <w:rPr>
        <w:rFonts w:ascii="Arial" w:hAnsi="Arial"/>
        <w:b/>
        <w:i w:val="0"/>
        <w:color w:val="70A426"/>
        <w:sz w:val="16"/>
      </w:rPr>
      <w:tblPr/>
      <w:tcPr>
        <w:tcBorders>
          <w:top w:val="single" w:sz="12" w:space="0" w:color="70A426"/>
          <w:left w:val="nil"/>
          <w:bottom w:val="single" w:sz="2" w:space="0" w:color="70A426"/>
          <w:right w:val="nil"/>
          <w:insideH w:val="nil"/>
          <w:insideV w:val="nil"/>
          <w:tl2br w:val="nil"/>
          <w:tr2bl w:val="nil"/>
        </w:tcBorders>
      </w:tcPr>
    </w:tblStylePr>
    <w:tblStylePr w:type="lastRow">
      <w:rPr>
        <w:rFonts w:ascii="Arial" w:hAnsi="Arial"/>
        <w:b w:val="0"/>
        <w:i w:val="0"/>
        <w:color w:val="auto"/>
        <w:sz w:val="18"/>
      </w:rPr>
      <w:tblPr/>
      <w:tcPr>
        <w:tcBorders>
          <w:top w:val="nil"/>
          <w:left w:val="nil"/>
          <w:bottom w:val="single" w:sz="12" w:space="0" w:color="70A426"/>
          <w:right w:val="nil"/>
          <w:insideH w:val="nil"/>
          <w:insideV w:val="nil"/>
          <w:tl2br w:val="nil"/>
          <w:tr2bl w:val="nil"/>
        </w:tcBorders>
      </w:tcPr>
    </w:tblStylePr>
    <w:tblStylePr w:type="firstCol">
      <w:rPr>
        <w:rFonts w:ascii="Arial" w:hAnsi="Arial"/>
        <w:b/>
        <w:sz w:val="16"/>
      </w:rPr>
    </w:tblStylePr>
    <w:tblStylePr w:type="band2Vert">
      <w:tblPr/>
      <w:tcPr>
        <w:tcBorders>
          <w:top w:val="nil"/>
          <w:left w:val="nil"/>
          <w:bottom w:val="nil"/>
          <w:right w:val="nil"/>
          <w:insideH w:val="nil"/>
          <w:insideV w:val="nil"/>
          <w:tl2br w:val="nil"/>
          <w:tr2bl w:val="nil"/>
        </w:tcBorders>
        <w:shd w:val="clear" w:color="auto" w:fill="D9C900"/>
      </w:tcPr>
    </w:tblStylePr>
  </w:style>
  <w:style w:type="table" w:customStyle="1" w:styleId="Kadastergroenevenrijen">
    <w:name w:val="Kadastergroen even rijen"/>
    <w:basedOn w:val="Kadastergroen"/>
    <w:rsid w:val="00796A16"/>
    <w:tblPr>
      <w:tblStyleRowBandSize w:val="1"/>
    </w:tblPr>
    <w:tblStylePr w:type="firstRow">
      <w:pPr>
        <w:wordWrap/>
        <w:spacing w:beforeLines="0" w:before="120" w:beforeAutospacing="0" w:afterLines="0" w:after="0" w:afterAutospacing="0" w:line="280" w:lineRule="atLeast"/>
      </w:pPr>
      <w:rPr>
        <w:rFonts w:ascii="Arial" w:hAnsi="Arial"/>
        <w:b/>
        <w:i w:val="0"/>
        <w:color w:val="70A426"/>
        <w:sz w:val="16"/>
      </w:rPr>
      <w:tblPr/>
      <w:tcPr>
        <w:tcBorders>
          <w:top w:val="single" w:sz="12" w:space="0" w:color="70A426"/>
          <w:left w:val="nil"/>
          <w:bottom w:val="single" w:sz="2" w:space="0" w:color="70A426"/>
          <w:right w:val="nil"/>
          <w:insideH w:val="nil"/>
          <w:insideV w:val="nil"/>
          <w:tl2br w:val="nil"/>
          <w:tr2bl w:val="nil"/>
        </w:tcBorders>
      </w:tcPr>
    </w:tblStylePr>
    <w:tblStylePr w:type="lastRow">
      <w:rPr>
        <w:rFonts w:ascii="Arial" w:hAnsi="Arial"/>
        <w:b w:val="0"/>
        <w:i w:val="0"/>
        <w:color w:val="auto"/>
        <w:sz w:val="18"/>
      </w:rPr>
      <w:tblPr/>
      <w:tcPr>
        <w:tcBorders>
          <w:top w:val="nil"/>
          <w:left w:val="nil"/>
          <w:bottom w:val="single" w:sz="12" w:space="0" w:color="70A426"/>
          <w:right w:val="nil"/>
          <w:insideH w:val="nil"/>
          <w:insideV w:val="nil"/>
          <w:tl2br w:val="nil"/>
          <w:tr2bl w:val="nil"/>
        </w:tcBorders>
      </w:tcPr>
    </w:tblStylePr>
    <w:tblStylePr w:type="firstCol">
      <w:rPr>
        <w:rFonts w:ascii="Arial" w:hAnsi="Arial"/>
        <w:b/>
        <w:sz w:val="16"/>
      </w:rPr>
    </w:tblStylePr>
    <w:tblStylePr w:type="band2Horz">
      <w:tblPr/>
      <w:tcPr>
        <w:tcBorders>
          <w:top w:val="nil"/>
          <w:left w:val="nil"/>
          <w:bottom w:val="nil"/>
          <w:right w:val="nil"/>
          <w:insideH w:val="nil"/>
          <w:insideV w:val="nil"/>
          <w:tl2br w:val="nil"/>
          <w:tr2bl w:val="nil"/>
        </w:tcBorders>
        <w:shd w:val="clear" w:color="auto" w:fill="D9C900"/>
      </w:tcPr>
    </w:tblStylePr>
  </w:style>
  <w:style w:type="table" w:customStyle="1" w:styleId="Kadastergroentotaalrij">
    <w:name w:val="Kadastergroen totaalrij"/>
    <w:basedOn w:val="Standaardtabel"/>
    <w:rsid w:val="00796A16"/>
    <w:pPr>
      <w:spacing w:before="120" w:after="60"/>
    </w:pPr>
    <w:rPr>
      <w:rFonts w:ascii="Arial" w:hAnsi="Arial"/>
      <w:sz w:val="18"/>
    </w:rPr>
    <w:tblPr>
      <w:tblBorders>
        <w:insideH w:val="single" w:sz="2" w:space="0" w:color="C0C0C0"/>
        <w:insideV w:val="single" w:sz="2" w:space="0" w:color="C0C0C0"/>
      </w:tblBorders>
    </w:tblPr>
    <w:tblStylePr w:type="firstRow">
      <w:pPr>
        <w:wordWrap/>
        <w:spacing w:beforeLines="0" w:before="120" w:beforeAutospacing="0" w:afterLines="0" w:after="0" w:afterAutospacing="0" w:line="280" w:lineRule="atLeast"/>
      </w:pPr>
      <w:rPr>
        <w:rFonts w:ascii="Arial" w:hAnsi="Arial"/>
        <w:b/>
        <w:color w:val="70A426"/>
        <w:sz w:val="16"/>
      </w:rPr>
      <w:tblPr/>
      <w:tcPr>
        <w:tcBorders>
          <w:top w:val="single" w:sz="12" w:space="0" w:color="70A426"/>
          <w:bottom w:val="single" w:sz="2" w:space="0" w:color="70A426"/>
          <w:insideV w:val="single" w:sz="2" w:space="0" w:color="C0C0C0"/>
        </w:tcBorders>
      </w:tcPr>
    </w:tblStylePr>
    <w:tblStylePr w:type="lastRow">
      <w:pPr>
        <w:wordWrap/>
        <w:spacing w:beforeLines="0" w:before="0" w:beforeAutospacing="0" w:afterLines="0" w:after="0" w:afterAutospacing="0" w:line="280" w:lineRule="atLeast"/>
        <w:contextualSpacing w:val="0"/>
      </w:pPr>
      <w:rPr>
        <w:rFonts w:ascii="Arial" w:hAnsi="Arial"/>
        <w:b/>
        <w:color w:val="70A426"/>
        <w:sz w:val="16"/>
      </w:rPr>
      <w:tblPr/>
      <w:tcPr>
        <w:tcBorders>
          <w:top w:val="single" w:sz="2" w:space="0" w:color="70A426"/>
          <w:left w:val="nil"/>
          <w:bottom w:val="single" w:sz="12" w:space="0" w:color="70A426"/>
          <w:right w:val="nil"/>
          <w:insideH w:val="nil"/>
          <w:insideV w:val="single" w:sz="2" w:space="0" w:color="C0C0C0"/>
          <w:tl2br w:val="nil"/>
          <w:tr2bl w:val="nil"/>
        </w:tcBorders>
      </w:tcPr>
    </w:tblStylePr>
  </w:style>
  <w:style w:type="table" w:customStyle="1" w:styleId="Kadasterrood">
    <w:name w:val="Kadasterrood"/>
    <w:basedOn w:val="Kadasterstandaardtabel"/>
    <w:rsid w:val="00FD60F8"/>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wordWrap/>
        <w:spacing w:beforeLines="0" w:before="120" w:beforeAutospacing="0" w:afterLines="0" w:after="0" w:afterAutospacing="0"/>
      </w:pPr>
      <w:rPr>
        <w:rFonts w:ascii="Arial" w:hAnsi="Arial"/>
        <w:b/>
        <w:color w:val="9C1722"/>
        <w:sz w:val="16"/>
      </w:rPr>
      <w:tblPr/>
      <w:tcPr>
        <w:tcBorders>
          <w:top w:val="single" w:sz="12" w:space="0" w:color="9C1722"/>
          <w:left w:val="nil"/>
          <w:bottom w:val="single" w:sz="2" w:space="0" w:color="9C1722"/>
          <w:right w:val="nil"/>
          <w:insideH w:val="nil"/>
          <w:insideV w:val="single" w:sz="2" w:space="0" w:color="C0C0C0"/>
          <w:tl2br w:val="nil"/>
          <w:tr2bl w:val="nil"/>
        </w:tcBorders>
      </w:tcPr>
    </w:tblStylePr>
    <w:tblStylePr w:type="lastRow">
      <w:tblPr/>
      <w:tcPr>
        <w:tcBorders>
          <w:bottom w:val="single" w:sz="12" w:space="0" w:color="9C1722"/>
        </w:tcBorders>
      </w:tcPr>
    </w:tblStylePr>
    <w:tblStylePr w:type="firstCol">
      <w:rPr>
        <w:rFonts w:ascii="Arial" w:hAnsi="Arial"/>
        <w:b/>
        <w:color w:val="9C1722"/>
        <w:sz w:val="16"/>
      </w:rPr>
    </w:tblStylePr>
    <w:tblStylePr w:type="lastCol">
      <w:rPr>
        <w:color w:val="FFFFFF"/>
      </w:rPr>
      <w:tblPr/>
      <w:tcPr>
        <w:shd w:val="clear" w:color="auto" w:fill="9C1722"/>
      </w:tcPr>
    </w:tblStylePr>
    <w:tblStylePr w:type="neCell">
      <w:rPr>
        <w:color w:val="FFFFFF"/>
      </w:rPr>
      <w:tblPr/>
      <w:tcPr>
        <w:tcBorders>
          <w:bottom w:val="nil"/>
        </w:tcBorders>
      </w:tcPr>
    </w:tblStylePr>
  </w:style>
  <w:style w:type="table" w:customStyle="1" w:styleId="Kadasterroodtotaalrij">
    <w:name w:val="Kadasterrood totaalrij"/>
    <w:basedOn w:val="Kadasterrood"/>
    <w:rsid w:val="00FD60F8"/>
    <w:tblPr/>
    <w:tblStylePr w:type="firstRow">
      <w:pPr>
        <w:wordWrap/>
        <w:spacing w:beforeLines="0" w:before="120" w:beforeAutospacing="0" w:afterLines="0" w:after="0" w:afterAutospacing="0"/>
      </w:pPr>
      <w:rPr>
        <w:rFonts w:ascii="Arial" w:hAnsi="Arial"/>
        <w:b/>
        <w:color w:val="9C1722"/>
        <w:sz w:val="16"/>
      </w:rPr>
      <w:tblPr/>
      <w:tcPr>
        <w:tcBorders>
          <w:top w:val="single" w:sz="12" w:space="0" w:color="9C1722"/>
          <w:left w:val="nil"/>
          <w:bottom w:val="single" w:sz="2" w:space="0" w:color="9C1722"/>
          <w:right w:val="nil"/>
          <w:insideH w:val="nil"/>
          <w:insideV w:val="nil"/>
          <w:tl2br w:val="nil"/>
          <w:tr2bl w:val="nil"/>
        </w:tcBorders>
      </w:tcPr>
    </w:tblStylePr>
    <w:tblStylePr w:type="lastRow">
      <w:pPr>
        <w:wordWrap/>
        <w:spacing w:beforeLines="0" w:before="0" w:beforeAutospacing="0" w:afterLines="0" w:after="0" w:afterAutospacing="0" w:line="240" w:lineRule="auto"/>
        <w:contextualSpacing w:val="0"/>
      </w:pPr>
      <w:tblPr/>
      <w:tcPr>
        <w:tcBorders>
          <w:top w:val="single" w:sz="2" w:space="0" w:color="9C1722"/>
          <w:bottom w:val="single" w:sz="12" w:space="0" w:color="9C1722"/>
        </w:tcBorders>
      </w:tcPr>
    </w:tblStylePr>
    <w:tblStylePr w:type="firstCol">
      <w:rPr>
        <w:rFonts w:ascii="Arial" w:hAnsi="Arial"/>
        <w:b/>
        <w:color w:val="9C1722"/>
        <w:sz w:val="16"/>
      </w:rPr>
    </w:tblStylePr>
    <w:tblStylePr w:type="lastCol">
      <w:rPr>
        <w:color w:val="FFFFFF"/>
      </w:rPr>
      <w:tblPr/>
      <w:tcPr>
        <w:shd w:val="clear" w:color="auto" w:fill="9C1722"/>
      </w:tcPr>
    </w:tblStylePr>
    <w:tblStylePr w:type="neCell">
      <w:rPr>
        <w:color w:val="FFFFFF"/>
      </w:rPr>
      <w:tblPr/>
      <w:tcPr>
        <w:tcBorders>
          <w:bottom w:val="nil"/>
        </w:tcBorders>
      </w:tcPr>
    </w:tblStylePr>
    <w:tblStylePr w:type="seCell">
      <w:tblPr/>
      <w:tcPr>
        <w:tcBorders>
          <w:top w:val="nil"/>
        </w:tcBorders>
      </w:tcPr>
    </w:tblStylePr>
  </w:style>
  <w:style w:type="table" w:customStyle="1" w:styleId="StandaardtabelKadaster">
    <w:name w:val="Standaardtabel Kadaster"/>
    <w:basedOn w:val="Standaardtabel"/>
    <w:rsid w:val="00581D12"/>
    <w:pPr>
      <w:spacing w:before="120" w:after="60"/>
    </w:pPr>
    <w:rPr>
      <w:rFonts w:ascii="Arial" w:hAnsi="Arial"/>
      <w:sz w:val="18"/>
    </w:rPr>
    <w:tblPr/>
    <w:tblStylePr w:type="firstRow">
      <w:rPr>
        <w:rFonts w:ascii="Arial" w:hAnsi="Arial"/>
        <w:b/>
        <w:sz w:val="16"/>
      </w:rPr>
    </w:tblStylePr>
  </w:style>
  <w:style w:type="paragraph" w:customStyle="1" w:styleId="Auteur">
    <w:name w:val="Auteur"/>
    <w:basedOn w:val="Standaard"/>
    <w:rsid w:val="008066EB"/>
    <w:pPr>
      <w:framePr w:hSpace="142" w:wrap="around" w:vAnchor="page" w:hAnchor="margin" w:y="625"/>
    </w:pPr>
  </w:style>
  <w:style w:type="character" w:customStyle="1" w:styleId="Ondertitel1">
    <w:name w:val="Ondertitel1"/>
    <w:rsid w:val="00F2446B"/>
    <w:rPr>
      <w:rFonts w:ascii="Arial" w:hAnsi="Arial"/>
      <w:b/>
      <w:color w:val="007EA9"/>
      <w:sz w:val="22"/>
    </w:rPr>
  </w:style>
  <w:style w:type="paragraph" w:customStyle="1" w:styleId="BriefRef">
    <w:name w:val="BriefRef"/>
    <w:basedOn w:val="Standaard"/>
    <w:link w:val="BriefRefChar"/>
    <w:qFormat/>
    <w:rsid w:val="009F2F69"/>
    <w:pPr>
      <w:spacing w:line="140" w:lineRule="exact"/>
    </w:pPr>
    <w:rPr>
      <w:caps/>
      <w:color w:val="858585"/>
      <w:sz w:val="12"/>
    </w:rPr>
  </w:style>
  <w:style w:type="character" w:customStyle="1" w:styleId="BriefRefChar">
    <w:name w:val="BriefRef Char"/>
    <w:basedOn w:val="Standaardalinea-lettertype"/>
    <w:link w:val="BriefRef"/>
    <w:rsid w:val="009F2F69"/>
    <w:rPr>
      <w:rFonts w:ascii="Arial" w:hAnsi="Arial"/>
      <w:caps/>
      <w:snapToGrid w:val="0"/>
      <w:color w:val="858585"/>
      <w:kern w:val="28"/>
      <w:sz w:val="12"/>
      <w:lang w:val="nl-NL"/>
    </w:rPr>
  </w:style>
  <w:style w:type="paragraph" w:customStyle="1" w:styleId="Subtitel">
    <w:name w:val="Subtitel"/>
    <w:basedOn w:val="Ondertitel"/>
    <w:link w:val="SubtitelChar"/>
    <w:qFormat/>
    <w:rsid w:val="007B4960"/>
    <w:pPr>
      <w:framePr w:wrap="around" w:vAnchor="margin" w:hAnchor="page" w:x="2269"/>
    </w:pPr>
    <w:rPr>
      <w:lang w:val="nl-NL"/>
    </w:rPr>
  </w:style>
  <w:style w:type="character" w:customStyle="1" w:styleId="KoptekstChar">
    <w:name w:val="Koptekst Char"/>
    <w:basedOn w:val="Standaardalinea-lettertype"/>
    <w:link w:val="Koptekst"/>
    <w:rsid w:val="007B4960"/>
    <w:rPr>
      <w:rFonts w:ascii="Arial" w:hAnsi="Arial"/>
      <w:bCs/>
      <w:snapToGrid w:val="0"/>
      <w:kern w:val="28"/>
      <w:lang w:val="nl-NL"/>
    </w:rPr>
  </w:style>
  <w:style w:type="character" w:customStyle="1" w:styleId="OndertitelChar">
    <w:name w:val="Ondertitel Char"/>
    <w:basedOn w:val="KoptekstChar"/>
    <w:link w:val="Ondertitel"/>
    <w:rsid w:val="007B4960"/>
    <w:rPr>
      <w:rFonts w:ascii="Arial" w:hAnsi="Arial"/>
      <w:b/>
      <w:bCs/>
      <w:snapToGrid w:val="0"/>
      <w:color w:val="007EA9"/>
      <w:kern w:val="28"/>
      <w:lang w:val="es-ES_tradnl"/>
    </w:rPr>
  </w:style>
  <w:style w:type="character" w:customStyle="1" w:styleId="SubtitelChar">
    <w:name w:val="Subtitel Char"/>
    <w:basedOn w:val="OndertitelChar"/>
    <w:link w:val="Subtitel"/>
    <w:rsid w:val="007B4960"/>
    <w:rPr>
      <w:rFonts w:ascii="Arial" w:hAnsi="Arial"/>
      <w:b/>
      <w:bCs/>
      <w:snapToGrid w:val="0"/>
      <w:color w:val="007EA9"/>
      <w:kern w:val="28"/>
      <w:lang w:val="nl-NL"/>
    </w:rPr>
  </w:style>
  <w:style w:type="paragraph" w:customStyle="1" w:styleId="Bijlage">
    <w:name w:val="Bijlage"/>
    <w:basedOn w:val="Standaard"/>
    <w:next w:val="Standaard"/>
    <w:link w:val="BijlageChar"/>
    <w:qFormat/>
    <w:rsid w:val="00092921"/>
    <w:pPr>
      <w:numPr>
        <w:numId w:val="35"/>
      </w:numPr>
      <w:tabs>
        <w:tab w:val="left" w:pos="1021"/>
      </w:tabs>
    </w:pPr>
    <w:rPr>
      <w:b/>
      <w:sz w:val="20"/>
      <w:lang w:val="nl"/>
    </w:rPr>
  </w:style>
  <w:style w:type="character" w:customStyle="1" w:styleId="BijlageChar">
    <w:name w:val="Bijlage Char"/>
    <w:basedOn w:val="Standaardalinea-lettertype"/>
    <w:link w:val="Bijlage"/>
    <w:rsid w:val="00092921"/>
    <w:rPr>
      <w:rFonts w:ascii="Arial" w:hAnsi="Arial"/>
      <w:b/>
      <w:snapToGrid w:val="0"/>
      <w:kern w:val="28"/>
      <w:lang w:val="nl"/>
    </w:rPr>
  </w:style>
  <w:style w:type="character" w:customStyle="1" w:styleId="Kop1Char">
    <w:name w:val="Kop 1 Char"/>
    <w:basedOn w:val="Standaardalinea-lettertype"/>
    <w:link w:val="Kop1"/>
    <w:rsid w:val="00A1300A"/>
    <w:rPr>
      <w:rFonts w:ascii="Arial" w:hAnsi="Arial"/>
      <w:b/>
      <w:bCs/>
      <w:snapToGrid w:val="0"/>
      <w:kern w:val="28"/>
      <w:lang w:val="nl"/>
    </w:rPr>
  </w:style>
  <w:style w:type="character" w:customStyle="1" w:styleId="Kop2Char">
    <w:name w:val="Kop 2 Char"/>
    <w:basedOn w:val="Standaardalinea-lettertype"/>
    <w:link w:val="Kop2"/>
    <w:rsid w:val="00A1300A"/>
    <w:rPr>
      <w:rFonts w:ascii="Arial" w:hAnsi="Arial"/>
      <w:b/>
      <w:snapToGrid w:val="0"/>
      <w:kern w:val="28"/>
      <w:sz w:val="18"/>
      <w:lang w:val="nl"/>
    </w:rPr>
  </w:style>
  <w:style w:type="character" w:customStyle="1" w:styleId="Kop3Char">
    <w:name w:val="Kop 3 Char"/>
    <w:basedOn w:val="Standaardalinea-lettertype"/>
    <w:link w:val="Kop3"/>
    <w:rsid w:val="00AE77B5"/>
    <w:rPr>
      <w:rFonts w:ascii="Arial" w:hAnsi="Arial"/>
      <w:bCs/>
      <w:snapToGrid w:val="0"/>
      <w:kern w:val="28"/>
      <w:sz w:val="18"/>
      <w:szCs w:val="26"/>
      <w:lang w:val="nl"/>
    </w:rPr>
  </w:style>
  <w:style w:type="paragraph" w:styleId="Lijstalinea">
    <w:name w:val="List Paragraph"/>
    <w:basedOn w:val="Standaard"/>
    <w:uiPriority w:val="34"/>
    <w:qFormat/>
    <w:rsid w:val="00AC74B8"/>
    <w:pPr>
      <w:widowControl w:val="0"/>
      <w:snapToGrid w:val="0"/>
      <w:spacing w:line="240" w:lineRule="auto"/>
      <w:ind w:left="720"/>
      <w:contextualSpacing/>
    </w:pPr>
    <w:rPr>
      <w:rFonts w:ascii="Courier New" w:hAnsi="Courier New"/>
      <w:snapToGrid/>
      <w:kern w:val="0"/>
      <w:sz w:val="24"/>
      <w:lang w:eastAsia="nl-NL"/>
    </w:rPr>
  </w:style>
  <w:style w:type="character" w:styleId="Verwijzingopmerking">
    <w:name w:val="annotation reference"/>
    <w:basedOn w:val="Standaardalinea-lettertype"/>
    <w:uiPriority w:val="99"/>
    <w:unhideWhenUsed/>
    <w:rsid w:val="00CF10A6"/>
    <w:rPr>
      <w:sz w:val="16"/>
      <w:szCs w:val="16"/>
    </w:rPr>
  </w:style>
  <w:style w:type="paragraph" w:styleId="Tekstopmerking">
    <w:name w:val="annotation text"/>
    <w:basedOn w:val="Standaard"/>
    <w:link w:val="TekstopmerkingChar"/>
    <w:uiPriority w:val="99"/>
    <w:unhideWhenUsed/>
    <w:rsid w:val="00CF10A6"/>
    <w:pPr>
      <w:widowControl w:val="0"/>
      <w:snapToGrid w:val="0"/>
      <w:spacing w:line="240" w:lineRule="auto"/>
    </w:pPr>
    <w:rPr>
      <w:rFonts w:ascii="Courier New" w:hAnsi="Courier New"/>
      <w:snapToGrid/>
      <w:kern w:val="0"/>
      <w:sz w:val="20"/>
      <w:lang w:eastAsia="nl-NL"/>
    </w:rPr>
  </w:style>
  <w:style w:type="character" w:customStyle="1" w:styleId="TekstopmerkingChar">
    <w:name w:val="Tekst opmerking Char"/>
    <w:basedOn w:val="Standaardalinea-lettertype"/>
    <w:link w:val="Tekstopmerking"/>
    <w:uiPriority w:val="99"/>
    <w:rsid w:val="00CF10A6"/>
    <w:rPr>
      <w:rFonts w:ascii="Courier New" w:hAnsi="Courier New"/>
      <w:lang w:val="nl-NL" w:eastAsia="nl-NL"/>
    </w:rPr>
  </w:style>
  <w:style w:type="paragraph" w:styleId="Revisie">
    <w:name w:val="Revision"/>
    <w:hidden/>
    <w:uiPriority w:val="99"/>
    <w:semiHidden/>
    <w:rsid w:val="00F15DC5"/>
    <w:rPr>
      <w:rFonts w:ascii="Arial" w:hAnsi="Arial"/>
      <w:snapToGrid w:val="0"/>
      <w:kern w:val="28"/>
      <w:sz w:val="18"/>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emf"/><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XP_Sys\Huisstijl\Sjablonen\Rapport.dot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2E2C2384C349543963A2073EF438932" ma:contentTypeVersion="8" ma:contentTypeDescription="Een nieuw document maken." ma:contentTypeScope="" ma:versionID="4d23d5bc3a94cfe371cf7b7d7d42703e">
  <xsd:schema xmlns:xsd="http://www.w3.org/2001/XMLSchema" xmlns:xs="http://www.w3.org/2001/XMLSchema" xmlns:p="http://schemas.microsoft.com/office/2006/metadata/properties" xmlns:ns2="f29ce940-6454-41f2-9408-424cb451ee9e" xmlns:ns3="c8d1ea5a-d4fc-45b6-8212-11b2dc676b62" targetNamespace="http://schemas.microsoft.com/office/2006/metadata/properties" ma:root="true" ma:fieldsID="2700679c87cece134cd79b4f0c90732f" ns2:_="" ns3:_="">
    <xsd:import namespace="f29ce940-6454-41f2-9408-424cb451ee9e"/>
    <xsd:import namespace="c8d1ea5a-d4fc-45b6-8212-11b2dc676b6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ce940-6454-41f2-9408-424cb451ee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d1ea5a-d4fc-45b6-8212-11b2dc676b62"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A16296-C8F1-4FEE-971F-83FE3993CF4C}">
  <ds:schemaRefs>
    <ds:schemaRef ds:uri="http://schemas.microsoft.com/sharepoint/v3/contenttype/forms"/>
  </ds:schemaRefs>
</ds:datastoreItem>
</file>

<file path=customXml/itemProps2.xml><?xml version="1.0" encoding="utf-8"?>
<ds:datastoreItem xmlns:ds="http://schemas.openxmlformats.org/officeDocument/2006/customXml" ds:itemID="{FABEC470-BD01-46DD-B483-F73931E26A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A45CF24-0288-4325-A308-278537852F13}">
  <ds:schemaRefs>
    <ds:schemaRef ds:uri="http://schemas.openxmlformats.org/officeDocument/2006/bibliography"/>
  </ds:schemaRefs>
</ds:datastoreItem>
</file>

<file path=customXml/itemProps4.xml><?xml version="1.0" encoding="utf-8"?>
<ds:datastoreItem xmlns:ds="http://schemas.openxmlformats.org/officeDocument/2006/customXml" ds:itemID="{E3CE7A7D-2451-4A78-8A2F-ECB1CD6268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ce940-6454-41f2-9408-424cb451ee9e"/>
    <ds:schemaRef ds:uri="c8d1ea5a-d4fc-45b6-8212-11b2dc676b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Rapport.dotm</Template>
  <TotalTime>181</TotalTime>
  <Pages>22</Pages>
  <Words>3631</Words>
  <Characters>19972</Characters>
  <Application>Microsoft Office Word</Application>
  <DocSecurity>0</DocSecurity>
  <Lines>166</Lines>
  <Paragraphs>47</Paragraphs>
  <ScaleCrop>false</ScaleCrop>
  <HeadingPairs>
    <vt:vector size="2" baseType="variant">
      <vt:variant>
        <vt:lpstr>Titel</vt:lpstr>
      </vt:variant>
      <vt:variant>
        <vt:i4>1</vt:i4>
      </vt:variant>
    </vt:vector>
  </HeadingPairs>
  <TitlesOfParts>
    <vt:vector size="1" baseType="lpstr">
      <vt:lpstr>Rapport</vt:lpstr>
    </vt:vector>
  </TitlesOfParts>
  <Company/>
  <LinksUpToDate>false</LinksUpToDate>
  <CharactersWithSpaces>23556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subject/>
  <dc:creator>Groot, Karina de</dc:creator>
  <cp:keywords/>
  <dc:description>Het rapport is geschikt voor grote documenten.</dc:description>
  <cp:lastModifiedBy>Groot, Karina de</cp:lastModifiedBy>
  <cp:revision>13</cp:revision>
  <cp:lastPrinted>2002-05-17T10:09:00Z</cp:lastPrinted>
  <dcterms:created xsi:type="dcterms:W3CDTF">2025-12-02T10:22:00Z</dcterms:created>
  <dcterms:modified xsi:type="dcterms:W3CDTF">2025-12-02T13:58:00Z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0x01010012E2C2384C349543963A2073EF438932</vt:lpwstr>
  </property>
  <property fmtid="{D5CDD505-2E9C-101B-9397-08002B2CF9AE}" pid="3" name="propVersie">
    <vt:lpwstr>2.0</vt:lpwstr>
  </property>
  <property fmtid="{D5CDD505-2E9C-101B-9397-08002B2CF9AE}" pid="4" name="propDatum">
    <vt:lpwstr>2 december 2025</vt:lpwstr>
  </property>
  <property fmtid="{D5CDD505-2E9C-101B-9397-08002B2CF9AE}" pid="5" name="propBijlage">
    <vt:lpwstr>Nee</vt:lpwstr>
  </property>
  <property fmtid="{D5CDD505-2E9C-101B-9397-08002B2CF9AE}" pid="6" name="propAfbeelding">
    <vt:lpwstr>Zichtbaar</vt:lpwstr>
  </property>
</Properties>
</file>