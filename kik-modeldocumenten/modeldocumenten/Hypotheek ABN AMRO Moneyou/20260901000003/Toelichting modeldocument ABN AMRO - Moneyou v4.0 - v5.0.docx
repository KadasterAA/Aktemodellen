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625"/>
        <w:tblW w:w="8859" w:type="dxa"/>
        <w:tblCellMar>
          <w:left w:w="0" w:type="dxa"/>
          <w:right w:w="70" w:type="dxa"/>
        </w:tblCellMar>
        <w:tblLook w:val="0000" w:firstRow="0" w:lastRow="0" w:firstColumn="0" w:lastColumn="0" w:noHBand="0" w:noVBand="0"/>
      </w:tblPr>
      <w:tblGrid>
        <w:gridCol w:w="5173"/>
        <w:gridCol w:w="3686"/>
      </w:tblGrid>
      <w:tr w:rsidR="000C6EA6" w:rsidRPr="005860AF" w14:paraId="5FC3FD75" w14:textId="77777777" w:rsidTr="00395834">
        <w:trPr>
          <w:gridAfter w:val="1"/>
          <w:wAfter w:w="3686" w:type="dxa"/>
        </w:trPr>
        <w:tc>
          <w:tcPr>
            <w:tcW w:w="5173" w:type="dxa"/>
          </w:tcPr>
          <w:p w14:paraId="759B3EC5" w14:textId="77777777" w:rsidR="000C6EA6" w:rsidRPr="005860AF" w:rsidRDefault="000C6EA6" w:rsidP="00F50B27">
            <w:pPr>
              <w:pStyle w:val="Alinea"/>
              <w:tabs>
                <w:tab w:val="left" w:pos="1200"/>
                <w:tab w:val="center" w:pos="2516"/>
              </w:tabs>
            </w:pPr>
            <w:r>
              <w:tab/>
            </w:r>
            <w:r w:rsidR="00F50B27">
              <w:tab/>
            </w:r>
          </w:p>
        </w:tc>
      </w:tr>
      <w:tr w:rsidR="000C6EA6" w:rsidRPr="005860AF" w14:paraId="1DE43A6F" w14:textId="77777777" w:rsidTr="00395834">
        <w:trPr>
          <w:gridAfter w:val="1"/>
          <w:wAfter w:w="3686" w:type="dxa"/>
        </w:trPr>
        <w:tc>
          <w:tcPr>
            <w:tcW w:w="5173" w:type="dxa"/>
          </w:tcPr>
          <w:p w14:paraId="7CDF4EF0" w14:textId="77777777" w:rsidR="000C6EA6" w:rsidRPr="005860AF" w:rsidRDefault="000C6EA6" w:rsidP="00AC6D05"/>
        </w:tc>
      </w:tr>
      <w:tr w:rsidR="000C6EA6" w:rsidRPr="007600A4" w14:paraId="11433DCC" w14:textId="77777777" w:rsidTr="00395834">
        <w:trPr>
          <w:gridAfter w:val="1"/>
          <w:wAfter w:w="3686" w:type="dxa"/>
        </w:trPr>
        <w:tc>
          <w:tcPr>
            <w:tcW w:w="5173" w:type="dxa"/>
          </w:tcPr>
          <w:p w14:paraId="57A287DE" w14:textId="142DE835" w:rsidR="000C6EA6" w:rsidRPr="00BF7D37" w:rsidRDefault="00BF7D37" w:rsidP="00AC6D05">
            <w:pPr>
              <w:pStyle w:val="Eenheid"/>
              <w:rPr>
                <w:color w:val="00387D"/>
              </w:rPr>
            </w:pPr>
            <w:bookmarkStart w:id="0" w:name="bmDirectie"/>
            <w:bookmarkEnd w:id="0"/>
            <w:r w:rsidRPr="007A102A">
              <w:rPr>
                <w:rStyle w:val="Ondertitel1"/>
              </w:rPr>
              <w:t>Directie Beheer en Ontwikkeling Informatietechnologie (BOI)</w:t>
            </w:r>
          </w:p>
        </w:tc>
      </w:tr>
      <w:tr w:rsidR="000C6EA6" w:rsidRPr="005860AF" w14:paraId="1AFE8164" w14:textId="77777777" w:rsidTr="00395834">
        <w:trPr>
          <w:gridAfter w:val="1"/>
          <w:wAfter w:w="3686" w:type="dxa"/>
        </w:trPr>
        <w:tc>
          <w:tcPr>
            <w:tcW w:w="5173" w:type="dxa"/>
          </w:tcPr>
          <w:p w14:paraId="5BA66F09" w14:textId="56908EA0" w:rsidR="000C6EA6" w:rsidRPr="00D86589" w:rsidRDefault="000C6EA6" w:rsidP="00AC6D05">
            <w:pPr>
              <w:pStyle w:val="Afdeling"/>
              <w:rPr>
                <w:color w:val="00387D"/>
                <w:lang w:val="nl-NL"/>
              </w:rPr>
            </w:pPr>
            <w:bookmarkStart w:id="1" w:name="bmAfdeling"/>
            <w:bookmarkEnd w:id="1"/>
          </w:p>
        </w:tc>
      </w:tr>
      <w:tr w:rsidR="000C6EA6" w:rsidRPr="005860AF" w14:paraId="683E75BF" w14:textId="77777777" w:rsidTr="00395834">
        <w:trPr>
          <w:gridAfter w:val="1"/>
          <w:wAfter w:w="3686" w:type="dxa"/>
        </w:trPr>
        <w:tc>
          <w:tcPr>
            <w:tcW w:w="5173" w:type="dxa"/>
          </w:tcPr>
          <w:p w14:paraId="30B699FE" w14:textId="77777777" w:rsidR="000C6EA6" w:rsidRPr="005860AF" w:rsidRDefault="000C6EA6" w:rsidP="00AC6D05">
            <w:pPr>
              <w:spacing w:before="90"/>
              <w:rPr>
                <w:sz w:val="14"/>
              </w:rPr>
            </w:pPr>
          </w:p>
        </w:tc>
      </w:tr>
      <w:tr w:rsidR="000C6EA6" w:rsidRPr="005860AF" w14:paraId="62000F4F" w14:textId="77777777" w:rsidTr="00395834">
        <w:trPr>
          <w:gridAfter w:val="1"/>
          <w:wAfter w:w="3686" w:type="dxa"/>
          <w:trHeight w:val="3804"/>
        </w:trPr>
        <w:tc>
          <w:tcPr>
            <w:tcW w:w="5173" w:type="dxa"/>
            <w:vAlign w:val="bottom"/>
          </w:tcPr>
          <w:p w14:paraId="3F37FD60" w14:textId="77777777" w:rsidR="000C6EA6" w:rsidRPr="005860AF" w:rsidRDefault="000C6EA6" w:rsidP="00AC6D05">
            <w:pPr>
              <w:pStyle w:val="Vertrouwelijk"/>
              <w:framePr w:wrap="auto" w:vAnchor="margin" w:hAnchor="text" w:xAlign="left" w:yAlign="inline"/>
              <w:spacing w:before="200" w:line="240" w:lineRule="auto"/>
            </w:pPr>
            <w:bookmarkStart w:id="2" w:name="bmVertrouwelijk"/>
            <w:bookmarkEnd w:id="2"/>
          </w:p>
        </w:tc>
      </w:tr>
      <w:tr w:rsidR="000C6EA6" w:rsidRPr="005860AF" w14:paraId="4E159740" w14:textId="77777777" w:rsidTr="00395834">
        <w:trPr>
          <w:gridAfter w:val="1"/>
          <w:wAfter w:w="3686" w:type="dxa"/>
          <w:trHeight w:val="135"/>
        </w:trPr>
        <w:tc>
          <w:tcPr>
            <w:tcW w:w="5173" w:type="dxa"/>
          </w:tcPr>
          <w:p w14:paraId="375835D2" w14:textId="2C9D31F0" w:rsidR="000C6EA6" w:rsidRPr="00AC6FF1" w:rsidRDefault="000C6EA6" w:rsidP="00AC6D05">
            <w:pPr>
              <w:spacing w:before="90"/>
              <w:rPr>
                <w:color w:val="003366"/>
                <w:sz w:val="20"/>
              </w:rPr>
            </w:pPr>
          </w:p>
        </w:tc>
      </w:tr>
      <w:tr w:rsidR="000C6EA6" w:rsidRPr="005860AF" w14:paraId="2E242EC6" w14:textId="77777777" w:rsidTr="00395834">
        <w:trPr>
          <w:gridAfter w:val="1"/>
          <w:wAfter w:w="3686" w:type="dxa"/>
          <w:trHeight w:val="181"/>
        </w:trPr>
        <w:tc>
          <w:tcPr>
            <w:tcW w:w="5173" w:type="dxa"/>
          </w:tcPr>
          <w:p w14:paraId="2D58438C" w14:textId="77777777" w:rsidR="000C6EA6" w:rsidRPr="005860AF" w:rsidRDefault="000C6EA6" w:rsidP="00AC6D05"/>
        </w:tc>
      </w:tr>
      <w:bookmarkStart w:id="3" w:name="bmTitel"/>
      <w:bookmarkStart w:id="4" w:name="bmStartpunt"/>
      <w:bookmarkEnd w:id="3"/>
      <w:bookmarkEnd w:id="4"/>
      <w:tr w:rsidR="000C6EA6" w:rsidRPr="009A24DD" w14:paraId="0751F8F0" w14:textId="77777777" w:rsidTr="00395834">
        <w:trPr>
          <w:gridAfter w:val="1"/>
          <w:wAfter w:w="3686" w:type="dxa"/>
        </w:trPr>
        <w:tc>
          <w:tcPr>
            <w:tcW w:w="5173" w:type="dxa"/>
          </w:tcPr>
          <w:p w14:paraId="3D231E66" w14:textId="64B36C69" w:rsidR="000C6EA6" w:rsidRPr="009A24DD" w:rsidRDefault="00C929EC" w:rsidP="00AC6D05">
            <w:pPr>
              <w:pStyle w:val="Titel"/>
              <w:rPr>
                <w:color w:val="00387D"/>
              </w:rPr>
            </w:pPr>
            <w:r>
              <w:rPr>
                <w:color w:val="00387D"/>
              </w:rPr>
              <w:fldChar w:fldCharType="begin">
                <w:ffData>
                  <w:name w:val="Projectnaam"/>
                  <w:enabled/>
                  <w:calcOnExit/>
                  <w:textInput>
                    <w:default w:val="Toelichting Modeldocument ABN AMRO - MoneYou"/>
                  </w:textInput>
                </w:ffData>
              </w:fldChar>
            </w:r>
            <w:bookmarkStart w:id="5" w:name="Projectnaam"/>
            <w:r>
              <w:rPr>
                <w:color w:val="00387D"/>
              </w:rPr>
              <w:instrText xml:space="preserve"> FORMTEXT </w:instrText>
            </w:r>
            <w:r>
              <w:rPr>
                <w:color w:val="00387D"/>
              </w:rPr>
            </w:r>
            <w:r>
              <w:rPr>
                <w:color w:val="00387D"/>
              </w:rPr>
              <w:fldChar w:fldCharType="separate"/>
            </w:r>
            <w:r w:rsidR="004942B6">
              <w:rPr>
                <w:noProof/>
                <w:color w:val="00387D"/>
              </w:rPr>
              <w:t>Toelichting Modeldocument ABN AMRO - Mone</w:t>
            </w:r>
            <w:r w:rsidR="00F64B4D">
              <w:rPr>
                <w:noProof/>
                <w:color w:val="00387D"/>
              </w:rPr>
              <w:t>y</w:t>
            </w:r>
            <w:r w:rsidR="004942B6">
              <w:rPr>
                <w:noProof/>
                <w:color w:val="00387D"/>
              </w:rPr>
              <w:t>ou</w:t>
            </w:r>
            <w:r>
              <w:rPr>
                <w:color w:val="00387D"/>
              </w:rPr>
              <w:fldChar w:fldCharType="end"/>
            </w:r>
            <w:bookmarkEnd w:id="5"/>
            <w:r w:rsidR="00BF7D37">
              <w:rPr>
                <w:color w:val="00387D"/>
              </w:rPr>
              <w:t xml:space="preserve"> v4.0</w:t>
            </w:r>
          </w:p>
        </w:tc>
      </w:tr>
      <w:tr w:rsidR="000C6EA6" w:rsidRPr="005860AF" w14:paraId="01137EF8" w14:textId="77777777" w:rsidTr="00395834">
        <w:trPr>
          <w:gridAfter w:val="1"/>
          <w:wAfter w:w="3686" w:type="dxa"/>
          <w:trHeight w:val="268"/>
        </w:trPr>
        <w:tc>
          <w:tcPr>
            <w:tcW w:w="5173" w:type="dxa"/>
          </w:tcPr>
          <w:p w14:paraId="6EC7C668" w14:textId="77777777" w:rsidR="000C6EA6" w:rsidRPr="005860AF" w:rsidRDefault="000C6EA6" w:rsidP="00AC6D05"/>
        </w:tc>
      </w:tr>
      <w:tr w:rsidR="000C6EA6" w:rsidRPr="0017477D" w14:paraId="1F2E8310" w14:textId="77777777" w:rsidTr="00395834">
        <w:trPr>
          <w:gridAfter w:val="1"/>
          <w:wAfter w:w="3686" w:type="dxa"/>
          <w:cantSplit/>
          <w:trHeight w:hRule="exact" w:val="275"/>
        </w:trPr>
        <w:tc>
          <w:tcPr>
            <w:tcW w:w="5173" w:type="dxa"/>
            <w:vAlign w:val="bottom"/>
          </w:tcPr>
          <w:p w14:paraId="63FA94E2" w14:textId="77777777" w:rsidR="000C6EA6" w:rsidRPr="009A24DD" w:rsidRDefault="000C6EA6" w:rsidP="00AC6D05">
            <w:pPr>
              <w:pStyle w:val="Ondertitel"/>
              <w:rPr>
                <w:color w:val="00387D"/>
              </w:rPr>
            </w:pPr>
            <w:bookmarkStart w:id="6" w:name="bmSubtitel"/>
            <w:bookmarkEnd w:id="6"/>
          </w:p>
        </w:tc>
      </w:tr>
      <w:tr w:rsidR="000C6EA6" w:rsidRPr="00AB3493" w14:paraId="3E7CE1EC" w14:textId="77777777" w:rsidTr="00395834">
        <w:trPr>
          <w:gridAfter w:val="1"/>
          <w:wAfter w:w="3686" w:type="dxa"/>
          <w:cantSplit/>
          <w:trHeight w:hRule="exact" w:val="804"/>
        </w:trPr>
        <w:tc>
          <w:tcPr>
            <w:tcW w:w="5173" w:type="dxa"/>
            <w:vAlign w:val="bottom"/>
          </w:tcPr>
          <w:p w14:paraId="5666BD66" w14:textId="77777777" w:rsidR="000C6EA6" w:rsidRPr="00AB3493" w:rsidRDefault="000C6EA6" w:rsidP="00AC6D05"/>
        </w:tc>
      </w:tr>
      <w:tr w:rsidR="000C6EA6" w:rsidRPr="005860AF" w14:paraId="46115088" w14:textId="77777777" w:rsidTr="00395834">
        <w:trPr>
          <w:gridAfter w:val="1"/>
          <w:wAfter w:w="3686" w:type="dxa"/>
          <w:cantSplit/>
        </w:trPr>
        <w:tc>
          <w:tcPr>
            <w:tcW w:w="5173" w:type="dxa"/>
            <w:vAlign w:val="bottom"/>
          </w:tcPr>
          <w:p w14:paraId="57F3FBD7" w14:textId="77777777" w:rsidR="000C6EA6" w:rsidRPr="005860AF" w:rsidRDefault="000C6EA6" w:rsidP="00AC6D05">
            <w:pPr>
              <w:pStyle w:val="tussenkopje"/>
              <w:rPr>
                <w:lang w:val="nl-NL"/>
              </w:rPr>
            </w:pPr>
            <w:r w:rsidRPr="005860AF">
              <w:rPr>
                <w:lang w:val="nl-NL"/>
              </w:rPr>
              <w:t>Versie</w:t>
            </w:r>
          </w:p>
        </w:tc>
      </w:tr>
      <w:tr w:rsidR="000C6EA6" w:rsidRPr="005860AF" w14:paraId="5E173E23" w14:textId="77777777" w:rsidTr="00395834">
        <w:trPr>
          <w:gridAfter w:val="1"/>
          <w:wAfter w:w="3686" w:type="dxa"/>
          <w:cantSplit/>
        </w:trPr>
        <w:tc>
          <w:tcPr>
            <w:tcW w:w="5173" w:type="dxa"/>
            <w:vAlign w:val="bottom"/>
          </w:tcPr>
          <w:p w14:paraId="214B3AB0" w14:textId="6A5A3E5B" w:rsidR="000C6EA6" w:rsidRPr="005860AF" w:rsidRDefault="00BF7D37" w:rsidP="00AC6D05">
            <w:pPr>
              <w:pStyle w:val="Voettekst"/>
              <w:tabs>
                <w:tab w:val="clear" w:pos="4536"/>
                <w:tab w:val="clear" w:pos="9072"/>
              </w:tabs>
            </w:pPr>
            <w:ins w:id="7" w:author="Groot, Karina de" w:date="2026-09-08T10:07:00Z" w16du:dateUtc="2026-09-08T08:07:00Z">
              <w:r>
                <w:t>5</w:t>
              </w:r>
            </w:ins>
            <w:del w:id="8" w:author="Groot, Karina de" w:date="2026-09-08T10:07:00Z" w16du:dateUtc="2026-09-08T08:07:00Z">
              <w:r w:rsidR="00EC359C" w:rsidDel="00BF7D37">
                <w:delText>4</w:delText>
              </w:r>
            </w:del>
            <w:r w:rsidR="00EC359C">
              <w:t>.0</w:t>
            </w:r>
          </w:p>
        </w:tc>
      </w:tr>
      <w:tr w:rsidR="000C6EA6" w:rsidRPr="005860AF" w14:paraId="6F7AAF04" w14:textId="77777777" w:rsidTr="00395834">
        <w:trPr>
          <w:gridAfter w:val="1"/>
          <w:wAfter w:w="3686" w:type="dxa"/>
          <w:cantSplit/>
        </w:trPr>
        <w:tc>
          <w:tcPr>
            <w:tcW w:w="5173" w:type="dxa"/>
            <w:vAlign w:val="bottom"/>
          </w:tcPr>
          <w:p w14:paraId="3CB7BA81" w14:textId="77777777" w:rsidR="000C6EA6" w:rsidRPr="005860AF" w:rsidRDefault="000C6EA6" w:rsidP="00AC6D05">
            <w:pPr>
              <w:pStyle w:val="tussenkopje"/>
              <w:rPr>
                <w:lang w:val="nl-NL"/>
              </w:rPr>
            </w:pPr>
          </w:p>
        </w:tc>
      </w:tr>
      <w:tr w:rsidR="000C6EA6" w:rsidRPr="005860AF" w14:paraId="1EDD2028" w14:textId="77777777" w:rsidTr="00395834">
        <w:trPr>
          <w:gridAfter w:val="1"/>
          <w:wAfter w:w="3686" w:type="dxa"/>
          <w:cantSplit/>
        </w:trPr>
        <w:tc>
          <w:tcPr>
            <w:tcW w:w="5173" w:type="dxa"/>
            <w:vAlign w:val="bottom"/>
          </w:tcPr>
          <w:p w14:paraId="50992995" w14:textId="77777777" w:rsidR="000C6EA6" w:rsidRPr="005860AF" w:rsidRDefault="000C6EA6" w:rsidP="00AC6D05">
            <w:bookmarkStart w:id="9" w:name="bmAuteurs"/>
            <w:bookmarkEnd w:id="9"/>
          </w:p>
        </w:tc>
      </w:tr>
      <w:tr w:rsidR="000C6EA6" w:rsidRPr="005860AF" w14:paraId="17DA565A" w14:textId="77777777" w:rsidTr="00395834">
        <w:trPr>
          <w:cantSplit/>
          <w:trHeight w:hRule="exact" w:val="246"/>
        </w:trPr>
        <w:tc>
          <w:tcPr>
            <w:tcW w:w="8859" w:type="dxa"/>
            <w:gridSpan w:val="2"/>
            <w:vAlign w:val="bottom"/>
          </w:tcPr>
          <w:p w14:paraId="24276F02" w14:textId="77777777" w:rsidR="000C6EA6" w:rsidRPr="005860AF" w:rsidRDefault="000C6EA6" w:rsidP="00AC6D05"/>
        </w:tc>
      </w:tr>
    </w:tbl>
    <w:p w14:paraId="2E2F7E22" w14:textId="77777777" w:rsidR="000C6EA6" w:rsidRDefault="000C6EA6" w:rsidP="000C6EA6"/>
    <w:p w14:paraId="6F06A41B" w14:textId="77777777" w:rsidR="000C6EA6" w:rsidRDefault="000C6EA6" w:rsidP="000C6EA6">
      <w:pPr>
        <w:pStyle w:val="Koptekst"/>
        <w:tabs>
          <w:tab w:val="clear" w:pos="4536"/>
          <w:tab w:val="clear" w:pos="9072"/>
        </w:tabs>
      </w:pPr>
    </w:p>
    <w:tbl>
      <w:tblPr>
        <w:tblW w:w="5173" w:type="dxa"/>
        <w:tblCellMar>
          <w:left w:w="0" w:type="dxa"/>
          <w:right w:w="70" w:type="dxa"/>
        </w:tblCellMar>
        <w:tblLook w:val="0000" w:firstRow="0" w:lastRow="0" w:firstColumn="0" w:lastColumn="0" w:noHBand="0" w:noVBand="0"/>
      </w:tblPr>
      <w:tblGrid>
        <w:gridCol w:w="5173"/>
      </w:tblGrid>
      <w:tr w:rsidR="000C6EA6" w:rsidRPr="005860AF" w14:paraId="67EF7DCC" w14:textId="77777777" w:rsidTr="00395834">
        <w:trPr>
          <w:cantSplit/>
        </w:trPr>
        <w:tc>
          <w:tcPr>
            <w:tcW w:w="5173" w:type="dxa"/>
            <w:vAlign w:val="bottom"/>
          </w:tcPr>
          <w:p w14:paraId="6CD2A421" w14:textId="77777777" w:rsidR="000C6EA6" w:rsidRPr="002D63D8" w:rsidRDefault="000C6EA6" w:rsidP="00B933F4">
            <w:pPr>
              <w:pStyle w:val="kopje"/>
              <w:pageBreakBefore/>
              <w:rPr>
                <w:b w:val="0"/>
                <w:bCs/>
                <w:sz w:val="16"/>
                <w:szCs w:val="16"/>
              </w:rPr>
            </w:pPr>
            <w:r w:rsidRPr="002D63D8">
              <w:rPr>
                <w:sz w:val="16"/>
                <w:szCs w:val="16"/>
              </w:rPr>
              <w:lastRenderedPageBreak/>
              <w:br w:type="page"/>
            </w:r>
            <w:r w:rsidRPr="002D63D8">
              <w:rPr>
                <w:sz w:val="16"/>
                <w:szCs w:val="16"/>
              </w:rPr>
              <w:br w:type="page"/>
            </w:r>
            <w:r w:rsidRPr="009A24DD">
              <w:rPr>
                <w:color w:val="00387D"/>
              </w:rPr>
              <w:t>Versiehistorie</w:t>
            </w:r>
          </w:p>
        </w:tc>
      </w:tr>
    </w:tbl>
    <w:p w14:paraId="69B9E608" w14:textId="77777777" w:rsidR="000C6EA6" w:rsidRPr="005860AF" w:rsidRDefault="000C6EA6" w:rsidP="000C6EA6">
      <w:pPr>
        <w:keepNext/>
        <w:spacing w:line="14" w:lineRule="exact"/>
      </w:pPr>
    </w:p>
    <w:tbl>
      <w:tblPr>
        <w:tblW w:w="9609" w:type="dxa"/>
        <w:tblCellMar>
          <w:left w:w="0" w:type="dxa"/>
          <w:right w:w="70" w:type="dxa"/>
        </w:tblCellMar>
        <w:tblLook w:val="0000" w:firstRow="0" w:lastRow="0" w:firstColumn="0" w:lastColumn="0" w:noHBand="0" w:noVBand="0"/>
      </w:tblPr>
      <w:tblGrid>
        <w:gridCol w:w="1346"/>
        <w:gridCol w:w="709"/>
        <w:gridCol w:w="2155"/>
        <w:gridCol w:w="5399"/>
      </w:tblGrid>
      <w:tr w:rsidR="000C6EA6" w:rsidRPr="00132A32" w14:paraId="220624B7" w14:textId="77777777" w:rsidTr="00395834">
        <w:trPr>
          <w:cantSplit/>
          <w:trHeight w:hRule="exact" w:val="281"/>
          <w:tblHeader/>
        </w:trPr>
        <w:tc>
          <w:tcPr>
            <w:tcW w:w="1346" w:type="dxa"/>
            <w:vAlign w:val="bottom"/>
          </w:tcPr>
          <w:p w14:paraId="1BBAA277"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Datum</w:t>
            </w:r>
          </w:p>
        </w:tc>
        <w:tc>
          <w:tcPr>
            <w:tcW w:w="709" w:type="dxa"/>
            <w:vAlign w:val="bottom"/>
          </w:tcPr>
          <w:p w14:paraId="61F775BC"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Versie</w:t>
            </w:r>
          </w:p>
        </w:tc>
        <w:tc>
          <w:tcPr>
            <w:tcW w:w="2155" w:type="dxa"/>
            <w:vAlign w:val="bottom"/>
          </w:tcPr>
          <w:p w14:paraId="6D6CAA93"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Auteur</w:t>
            </w:r>
          </w:p>
        </w:tc>
        <w:tc>
          <w:tcPr>
            <w:tcW w:w="5399" w:type="dxa"/>
            <w:vAlign w:val="bottom"/>
          </w:tcPr>
          <w:p w14:paraId="7CD8BE36" w14:textId="77777777" w:rsidR="000C6EA6" w:rsidRPr="00132A32" w:rsidRDefault="000C6EA6" w:rsidP="00AC6D05">
            <w:pPr>
              <w:pStyle w:val="tussenkopje"/>
              <w:spacing w:before="0"/>
              <w:rPr>
                <w:b/>
                <w:color w:val="003366"/>
                <w:sz w:val="16"/>
                <w:szCs w:val="16"/>
                <w:lang w:val="nl-NL"/>
              </w:rPr>
            </w:pPr>
            <w:r w:rsidRPr="00132A32">
              <w:rPr>
                <w:b/>
                <w:color w:val="003366"/>
                <w:sz w:val="16"/>
                <w:szCs w:val="16"/>
                <w:lang w:val="nl-NL"/>
              </w:rPr>
              <w:t>Beschrijving</w:t>
            </w:r>
          </w:p>
        </w:tc>
      </w:tr>
      <w:tr w:rsidR="0033687C" w:rsidRPr="002F1A9C" w14:paraId="7D08AB2D" w14:textId="77777777" w:rsidTr="00395834">
        <w:trPr>
          <w:cantSplit/>
        </w:trPr>
        <w:tc>
          <w:tcPr>
            <w:tcW w:w="1346" w:type="dxa"/>
          </w:tcPr>
          <w:p w14:paraId="60BB4723" w14:textId="77777777" w:rsidR="0033687C" w:rsidRPr="002F1A9C" w:rsidRDefault="0033687C" w:rsidP="00E81EB7">
            <w:pPr>
              <w:rPr>
                <w:rStyle w:val="Datumopmaakprofiel"/>
                <w:sz w:val="16"/>
                <w:szCs w:val="16"/>
              </w:rPr>
            </w:pPr>
            <w:r w:rsidRPr="002F1A9C">
              <w:rPr>
                <w:rStyle w:val="Datumopmaakprofiel"/>
                <w:sz w:val="16"/>
                <w:szCs w:val="16"/>
              </w:rPr>
              <w:t>22-02-2012</w:t>
            </w:r>
          </w:p>
        </w:tc>
        <w:tc>
          <w:tcPr>
            <w:tcW w:w="709" w:type="dxa"/>
          </w:tcPr>
          <w:p w14:paraId="0BA4EE92" w14:textId="77777777" w:rsidR="0033687C" w:rsidRPr="002F1A9C" w:rsidRDefault="0033687C" w:rsidP="00E81EB7">
            <w:pPr>
              <w:rPr>
                <w:rStyle w:val="Versie0"/>
                <w:sz w:val="16"/>
                <w:szCs w:val="16"/>
              </w:rPr>
            </w:pPr>
            <w:r w:rsidRPr="002F1A9C">
              <w:rPr>
                <w:rStyle w:val="Versie0"/>
                <w:sz w:val="16"/>
                <w:szCs w:val="16"/>
              </w:rPr>
              <w:t>2.5</w:t>
            </w:r>
          </w:p>
        </w:tc>
        <w:tc>
          <w:tcPr>
            <w:tcW w:w="2155" w:type="dxa"/>
          </w:tcPr>
          <w:p w14:paraId="51611D3F" w14:textId="77777777" w:rsidR="0033687C" w:rsidRPr="002F1A9C" w:rsidRDefault="0033687C" w:rsidP="00E81EB7">
            <w:pPr>
              <w:rPr>
                <w:sz w:val="16"/>
                <w:szCs w:val="16"/>
              </w:rPr>
            </w:pPr>
            <w:r w:rsidRPr="002F1A9C">
              <w:rPr>
                <w:sz w:val="16"/>
                <w:szCs w:val="16"/>
                <w:lang w:val="en-US"/>
              </w:rPr>
              <w:t>Kadaster ICT/AA/IE</w:t>
            </w:r>
          </w:p>
        </w:tc>
        <w:tc>
          <w:tcPr>
            <w:tcW w:w="5399" w:type="dxa"/>
          </w:tcPr>
          <w:p w14:paraId="15ABDB4C" w14:textId="77777777" w:rsidR="0033687C" w:rsidRPr="002F1A9C" w:rsidRDefault="0033687C" w:rsidP="00E81EB7">
            <w:pPr>
              <w:rPr>
                <w:sz w:val="16"/>
                <w:szCs w:val="16"/>
              </w:rPr>
            </w:pPr>
            <w:r w:rsidRPr="002F1A9C">
              <w:rPr>
                <w:sz w:val="16"/>
                <w:szCs w:val="16"/>
              </w:rPr>
              <w:t>Modeldocument v1.8: CH-42607 Nieuwe versies tekstblokken Partij (niet) natuurlijk persoon, geen wijziging in toelichting.</w:t>
            </w:r>
          </w:p>
        </w:tc>
      </w:tr>
      <w:tr w:rsidR="00FB1A70" w:rsidRPr="002F1A9C" w14:paraId="330C456B" w14:textId="77777777" w:rsidTr="00395834">
        <w:trPr>
          <w:cantSplit/>
        </w:trPr>
        <w:tc>
          <w:tcPr>
            <w:tcW w:w="1346" w:type="dxa"/>
          </w:tcPr>
          <w:p w14:paraId="509BE2DF" w14:textId="77777777" w:rsidR="00FB1A70" w:rsidRPr="002F1A9C" w:rsidRDefault="00FB1A70" w:rsidP="00E81EB7">
            <w:pPr>
              <w:rPr>
                <w:rStyle w:val="Datumopmaakprofiel"/>
                <w:sz w:val="16"/>
                <w:szCs w:val="16"/>
              </w:rPr>
            </w:pPr>
            <w:r w:rsidRPr="002F1A9C">
              <w:rPr>
                <w:rStyle w:val="Datumopmaakprofiel"/>
                <w:sz w:val="16"/>
                <w:szCs w:val="16"/>
              </w:rPr>
              <w:t>28-03-2012</w:t>
            </w:r>
          </w:p>
        </w:tc>
        <w:tc>
          <w:tcPr>
            <w:tcW w:w="709" w:type="dxa"/>
          </w:tcPr>
          <w:p w14:paraId="075B52DE" w14:textId="77777777" w:rsidR="00FB1A70" w:rsidRPr="002F1A9C" w:rsidRDefault="00FB1A70" w:rsidP="00E81EB7">
            <w:pPr>
              <w:rPr>
                <w:rStyle w:val="Versie0"/>
                <w:sz w:val="16"/>
                <w:szCs w:val="16"/>
              </w:rPr>
            </w:pPr>
            <w:r w:rsidRPr="002F1A9C">
              <w:rPr>
                <w:rStyle w:val="Versie0"/>
                <w:sz w:val="16"/>
                <w:szCs w:val="16"/>
              </w:rPr>
              <w:t>2.6</w:t>
            </w:r>
          </w:p>
        </w:tc>
        <w:tc>
          <w:tcPr>
            <w:tcW w:w="2155" w:type="dxa"/>
          </w:tcPr>
          <w:p w14:paraId="5586B78F" w14:textId="77777777" w:rsidR="00FB1A70" w:rsidRPr="002F1A9C" w:rsidRDefault="00FB1A70" w:rsidP="00E81EB7">
            <w:pPr>
              <w:rPr>
                <w:sz w:val="16"/>
                <w:szCs w:val="16"/>
                <w:lang w:val="en-US"/>
              </w:rPr>
            </w:pPr>
            <w:r w:rsidRPr="002F1A9C">
              <w:rPr>
                <w:sz w:val="16"/>
                <w:szCs w:val="16"/>
                <w:lang w:val="en-US"/>
              </w:rPr>
              <w:t>Kadaster ICT/AA/IE</w:t>
            </w:r>
          </w:p>
        </w:tc>
        <w:tc>
          <w:tcPr>
            <w:tcW w:w="5399" w:type="dxa"/>
          </w:tcPr>
          <w:p w14:paraId="2C3CC989" w14:textId="77777777" w:rsidR="00FB1A70" w:rsidRPr="002F1A9C" w:rsidRDefault="00FB1A70" w:rsidP="00E81EB7">
            <w:pPr>
              <w:rPr>
                <w:sz w:val="16"/>
                <w:szCs w:val="16"/>
              </w:rPr>
            </w:pPr>
            <w:r w:rsidRPr="002F1A9C">
              <w:rPr>
                <w:sz w:val="16"/>
                <w:szCs w:val="16"/>
              </w:rPr>
              <w:t>CH-41687 nieuw modeldocument v1.9</w:t>
            </w:r>
          </w:p>
        </w:tc>
      </w:tr>
      <w:tr w:rsidR="00EE0010" w:rsidRPr="002F1A9C" w14:paraId="28D08FA8" w14:textId="77777777" w:rsidTr="00395834">
        <w:trPr>
          <w:cantSplit/>
        </w:trPr>
        <w:tc>
          <w:tcPr>
            <w:tcW w:w="1346" w:type="dxa"/>
          </w:tcPr>
          <w:p w14:paraId="78CFD9A2" w14:textId="77777777" w:rsidR="00EE0010" w:rsidRPr="002F1A9C" w:rsidRDefault="000F617C" w:rsidP="00E81EB7">
            <w:pPr>
              <w:rPr>
                <w:rStyle w:val="Datumopmaakprofiel"/>
                <w:sz w:val="16"/>
                <w:szCs w:val="16"/>
              </w:rPr>
            </w:pPr>
            <w:r w:rsidRPr="002F1A9C">
              <w:rPr>
                <w:rStyle w:val="Datumopmaakprofiel"/>
                <w:sz w:val="16"/>
                <w:szCs w:val="16"/>
              </w:rPr>
              <w:t>0</w:t>
            </w:r>
            <w:r w:rsidR="00EE0010" w:rsidRPr="002F1A9C">
              <w:rPr>
                <w:rStyle w:val="Datumopmaakprofiel"/>
                <w:sz w:val="16"/>
                <w:szCs w:val="16"/>
              </w:rPr>
              <w:t>6-</w:t>
            </w:r>
            <w:r w:rsidRPr="002F1A9C">
              <w:rPr>
                <w:rStyle w:val="Datumopmaakprofiel"/>
                <w:sz w:val="16"/>
                <w:szCs w:val="16"/>
              </w:rPr>
              <w:t>0</w:t>
            </w:r>
            <w:r w:rsidR="00EE0010" w:rsidRPr="002F1A9C">
              <w:rPr>
                <w:rStyle w:val="Datumopmaakprofiel"/>
                <w:sz w:val="16"/>
                <w:szCs w:val="16"/>
              </w:rPr>
              <w:t>4-2012</w:t>
            </w:r>
          </w:p>
        </w:tc>
        <w:tc>
          <w:tcPr>
            <w:tcW w:w="709" w:type="dxa"/>
          </w:tcPr>
          <w:p w14:paraId="58DD0BCB" w14:textId="77777777" w:rsidR="00EE0010" w:rsidRPr="002F1A9C" w:rsidRDefault="00EE0010" w:rsidP="00E81EB7">
            <w:pPr>
              <w:rPr>
                <w:rStyle w:val="Versie0"/>
                <w:sz w:val="16"/>
                <w:szCs w:val="16"/>
              </w:rPr>
            </w:pPr>
            <w:r w:rsidRPr="002F1A9C">
              <w:rPr>
                <w:rStyle w:val="Versie0"/>
                <w:sz w:val="16"/>
                <w:szCs w:val="16"/>
              </w:rPr>
              <w:t>2.7</w:t>
            </w:r>
          </w:p>
        </w:tc>
        <w:tc>
          <w:tcPr>
            <w:tcW w:w="2155" w:type="dxa"/>
          </w:tcPr>
          <w:p w14:paraId="331A52F9" w14:textId="77777777" w:rsidR="00EE0010" w:rsidRPr="002F1A9C" w:rsidRDefault="00EE0010" w:rsidP="00E81EB7">
            <w:pPr>
              <w:rPr>
                <w:sz w:val="16"/>
                <w:szCs w:val="16"/>
                <w:lang w:val="en-US"/>
              </w:rPr>
            </w:pPr>
            <w:r w:rsidRPr="002F1A9C">
              <w:rPr>
                <w:sz w:val="16"/>
                <w:szCs w:val="16"/>
                <w:lang w:val="en-US"/>
              </w:rPr>
              <w:t>Kadaster ICT/AA/IE</w:t>
            </w:r>
          </w:p>
        </w:tc>
        <w:tc>
          <w:tcPr>
            <w:tcW w:w="5399" w:type="dxa"/>
          </w:tcPr>
          <w:p w14:paraId="13EDE756" w14:textId="77777777" w:rsidR="00EE0010" w:rsidRPr="002F1A9C" w:rsidRDefault="00EE0010" w:rsidP="00E81EB7">
            <w:pPr>
              <w:rPr>
                <w:sz w:val="16"/>
                <w:szCs w:val="16"/>
              </w:rPr>
            </w:pPr>
            <w:r w:rsidRPr="002F1A9C">
              <w:rPr>
                <w:sz w:val="16"/>
                <w:szCs w:val="16"/>
              </w:rPr>
              <w:t>Modeldocument v2.0 + CH-43722</w:t>
            </w:r>
          </w:p>
        </w:tc>
      </w:tr>
      <w:tr w:rsidR="00040299" w:rsidRPr="002F1A9C" w14:paraId="4303C905" w14:textId="77777777" w:rsidTr="00395834">
        <w:trPr>
          <w:cantSplit/>
        </w:trPr>
        <w:tc>
          <w:tcPr>
            <w:tcW w:w="1346" w:type="dxa"/>
          </w:tcPr>
          <w:p w14:paraId="6423E976" w14:textId="77777777" w:rsidR="00040299" w:rsidRPr="002F1A9C" w:rsidRDefault="00040299" w:rsidP="00E81EB7">
            <w:pPr>
              <w:rPr>
                <w:rStyle w:val="Datumopmaakprofiel"/>
                <w:sz w:val="16"/>
                <w:szCs w:val="16"/>
              </w:rPr>
            </w:pPr>
            <w:r w:rsidRPr="002F1A9C">
              <w:rPr>
                <w:rStyle w:val="Datumopmaakprofiel"/>
                <w:sz w:val="16"/>
                <w:szCs w:val="16"/>
              </w:rPr>
              <w:t>25-</w:t>
            </w:r>
            <w:r w:rsidR="000F617C" w:rsidRPr="002F1A9C">
              <w:rPr>
                <w:rStyle w:val="Datumopmaakprofiel"/>
                <w:sz w:val="16"/>
                <w:szCs w:val="16"/>
              </w:rPr>
              <w:t>0</w:t>
            </w:r>
            <w:r w:rsidRPr="002F1A9C">
              <w:rPr>
                <w:rStyle w:val="Datumopmaakprofiel"/>
                <w:sz w:val="16"/>
                <w:szCs w:val="16"/>
              </w:rPr>
              <w:t>4-2012</w:t>
            </w:r>
          </w:p>
        </w:tc>
        <w:tc>
          <w:tcPr>
            <w:tcW w:w="709" w:type="dxa"/>
          </w:tcPr>
          <w:p w14:paraId="50C02E01" w14:textId="77777777" w:rsidR="00040299" w:rsidRPr="002F1A9C" w:rsidRDefault="00040299" w:rsidP="00E81EB7">
            <w:pPr>
              <w:rPr>
                <w:rStyle w:val="Versie0"/>
                <w:sz w:val="16"/>
                <w:szCs w:val="16"/>
              </w:rPr>
            </w:pPr>
            <w:r w:rsidRPr="002F1A9C">
              <w:rPr>
                <w:rStyle w:val="Versie0"/>
                <w:sz w:val="16"/>
                <w:szCs w:val="16"/>
              </w:rPr>
              <w:t>2.8</w:t>
            </w:r>
          </w:p>
        </w:tc>
        <w:tc>
          <w:tcPr>
            <w:tcW w:w="2155" w:type="dxa"/>
          </w:tcPr>
          <w:p w14:paraId="77B1C9E8" w14:textId="77777777" w:rsidR="00040299" w:rsidRPr="002F1A9C" w:rsidRDefault="00040299" w:rsidP="00E81EB7">
            <w:pPr>
              <w:rPr>
                <w:sz w:val="16"/>
                <w:szCs w:val="16"/>
                <w:lang w:val="en-US"/>
              </w:rPr>
            </w:pPr>
            <w:r w:rsidRPr="002F1A9C">
              <w:rPr>
                <w:sz w:val="16"/>
                <w:szCs w:val="16"/>
                <w:lang w:val="en-US"/>
              </w:rPr>
              <w:t>Kadaster ICT/AA/IE</w:t>
            </w:r>
          </w:p>
        </w:tc>
        <w:tc>
          <w:tcPr>
            <w:tcW w:w="5399" w:type="dxa"/>
          </w:tcPr>
          <w:p w14:paraId="7A9BB88C" w14:textId="77777777" w:rsidR="00040299" w:rsidRPr="002F1A9C" w:rsidRDefault="00040299" w:rsidP="00E81EB7">
            <w:pPr>
              <w:rPr>
                <w:sz w:val="16"/>
                <w:szCs w:val="16"/>
              </w:rPr>
            </w:pPr>
            <w:r w:rsidRPr="002F1A9C">
              <w:rPr>
                <w:sz w:val="16"/>
                <w:szCs w:val="16"/>
              </w:rPr>
              <w:t>N.a.v. bevinding AA-109</w:t>
            </w:r>
          </w:p>
        </w:tc>
      </w:tr>
      <w:tr w:rsidR="000F617C" w:rsidRPr="002F1A9C" w14:paraId="60526505" w14:textId="77777777" w:rsidTr="00395834">
        <w:trPr>
          <w:cantSplit/>
        </w:trPr>
        <w:tc>
          <w:tcPr>
            <w:tcW w:w="1346" w:type="dxa"/>
          </w:tcPr>
          <w:p w14:paraId="0343AFE5" w14:textId="77777777" w:rsidR="000F617C" w:rsidRPr="002F1A9C" w:rsidRDefault="00351FBE" w:rsidP="00E81EB7">
            <w:pPr>
              <w:rPr>
                <w:rStyle w:val="Datumopmaakprofiel"/>
                <w:sz w:val="16"/>
                <w:szCs w:val="16"/>
              </w:rPr>
            </w:pPr>
            <w:r w:rsidRPr="002F1A9C">
              <w:rPr>
                <w:rStyle w:val="Datumopmaakprofiel"/>
                <w:sz w:val="16"/>
                <w:szCs w:val="16"/>
              </w:rPr>
              <w:t>03</w:t>
            </w:r>
            <w:r w:rsidR="000F617C" w:rsidRPr="002F1A9C">
              <w:rPr>
                <w:rStyle w:val="Datumopmaakprofiel"/>
                <w:sz w:val="16"/>
                <w:szCs w:val="16"/>
              </w:rPr>
              <w:t>-0</w:t>
            </w:r>
            <w:r w:rsidR="00900DC6" w:rsidRPr="002F1A9C">
              <w:rPr>
                <w:rStyle w:val="Datumopmaakprofiel"/>
                <w:sz w:val="16"/>
                <w:szCs w:val="16"/>
              </w:rPr>
              <w:t>7</w:t>
            </w:r>
            <w:r w:rsidR="000F617C" w:rsidRPr="002F1A9C">
              <w:rPr>
                <w:rStyle w:val="Datumopmaakprofiel"/>
                <w:sz w:val="16"/>
                <w:szCs w:val="16"/>
              </w:rPr>
              <w:t>-2013</w:t>
            </w:r>
          </w:p>
        </w:tc>
        <w:tc>
          <w:tcPr>
            <w:tcW w:w="709" w:type="dxa"/>
          </w:tcPr>
          <w:p w14:paraId="56BF86F5" w14:textId="77777777" w:rsidR="000F617C" w:rsidRPr="002F1A9C" w:rsidRDefault="000F617C" w:rsidP="00E81EB7">
            <w:pPr>
              <w:rPr>
                <w:rStyle w:val="Versie0"/>
                <w:sz w:val="16"/>
                <w:szCs w:val="16"/>
              </w:rPr>
            </w:pPr>
            <w:r w:rsidRPr="002F1A9C">
              <w:rPr>
                <w:rStyle w:val="Versie0"/>
                <w:sz w:val="16"/>
                <w:szCs w:val="16"/>
              </w:rPr>
              <w:t>2.9</w:t>
            </w:r>
          </w:p>
        </w:tc>
        <w:tc>
          <w:tcPr>
            <w:tcW w:w="2155" w:type="dxa"/>
          </w:tcPr>
          <w:p w14:paraId="0CA949A3" w14:textId="77777777" w:rsidR="000F617C" w:rsidRPr="002F1A9C" w:rsidRDefault="000F617C" w:rsidP="00E81EB7">
            <w:pPr>
              <w:rPr>
                <w:sz w:val="16"/>
                <w:szCs w:val="16"/>
                <w:lang w:val="en-US"/>
              </w:rPr>
            </w:pPr>
            <w:r w:rsidRPr="002F1A9C">
              <w:rPr>
                <w:sz w:val="16"/>
                <w:szCs w:val="16"/>
                <w:lang w:val="en-US"/>
              </w:rPr>
              <w:t>Kadaster IT/RZ/AA/IE</w:t>
            </w:r>
          </w:p>
        </w:tc>
        <w:tc>
          <w:tcPr>
            <w:tcW w:w="5399" w:type="dxa"/>
          </w:tcPr>
          <w:p w14:paraId="557ABA85" w14:textId="77777777" w:rsidR="000F617C" w:rsidRPr="002F1A9C" w:rsidRDefault="000F617C" w:rsidP="00E81EB7">
            <w:pPr>
              <w:rPr>
                <w:sz w:val="16"/>
                <w:szCs w:val="16"/>
              </w:rPr>
            </w:pPr>
            <w:r w:rsidRPr="002F1A9C">
              <w:rPr>
                <w:sz w:val="16"/>
                <w:szCs w:val="16"/>
              </w:rPr>
              <w:t>RFC-49884/50035 Modeldoc v2.1, ";" na overbrhypotheek vervangen door "."</w:t>
            </w:r>
          </w:p>
        </w:tc>
      </w:tr>
      <w:tr w:rsidR="004C4E3C" w:rsidRPr="002F1A9C" w14:paraId="6AA72C8C" w14:textId="77777777" w:rsidTr="00395834">
        <w:trPr>
          <w:cantSplit/>
        </w:trPr>
        <w:tc>
          <w:tcPr>
            <w:tcW w:w="1346" w:type="dxa"/>
          </w:tcPr>
          <w:p w14:paraId="53FA4F73" w14:textId="77777777" w:rsidR="004C4E3C" w:rsidRPr="002F1A9C" w:rsidRDefault="008D4043" w:rsidP="00E81EB7">
            <w:pPr>
              <w:rPr>
                <w:rStyle w:val="Datumopmaakprofiel"/>
                <w:sz w:val="16"/>
                <w:szCs w:val="16"/>
              </w:rPr>
            </w:pPr>
            <w:r w:rsidRPr="002F1A9C">
              <w:rPr>
                <w:rStyle w:val="Datumopmaakprofiel"/>
                <w:sz w:val="16"/>
                <w:szCs w:val="16"/>
              </w:rPr>
              <w:t>08</w:t>
            </w:r>
            <w:r w:rsidR="004C4E3C" w:rsidRPr="002F1A9C">
              <w:rPr>
                <w:rStyle w:val="Datumopmaakprofiel"/>
                <w:sz w:val="16"/>
                <w:szCs w:val="16"/>
              </w:rPr>
              <w:t>-</w:t>
            </w:r>
            <w:r w:rsidRPr="002F1A9C">
              <w:rPr>
                <w:rStyle w:val="Datumopmaakprofiel"/>
                <w:sz w:val="16"/>
                <w:szCs w:val="16"/>
              </w:rPr>
              <w:t>11</w:t>
            </w:r>
            <w:r w:rsidR="004C4E3C" w:rsidRPr="002F1A9C">
              <w:rPr>
                <w:rStyle w:val="Datumopmaakprofiel"/>
                <w:sz w:val="16"/>
                <w:szCs w:val="16"/>
              </w:rPr>
              <w:t>-2013</w:t>
            </w:r>
          </w:p>
        </w:tc>
        <w:tc>
          <w:tcPr>
            <w:tcW w:w="709" w:type="dxa"/>
          </w:tcPr>
          <w:p w14:paraId="44C6D86D" w14:textId="77777777" w:rsidR="004C4E3C" w:rsidRPr="002F1A9C" w:rsidRDefault="004C4E3C" w:rsidP="00E81EB7">
            <w:pPr>
              <w:rPr>
                <w:rStyle w:val="Versie0"/>
                <w:sz w:val="16"/>
                <w:szCs w:val="16"/>
              </w:rPr>
            </w:pPr>
            <w:r w:rsidRPr="002F1A9C">
              <w:rPr>
                <w:rStyle w:val="Versie0"/>
                <w:sz w:val="16"/>
                <w:szCs w:val="16"/>
              </w:rPr>
              <w:t>3.0</w:t>
            </w:r>
          </w:p>
        </w:tc>
        <w:tc>
          <w:tcPr>
            <w:tcW w:w="2155" w:type="dxa"/>
          </w:tcPr>
          <w:p w14:paraId="1B69ABC9" w14:textId="77777777" w:rsidR="004C4E3C" w:rsidRPr="002F1A9C" w:rsidRDefault="004C4E3C" w:rsidP="00E81EB7">
            <w:pPr>
              <w:rPr>
                <w:sz w:val="16"/>
                <w:szCs w:val="16"/>
                <w:lang w:val="en-US"/>
              </w:rPr>
            </w:pPr>
            <w:r w:rsidRPr="002F1A9C">
              <w:rPr>
                <w:sz w:val="16"/>
                <w:szCs w:val="16"/>
                <w:lang w:val="en-US"/>
              </w:rPr>
              <w:t>Kadaster IT/RZ/AA/IE</w:t>
            </w:r>
          </w:p>
        </w:tc>
        <w:tc>
          <w:tcPr>
            <w:tcW w:w="5399" w:type="dxa"/>
          </w:tcPr>
          <w:p w14:paraId="3FEFFDDC" w14:textId="77777777" w:rsidR="004817BB" w:rsidRDefault="004C4E3C" w:rsidP="00E81EB7">
            <w:pPr>
              <w:rPr>
                <w:sz w:val="16"/>
                <w:szCs w:val="16"/>
              </w:rPr>
            </w:pPr>
            <w:r w:rsidRPr="002F1A9C">
              <w:rPr>
                <w:sz w:val="16"/>
                <w:szCs w:val="16"/>
              </w:rPr>
              <w:t>RFC-50035</w:t>
            </w:r>
            <w:r w:rsidR="008D4043" w:rsidRPr="002F1A9C">
              <w:rPr>
                <w:sz w:val="16"/>
                <w:szCs w:val="16"/>
              </w:rPr>
              <w:t xml:space="preserve"> Modeldoc v2.2</w:t>
            </w:r>
            <w:r w:rsidRPr="002F1A9C">
              <w:rPr>
                <w:sz w:val="16"/>
                <w:szCs w:val="16"/>
              </w:rPr>
              <w:t xml:space="preserve">: </w:t>
            </w:r>
          </w:p>
          <w:p w14:paraId="74EAB178" w14:textId="77777777" w:rsidR="004C4E3C" w:rsidRPr="002F1A9C" w:rsidRDefault="004817BB" w:rsidP="00E81EB7">
            <w:pPr>
              <w:rPr>
                <w:sz w:val="16"/>
                <w:szCs w:val="16"/>
              </w:rPr>
            </w:pPr>
            <w:r>
              <w:rPr>
                <w:sz w:val="16"/>
                <w:szCs w:val="16"/>
              </w:rPr>
              <w:t>- t</w:t>
            </w:r>
            <w:r w:rsidR="004C4E3C" w:rsidRPr="002F1A9C">
              <w:rPr>
                <w:sz w:val="16"/>
                <w:szCs w:val="16"/>
              </w:rPr>
              <w:t xml:space="preserve">oelichting nummering partijen en personen (§ </w:t>
            </w:r>
            <w:r w:rsidR="004C4E3C" w:rsidRPr="002F1A9C">
              <w:rPr>
                <w:sz w:val="16"/>
                <w:szCs w:val="16"/>
              </w:rPr>
              <w:fldChar w:fldCharType="begin"/>
            </w:r>
            <w:r w:rsidR="004C4E3C" w:rsidRPr="002F1A9C">
              <w:rPr>
                <w:sz w:val="16"/>
                <w:szCs w:val="16"/>
              </w:rPr>
              <w:instrText xml:space="preserve"> REF _Ref363637650 \r \h </w:instrText>
            </w:r>
            <w:r w:rsidR="002F1A9C">
              <w:rPr>
                <w:sz w:val="16"/>
                <w:szCs w:val="16"/>
              </w:rPr>
              <w:instrText xml:space="preserve"> \* MERGEFORMAT </w:instrText>
            </w:r>
            <w:r w:rsidR="004C4E3C" w:rsidRPr="002F1A9C">
              <w:rPr>
                <w:sz w:val="16"/>
                <w:szCs w:val="16"/>
              </w:rPr>
            </w:r>
            <w:r w:rsidR="004C4E3C" w:rsidRPr="002F1A9C">
              <w:rPr>
                <w:sz w:val="16"/>
                <w:szCs w:val="16"/>
              </w:rPr>
              <w:fldChar w:fldCharType="separate"/>
            </w:r>
            <w:r w:rsidR="004942B6">
              <w:rPr>
                <w:sz w:val="16"/>
                <w:szCs w:val="16"/>
              </w:rPr>
              <w:t>2.4</w:t>
            </w:r>
            <w:r w:rsidR="004C4E3C" w:rsidRPr="002F1A9C">
              <w:rPr>
                <w:sz w:val="16"/>
                <w:szCs w:val="16"/>
              </w:rPr>
              <w:fldChar w:fldCharType="end"/>
            </w:r>
            <w:r w:rsidR="004C4E3C" w:rsidRPr="002F1A9C">
              <w:rPr>
                <w:sz w:val="16"/>
                <w:szCs w:val="16"/>
              </w:rPr>
              <w:t>) aangepast</w:t>
            </w:r>
          </w:p>
        </w:tc>
      </w:tr>
      <w:tr w:rsidR="002F1A9C" w:rsidRPr="002F1A9C" w14:paraId="65897427" w14:textId="77777777" w:rsidTr="00395834">
        <w:trPr>
          <w:cantSplit/>
        </w:trPr>
        <w:tc>
          <w:tcPr>
            <w:tcW w:w="1346" w:type="dxa"/>
          </w:tcPr>
          <w:p w14:paraId="2A64DCB0" w14:textId="77777777" w:rsidR="002F1A9C" w:rsidRPr="002F1A9C" w:rsidRDefault="00245766" w:rsidP="00E81EB7">
            <w:pPr>
              <w:rPr>
                <w:rStyle w:val="Datumopmaakprofiel"/>
                <w:sz w:val="16"/>
                <w:szCs w:val="16"/>
              </w:rPr>
            </w:pPr>
            <w:r>
              <w:rPr>
                <w:rStyle w:val="Datumopmaakprofiel"/>
                <w:sz w:val="16"/>
                <w:szCs w:val="16"/>
              </w:rPr>
              <w:t>1</w:t>
            </w:r>
            <w:r w:rsidR="004817BB">
              <w:rPr>
                <w:rStyle w:val="Datumopmaakprofiel"/>
                <w:sz w:val="16"/>
                <w:szCs w:val="16"/>
              </w:rPr>
              <w:t>7 april</w:t>
            </w:r>
            <w:r w:rsidR="002F1A9C">
              <w:rPr>
                <w:rStyle w:val="Datumopmaakprofiel"/>
                <w:sz w:val="16"/>
                <w:szCs w:val="16"/>
              </w:rPr>
              <w:t xml:space="preserve"> 2014</w:t>
            </w:r>
          </w:p>
        </w:tc>
        <w:tc>
          <w:tcPr>
            <w:tcW w:w="709" w:type="dxa"/>
          </w:tcPr>
          <w:p w14:paraId="7A732001" w14:textId="77777777" w:rsidR="002F1A9C" w:rsidRPr="002F1A9C" w:rsidRDefault="002F1A9C" w:rsidP="00E81EB7">
            <w:pPr>
              <w:rPr>
                <w:rStyle w:val="Versie0"/>
                <w:sz w:val="16"/>
                <w:szCs w:val="16"/>
              </w:rPr>
            </w:pPr>
            <w:r>
              <w:rPr>
                <w:rStyle w:val="Versie0"/>
                <w:sz w:val="16"/>
                <w:szCs w:val="16"/>
              </w:rPr>
              <w:t>3.1</w:t>
            </w:r>
          </w:p>
        </w:tc>
        <w:tc>
          <w:tcPr>
            <w:tcW w:w="2155" w:type="dxa"/>
          </w:tcPr>
          <w:p w14:paraId="2D9FBEED" w14:textId="77777777" w:rsidR="002F1A9C" w:rsidRPr="002F1A9C" w:rsidRDefault="002F1A9C" w:rsidP="00E81EB7">
            <w:pPr>
              <w:rPr>
                <w:sz w:val="16"/>
                <w:szCs w:val="16"/>
                <w:lang w:val="en-GB"/>
              </w:rPr>
            </w:pPr>
            <w:r w:rsidRPr="002F1A9C">
              <w:rPr>
                <w:sz w:val="16"/>
                <w:szCs w:val="16"/>
                <w:lang w:val="en-US"/>
              </w:rPr>
              <w:t>Kadaster IT/RZ/AA/IE</w:t>
            </w:r>
          </w:p>
        </w:tc>
        <w:tc>
          <w:tcPr>
            <w:tcW w:w="5399" w:type="dxa"/>
          </w:tcPr>
          <w:p w14:paraId="646C479D" w14:textId="77777777" w:rsidR="00245766" w:rsidRDefault="00245766" w:rsidP="00245766">
            <w:pPr>
              <w:rPr>
                <w:sz w:val="16"/>
                <w:szCs w:val="16"/>
              </w:rPr>
            </w:pPr>
            <w:r w:rsidRPr="00362DEE">
              <w:rPr>
                <w:sz w:val="16"/>
                <w:szCs w:val="16"/>
              </w:rPr>
              <w:t>RFC-55274</w:t>
            </w:r>
            <w:r w:rsidR="004817BB">
              <w:rPr>
                <w:sz w:val="16"/>
                <w:szCs w:val="16"/>
              </w:rPr>
              <w:t xml:space="preserve"> </w:t>
            </w:r>
            <w:r w:rsidR="004817BB" w:rsidRPr="002F1A9C">
              <w:rPr>
                <w:sz w:val="16"/>
                <w:szCs w:val="16"/>
              </w:rPr>
              <w:t>Modeldoc v2.</w:t>
            </w:r>
            <w:r w:rsidR="00A220C1">
              <w:rPr>
                <w:sz w:val="16"/>
                <w:szCs w:val="16"/>
              </w:rPr>
              <w:t>3, definitief</w:t>
            </w:r>
            <w:r>
              <w:rPr>
                <w:sz w:val="16"/>
                <w:szCs w:val="16"/>
              </w:rPr>
              <w:t>:</w:t>
            </w:r>
            <w:r w:rsidRPr="00362DEE">
              <w:rPr>
                <w:sz w:val="16"/>
                <w:szCs w:val="16"/>
              </w:rPr>
              <w:t xml:space="preserve"> </w:t>
            </w:r>
          </w:p>
          <w:p w14:paraId="290430BF" w14:textId="77777777" w:rsidR="00245766" w:rsidRDefault="00245766" w:rsidP="00245766">
            <w:pPr>
              <w:rPr>
                <w:sz w:val="16"/>
                <w:szCs w:val="16"/>
              </w:rPr>
            </w:pPr>
            <w:r>
              <w:rPr>
                <w:sz w:val="16"/>
                <w:szCs w:val="16"/>
              </w:rPr>
              <w:t xml:space="preserve">- </w:t>
            </w:r>
            <w:r w:rsidRPr="00362DEE">
              <w:rPr>
                <w:sz w:val="16"/>
                <w:szCs w:val="16"/>
              </w:rPr>
              <w:t>par.</w:t>
            </w:r>
            <w:r w:rsidR="00395834">
              <w:rPr>
                <w:sz w:val="16"/>
                <w:szCs w:val="16"/>
              </w:rPr>
              <w:t xml:space="preserve"> 2.4</w:t>
            </w:r>
            <w:r>
              <w:rPr>
                <w:sz w:val="16"/>
                <w:szCs w:val="16"/>
              </w:rPr>
              <w:t xml:space="preserve"> toelichting nummering verwijderd,</w:t>
            </w:r>
          </w:p>
          <w:p w14:paraId="20CED9A5" w14:textId="77777777" w:rsidR="00245766" w:rsidRDefault="00245766" w:rsidP="00245766">
            <w:pPr>
              <w:rPr>
                <w:sz w:val="16"/>
                <w:szCs w:val="16"/>
              </w:rPr>
            </w:pPr>
            <w:r>
              <w:rPr>
                <w:sz w:val="16"/>
                <w:szCs w:val="16"/>
              </w:rPr>
              <w:t>- par</w:t>
            </w:r>
            <w:r w:rsidR="00395834">
              <w:rPr>
                <w:sz w:val="16"/>
                <w:szCs w:val="16"/>
              </w:rPr>
              <w:t xml:space="preserve"> 2.5</w:t>
            </w:r>
            <w:r>
              <w:rPr>
                <w:sz w:val="16"/>
                <w:szCs w:val="16"/>
              </w:rPr>
              <w:t>. mapping partijnamen aangepast was niet correct,</w:t>
            </w:r>
          </w:p>
          <w:p w14:paraId="3A8042A5" w14:textId="77777777" w:rsidR="002F1A9C" w:rsidRPr="002F1A9C" w:rsidRDefault="00245766" w:rsidP="00245766">
            <w:pPr>
              <w:rPr>
                <w:sz w:val="16"/>
                <w:szCs w:val="16"/>
              </w:rPr>
            </w:pPr>
            <w:r>
              <w:rPr>
                <w:sz w:val="16"/>
                <w:szCs w:val="16"/>
              </w:rPr>
              <w:t xml:space="preserve">- par </w:t>
            </w:r>
            <w:r w:rsidR="00EC3924">
              <w:rPr>
                <w:sz w:val="16"/>
                <w:szCs w:val="16"/>
              </w:rPr>
              <w:fldChar w:fldCharType="begin"/>
            </w:r>
            <w:r w:rsidR="00EC3924">
              <w:rPr>
                <w:sz w:val="16"/>
                <w:szCs w:val="16"/>
              </w:rPr>
              <w:instrText xml:space="preserve"> REF _Ref380950027 \r \h </w:instrText>
            </w:r>
            <w:r w:rsidR="00EC3924">
              <w:rPr>
                <w:sz w:val="16"/>
                <w:szCs w:val="16"/>
              </w:rPr>
            </w:r>
            <w:r w:rsidR="00EC3924">
              <w:rPr>
                <w:sz w:val="16"/>
                <w:szCs w:val="16"/>
              </w:rPr>
              <w:fldChar w:fldCharType="separate"/>
            </w:r>
            <w:r w:rsidR="004942B6">
              <w:rPr>
                <w:sz w:val="16"/>
                <w:szCs w:val="16"/>
              </w:rPr>
              <w:t>2.10</w:t>
            </w:r>
            <w:r w:rsidR="00EC3924">
              <w:rPr>
                <w:sz w:val="16"/>
                <w:szCs w:val="16"/>
              </w:rPr>
              <w:fldChar w:fldCharType="end"/>
            </w:r>
            <w:r>
              <w:rPr>
                <w:sz w:val="16"/>
                <w:szCs w:val="16"/>
              </w:rPr>
              <w:t xml:space="preserve"> mapping overbruggingshypotheek tbv vervreemder verwijderd, is gebruikerskeuze.</w:t>
            </w:r>
          </w:p>
        </w:tc>
      </w:tr>
      <w:tr w:rsidR="005113B9" w:rsidRPr="002F1A9C" w14:paraId="51307FBC" w14:textId="77777777" w:rsidTr="00395834">
        <w:trPr>
          <w:cantSplit/>
        </w:trPr>
        <w:tc>
          <w:tcPr>
            <w:tcW w:w="1346" w:type="dxa"/>
          </w:tcPr>
          <w:p w14:paraId="6539EF8E" w14:textId="77777777" w:rsidR="005113B9" w:rsidRDefault="005113B9" w:rsidP="00E81EB7">
            <w:pPr>
              <w:rPr>
                <w:rStyle w:val="Datumopmaakprofiel"/>
                <w:sz w:val="16"/>
                <w:szCs w:val="16"/>
              </w:rPr>
            </w:pPr>
            <w:r>
              <w:rPr>
                <w:rStyle w:val="Datumopmaakprofiel"/>
                <w:sz w:val="16"/>
                <w:szCs w:val="16"/>
              </w:rPr>
              <w:t>6 augustus 2014</w:t>
            </w:r>
          </w:p>
        </w:tc>
        <w:tc>
          <w:tcPr>
            <w:tcW w:w="709" w:type="dxa"/>
          </w:tcPr>
          <w:p w14:paraId="7AA8104C" w14:textId="77777777" w:rsidR="005113B9" w:rsidRDefault="005113B9" w:rsidP="00E81EB7">
            <w:pPr>
              <w:rPr>
                <w:rStyle w:val="Versie0"/>
                <w:sz w:val="16"/>
                <w:szCs w:val="16"/>
              </w:rPr>
            </w:pPr>
            <w:r>
              <w:rPr>
                <w:rStyle w:val="Versie0"/>
                <w:sz w:val="16"/>
                <w:szCs w:val="16"/>
              </w:rPr>
              <w:t>3.2</w:t>
            </w:r>
          </w:p>
        </w:tc>
        <w:tc>
          <w:tcPr>
            <w:tcW w:w="2155" w:type="dxa"/>
          </w:tcPr>
          <w:p w14:paraId="1C861B2A" w14:textId="77777777" w:rsidR="005113B9" w:rsidRPr="002F1A9C" w:rsidRDefault="005113B9" w:rsidP="00C929EC">
            <w:pPr>
              <w:rPr>
                <w:sz w:val="16"/>
                <w:szCs w:val="16"/>
                <w:lang w:val="en-US"/>
              </w:rPr>
            </w:pPr>
            <w:r>
              <w:rPr>
                <w:sz w:val="16"/>
                <w:szCs w:val="16"/>
                <w:lang w:val="en-US"/>
              </w:rPr>
              <w:t>Kadaster</w:t>
            </w:r>
            <w:r w:rsidR="00C929EC">
              <w:rPr>
                <w:sz w:val="16"/>
                <w:szCs w:val="16"/>
                <w:lang w:val="en-US"/>
              </w:rPr>
              <w:t xml:space="preserve"> </w:t>
            </w:r>
            <w:r>
              <w:rPr>
                <w:sz w:val="16"/>
                <w:szCs w:val="16"/>
                <w:lang w:val="en-US"/>
              </w:rPr>
              <w:t>IT/KIW/AV/AA</w:t>
            </w:r>
          </w:p>
        </w:tc>
        <w:tc>
          <w:tcPr>
            <w:tcW w:w="5399" w:type="dxa"/>
          </w:tcPr>
          <w:p w14:paraId="5FCCCEEE" w14:textId="77777777" w:rsidR="005113B9" w:rsidRDefault="005113B9" w:rsidP="005113B9">
            <w:pPr>
              <w:rPr>
                <w:sz w:val="16"/>
                <w:szCs w:val="16"/>
              </w:rPr>
            </w:pPr>
            <w:r>
              <w:rPr>
                <w:sz w:val="16"/>
                <w:szCs w:val="16"/>
              </w:rPr>
              <w:t>RFC-60841 modeldocument v2.4, definitief:</w:t>
            </w:r>
          </w:p>
          <w:p w14:paraId="4F2B74E6" w14:textId="77777777" w:rsidR="005113B9" w:rsidRPr="00362DEE" w:rsidRDefault="005113B9" w:rsidP="005113B9">
            <w:pPr>
              <w:rPr>
                <w:sz w:val="16"/>
                <w:szCs w:val="16"/>
              </w:rPr>
            </w:pPr>
            <w:r>
              <w:rPr>
                <w:sz w:val="16"/>
                <w:szCs w:val="16"/>
              </w:rPr>
              <w:t>-gewijzigde tekstblokken.</w:t>
            </w:r>
          </w:p>
        </w:tc>
      </w:tr>
      <w:tr w:rsidR="00C929EC" w:rsidRPr="00C929EC" w14:paraId="4B99246C" w14:textId="77777777" w:rsidTr="00395834">
        <w:trPr>
          <w:cantSplit/>
        </w:trPr>
        <w:tc>
          <w:tcPr>
            <w:tcW w:w="1346" w:type="dxa"/>
          </w:tcPr>
          <w:p w14:paraId="4CA12384" w14:textId="77777777" w:rsidR="00C929EC" w:rsidRDefault="00C929EC" w:rsidP="00E81EB7">
            <w:pPr>
              <w:rPr>
                <w:rStyle w:val="Datumopmaakprofiel"/>
                <w:sz w:val="16"/>
                <w:szCs w:val="16"/>
              </w:rPr>
            </w:pPr>
            <w:r>
              <w:rPr>
                <w:rStyle w:val="Datumopmaakprofiel"/>
                <w:sz w:val="16"/>
                <w:szCs w:val="16"/>
              </w:rPr>
              <w:t>6 januari 2016</w:t>
            </w:r>
          </w:p>
        </w:tc>
        <w:tc>
          <w:tcPr>
            <w:tcW w:w="709" w:type="dxa"/>
          </w:tcPr>
          <w:p w14:paraId="5CDC5F16" w14:textId="77777777" w:rsidR="00C929EC" w:rsidRDefault="00C929EC" w:rsidP="00E81EB7">
            <w:pPr>
              <w:rPr>
                <w:rStyle w:val="Versie0"/>
                <w:sz w:val="16"/>
                <w:szCs w:val="16"/>
              </w:rPr>
            </w:pPr>
            <w:r>
              <w:rPr>
                <w:rStyle w:val="Versie0"/>
                <w:sz w:val="16"/>
                <w:szCs w:val="16"/>
              </w:rPr>
              <w:t>3.3.0</w:t>
            </w:r>
          </w:p>
        </w:tc>
        <w:tc>
          <w:tcPr>
            <w:tcW w:w="2155" w:type="dxa"/>
          </w:tcPr>
          <w:p w14:paraId="0D38AA8F" w14:textId="77777777" w:rsidR="00C929EC" w:rsidRDefault="00C929EC" w:rsidP="00C929EC">
            <w:pPr>
              <w:rPr>
                <w:sz w:val="16"/>
                <w:szCs w:val="16"/>
                <w:lang w:val="en-US"/>
              </w:rPr>
            </w:pPr>
            <w:r>
              <w:rPr>
                <w:sz w:val="16"/>
                <w:szCs w:val="16"/>
                <w:lang w:val="en-US"/>
              </w:rPr>
              <w:t>Kadaster IT/KIW/AV/AA</w:t>
            </w:r>
          </w:p>
        </w:tc>
        <w:tc>
          <w:tcPr>
            <w:tcW w:w="5399" w:type="dxa"/>
          </w:tcPr>
          <w:p w14:paraId="51F3E213" w14:textId="77777777" w:rsidR="00C929EC" w:rsidRDefault="00C929EC" w:rsidP="00C929EC">
            <w:pPr>
              <w:rPr>
                <w:sz w:val="16"/>
                <w:szCs w:val="16"/>
              </w:rPr>
            </w:pPr>
            <w:r w:rsidRPr="00F47BB2">
              <w:rPr>
                <w:sz w:val="16"/>
                <w:szCs w:val="16"/>
              </w:rPr>
              <w:t xml:space="preserve">AA-2397 </w:t>
            </w:r>
            <w:r>
              <w:rPr>
                <w:sz w:val="16"/>
                <w:szCs w:val="16"/>
              </w:rPr>
              <w:t xml:space="preserve">Modeldocument v2.5.0, definitief: </w:t>
            </w:r>
          </w:p>
          <w:p w14:paraId="1434E09A" w14:textId="77777777" w:rsidR="00C929EC" w:rsidRPr="00C929EC" w:rsidRDefault="00C929EC" w:rsidP="00C929EC">
            <w:pPr>
              <w:rPr>
                <w:sz w:val="16"/>
                <w:szCs w:val="16"/>
              </w:rPr>
            </w:pPr>
            <w:r w:rsidRPr="00AA45A3">
              <w:rPr>
                <w:sz w:val="16"/>
                <w:szCs w:val="16"/>
              </w:rPr>
              <w:t>-</w:t>
            </w:r>
            <w:r>
              <w:rPr>
                <w:sz w:val="16"/>
                <w:szCs w:val="16"/>
              </w:rPr>
              <w:t xml:space="preserve"> nieuwste versie </w:t>
            </w:r>
            <w:r w:rsidRPr="00F47BB2">
              <w:rPr>
                <w:sz w:val="16"/>
                <w:szCs w:val="16"/>
              </w:rPr>
              <w:t>Tekstblok Partij niet natuurlijk persoon.</w:t>
            </w:r>
          </w:p>
        </w:tc>
      </w:tr>
      <w:tr w:rsidR="009219C5" w:rsidRPr="00C929EC" w14:paraId="3A864FBC" w14:textId="77777777" w:rsidTr="00395834">
        <w:trPr>
          <w:cantSplit/>
        </w:trPr>
        <w:tc>
          <w:tcPr>
            <w:tcW w:w="1346" w:type="dxa"/>
          </w:tcPr>
          <w:p w14:paraId="4D173114" w14:textId="77777777" w:rsidR="009219C5" w:rsidRDefault="009219C5" w:rsidP="00E81EB7">
            <w:pPr>
              <w:rPr>
                <w:rStyle w:val="Datumopmaakprofiel"/>
                <w:sz w:val="16"/>
                <w:szCs w:val="16"/>
              </w:rPr>
            </w:pPr>
            <w:r>
              <w:rPr>
                <w:rStyle w:val="Datumopmaakprofiel"/>
                <w:sz w:val="16"/>
                <w:szCs w:val="16"/>
              </w:rPr>
              <w:t>3 maart 2016</w:t>
            </w:r>
          </w:p>
        </w:tc>
        <w:tc>
          <w:tcPr>
            <w:tcW w:w="709" w:type="dxa"/>
          </w:tcPr>
          <w:p w14:paraId="0DC2B10C" w14:textId="77777777" w:rsidR="009219C5" w:rsidRDefault="009219C5" w:rsidP="00E81EB7">
            <w:pPr>
              <w:rPr>
                <w:rStyle w:val="Versie0"/>
                <w:sz w:val="16"/>
                <w:szCs w:val="16"/>
              </w:rPr>
            </w:pPr>
            <w:r>
              <w:rPr>
                <w:rStyle w:val="Versie0"/>
                <w:sz w:val="16"/>
                <w:szCs w:val="16"/>
              </w:rPr>
              <w:t>3.4.0</w:t>
            </w:r>
          </w:p>
        </w:tc>
        <w:tc>
          <w:tcPr>
            <w:tcW w:w="2155" w:type="dxa"/>
          </w:tcPr>
          <w:p w14:paraId="010ED89A" w14:textId="77777777" w:rsidR="009219C5" w:rsidRDefault="009219C5" w:rsidP="00C929EC">
            <w:pPr>
              <w:rPr>
                <w:sz w:val="16"/>
                <w:szCs w:val="16"/>
                <w:lang w:val="en-US"/>
              </w:rPr>
            </w:pPr>
            <w:r>
              <w:rPr>
                <w:sz w:val="16"/>
                <w:szCs w:val="16"/>
                <w:lang w:val="en-US"/>
              </w:rPr>
              <w:t>Kadaster IT/KIW/AV/AA</w:t>
            </w:r>
          </w:p>
        </w:tc>
        <w:tc>
          <w:tcPr>
            <w:tcW w:w="5399" w:type="dxa"/>
          </w:tcPr>
          <w:p w14:paraId="31984B1C" w14:textId="77777777" w:rsidR="009219C5" w:rsidRPr="00F47BB2" w:rsidRDefault="009219C5" w:rsidP="00C929EC">
            <w:pPr>
              <w:rPr>
                <w:sz w:val="16"/>
                <w:szCs w:val="16"/>
              </w:rPr>
            </w:pPr>
            <w:r>
              <w:rPr>
                <w:sz w:val="16"/>
                <w:szCs w:val="16"/>
              </w:rPr>
              <w:t>AA-2413 Modeldocument v2.6.0: Geen inhoudelijke wijzigingen.</w:t>
            </w:r>
          </w:p>
        </w:tc>
      </w:tr>
      <w:tr w:rsidR="00A27389" w:rsidRPr="00C929EC" w14:paraId="132E9F18" w14:textId="77777777" w:rsidTr="00395834">
        <w:trPr>
          <w:cantSplit/>
        </w:trPr>
        <w:tc>
          <w:tcPr>
            <w:tcW w:w="1346" w:type="dxa"/>
          </w:tcPr>
          <w:p w14:paraId="4DADA71D" w14:textId="77777777" w:rsidR="00A27389" w:rsidRDefault="00A27389" w:rsidP="00E81EB7">
            <w:pPr>
              <w:rPr>
                <w:rStyle w:val="Datumopmaakprofiel"/>
                <w:sz w:val="16"/>
                <w:szCs w:val="16"/>
              </w:rPr>
            </w:pPr>
            <w:r w:rsidRPr="00A27389">
              <w:rPr>
                <w:rStyle w:val="Datumopmaakprofiel"/>
                <w:sz w:val="16"/>
                <w:szCs w:val="16"/>
              </w:rPr>
              <w:t>7 december 2017</w:t>
            </w:r>
          </w:p>
        </w:tc>
        <w:tc>
          <w:tcPr>
            <w:tcW w:w="709" w:type="dxa"/>
          </w:tcPr>
          <w:p w14:paraId="19F0F488" w14:textId="77777777" w:rsidR="00A27389" w:rsidRDefault="00A27389" w:rsidP="00E81EB7">
            <w:pPr>
              <w:rPr>
                <w:rStyle w:val="Versie0"/>
                <w:sz w:val="16"/>
                <w:szCs w:val="16"/>
              </w:rPr>
            </w:pPr>
            <w:r>
              <w:rPr>
                <w:rStyle w:val="Versie0"/>
                <w:sz w:val="16"/>
                <w:szCs w:val="16"/>
              </w:rPr>
              <w:t>3.5.0</w:t>
            </w:r>
          </w:p>
        </w:tc>
        <w:tc>
          <w:tcPr>
            <w:tcW w:w="2155" w:type="dxa"/>
          </w:tcPr>
          <w:p w14:paraId="4BE1B596" w14:textId="77777777" w:rsidR="00A27389" w:rsidRDefault="00A27389" w:rsidP="00C929EC">
            <w:pPr>
              <w:rPr>
                <w:sz w:val="16"/>
                <w:szCs w:val="16"/>
                <w:lang w:val="en-US"/>
              </w:rPr>
            </w:pPr>
            <w:r w:rsidRPr="00A27389">
              <w:rPr>
                <w:sz w:val="16"/>
                <w:szCs w:val="16"/>
                <w:lang w:val="en-US"/>
              </w:rPr>
              <w:t>IT/LG/AA</w:t>
            </w:r>
          </w:p>
        </w:tc>
        <w:tc>
          <w:tcPr>
            <w:tcW w:w="5399" w:type="dxa"/>
          </w:tcPr>
          <w:p w14:paraId="2D000D77" w14:textId="77777777" w:rsidR="00A27389" w:rsidRPr="00A27389" w:rsidRDefault="00A27389" w:rsidP="00A27389">
            <w:pPr>
              <w:rPr>
                <w:sz w:val="16"/>
                <w:szCs w:val="16"/>
              </w:rPr>
            </w:pPr>
            <w:r w:rsidRPr="00A27389">
              <w:rPr>
                <w:sz w:val="16"/>
                <w:szCs w:val="16"/>
              </w:rPr>
              <w:t xml:space="preserve">Modeldocument </w:t>
            </w:r>
            <w:r>
              <w:rPr>
                <w:sz w:val="16"/>
                <w:szCs w:val="16"/>
              </w:rPr>
              <w:t>v3.5.0</w:t>
            </w:r>
            <w:r w:rsidRPr="00A27389">
              <w:rPr>
                <w:sz w:val="16"/>
                <w:szCs w:val="16"/>
              </w:rPr>
              <w:t>, definitief:</w:t>
            </w:r>
          </w:p>
          <w:p w14:paraId="76115D21" w14:textId="77777777" w:rsidR="00A27389" w:rsidRDefault="00A27389" w:rsidP="00A27389">
            <w:pPr>
              <w:rPr>
                <w:sz w:val="16"/>
                <w:szCs w:val="16"/>
              </w:rPr>
            </w:pPr>
            <w:r w:rsidRPr="00A27389">
              <w:rPr>
                <w:sz w:val="16"/>
                <w:szCs w:val="16"/>
              </w:rPr>
              <w:t>AA-3613 nieuwste versie tekstblokken Aanhef en Equivalentieverklaring.</w:t>
            </w:r>
          </w:p>
        </w:tc>
      </w:tr>
      <w:tr w:rsidR="006D652D" w:rsidRPr="00C929EC" w14:paraId="54EAA20A" w14:textId="77777777" w:rsidTr="00395834">
        <w:trPr>
          <w:cantSplit/>
        </w:trPr>
        <w:tc>
          <w:tcPr>
            <w:tcW w:w="1346" w:type="dxa"/>
          </w:tcPr>
          <w:p w14:paraId="7E9A28F7" w14:textId="77777777" w:rsidR="006D652D" w:rsidRPr="00A27389" w:rsidRDefault="006D652D" w:rsidP="00FD7A0C">
            <w:pPr>
              <w:rPr>
                <w:rStyle w:val="Datumopmaakprofiel"/>
                <w:sz w:val="16"/>
                <w:szCs w:val="16"/>
              </w:rPr>
            </w:pPr>
            <w:r>
              <w:rPr>
                <w:rStyle w:val="Datumopmaakprofiel"/>
                <w:sz w:val="16"/>
                <w:szCs w:val="16"/>
              </w:rPr>
              <w:t>1</w:t>
            </w:r>
            <w:r w:rsidR="00FD7A0C">
              <w:rPr>
                <w:rStyle w:val="Datumopmaakprofiel"/>
                <w:sz w:val="16"/>
                <w:szCs w:val="16"/>
              </w:rPr>
              <w:t>6</w:t>
            </w:r>
            <w:r>
              <w:rPr>
                <w:rStyle w:val="Datumopmaakprofiel"/>
                <w:sz w:val="16"/>
                <w:szCs w:val="16"/>
              </w:rPr>
              <w:t xml:space="preserve"> </w:t>
            </w:r>
            <w:r w:rsidR="00FD7A0C">
              <w:rPr>
                <w:rStyle w:val="Datumopmaakprofiel"/>
                <w:sz w:val="16"/>
                <w:szCs w:val="16"/>
              </w:rPr>
              <w:t>mei</w:t>
            </w:r>
            <w:r>
              <w:rPr>
                <w:rStyle w:val="Datumopmaakprofiel"/>
                <w:sz w:val="16"/>
                <w:szCs w:val="16"/>
              </w:rPr>
              <w:t xml:space="preserve"> 2018</w:t>
            </w:r>
          </w:p>
        </w:tc>
        <w:tc>
          <w:tcPr>
            <w:tcW w:w="709" w:type="dxa"/>
          </w:tcPr>
          <w:p w14:paraId="7B229658" w14:textId="77777777" w:rsidR="006D652D" w:rsidRDefault="006D652D" w:rsidP="00E81EB7">
            <w:pPr>
              <w:rPr>
                <w:rStyle w:val="Versie0"/>
                <w:sz w:val="16"/>
                <w:szCs w:val="16"/>
              </w:rPr>
            </w:pPr>
            <w:r>
              <w:rPr>
                <w:rStyle w:val="Versie0"/>
                <w:sz w:val="16"/>
                <w:szCs w:val="16"/>
              </w:rPr>
              <w:t>3.6.0</w:t>
            </w:r>
          </w:p>
        </w:tc>
        <w:tc>
          <w:tcPr>
            <w:tcW w:w="2155" w:type="dxa"/>
          </w:tcPr>
          <w:p w14:paraId="78EEAFAB" w14:textId="77777777" w:rsidR="006D652D" w:rsidRPr="00A27389" w:rsidRDefault="006D652D" w:rsidP="00C929EC">
            <w:pPr>
              <w:rPr>
                <w:sz w:val="16"/>
                <w:szCs w:val="16"/>
                <w:lang w:val="en-US"/>
              </w:rPr>
            </w:pPr>
            <w:r w:rsidRPr="00A27389">
              <w:rPr>
                <w:sz w:val="16"/>
                <w:szCs w:val="16"/>
                <w:lang w:val="en-US"/>
              </w:rPr>
              <w:t>IT/LG/AA</w:t>
            </w:r>
          </w:p>
        </w:tc>
        <w:tc>
          <w:tcPr>
            <w:tcW w:w="5399" w:type="dxa"/>
          </w:tcPr>
          <w:p w14:paraId="77D61D24" w14:textId="77777777" w:rsidR="006D652D" w:rsidRDefault="006D652D" w:rsidP="006D652D">
            <w:pPr>
              <w:rPr>
                <w:sz w:val="16"/>
                <w:szCs w:val="16"/>
              </w:rPr>
            </w:pPr>
            <w:r w:rsidRPr="00F950F2">
              <w:rPr>
                <w:sz w:val="16"/>
                <w:szCs w:val="16"/>
              </w:rPr>
              <w:t>AA-3777</w:t>
            </w:r>
            <w:r>
              <w:rPr>
                <w:sz w:val="16"/>
                <w:szCs w:val="16"/>
              </w:rPr>
              <w:t xml:space="preserve"> </w:t>
            </w:r>
            <w:r w:rsidRPr="007D165A">
              <w:rPr>
                <w:sz w:val="16"/>
                <w:szCs w:val="16"/>
              </w:rPr>
              <w:t>Modeldocument v</w:t>
            </w:r>
            <w:r w:rsidR="006A1F1A">
              <w:rPr>
                <w:sz w:val="16"/>
                <w:szCs w:val="16"/>
              </w:rPr>
              <w:t>2</w:t>
            </w:r>
            <w:r>
              <w:rPr>
                <w:sz w:val="16"/>
                <w:szCs w:val="16"/>
              </w:rPr>
              <w:t>.6.0 TB Burgerlijke staat: ‘</w:t>
            </w:r>
            <w:r w:rsidRPr="00F950F2">
              <w:rPr>
                <w:sz w:val="16"/>
                <w:szCs w:val="16"/>
              </w:rPr>
              <w:t>geregistreerd partnerschap</w:t>
            </w:r>
            <w:r>
              <w:rPr>
                <w:sz w:val="16"/>
                <w:szCs w:val="16"/>
              </w:rPr>
              <w:t>’ in plaats van ‘</w:t>
            </w:r>
            <w:r w:rsidRPr="00F950F2">
              <w:rPr>
                <w:sz w:val="16"/>
                <w:szCs w:val="16"/>
              </w:rPr>
              <w:t>geregistreerd partne</w:t>
            </w:r>
            <w:r>
              <w:rPr>
                <w:sz w:val="16"/>
                <w:szCs w:val="16"/>
              </w:rPr>
              <w:t>r’ gebruiken.</w:t>
            </w:r>
          </w:p>
          <w:p w14:paraId="6C28EF2D" w14:textId="77777777" w:rsidR="006D652D" w:rsidRDefault="006D652D" w:rsidP="006A1F1A">
            <w:pPr>
              <w:rPr>
                <w:sz w:val="16"/>
                <w:szCs w:val="16"/>
              </w:rPr>
            </w:pPr>
            <w:r w:rsidRPr="00F950F2">
              <w:rPr>
                <w:sz w:val="16"/>
                <w:szCs w:val="16"/>
              </w:rPr>
              <w:t>AA-3748</w:t>
            </w:r>
            <w:r>
              <w:rPr>
                <w:sz w:val="16"/>
                <w:szCs w:val="16"/>
              </w:rPr>
              <w:t xml:space="preserve"> </w:t>
            </w:r>
            <w:r w:rsidRPr="007D165A">
              <w:rPr>
                <w:sz w:val="16"/>
                <w:szCs w:val="16"/>
              </w:rPr>
              <w:t>Modeldocument v</w:t>
            </w:r>
            <w:r w:rsidR="006A1F1A">
              <w:rPr>
                <w:sz w:val="16"/>
                <w:szCs w:val="16"/>
              </w:rPr>
              <w:t>2</w:t>
            </w:r>
            <w:r>
              <w:rPr>
                <w:sz w:val="16"/>
                <w:szCs w:val="16"/>
              </w:rPr>
              <w:t>.6.0 TB Burgerlijke staat: mogelijkheid om ook ‘</w:t>
            </w:r>
            <w:r w:rsidRPr="00F950F2">
              <w:rPr>
                <w:sz w:val="16"/>
                <w:szCs w:val="16"/>
              </w:rPr>
              <w:t>in beperkte gemeenschap van goederen</w:t>
            </w:r>
            <w:r>
              <w:rPr>
                <w:sz w:val="16"/>
                <w:szCs w:val="16"/>
              </w:rPr>
              <w:t>’ te gebruiken toegevoegd.</w:t>
            </w:r>
          </w:p>
          <w:p w14:paraId="796C9059" w14:textId="77777777" w:rsidR="00FD7A0C" w:rsidRPr="004942B6" w:rsidRDefault="00FD7A0C" w:rsidP="006A1F1A">
            <w:pPr>
              <w:rPr>
                <w:snapToGrid/>
                <w:sz w:val="16"/>
                <w:szCs w:val="16"/>
              </w:rPr>
            </w:pPr>
            <w:r>
              <w:rPr>
                <w:sz w:val="16"/>
                <w:szCs w:val="16"/>
              </w:rPr>
              <w:t>AA-3724 Modeldocument v2.6.0 TB Recht: vermelding aantal bij (Eigendom belast met) Opstal, Erfpacht en BP rechten.</w:t>
            </w:r>
          </w:p>
        </w:tc>
      </w:tr>
      <w:tr w:rsidR="004942B6" w:rsidRPr="00C929EC" w14:paraId="55ABE6D1" w14:textId="77777777" w:rsidTr="00395834">
        <w:trPr>
          <w:cantSplit/>
        </w:trPr>
        <w:tc>
          <w:tcPr>
            <w:tcW w:w="1346" w:type="dxa"/>
          </w:tcPr>
          <w:p w14:paraId="48572F47" w14:textId="77777777" w:rsidR="004942B6" w:rsidRPr="0043720F" w:rsidRDefault="004942B6" w:rsidP="004942B6">
            <w:pPr>
              <w:pStyle w:val="Koptekst"/>
              <w:tabs>
                <w:tab w:val="clear" w:pos="4536"/>
                <w:tab w:val="clear" w:pos="9072"/>
              </w:tabs>
              <w:spacing w:line="280" w:lineRule="atLeast"/>
              <w:rPr>
                <w:rStyle w:val="Versie0"/>
                <w:rFonts w:ascii="Helvetica" w:hAnsi="Helvetica" w:cs="Helvetica"/>
                <w:sz w:val="16"/>
                <w:szCs w:val="16"/>
              </w:rPr>
            </w:pPr>
            <w:r w:rsidRPr="0043720F">
              <w:rPr>
                <w:rStyle w:val="Datumopmaakprofiel"/>
                <w:rFonts w:ascii="Helvetica" w:hAnsi="Helvetica" w:cs="Helvetica"/>
                <w:sz w:val="16"/>
                <w:szCs w:val="16"/>
              </w:rPr>
              <w:t>12 juni 2018</w:t>
            </w:r>
          </w:p>
        </w:tc>
        <w:tc>
          <w:tcPr>
            <w:tcW w:w="709" w:type="dxa"/>
          </w:tcPr>
          <w:p w14:paraId="53BD81DF" w14:textId="77777777" w:rsidR="004942B6" w:rsidRPr="0043720F" w:rsidRDefault="004942B6" w:rsidP="004942B6">
            <w:pPr>
              <w:rPr>
                <w:rStyle w:val="Datumopmaakprofiel"/>
                <w:rFonts w:ascii="Helvetica" w:hAnsi="Helvetica" w:cs="Helvetica"/>
                <w:sz w:val="16"/>
                <w:szCs w:val="16"/>
              </w:rPr>
            </w:pPr>
            <w:r>
              <w:rPr>
                <w:rStyle w:val="Versie0"/>
                <w:rFonts w:ascii="Helvetica" w:hAnsi="Helvetica" w:cs="Helvetica"/>
                <w:sz w:val="16"/>
                <w:szCs w:val="16"/>
              </w:rPr>
              <w:t>3.7</w:t>
            </w:r>
            <w:r w:rsidRPr="0043720F">
              <w:rPr>
                <w:rStyle w:val="Versie0"/>
                <w:rFonts w:ascii="Helvetica" w:hAnsi="Helvetica" w:cs="Helvetica"/>
                <w:sz w:val="16"/>
                <w:szCs w:val="16"/>
              </w:rPr>
              <w:t>.0</w:t>
            </w:r>
          </w:p>
        </w:tc>
        <w:tc>
          <w:tcPr>
            <w:tcW w:w="2155" w:type="dxa"/>
          </w:tcPr>
          <w:p w14:paraId="282C2201" w14:textId="77777777" w:rsidR="004942B6" w:rsidRPr="0043720F" w:rsidRDefault="004942B6" w:rsidP="004942B6">
            <w:pPr>
              <w:rPr>
                <w:rFonts w:ascii="Helvetica" w:hAnsi="Helvetica" w:cs="Helvetica"/>
                <w:sz w:val="16"/>
                <w:szCs w:val="16"/>
                <w:lang w:val="en-GB"/>
              </w:rPr>
            </w:pPr>
            <w:r w:rsidRPr="0043720F">
              <w:rPr>
                <w:rFonts w:ascii="Helvetica" w:hAnsi="Helvetica" w:cs="Helvetica"/>
                <w:sz w:val="16"/>
                <w:szCs w:val="16"/>
                <w:lang w:val="en-GB"/>
              </w:rPr>
              <w:t>IT/LG/AA</w:t>
            </w:r>
          </w:p>
        </w:tc>
        <w:tc>
          <w:tcPr>
            <w:tcW w:w="5399" w:type="dxa"/>
          </w:tcPr>
          <w:p w14:paraId="4021399C" w14:textId="77777777" w:rsidR="004942B6" w:rsidRPr="0043720F" w:rsidRDefault="004942B6" w:rsidP="004942B6">
            <w:pPr>
              <w:rPr>
                <w:rFonts w:cs="Arial"/>
                <w:sz w:val="16"/>
                <w:szCs w:val="16"/>
              </w:rPr>
            </w:pPr>
            <w:r w:rsidRPr="0043720F">
              <w:rPr>
                <w:rFonts w:cs="Arial"/>
                <w:sz w:val="16"/>
                <w:szCs w:val="16"/>
              </w:rPr>
              <w:t>AA-4025 Terugdraaien issue AA-3777 (Geregistreerd partnerschap).</w:t>
            </w:r>
          </w:p>
        </w:tc>
      </w:tr>
      <w:tr w:rsidR="00031087" w:rsidRPr="00C929EC" w14:paraId="252A4683" w14:textId="77777777" w:rsidTr="00395834">
        <w:trPr>
          <w:cantSplit/>
        </w:trPr>
        <w:tc>
          <w:tcPr>
            <w:tcW w:w="1346" w:type="dxa"/>
          </w:tcPr>
          <w:p w14:paraId="37E05A38" w14:textId="303E7B73" w:rsidR="00031087" w:rsidRPr="0043720F" w:rsidRDefault="00031087" w:rsidP="004942B6">
            <w:pPr>
              <w:pStyle w:val="Koptekst"/>
              <w:tabs>
                <w:tab w:val="clear" w:pos="4536"/>
                <w:tab w:val="clear" w:pos="9072"/>
              </w:tabs>
              <w:spacing w:line="280" w:lineRule="atLeast"/>
              <w:rPr>
                <w:rStyle w:val="Datumopmaakprofiel"/>
                <w:rFonts w:ascii="Helvetica" w:hAnsi="Helvetica" w:cs="Helvetica"/>
                <w:sz w:val="16"/>
                <w:szCs w:val="16"/>
              </w:rPr>
            </w:pPr>
            <w:r>
              <w:rPr>
                <w:rStyle w:val="Datumopmaakprofiel"/>
                <w:rFonts w:ascii="Helvetica" w:hAnsi="Helvetica" w:cs="Helvetica"/>
                <w:sz w:val="16"/>
                <w:szCs w:val="16"/>
              </w:rPr>
              <w:t>1 maart 2023</w:t>
            </w:r>
          </w:p>
        </w:tc>
        <w:tc>
          <w:tcPr>
            <w:tcW w:w="709" w:type="dxa"/>
          </w:tcPr>
          <w:p w14:paraId="34F1E518" w14:textId="1ECD6D3D" w:rsidR="00031087" w:rsidRDefault="00031087" w:rsidP="004942B6">
            <w:pPr>
              <w:rPr>
                <w:rStyle w:val="Versie0"/>
                <w:rFonts w:ascii="Helvetica" w:hAnsi="Helvetica" w:cs="Helvetica"/>
                <w:sz w:val="16"/>
                <w:szCs w:val="16"/>
              </w:rPr>
            </w:pPr>
            <w:r>
              <w:rPr>
                <w:rStyle w:val="Versie0"/>
                <w:rFonts w:ascii="Helvetica" w:hAnsi="Helvetica" w:cs="Helvetica"/>
                <w:sz w:val="16"/>
                <w:szCs w:val="16"/>
              </w:rPr>
              <w:t>4.0</w:t>
            </w:r>
          </w:p>
        </w:tc>
        <w:tc>
          <w:tcPr>
            <w:tcW w:w="2155" w:type="dxa"/>
          </w:tcPr>
          <w:p w14:paraId="3EEE9FE3" w14:textId="504209B2" w:rsidR="00031087" w:rsidRPr="0043720F" w:rsidRDefault="00031087" w:rsidP="004942B6">
            <w:pPr>
              <w:rPr>
                <w:rFonts w:ascii="Helvetica" w:hAnsi="Helvetica" w:cs="Helvetica"/>
                <w:sz w:val="16"/>
                <w:szCs w:val="16"/>
                <w:lang w:val="en-GB"/>
              </w:rPr>
            </w:pPr>
            <w:r>
              <w:rPr>
                <w:rFonts w:ascii="Helvetica" w:hAnsi="Helvetica" w:cs="Helvetica"/>
                <w:sz w:val="16"/>
                <w:szCs w:val="16"/>
                <w:lang w:val="en-GB"/>
              </w:rPr>
              <w:t>BOI/BSU2/Team2/AA</w:t>
            </w:r>
          </w:p>
        </w:tc>
        <w:tc>
          <w:tcPr>
            <w:tcW w:w="5399" w:type="dxa"/>
          </w:tcPr>
          <w:p w14:paraId="63789CF5" w14:textId="308D6B6E" w:rsidR="00031087" w:rsidRPr="0043720F" w:rsidRDefault="00031087" w:rsidP="004942B6">
            <w:pPr>
              <w:rPr>
                <w:rFonts w:cs="Arial"/>
                <w:sz w:val="16"/>
                <w:szCs w:val="16"/>
              </w:rPr>
            </w:pPr>
            <w:r>
              <w:rPr>
                <w:rFonts w:cs="Arial"/>
                <w:sz w:val="16"/>
                <w:szCs w:val="16"/>
              </w:rPr>
              <w:t>AA-560</w:t>
            </w:r>
            <w:r w:rsidR="00F27B45">
              <w:rPr>
                <w:rFonts w:cs="Arial"/>
                <w:sz w:val="16"/>
                <w:szCs w:val="16"/>
              </w:rPr>
              <w:t>0: Modeldocument v4.0: Nieuw bankmodel- wijziging in naam bank MoneYou naar Moneyou.</w:t>
            </w:r>
          </w:p>
        </w:tc>
      </w:tr>
      <w:tr w:rsidR="00025FA4" w:rsidRPr="00C929EC" w14:paraId="68D085E3" w14:textId="77777777" w:rsidTr="00395834">
        <w:trPr>
          <w:cantSplit/>
          <w:ins w:id="10" w:author="Groot, Karina de" w:date="2026-09-08T10:09:00Z"/>
        </w:trPr>
        <w:tc>
          <w:tcPr>
            <w:tcW w:w="1346" w:type="dxa"/>
          </w:tcPr>
          <w:p w14:paraId="636E7656" w14:textId="6112EAF1" w:rsidR="00025FA4" w:rsidRDefault="00025FA4" w:rsidP="004942B6">
            <w:pPr>
              <w:pStyle w:val="Koptekst"/>
              <w:tabs>
                <w:tab w:val="clear" w:pos="4536"/>
                <w:tab w:val="clear" w:pos="9072"/>
              </w:tabs>
              <w:spacing w:line="280" w:lineRule="atLeast"/>
              <w:rPr>
                <w:ins w:id="11" w:author="Groot, Karina de" w:date="2026-09-08T10:09:00Z" w16du:dateUtc="2026-09-08T08:09:00Z"/>
                <w:rStyle w:val="Datumopmaakprofiel"/>
                <w:rFonts w:ascii="Helvetica" w:hAnsi="Helvetica" w:cs="Helvetica"/>
                <w:sz w:val="16"/>
                <w:szCs w:val="16"/>
              </w:rPr>
            </w:pPr>
            <w:ins w:id="12" w:author="Groot, Karina de" w:date="2026-09-08T10:09:00Z" w16du:dateUtc="2026-09-08T08:09:00Z">
              <w:r>
                <w:rPr>
                  <w:rStyle w:val="Datumopmaakprofiel"/>
                  <w:rFonts w:ascii="Helvetica" w:hAnsi="Helvetica" w:cs="Helvetica"/>
                  <w:sz w:val="16"/>
                  <w:szCs w:val="16"/>
                </w:rPr>
                <w:t>8 september 2026</w:t>
              </w:r>
            </w:ins>
          </w:p>
        </w:tc>
        <w:tc>
          <w:tcPr>
            <w:tcW w:w="709" w:type="dxa"/>
          </w:tcPr>
          <w:p w14:paraId="1FBEB0D0" w14:textId="10B0EAFE" w:rsidR="00025FA4" w:rsidRDefault="00025FA4" w:rsidP="004942B6">
            <w:pPr>
              <w:rPr>
                <w:ins w:id="13" w:author="Groot, Karina de" w:date="2026-09-08T10:09:00Z" w16du:dateUtc="2026-09-08T08:09:00Z"/>
                <w:rStyle w:val="Versie0"/>
                <w:rFonts w:ascii="Helvetica" w:hAnsi="Helvetica" w:cs="Helvetica"/>
                <w:sz w:val="16"/>
                <w:szCs w:val="16"/>
              </w:rPr>
            </w:pPr>
            <w:ins w:id="14" w:author="Groot, Karina de" w:date="2026-09-08T10:09:00Z" w16du:dateUtc="2026-09-08T08:09:00Z">
              <w:r>
                <w:rPr>
                  <w:rStyle w:val="Versie0"/>
                  <w:rFonts w:ascii="Helvetica" w:hAnsi="Helvetica" w:cs="Helvetica"/>
                  <w:sz w:val="16"/>
                  <w:szCs w:val="16"/>
                </w:rPr>
                <w:t>5.0</w:t>
              </w:r>
            </w:ins>
          </w:p>
        </w:tc>
        <w:tc>
          <w:tcPr>
            <w:tcW w:w="2155" w:type="dxa"/>
          </w:tcPr>
          <w:p w14:paraId="7191E0CB" w14:textId="1A942EB7" w:rsidR="00025FA4" w:rsidRDefault="00025FA4" w:rsidP="004942B6">
            <w:pPr>
              <w:rPr>
                <w:ins w:id="15" w:author="Groot, Karina de" w:date="2026-09-08T10:09:00Z" w16du:dateUtc="2026-09-08T08:09:00Z"/>
                <w:rFonts w:ascii="Helvetica" w:hAnsi="Helvetica" w:cs="Helvetica"/>
                <w:sz w:val="16"/>
                <w:szCs w:val="16"/>
                <w:lang w:val="en-GB"/>
              </w:rPr>
            </w:pPr>
            <w:ins w:id="16" w:author="Groot, Karina de" w:date="2026-09-08T10:09:00Z" w16du:dateUtc="2026-09-08T08:09:00Z">
              <w:r>
                <w:rPr>
                  <w:rFonts w:ascii="Helvetica" w:hAnsi="Helvetica" w:cs="Helvetica"/>
                  <w:sz w:val="16"/>
                  <w:szCs w:val="16"/>
                  <w:lang w:val="en-GB"/>
                </w:rPr>
                <w:t>BOI/BSU2/Team2/AA</w:t>
              </w:r>
            </w:ins>
          </w:p>
        </w:tc>
        <w:tc>
          <w:tcPr>
            <w:tcW w:w="5399" w:type="dxa"/>
          </w:tcPr>
          <w:p w14:paraId="4F5CD44A" w14:textId="6750FBD4" w:rsidR="003022EE" w:rsidRPr="004D4FDE" w:rsidRDefault="003022EE" w:rsidP="003022EE">
            <w:pPr>
              <w:snapToGrid w:val="0"/>
              <w:rPr>
                <w:ins w:id="17" w:author="Groot, Karina de" w:date="2026-09-28T10:00:00Z" w16du:dateUtc="2026-09-28T08:00:00Z"/>
                <w:rFonts w:cs="Arial"/>
                <w:sz w:val="16"/>
                <w:szCs w:val="16"/>
              </w:rPr>
            </w:pPr>
            <w:ins w:id="18" w:author="Groot, Karina de" w:date="2026-09-28T10:00:00Z" w16du:dateUtc="2026-09-28T08:00:00Z">
              <w:r w:rsidRPr="007A102A">
                <w:rPr>
                  <w:rFonts w:cs="Arial"/>
                  <w:sz w:val="16"/>
                  <w:szCs w:val="16"/>
                </w:rPr>
                <w:t>AA-973</w:t>
              </w:r>
              <w:r>
                <w:rPr>
                  <w:rFonts w:cs="Arial"/>
                  <w:sz w:val="16"/>
                  <w:szCs w:val="16"/>
                </w:rPr>
                <w:t xml:space="preserve">4 - </w:t>
              </w:r>
              <w:r>
                <w:t>Wijigingen:</w:t>
              </w:r>
            </w:ins>
          </w:p>
          <w:p w14:paraId="3748F732" w14:textId="77777777" w:rsidR="003022EE" w:rsidRDefault="003022EE" w:rsidP="003022EE">
            <w:pPr>
              <w:pStyle w:val="Lijstalinea"/>
              <w:widowControl w:val="0"/>
              <w:numPr>
                <w:ilvl w:val="0"/>
                <w:numId w:val="41"/>
              </w:numPr>
              <w:snapToGrid w:val="0"/>
              <w:rPr>
                <w:ins w:id="19" w:author="Groot, Karina de" w:date="2026-09-28T10:00:00Z" w16du:dateUtc="2026-09-28T08:00:00Z"/>
              </w:rPr>
            </w:pPr>
            <w:ins w:id="20" w:author="Groot, Karina de" w:date="2026-09-28T10:00:00Z" w16du:dateUtc="2026-09-28T08:00:00Z">
              <w:r>
                <w:t>Aanpassingen nav nieuw bankmodel</w:t>
              </w:r>
            </w:ins>
          </w:p>
          <w:p w14:paraId="05400A9D" w14:textId="77777777" w:rsidR="003022EE" w:rsidRDefault="003022EE" w:rsidP="003022EE">
            <w:pPr>
              <w:pStyle w:val="Lijstalinea"/>
              <w:widowControl w:val="0"/>
              <w:numPr>
                <w:ilvl w:val="0"/>
                <w:numId w:val="41"/>
              </w:numPr>
              <w:snapToGrid w:val="0"/>
              <w:rPr>
                <w:ins w:id="21" w:author="Groot, Karina de" w:date="2026-09-28T10:00:00Z" w16du:dateUtc="2026-09-28T08:00:00Z"/>
              </w:rPr>
            </w:pPr>
            <w:ins w:id="22" w:author="Groot, Karina de" w:date="2026-09-28T10:00:00Z" w16du:dateUtc="2026-09-28T08:00:00Z">
              <w:r>
                <w:t>Tekstblokken gewijzigd in de Bankpartij (gelijk getrokken met andere modellen)</w:t>
              </w:r>
            </w:ins>
          </w:p>
          <w:p w14:paraId="56359768" w14:textId="77777777" w:rsidR="003022EE" w:rsidRPr="003022EE" w:rsidRDefault="003022EE" w:rsidP="003022EE">
            <w:pPr>
              <w:pStyle w:val="Lijstalinea"/>
              <w:widowControl w:val="0"/>
              <w:numPr>
                <w:ilvl w:val="0"/>
                <w:numId w:val="41"/>
              </w:numPr>
              <w:snapToGrid w:val="0"/>
              <w:rPr>
                <w:ins w:id="23" w:author="Groot, Karina de" w:date="2026-09-28T10:00:00Z" w16du:dateUtc="2026-09-28T08:00:00Z"/>
                <w:rFonts w:cs="Arial"/>
                <w:sz w:val="16"/>
                <w:szCs w:val="16"/>
                <w:rPrChange w:id="24" w:author="Groot, Karina de" w:date="2026-09-28T10:00:00Z" w16du:dateUtc="2026-09-28T08:00:00Z">
                  <w:rPr>
                    <w:ins w:id="25" w:author="Groot, Karina de" w:date="2026-09-28T10:00:00Z" w16du:dateUtc="2026-09-28T08:00:00Z"/>
                  </w:rPr>
                </w:rPrChange>
              </w:rPr>
            </w:pPr>
            <w:ins w:id="26" w:author="Groot, Karina de" w:date="2026-09-28T10:00:00Z" w16du:dateUtc="2026-09-28T08:00:00Z">
              <w:r>
                <w:t>Tekstblok Partijnamen in Hypotheekakten vervangen door vaste tekst.</w:t>
              </w:r>
            </w:ins>
          </w:p>
          <w:p w14:paraId="0469C5A9" w14:textId="1618F32C" w:rsidR="00025FA4" w:rsidRDefault="003022EE">
            <w:pPr>
              <w:pStyle w:val="Lijstalinea"/>
              <w:widowControl w:val="0"/>
              <w:numPr>
                <w:ilvl w:val="0"/>
                <w:numId w:val="41"/>
              </w:numPr>
              <w:snapToGrid w:val="0"/>
              <w:rPr>
                <w:ins w:id="27" w:author="Groot, Karina de" w:date="2026-09-08T10:09:00Z" w16du:dateUtc="2026-09-08T08:09:00Z"/>
                <w:rFonts w:cs="Arial"/>
                <w:sz w:val="16"/>
                <w:szCs w:val="16"/>
              </w:rPr>
              <w:pPrChange w:id="28" w:author="Groot, Karina de" w:date="2026-09-28T10:00:00Z" w16du:dateUtc="2026-09-28T08:00:00Z">
                <w:pPr/>
              </w:pPrChange>
            </w:pPr>
            <w:ins w:id="29" w:author="Groot, Karina de" w:date="2026-09-28T10:00:00Z" w16du:dateUtc="2026-09-28T08:00:00Z">
              <w:r>
                <w:t>Tekstblok Overbruggingshypotheek vervangen door optionele tekst in de stylesheet zelf.</w:t>
              </w:r>
            </w:ins>
          </w:p>
        </w:tc>
      </w:tr>
    </w:tbl>
    <w:p w14:paraId="3EC2D544" w14:textId="77777777" w:rsidR="0049126B" w:rsidRPr="00C929EC" w:rsidDel="003B6759" w:rsidRDefault="0049126B" w:rsidP="0033687C">
      <w:pPr>
        <w:rPr>
          <w:del w:id="30" w:author="Groot, Karina de" w:date="2026-10-13T09:09:00Z" w16du:dateUtc="2026-10-13T07:09:00Z"/>
        </w:rPr>
      </w:pPr>
    </w:p>
    <w:p w14:paraId="380EF6D8" w14:textId="09E6E4DC" w:rsidR="0033687C" w:rsidDel="003B6759" w:rsidRDefault="0033687C" w:rsidP="0033687C">
      <w:pPr>
        <w:rPr>
          <w:del w:id="31" w:author="Groot, Karina de" w:date="2026-10-13T09:09:00Z" w16du:dateUtc="2026-10-13T07:09:00Z"/>
        </w:rPr>
      </w:pPr>
    </w:p>
    <w:p w14:paraId="31209423" w14:textId="1C0D0228" w:rsidR="000C6EA6" w:rsidRPr="006C6D3A" w:rsidDel="003B6759" w:rsidRDefault="000C6EA6" w:rsidP="0033687C">
      <w:pPr>
        <w:rPr>
          <w:del w:id="32" w:author="Groot, Karina de" w:date="2026-10-13T09:09:00Z" w16du:dateUtc="2026-10-13T07:09:00Z"/>
        </w:rPr>
        <w:sectPr w:rsidR="000C6EA6" w:rsidRPr="006C6D3A" w:rsidDel="003B6759" w:rsidSect="005B4A66">
          <w:headerReference w:type="default" r:id="rId8"/>
          <w:headerReference w:type="first" r:id="rId9"/>
          <w:pgSz w:w="11906" w:h="16838" w:code="9"/>
          <w:pgMar w:top="3510" w:right="1304" w:bottom="1985" w:left="1814" w:header="567" w:footer="431" w:gutter="0"/>
          <w:cols w:space="708"/>
          <w:titlePg/>
        </w:sectPr>
      </w:pPr>
      <w:bookmarkStart w:id="40" w:name="_Toc498316301"/>
      <w:bookmarkStart w:id="41" w:name="_Toc182825139"/>
      <w:bookmarkStart w:id="42" w:name="_Toc511796531"/>
      <w:bookmarkStart w:id="43" w:name="_Toc534087918"/>
      <w:bookmarkStart w:id="44" w:name="_Toc172040153"/>
      <w:bookmarkStart w:id="45" w:name="_Toc182825580"/>
      <w:bookmarkEnd w:id="40"/>
      <w:bookmarkEnd w:id="41"/>
    </w:p>
    <w:sdt>
      <w:sdtPr>
        <w:rPr>
          <w:rFonts w:ascii="Arial" w:eastAsia="Times New Roman" w:hAnsi="Arial" w:cs="Times New Roman"/>
          <w:snapToGrid w:val="0"/>
          <w:color w:val="auto"/>
          <w:kern w:val="28"/>
          <w:sz w:val="18"/>
          <w:szCs w:val="20"/>
          <w:lang w:eastAsia="en-US"/>
        </w:rPr>
        <w:id w:val="-883639848"/>
        <w:docPartObj>
          <w:docPartGallery w:val="Table of Contents"/>
          <w:docPartUnique/>
        </w:docPartObj>
      </w:sdtPr>
      <w:sdtEndPr>
        <w:rPr>
          <w:b/>
          <w:bCs/>
        </w:rPr>
      </w:sdtEndPr>
      <w:sdtContent>
        <w:p w14:paraId="7A57628D" w14:textId="387B1A3E" w:rsidR="00BF125D" w:rsidRDefault="00BF125D">
          <w:pPr>
            <w:pStyle w:val="Kopvaninhoudsopgave"/>
          </w:pPr>
          <w:r>
            <w:t>Inhoudsopgave</w:t>
          </w:r>
        </w:p>
        <w:p w14:paraId="4F87B4E3" w14:textId="2E64B78A" w:rsidR="001A4BA4" w:rsidRDefault="00BF125D">
          <w:pPr>
            <w:pStyle w:val="Inhopg1"/>
            <w:rPr>
              <w:rFonts w:asciiTheme="minorHAnsi" w:eastAsiaTheme="minorEastAsia" w:hAnsiTheme="minorHAnsi" w:cstheme="minorBidi"/>
              <w:b w:val="0"/>
              <w:bCs w:val="0"/>
              <w:snapToGrid/>
              <w:kern w:val="0"/>
              <w:sz w:val="22"/>
              <w:szCs w:val="22"/>
              <w:lang w:eastAsia="nl-NL"/>
            </w:rPr>
          </w:pPr>
          <w:r>
            <w:fldChar w:fldCharType="begin"/>
          </w:r>
          <w:r>
            <w:instrText xml:space="preserve"> TOC \o "1-3" \h \z \u </w:instrText>
          </w:r>
          <w:r>
            <w:fldChar w:fldCharType="separate"/>
          </w:r>
          <w:hyperlink w:anchor="_Toc128561660" w:history="1">
            <w:r w:rsidR="001A4BA4" w:rsidRPr="009209FB">
              <w:rPr>
                <w:rStyle w:val="Hyperlink"/>
              </w:rPr>
              <w:t>1</w:t>
            </w:r>
            <w:r w:rsidR="001A4BA4">
              <w:rPr>
                <w:rFonts w:asciiTheme="minorHAnsi" w:eastAsiaTheme="minorEastAsia" w:hAnsiTheme="minorHAnsi" w:cstheme="minorBidi"/>
                <w:b w:val="0"/>
                <w:bCs w:val="0"/>
                <w:snapToGrid/>
                <w:kern w:val="0"/>
                <w:sz w:val="22"/>
                <w:szCs w:val="22"/>
                <w:lang w:eastAsia="nl-NL"/>
              </w:rPr>
              <w:tab/>
            </w:r>
            <w:r w:rsidR="001A4BA4" w:rsidRPr="009209FB">
              <w:rPr>
                <w:rStyle w:val="Hyperlink"/>
              </w:rPr>
              <w:t>Inleiding</w:t>
            </w:r>
            <w:r w:rsidR="001A4BA4">
              <w:rPr>
                <w:webHidden/>
              </w:rPr>
              <w:tab/>
            </w:r>
            <w:r w:rsidR="001A4BA4">
              <w:rPr>
                <w:webHidden/>
              </w:rPr>
              <w:fldChar w:fldCharType="begin"/>
            </w:r>
            <w:r w:rsidR="001A4BA4">
              <w:rPr>
                <w:webHidden/>
              </w:rPr>
              <w:instrText xml:space="preserve"> PAGEREF _Toc128561660 \h </w:instrText>
            </w:r>
            <w:r w:rsidR="001A4BA4">
              <w:rPr>
                <w:webHidden/>
              </w:rPr>
            </w:r>
            <w:r w:rsidR="001A4BA4">
              <w:rPr>
                <w:webHidden/>
              </w:rPr>
              <w:fldChar w:fldCharType="separate"/>
            </w:r>
            <w:r w:rsidR="001A4BA4">
              <w:rPr>
                <w:webHidden/>
              </w:rPr>
              <w:t>4</w:t>
            </w:r>
            <w:r w:rsidR="001A4BA4">
              <w:rPr>
                <w:webHidden/>
              </w:rPr>
              <w:fldChar w:fldCharType="end"/>
            </w:r>
          </w:hyperlink>
        </w:p>
        <w:p w14:paraId="2433460D" w14:textId="40638FE6" w:rsidR="001A4BA4" w:rsidRDefault="001A4BA4">
          <w:pPr>
            <w:pStyle w:val="Inhopg2"/>
            <w:rPr>
              <w:rFonts w:asciiTheme="minorHAnsi" w:eastAsiaTheme="minorEastAsia" w:hAnsiTheme="minorHAnsi" w:cstheme="minorBidi"/>
              <w:snapToGrid/>
              <w:kern w:val="0"/>
              <w:sz w:val="22"/>
              <w:szCs w:val="22"/>
              <w:lang w:eastAsia="nl-NL"/>
            </w:rPr>
          </w:pPr>
          <w:hyperlink w:anchor="_Toc128561661" w:history="1">
            <w:r w:rsidRPr="009209FB">
              <w:rPr>
                <w:rStyle w:val="Hyperlink"/>
              </w:rPr>
              <w:t>1.1</w:t>
            </w:r>
            <w:r>
              <w:rPr>
                <w:rFonts w:asciiTheme="minorHAnsi" w:eastAsiaTheme="minorEastAsia" w:hAnsiTheme="minorHAnsi" w:cstheme="minorBidi"/>
                <w:snapToGrid/>
                <w:kern w:val="0"/>
                <w:sz w:val="22"/>
                <w:szCs w:val="22"/>
                <w:lang w:eastAsia="nl-NL"/>
              </w:rPr>
              <w:tab/>
            </w:r>
            <w:r w:rsidRPr="009209FB">
              <w:rPr>
                <w:rStyle w:val="Hyperlink"/>
              </w:rPr>
              <w:t>Korte omschrijving</w:t>
            </w:r>
            <w:r>
              <w:rPr>
                <w:webHidden/>
              </w:rPr>
              <w:tab/>
            </w:r>
            <w:r>
              <w:rPr>
                <w:webHidden/>
              </w:rPr>
              <w:fldChar w:fldCharType="begin"/>
            </w:r>
            <w:r>
              <w:rPr>
                <w:webHidden/>
              </w:rPr>
              <w:instrText xml:space="preserve"> PAGEREF _Toc128561661 \h </w:instrText>
            </w:r>
            <w:r>
              <w:rPr>
                <w:webHidden/>
              </w:rPr>
            </w:r>
            <w:r>
              <w:rPr>
                <w:webHidden/>
              </w:rPr>
              <w:fldChar w:fldCharType="separate"/>
            </w:r>
            <w:r>
              <w:rPr>
                <w:webHidden/>
              </w:rPr>
              <w:t>4</w:t>
            </w:r>
            <w:r>
              <w:rPr>
                <w:webHidden/>
              </w:rPr>
              <w:fldChar w:fldCharType="end"/>
            </w:r>
          </w:hyperlink>
        </w:p>
        <w:p w14:paraId="5E13358A" w14:textId="399A46C6" w:rsidR="001A4BA4" w:rsidRDefault="001A4BA4">
          <w:pPr>
            <w:pStyle w:val="Inhopg3"/>
            <w:tabs>
              <w:tab w:val="left" w:pos="1000"/>
              <w:tab w:val="right" w:leader="dot" w:pos="8778"/>
            </w:tabs>
            <w:rPr>
              <w:rFonts w:asciiTheme="minorHAnsi" w:eastAsiaTheme="minorEastAsia" w:hAnsiTheme="minorHAnsi" w:cstheme="minorBidi"/>
              <w:noProof/>
              <w:snapToGrid/>
              <w:kern w:val="0"/>
              <w:sz w:val="22"/>
              <w:szCs w:val="22"/>
              <w:lang w:eastAsia="nl-NL"/>
            </w:rPr>
          </w:pPr>
          <w:hyperlink w:anchor="_Toc128561662" w:history="1">
            <w:r w:rsidRPr="009209FB">
              <w:rPr>
                <w:rStyle w:val="Hyperlink"/>
                <w:noProof/>
              </w:rPr>
              <w:t>1.1.1</w:t>
            </w:r>
            <w:r>
              <w:rPr>
                <w:rFonts w:asciiTheme="minorHAnsi" w:eastAsiaTheme="minorEastAsia" w:hAnsiTheme="minorHAnsi" w:cstheme="minorBidi"/>
                <w:noProof/>
                <w:snapToGrid/>
                <w:kern w:val="0"/>
                <w:sz w:val="22"/>
                <w:szCs w:val="22"/>
                <w:lang w:eastAsia="nl-NL"/>
              </w:rPr>
              <w:tab/>
            </w:r>
            <w:r w:rsidRPr="009209FB">
              <w:rPr>
                <w:rStyle w:val="Hyperlink"/>
                <w:noProof/>
              </w:rPr>
              <w:t>Doel</w:t>
            </w:r>
            <w:r>
              <w:rPr>
                <w:noProof/>
                <w:webHidden/>
              </w:rPr>
              <w:tab/>
            </w:r>
            <w:r>
              <w:rPr>
                <w:noProof/>
                <w:webHidden/>
              </w:rPr>
              <w:fldChar w:fldCharType="begin"/>
            </w:r>
            <w:r>
              <w:rPr>
                <w:noProof/>
                <w:webHidden/>
              </w:rPr>
              <w:instrText xml:space="preserve"> PAGEREF _Toc128561662 \h </w:instrText>
            </w:r>
            <w:r>
              <w:rPr>
                <w:noProof/>
                <w:webHidden/>
              </w:rPr>
            </w:r>
            <w:r>
              <w:rPr>
                <w:noProof/>
                <w:webHidden/>
              </w:rPr>
              <w:fldChar w:fldCharType="separate"/>
            </w:r>
            <w:r>
              <w:rPr>
                <w:noProof/>
                <w:webHidden/>
              </w:rPr>
              <w:t>4</w:t>
            </w:r>
            <w:r>
              <w:rPr>
                <w:noProof/>
                <w:webHidden/>
              </w:rPr>
              <w:fldChar w:fldCharType="end"/>
            </w:r>
          </w:hyperlink>
        </w:p>
        <w:p w14:paraId="21F9E0A7" w14:textId="7D0DEAB2" w:rsidR="001A4BA4" w:rsidRDefault="001A4BA4">
          <w:pPr>
            <w:pStyle w:val="Inhopg3"/>
            <w:tabs>
              <w:tab w:val="left" w:pos="1000"/>
              <w:tab w:val="right" w:leader="dot" w:pos="8778"/>
            </w:tabs>
            <w:rPr>
              <w:rFonts w:asciiTheme="minorHAnsi" w:eastAsiaTheme="minorEastAsia" w:hAnsiTheme="minorHAnsi" w:cstheme="minorBidi"/>
              <w:noProof/>
              <w:snapToGrid/>
              <w:kern w:val="0"/>
              <w:sz w:val="22"/>
              <w:szCs w:val="22"/>
              <w:lang w:eastAsia="nl-NL"/>
            </w:rPr>
          </w:pPr>
          <w:hyperlink w:anchor="_Toc128561663" w:history="1">
            <w:r w:rsidRPr="009209FB">
              <w:rPr>
                <w:rStyle w:val="Hyperlink"/>
                <w:noProof/>
              </w:rPr>
              <w:t>1.1.2</w:t>
            </w:r>
            <w:r>
              <w:rPr>
                <w:rFonts w:asciiTheme="minorHAnsi" w:eastAsiaTheme="minorEastAsia" w:hAnsiTheme="minorHAnsi" w:cstheme="minorBidi"/>
                <w:noProof/>
                <w:snapToGrid/>
                <w:kern w:val="0"/>
                <w:sz w:val="22"/>
                <w:szCs w:val="22"/>
                <w:lang w:eastAsia="nl-NL"/>
              </w:rPr>
              <w:tab/>
            </w:r>
            <w:r w:rsidRPr="009209FB">
              <w:rPr>
                <w:rStyle w:val="Hyperlink"/>
                <w:noProof/>
              </w:rPr>
              <w:t>Algemeen</w:t>
            </w:r>
            <w:r>
              <w:rPr>
                <w:noProof/>
                <w:webHidden/>
              </w:rPr>
              <w:tab/>
            </w:r>
            <w:r>
              <w:rPr>
                <w:noProof/>
                <w:webHidden/>
              </w:rPr>
              <w:fldChar w:fldCharType="begin"/>
            </w:r>
            <w:r>
              <w:rPr>
                <w:noProof/>
                <w:webHidden/>
              </w:rPr>
              <w:instrText xml:space="preserve"> PAGEREF _Toc128561663 \h </w:instrText>
            </w:r>
            <w:r>
              <w:rPr>
                <w:noProof/>
                <w:webHidden/>
              </w:rPr>
            </w:r>
            <w:r>
              <w:rPr>
                <w:noProof/>
                <w:webHidden/>
              </w:rPr>
              <w:fldChar w:fldCharType="separate"/>
            </w:r>
            <w:r>
              <w:rPr>
                <w:noProof/>
                <w:webHidden/>
              </w:rPr>
              <w:t>4</w:t>
            </w:r>
            <w:r>
              <w:rPr>
                <w:noProof/>
                <w:webHidden/>
              </w:rPr>
              <w:fldChar w:fldCharType="end"/>
            </w:r>
          </w:hyperlink>
        </w:p>
        <w:p w14:paraId="0A2C2144" w14:textId="72DAF484" w:rsidR="001A4BA4" w:rsidRDefault="001A4BA4">
          <w:pPr>
            <w:pStyle w:val="Inhopg2"/>
            <w:rPr>
              <w:rFonts w:asciiTheme="minorHAnsi" w:eastAsiaTheme="minorEastAsia" w:hAnsiTheme="minorHAnsi" w:cstheme="minorBidi"/>
              <w:snapToGrid/>
              <w:kern w:val="0"/>
              <w:sz w:val="22"/>
              <w:szCs w:val="22"/>
              <w:lang w:eastAsia="nl-NL"/>
            </w:rPr>
          </w:pPr>
          <w:hyperlink w:anchor="_Toc128561664" w:history="1">
            <w:r w:rsidRPr="009209FB">
              <w:rPr>
                <w:rStyle w:val="Hyperlink"/>
              </w:rPr>
              <w:t>1.2</w:t>
            </w:r>
            <w:r>
              <w:rPr>
                <w:rFonts w:asciiTheme="minorHAnsi" w:eastAsiaTheme="minorEastAsia" w:hAnsiTheme="minorHAnsi" w:cstheme="minorBidi"/>
                <w:snapToGrid/>
                <w:kern w:val="0"/>
                <w:sz w:val="22"/>
                <w:szCs w:val="22"/>
                <w:lang w:eastAsia="nl-NL"/>
              </w:rPr>
              <w:tab/>
            </w:r>
            <w:r w:rsidRPr="009209FB">
              <w:rPr>
                <w:rStyle w:val="Hyperlink"/>
              </w:rPr>
              <w:t>Referenties</w:t>
            </w:r>
            <w:r>
              <w:rPr>
                <w:webHidden/>
              </w:rPr>
              <w:tab/>
            </w:r>
            <w:r>
              <w:rPr>
                <w:webHidden/>
              </w:rPr>
              <w:fldChar w:fldCharType="begin"/>
            </w:r>
            <w:r>
              <w:rPr>
                <w:webHidden/>
              </w:rPr>
              <w:instrText xml:space="preserve"> PAGEREF _Toc128561664 \h </w:instrText>
            </w:r>
            <w:r>
              <w:rPr>
                <w:webHidden/>
              </w:rPr>
            </w:r>
            <w:r>
              <w:rPr>
                <w:webHidden/>
              </w:rPr>
              <w:fldChar w:fldCharType="separate"/>
            </w:r>
            <w:r>
              <w:rPr>
                <w:webHidden/>
              </w:rPr>
              <w:t>5</w:t>
            </w:r>
            <w:r>
              <w:rPr>
                <w:webHidden/>
              </w:rPr>
              <w:fldChar w:fldCharType="end"/>
            </w:r>
          </w:hyperlink>
        </w:p>
        <w:p w14:paraId="5A04E2D3" w14:textId="693CE72C" w:rsidR="001A4BA4" w:rsidRDefault="001A4BA4">
          <w:pPr>
            <w:pStyle w:val="Inhopg2"/>
            <w:rPr>
              <w:rFonts w:asciiTheme="minorHAnsi" w:eastAsiaTheme="minorEastAsia" w:hAnsiTheme="minorHAnsi" w:cstheme="minorBidi"/>
              <w:snapToGrid/>
              <w:kern w:val="0"/>
              <w:sz w:val="22"/>
              <w:szCs w:val="22"/>
              <w:lang w:eastAsia="nl-NL"/>
            </w:rPr>
          </w:pPr>
          <w:hyperlink w:anchor="_Toc128561665" w:history="1">
            <w:r w:rsidRPr="009209FB">
              <w:rPr>
                <w:rStyle w:val="Hyperlink"/>
              </w:rPr>
              <w:t>1.3</w:t>
            </w:r>
            <w:r>
              <w:rPr>
                <w:rFonts w:asciiTheme="minorHAnsi" w:eastAsiaTheme="minorEastAsia" w:hAnsiTheme="minorHAnsi" w:cstheme="minorBidi"/>
                <w:snapToGrid/>
                <w:kern w:val="0"/>
                <w:sz w:val="22"/>
                <w:szCs w:val="22"/>
                <w:lang w:eastAsia="nl-NL"/>
              </w:rPr>
              <w:tab/>
            </w:r>
            <w:r w:rsidRPr="009209FB">
              <w:rPr>
                <w:rStyle w:val="Hyperlink"/>
              </w:rPr>
              <w:t>Uitgangspunten</w:t>
            </w:r>
            <w:r>
              <w:rPr>
                <w:webHidden/>
              </w:rPr>
              <w:tab/>
            </w:r>
            <w:r>
              <w:rPr>
                <w:webHidden/>
              </w:rPr>
              <w:fldChar w:fldCharType="begin"/>
            </w:r>
            <w:r>
              <w:rPr>
                <w:webHidden/>
              </w:rPr>
              <w:instrText xml:space="preserve"> PAGEREF _Toc128561665 \h </w:instrText>
            </w:r>
            <w:r>
              <w:rPr>
                <w:webHidden/>
              </w:rPr>
            </w:r>
            <w:r>
              <w:rPr>
                <w:webHidden/>
              </w:rPr>
              <w:fldChar w:fldCharType="separate"/>
            </w:r>
            <w:r>
              <w:rPr>
                <w:webHidden/>
              </w:rPr>
              <w:t>5</w:t>
            </w:r>
            <w:r>
              <w:rPr>
                <w:webHidden/>
              </w:rPr>
              <w:fldChar w:fldCharType="end"/>
            </w:r>
          </w:hyperlink>
        </w:p>
        <w:p w14:paraId="087EB08B" w14:textId="73A3D3AE" w:rsidR="001A4BA4" w:rsidRDefault="001A4BA4">
          <w:pPr>
            <w:pStyle w:val="Inhopg1"/>
            <w:rPr>
              <w:rFonts w:asciiTheme="minorHAnsi" w:eastAsiaTheme="minorEastAsia" w:hAnsiTheme="minorHAnsi" w:cstheme="minorBidi"/>
              <w:b w:val="0"/>
              <w:bCs w:val="0"/>
              <w:snapToGrid/>
              <w:kern w:val="0"/>
              <w:sz w:val="22"/>
              <w:szCs w:val="22"/>
              <w:lang w:eastAsia="nl-NL"/>
            </w:rPr>
          </w:pPr>
          <w:hyperlink w:anchor="_Toc128561666" w:history="1">
            <w:r w:rsidRPr="009209FB">
              <w:rPr>
                <w:rStyle w:val="Hyperlink"/>
              </w:rPr>
              <w:t>2</w:t>
            </w:r>
            <w:r>
              <w:rPr>
                <w:rFonts w:asciiTheme="minorHAnsi" w:eastAsiaTheme="minorEastAsia" w:hAnsiTheme="minorHAnsi" w:cstheme="minorBidi"/>
                <w:b w:val="0"/>
                <w:bCs w:val="0"/>
                <w:snapToGrid/>
                <w:kern w:val="0"/>
                <w:sz w:val="22"/>
                <w:szCs w:val="22"/>
                <w:lang w:eastAsia="nl-NL"/>
              </w:rPr>
              <w:tab/>
            </w:r>
            <w:r w:rsidRPr="009209FB">
              <w:rPr>
                <w:rStyle w:val="Hyperlink"/>
              </w:rPr>
              <w:t>Hypotheekakte ABN AMRO Moneyou</w:t>
            </w:r>
            <w:r>
              <w:rPr>
                <w:webHidden/>
              </w:rPr>
              <w:tab/>
            </w:r>
            <w:r>
              <w:rPr>
                <w:webHidden/>
              </w:rPr>
              <w:fldChar w:fldCharType="begin"/>
            </w:r>
            <w:r>
              <w:rPr>
                <w:webHidden/>
              </w:rPr>
              <w:instrText xml:space="preserve"> PAGEREF _Toc128561666 \h </w:instrText>
            </w:r>
            <w:r>
              <w:rPr>
                <w:webHidden/>
              </w:rPr>
            </w:r>
            <w:r>
              <w:rPr>
                <w:webHidden/>
              </w:rPr>
              <w:fldChar w:fldCharType="separate"/>
            </w:r>
            <w:r>
              <w:rPr>
                <w:webHidden/>
              </w:rPr>
              <w:t>6</w:t>
            </w:r>
            <w:r>
              <w:rPr>
                <w:webHidden/>
              </w:rPr>
              <w:fldChar w:fldCharType="end"/>
            </w:r>
          </w:hyperlink>
        </w:p>
        <w:p w14:paraId="7F476995" w14:textId="622705C1" w:rsidR="001A4BA4" w:rsidRDefault="001A4BA4">
          <w:pPr>
            <w:pStyle w:val="Inhopg2"/>
            <w:rPr>
              <w:rFonts w:asciiTheme="minorHAnsi" w:eastAsiaTheme="minorEastAsia" w:hAnsiTheme="minorHAnsi" w:cstheme="minorBidi"/>
              <w:snapToGrid/>
              <w:kern w:val="0"/>
              <w:sz w:val="22"/>
              <w:szCs w:val="22"/>
              <w:lang w:eastAsia="nl-NL"/>
            </w:rPr>
          </w:pPr>
          <w:hyperlink w:anchor="_Toc128561667" w:history="1">
            <w:r w:rsidRPr="009209FB">
              <w:rPr>
                <w:rStyle w:val="Hyperlink"/>
              </w:rPr>
              <w:t>2.1</w:t>
            </w:r>
            <w:r>
              <w:rPr>
                <w:rFonts w:asciiTheme="minorHAnsi" w:eastAsiaTheme="minorEastAsia" w:hAnsiTheme="minorHAnsi" w:cstheme="minorBidi"/>
                <w:snapToGrid/>
                <w:kern w:val="0"/>
                <w:sz w:val="22"/>
                <w:szCs w:val="22"/>
                <w:lang w:eastAsia="nl-NL"/>
              </w:rPr>
              <w:tab/>
            </w:r>
            <w:r w:rsidRPr="009209FB">
              <w:rPr>
                <w:rStyle w:val="Hyperlink"/>
              </w:rPr>
              <w:t>Equivalentieverklaring</w:t>
            </w:r>
            <w:r>
              <w:rPr>
                <w:webHidden/>
              </w:rPr>
              <w:tab/>
            </w:r>
            <w:r>
              <w:rPr>
                <w:webHidden/>
              </w:rPr>
              <w:fldChar w:fldCharType="begin"/>
            </w:r>
            <w:r>
              <w:rPr>
                <w:webHidden/>
              </w:rPr>
              <w:instrText xml:space="preserve"> PAGEREF _Toc128561667 \h </w:instrText>
            </w:r>
            <w:r>
              <w:rPr>
                <w:webHidden/>
              </w:rPr>
            </w:r>
            <w:r>
              <w:rPr>
                <w:webHidden/>
              </w:rPr>
              <w:fldChar w:fldCharType="separate"/>
            </w:r>
            <w:r>
              <w:rPr>
                <w:webHidden/>
              </w:rPr>
              <w:t>7</w:t>
            </w:r>
            <w:r>
              <w:rPr>
                <w:webHidden/>
              </w:rPr>
              <w:fldChar w:fldCharType="end"/>
            </w:r>
          </w:hyperlink>
        </w:p>
        <w:p w14:paraId="71AA75F5" w14:textId="0C9B3B08" w:rsidR="001A4BA4" w:rsidRDefault="001A4BA4">
          <w:pPr>
            <w:pStyle w:val="Inhopg2"/>
            <w:rPr>
              <w:rFonts w:asciiTheme="minorHAnsi" w:eastAsiaTheme="minorEastAsia" w:hAnsiTheme="minorHAnsi" w:cstheme="minorBidi"/>
              <w:snapToGrid/>
              <w:kern w:val="0"/>
              <w:sz w:val="22"/>
              <w:szCs w:val="22"/>
              <w:lang w:eastAsia="nl-NL"/>
            </w:rPr>
          </w:pPr>
          <w:hyperlink w:anchor="_Toc128561668" w:history="1">
            <w:r w:rsidRPr="009209FB">
              <w:rPr>
                <w:rStyle w:val="Hyperlink"/>
              </w:rPr>
              <w:t>2.2</w:t>
            </w:r>
            <w:r>
              <w:rPr>
                <w:rFonts w:asciiTheme="minorHAnsi" w:eastAsiaTheme="minorEastAsia" w:hAnsiTheme="minorHAnsi" w:cstheme="minorBidi"/>
                <w:snapToGrid/>
                <w:kern w:val="0"/>
                <w:sz w:val="22"/>
                <w:szCs w:val="22"/>
                <w:lang w:eastAsia="nl-NL"/>
              </w:rPr>
              <w:tab/>
            </w:r>
            <w:r w:rsidRPr="009209FB">
              <w:rPr>
                <w:rStyle w:val="Hyperlink"/>
              </w:rPr>
              <w:t>Titel</w:t>
            </w:r>
            <w:r>
              <w:rPr>
                <w:webHidden/>
              </w:rPr>
              <w:tab/>
            </w:r>
            <w:r>
              <w:rPr>
                <w:webHidden/>
              </w:rPr>
              <w:fldChar w:fldCharType="begin"/>
            </w:r>
            <w:r>
              <w:rPr>
                <w:webHidden/>
              </w:rPr>
              <w:instrText xml:space="preserve"> PAGEREF _Toc128561668 \h </w:instrText>
            </w:r>
            <w:r>
              <w:rPr>
                <w:webHidden/>
              </w:rPr>
            </w:r>
            <w:r>
              <w:rPr>
                <w:webHidden/>
              </w:rPr>
              <w:fldChar w:fldCharType="separate"/>
            </w:r>
            <w:r>
              <w:rPr>
                <w:webHidden/>
              </w:rPr>
              <w:t>7</w:t>
            </w:r>
            <w:r>
              <w:rPr>
                <w:webHidden/>
              </w:rPr>
              <w:fldChar w:fldCharType="end"/>
            </w:r>
          </w:hyperlink>
        </w:p>
        <w:p w14:paraId="337C2985" w14:textId="348B9295" w:rsidR="001A4BA4" w:rsidRDefault="001A4BA4">
          <w:pPr>
            <w:pStyle w:val="Inhopg2"/>
            <w:rPr>
              <w:rFonts w:asciiTheme="minorHAnsi" w:eastAsiaTheme="minorEastAsia" w:hAnsiTheme="minorHAnsi" w:cstheme="minorBidi"/>
              <w:snapToGrid/>
              <w:kern w:val="0"/>
              <w:sz w:val="22"/>
              <w:szCs w:val="22"/>
              <w:lang w:eastAsia="nl-NL"/>
            </w:rPr>
          </w:pPr>
          <w:hyperlink w:anchor="_Toc128561669" w:history="1">
            <w:r w:rsidRPr="009209FB">
              <w:rPr>
                <w:rStyle w:val="Hyperlink"/>
              </w:rPr>
              <w:t>2.3</w:t>
            </w:r>
            <w:r>
              <w:rPr>
                <w:rFonts w:asciiTheme="minorHAnsi" w:eastAsiaTheme="minorEastAsia" w:hAnsiTheme="minorHAnsi" w:cstheme="minorBidi"/>
                <w:snapToGrid/>
                <w:kern w:val="0"/>
                <w:sz w:val="22"/>
                <w:szCs w:val="22"/>
                <w:lang w:eastAsia="nl-NL"/>
              </w:rPr>
              <w:tab/>
            </w:r>
            <w:r w:rsidRPr="009209FB">
              <w:rPr>
                <w:rStyle w:val="Hyperlink"/>
              </w:rPr>
              <w:t>Aanhef</w:t>
            </w:r>
            <w:r>
              <w:rPr>
                <w:webHidden/>
              </w:rPr>
              <w:tab/>
            </w:r>
            <w:r>
              <w:rPr>
                <w:webHidden/>
              </w:rPr>
              <w:fldChar w:fldCharType="begin"/>
            </w:r>
            <w:r>
              <w:rPr>
                <w:webHidden/>
              </w:rPr>
              <w:instrText xml:space="preserve"> PAGEREF _Toc128561669 \h </w:instrText>
            </w:r>
            <w:r>
              <w:rPr>
                <w:webHidden/>
              </w:rPr>
            </w:r>
            <w:r>
              <w:rPr>
                <w:webHidden/>
              </w:rPr>
              <w:fldChar w:fldCharType="separate"/>
            </w:r>
            <w:r>
              <w:rPr>
                <w:webHidden/>
              </w:rPr>
              <w:t>7</w:t>
            </w:r>
            <w:r>
              <w:rPr>
                <w:webHidden/>
              </w:rPr>
              <w:fldChar w:fldCharType="end"/>
            </w:r>
          </w:hyperlink>
        </w:p>
        <w:p w14:paraId="3D51B459" w14:textId="04C26A61" w:rsidR="001A4BA4" w:rsidRDefault="001A4BA4">
          <w:pPr>
            <w:pStyle w:val="Inhopg2"/>
            <w:rPr>
              <w:rFonts w:asciiTheme="minorHAnsi" w:eastAsiaTheme="minorEastAsia" w:hAnsiTheme="minorHAnsi" w:cstheme="minorBidi"/>
              <w:snapToGrid/>
              <w:kern w:val="0"/>
              <w:sz w:val="22"/>
              <w:szCs w:val="22"/>
              <w:lang w:eastAsia="nl-NL"/>
            </w:rPr>
          </w:pPr>
          <w:hyperlink w:anchor="_Toc128561670" w:history="1">
            <w:r w:rsidRPr="009209FB">
              <w:rPr>
                <w:rStyle w:val="Hyperlink"/>
              </w:rPr>
              <w:t>2.4</w:t>
            </w:r>
            <w:r>
              <w:rPr>
                <w:rFonts w:asciiTheme="minorHAnsi" w:eastAsiaTheme="minorEastAsia" w:hAnsiTheme="minorHAnsi" w:cstheme="minorBidi"/>
                <w:snapToGrid/>
                <w:kern w:val="0"/>
                <w:sz w:val="22"/>
                <w:szCs w:val="22"/>
                <w:lang w:eastAsia="nl-NL"/>
              </w:rPr>
              <w:tab/>
            </w:r>
            <w:r w:rsidRPr="009209FB">
              <w:rPr>
                <w:rStyle w:val="Hyperlink"/>
              </w:rPr>
              <w:t>Bank</w:t>
            </w:r>
            <w:r>
              <w:rPr>
                <w:webHidden/>
              </w:rPr>
              <w:tab/>
            </w:r>
            <w:r>
              <w:rPr>
                <w:webHidden/>
              </w:rPr>
              <w:fldChar w:fldCharType="begin"/>
            </w:r>
            <w:r>
              <w:rPr>
                <w:webHidden/>
              </w:rPr>
              <w:instrText xml:space="preserve"> PAGEREF _Toc128561670 \h </w:instrText>
            </w:r>
            <w:r>
              <w:rPr>
                <w:webHidden/>
              </w:rPr>
            </w:r>
            <w:r>
              <w:rPr>
                <w:webHidden/>
              </w:rPr>
              <w:fldChar w:fldCharType="separate"/>
            </w:r>
            <w:r>
              <w:rPr>
                <w:webHidden/>
              </w:rPr>
              <w:t>8</w:t>
            </w:r>
            <w:r>
              <w:rPr>
                <w:webHidden/>
              </w:rPr>
              <w:fldChar w:fldCharType="end"/>
            </w:r>
          </w:hyperlink>
        </w:p>
        <w:p w14:paraId="02809CCB" w14:textId="7C4D6B68" w:rsidR="001A4BA4" w:rsidRDefault="001A4BA4">
          <w:pPr>
            <w:pStyle w:val="Inhopg2"/>
            <w:rPr>
              <w:rFonts w:asciiTheme="minorHAnsi" w:eastAsiaTheme="minorEastAsia" w:hAnsiTheme="minorHAnsi" w:cstheme="minorBidi"/>
              <w:snapToGrid/>
              <w:kern w:val="0"/>
              <w:sz w:val="22"/>
              <w:szCs w:val="22"/>
              <w:lang w:eastAsia="nl-NL"/>
            </w:rPr>
          </w:pPr>
          <w:hyperlink w:anchor="_Toc128561671" w:history="1">
            <w:r w:rsidRPr="009209FB">
              <w:rPr>
                <w:rStyle w:val="Hyperlink"/>
              </w:rPr>
              <w:t>2.5</w:t>
            </w:r>
            <w:r>
              <w:rPr>
                <w:rFonts w:asciiTheme="minorHAnsi" w:eastAsiaTheme="minorEastAsia" w:hAnsiTheme="minorHAnsi" w:cstheme="minorBidi"/>
                <w:snapToGrid/>
                <w:kern w:val="0"/>
                <w:sz w:val="22"/>
                <w:szCs w:val="22"/>
                <w:lang w:eastAsia="nl-NL"/>
              </w:rPr>
              <w:tab/>
            </w:r>
            <w:r w:rsidRPr="009209FB">
              <w:rPr>
                <w:rStyle w:val="Hyperlink"/>
              </w:rPr>
              <w:t>Schuldenaar</w:t>
            </w:r>
            <w:r>
              <w:rPr>
                <w:webHidden/>
              </w:rPr>
              <w:tab/>
            </w:r>
            <w:r>
              <w:rPr>
                <w:webHidden/>
              </w:rPr>
              <w:fldChar w:fldCharType="begin"/>
            </w:r>
            <w:r>
              <w:rPr>
                <w:webHidden/>
              </w:rPr>
              <w:instrText xml:space="preserve"> PAGEREF _Toc128561671 \h </w:instrText>
            </w:r>
            <w:r>
              <w:rPr>
                <w:webHidden/>
              </w:rPr>
            </w:r>
            <w:r>
              <w:rPr>
                <w:webHidden/>
              </w:rPr>
              <w:fldChar w:fldCharType="separate"/>
            </w:r>
            <w:r>
              <w:rPr>
                <w:webHidden/>
              </w:rPr>
              <w:t>10</w:t>
            </w:r>
            <w:r>
              <w:rPr>
                <w:webHidden/>
              </w:rPr>
              <w:fldChar w:fldCharType="end"/>
            </w:r>
          </w:hyperlink>
        </w:p>
        <w:p w14:paraId="1B0BBEC9" w14:textId="2EBEE2DC" w:rsidR="001A4BA4" w:rsidRDefault="001A4BA4">
          <w:pPr>
            <w:pStyle w:val="Inhopg2"/>
            <w:rPr>
              <w:rFonts w:asciiTheme="minorHAnsi" w:eastAsiaTheme="minorEastAsia" w:hAnsiTheme="minorHAnsi" w:cstheme="minorBidi"/>
              <w:snapToGrid/>
              <w:kern w:val="0"/>
              <w:sz w:val="22"/>
              <w:szCs w:val="22"/>
              <w:lang w:eastAsia="nl-NL"/>
            </w:rPr>
          </w:pPr>
          <w:hyperlink w:anchor="_Toc128561672" w:history="1">
            <w:r w:rsidRPr="009209FB">
              <w:rPr>
                <w:rStyle w:val="Hyperlink"/>
              </w:rPr>
              <w:t>2.6</w:t>
            </w:r>
            <w:r>
              <w:rPr>
                <w:rFonts w:asciiTheme="minorHAnsi" w:eastAsiaTheme="minorEastAsia" w:hAnsiTheme="minorHAnsi" w:cstheme="minorBidi"/>
                <w:snapToGrid/>
                <w:kern w:val="0"/>
                <w:sz w:val="22"/>
                <w:szCs w:val="22"/>
                <w:lang w:eastAsia="nl-NL"/>
              </w:rPr>
              <w:tab/>
            </w:r>
            <w:r w:rsidRPr="009209FB">
              <w:rPr>
                <w:rStyle w:val="Hyperlink"/>
              </w:rPr>
              <w:t>Afsluiting partijen</w:t>
            </w:r>
            <w:r>
              <w:rPr>
                <w:webHidden/>
              </w:rPr>
              <w:tab/>
            </w:r>
            <w:r>
              <w:rPr>
                <w:webHidden/>
              </w:rPr>
              <w:fldChar w:fldCharType="begin"/>
            </w:r>
            <w:r>
              <w:rPr>
                <w:webHidden/>
              </w:rPr>
              <w:instrText xml:space="preserve"> PAGEREF _Toc128561672 \h </w:instrText>
            </w:r>
            <w:r>
              <w:rPr>
                <w:webHidden/>
              </w:rPr>
            </w:r>
            <w:r>
              <w:rPr>
                <w:webHidden/>
              </w:rPr>
              <w:fldChar w:fldCharType="separate"/>
            </w:r>
            <w:r>
              <w:rPr>
                <w:webHidden/>
              </w:rPr>
              <w:t>11</w:t>
            </w:r>
            <w:r>
              <w:rPr>
                <w:webHidden/>
              </w:rPr>
              <w:fldChar w:fldCharType="end"/>
            </w:r>
          </w:hyperlink>
        </w:p>
        <w:p w14:paraId="2CA2F0DA" w14:textId="43E5CC33" w:rsidR="001A4BA4" w:rsidRDefault="001A4BA4">
          <w:pPr>
            <w:pStyle w:val="Inhopg2"/>
            <w:rPr>
              <w:rFonts w:asciiTheme="minorHAnsi" w:eastAsiaTheme="minorEastAsia" w:hAnsiTheme="minorHAnsi" w:cstheme="minorBidi"/>
              <w:snapToGrid/>
              <w:kern w:val="0"/>
              <w:sz w:val="22"/>
              <w:szCs w:val="22"/>
              <w:lang w:eastAsia="nl-NL"/>
            </w:rPr>
          </w:pPr>
          <w:hyperlink w:anchor="_Toc128561673" w:history="1">
            <w:r w:rsidRPr="009209FB">
              <w:rPr>
                <w:rStyle w:val="Hyperlink"/>
              </w:rPr>
              <w:t>2.7</w:t>
            </w:r>
            <w:r>
              <w:rPr>
                <w:rFonts w:asciiTheme="minorHAnsi" w:eastAsiaTheme="minorEastAsia" w:hAnsiTheme="minorHAnsi" w:cstheme="minorBidi"/>
                <w:snapToGrid/>
                <w:kern w:val="0"/>
                <w:sz w:val="22"/>
                <w:szCs w:val="22"/>
                <w:lang w:eastAsia="nl-NL"/>
              </w:rPr>
              <w:tab/>
            </w:r>
            <w:r w:rsidRPr="009209FB">
              <w:rPr>
                <w:rStyle w:val="Hyperlink"/>
              </w:rPr>
              <w:t>Lening</w:t>
            </w:r>
            <w:r>
              <w:rPr>
                <w:webHidden/>
              </w:rPr>
              <w:tab/>
            </w:r>
            <w:r>
              <w:rPr>
                <w:webHidden/>
              </w:rPr>
              <w:fldChar w:fldCharType="begin"/>
            </w:r>
            <w:r>
              <w:rPr>
                <w:webHidden/>
              </w:rPr>
              <w:instrText xml:space="preserve"> PAGEREF _Toc128561673 \h </w:instrText>
            </w:r>
            <w:r>
              <w:rPr>
                <w:webHidden/>
              </w:rPr>
            </w:r>
            <w:r>
              <w:rPr>
                <w:webHidden/>
              </w:rPr>
              <w:fldChar w:fldCharType="separate"/>
            </w:r>
            <w:r>
              <w:rPr>
                <w:webHidden/>
              </w:rPr>
              <w:t>12</w:t>
            </w:r>
            <w:r>
              <w:rPr>
                <w:webHidden/>
              </w:rPr>
              <w:fldChar w:fldCharType="end"/>
            </w:r>
          </w:hyperlink>
        </w:p>
        <w:p w14:paraId="01FE9EC9" w14:textId="43D3E6B8" w:rsidR="001A4BA4" w:rsidRDefault="001A4BA4">
          <w:pPr>
            <w:pStyle w:val="Inhopg2"/>
            <w:rPr>
              <w:rFonts w:asciiTheme="minorHAnsi" w:eastAsiaTheme="minorEastAsia" w:hAnsiTheme="minorHAnsi" w:cstheme="minorBidi"/>
              <w:snapToGrid/>
              <w:kern w:val="0"/>
              <w:sz w:val="22"/>
              <w:szCs w:val="22"/>
              <w:lang w:eastAsia="nl-NL"/>
            </w:rPr>
          </w:pPr>
          <w:hyperlink w:anchor="_Toc128561674" w:history="1">
            <w:r w:rsidRPr="009209FB">
              <w:rPr>
                <w:rStyle w:val="Hyperlink"/>
              </w:rPr>
              <w:t>2.8</w:t>
            </w:r>
            <w:r>
              <w:rPr>
                <w:rFonts w:asciiTheme="minorHAnsi" w:eastAsiaTheme="minorEastAsia" w:hAnsiTheme="minorHAnsi" w:cstheme="minorBidi"/>
                <w:snapToGrid/>
                <w:kern w:val="0"/>
                <w:sz w:val="22"/>
                <w:szCs w:val="22"/>
                <w:lang w:eastAsia="nl-NL"/>
              </w:rPr>
              <w:tab/>
            </w:r>
            <w:r w:rsidRPr="009209FB">
              <w:rPr>
                <w:rStyle w:val="Hyperlink"/>
              </w:rPr>
              <w:t>Hypotheekstelling</w:t>
            </w:r>
            <w:r>
              <w:rPr>
                <w:webHidden/>
              </w:rPr>
              <w:tab/>
            </w:r>
            <w:r>
              <w:rPr>
                <w:webHidden/>
              </w:rPr>
              <w:fldChar w:fldCharType="begin"/>
            </w:r>
            <w:r>
              <w:rPr>
                <w:webHidden/>
              </w:rPr>
              <w:instrText xml:space="preserve"> PAGEREF _Toc128561674 \h </w:instrText>
            </w:r>
            <w:r>
              <w:rPr>
                <w:webHidden/>
              </w:rPr>
            </w:r>
            <w:r>
              <w:rPr>
                <w:webHidden/>
              </w:rPr>
              <w:fldChar w:fldCharType="separate"/>
            </w:r>
            <w:r>
              <w:rPr>
                <w:webHidden/>
              </w:rPr>
              <w:t>14</w:t>
            </w:r>
            <w:r>
              <w:rPr>
                <w:webHidden/>
              </w:rPr>
              <w:fldChar w:fldCharType="end"/>
            </w:r>
          </w:hyperlink>
        </w:p>
        <w:p w14:paraId="201E325A" w14:textId="674DC677" w:rsidR="001A4BA4" w:rsidRDefault="001A4BA4">
          <w:pPr>
            <w:pStyle w:val="Inhopg2"/>
            <w:rPr>
              <w:rFonts w:asciiTheme="minorHAnsi" w:eastAsiaTheme="minorEastAsia" w:hAnsiTheme="minorHAnsi" w:cstheme="minorBidi"/>
              <w:snapToGrid/>
              <w:kern w:val="0"/>
              <w:sz w:val="22"/>
              <w:szCs w:val="22"/>
              <w:lang w:eastAsia="nl-NL"/>
            </w:rPr>
          </w:pPr>
          <w:hyperlink w:anchor="_Toc128561697" w:history="1">
            <w:r w:rsidRPr="009209FB">
              <w:rPr>
                <w:rStyle w:val="Hyperlink"/>
              </w:rPr>
              <w:t>2.9</w:t>
            </w:r>
            <w:r>
              <w:rPr>
                <w:rFonts w:asciiTheme="minorHAnsi" w:eastAsiaTheme="minorEastAsia" w:hAnsiTheme="minorHAnsi" w:cstheme="minorBidi"/>
                <w:snapToGrid/>
                <w:kern w:val="0"/>
                <w:sz w:val="22"/>
                <w:szCs w:val="22"/>
                <w:lang w:eastAsia="nl-NL"/>
              </w:rPr>
              <w:tab/>
            </w:r>
            <w:r w:rsidRPr="009209FB">
              <w:rPr>
                <w:rStyle w:val="Hyperlink"/>
              </w:rPr>
              <w:t>Verpanding</w:t>
            </w:r>
            <w:r>
              <w:rPr>
                <w:webHidden/>
              </w:rPr>
              <w:tab/>
            </w:r>
            <w:r>
              <w:rPr>
                <w:webHidden/>
              </w:rPr>
              <w:fldChar w:fldCharType="begin"/>
            </w:r>
            <w:r>
              <w:rPr>
                <w:webHidden/>
              </w:rPr>
              <w:instrText xml:space="preserve"> PAGEREF _Toc128561697 \h </w:instrText>
            </w:r>
            <w:r>
              <w:rPr>
                <w:webHidden/>
              </w:rPr>
            </w:r>
            <w:r>
              <w:rPr>
                <w:webHidden/>
              </w:rPr>
              <w:fldChar w:fldCharType="separate"/>
            </w:r>
            <w:r>
              <w:rPr>
                <w:webHidden/>
              </w:rPr>
              <w:t>15</w:t>
            </w:r>
            <w:r>
              <w:rPr>
                <w:webHidden/>
              </w:rPr>
              <w:fldChar w:fldCharType="end"/>
            </w:r>
          </w:hyperlink>
        </w:p>
        <w:p w14:paraId="417E7C6A" w14:textId="39B00CE7" w:rsidR="001A4BA4" w:rsidRDefault="001A4BA4">
          <w:pPr>
            <w:pStyle w:val="Inhopg2"/>
            <w:rPr>
              <w:rFonts w:asciiTheme="minorHAnsi" w:eastAsiaTheme="minorEastAsia" w:hAnsiTheme="minorHAnsi" w:cstheme="minorBidi"/>
              <w:snapToGrid/>
              <w:kern w:val="0"/>
              <w:sz w:val="22"/>
              <w:szCs w:val="22"/>
              <w:lang w:eastAsia="nl-NL"/>
            </w:rPr>
          </w:pPr>
          <w:hyperlink w:anchor="_Toc128561698" w:history="1">
            <w:r w:rsidRPr="009209FB">
              <w:rPr>
                <w:rStyle w:val="Hyperlink"/>
              </w:rPr>
              <w:t>2.10</w:t>
            </w:r>
            <w:r>
              <w:rPr>
                <w:rFonts w:asciiTheme="minorHAnsi" w:eastAsiaTheme="minorEastAsia" w:hAnsiTheme="minorHAnsi" w:cstheme="minorBidi"/>
                <w:snapToGrid/>
                <w:kern w:val="0"/>
                <w:sz w:val="22"/>
                <w:szCs w:val="22"/>
                <w:lang w:eastAsia="nl-NL"/>
              </w:rPr>
              <w:tab/>
            </w:r>
            <w:r w:rsidRPr="009209FB">
              <w:rPr>
                <w:rStyle w:val="Hyperlink"/>
              </w:rPr>
              <w:t>Overbruggingshypotheek</w:t>
            </w:r>
            <w:r>
              <w:rPr>
                <w:webHidden/>
              </w:rPr>
              <w:tab/>
            </w:r>
            <w:r>
              <w:rPr>
                <w:webHidden/>
              </w:rPr>
              <w:fldChar w:fldCharType="begin"/>
            </w:r>
            <w:r>
              <w:rPr>
                <w:webHidden/>
              </w:rPr>
              <w:instrText xml:space="preserve"> PAGEREF _Toc128561698 \h </w:instrText>
            </w:r>
            <w:r>
              <w:rPr>
                <w:webHidden/>
              </w:rPr>
            </w:r>
            <w:r>
              <w:rPr>
                <w:webHidden/>
              </w:rPr>
              <w:fldChar w:fldCharType="separate"/>
            </w:r>
            <w:r>
              <w:rPr>
                <w:webHidden/>
              </w:rPr>
              <w:t>16</w:t>
            </w:r>
            <w:r>
              <w:rPr>
                <w:webHidden/>
              </w:rPr>
              <w:fldChar w:fldCharType="end"/>
            </w:r>
          </w:hyperlink>
        </w:p>
        <w:p w14:paraId="2C77D78F" w14:textId="19009397" w:rsidR="001A4BA4" w:rsidRDefault="001A4BA4">
          <w:pPr>
            <w:pStyle w:val="Inhopg2"/>
            <w:rPr>
              <w:rFonts w:asciiTheme="minorHAnsi" w:eastAsiaTheme="minorEastAsia" w:hAnsiTheme="minorHAnsi" w:cstheme="minorBidi"/>
              <w:snapToGrid/>
              <w:kern w:val="0"/>
              <w:sz w:val="22"/>
              <w:szCs w:val="22"/>
              <w:lang w:eastAsia="nl-NL"/>
            </w:rPr>
          </w:pPr>
          <w:hyperlink w:anchor="_Toc128561699" w:history="1">
            <w:r w:rsidRPr="009209FB">
              <w:rPr>
                <w:rStyle w:val="Hyperlink"/>
                <w:lang w:val="en-US"/>
              </w:rPr>
              <w:t>2.11</w:t>
            </w:r>
            <w:r>
              <w:rPr>
                <w:rFonts w:asciiTheme="minorHAnsi" w:eastAsiaTheme="minorEastAsia" w:hAnsiTheme="minorHAnsi" w:cstheme="minorBidi"/>
                <w:snapToGrid/>
                <w:kern w:val="0"/>
                <w:sz w:val="22"/>
                <w:szCs w:val="22"/>
                <w:lang w:eastAsia="nl-NL"/>
              </w:rPr>
              <w:tab/>
            </w:r>
            <w:r w:rsidRPr="009209FB">
              <w:rPr>
                <w:rStyle w:val="Hyperlink"/>
                <w:lang w:val="en-US"/>
              </w:rPr>
              <w:t>Afsluiting</w:t>
            </w:r>
            <w:r>
              <w:rPr>
                <w:webHidden/>
              </w:rPr>
              <w:tab/>
            </w:r>
            <w:r>
              <w:rPr>
                <w:webHidden/>
              </w:rPr>
              <w:fldChar w:fldCharType="begin"/>
            </w:r>
            <w:r>
              <w:rPr>
                <w:webHidden/>
              </w:rPr>
              <w:instrText xml:space="preserve"> PAGEREF _Toc128561699 \h </w:instrText>
            </w:r>
            <w:r>
              <w:rPr>
                <w:webHidden/>
              </w:rPr>
            </w:r>
            <w:r>
              <w:rPr>
                <w:webHidden/>
              </w:rPr>
              <w:fldChar w:fldCharType="separate"/>
            </w:r>
            <w:r>
              <w:rPr>
                <w:webHidden/>
              </w:rPr>
              <w:t>17</w:t>
            </w:r>
            <w:r>
              <w:rPr>
                <w:webHidden/>
              </w:rPr>
              <w:fldChar w:fldCharType="end"/>
            </w:r>
          </w:hyperlink>
        </w:p>
        <w:p w14:paraId="0C9555C1" w14:textId="3B70159B" w:rsidR="001A4BA4" w:rsidRDefault="001A4BA4">
          <w:pPr>
            <w:pStyle w:val="Inhopg2"/>
            <w:rPr>
              <w:rFonts w:asciiTheme="minorHAnsi" w:eastAsiaTheme="minorEastAsia" w:hAnsiTheme="minorHAnsi" w:cstheme="minorBidi"/>
              <w:snapToGrid/>
              <w:kern w:val="0"/>
              <w:sz w:val="22"/>
              <w:szCs w:val="22"/>
              <w:lang w:eastAsia="nl-NL"/>
            </w:rPr>
          </w:pPr>
          <w:hyperlink w:anchor="_Toc128561700" w:history="1">
            <w:r w:rsidRPr="009209FB">
              <w:rPr>
                <w:rStyle w:val="Hyperlink"/>
                <w:lang w:val="en-US"/>
              </w:rPr>
              <w:t>2.12</w:t>
            </w:r>
            <w:r>
              <w:rPr>
                <w:rFonts w:asciiTheme="minorHAnsi" w:eastAsiaTheme="minorEastAsia" w:hAnsiTheme="minorHAnsi" w:cstheme="minorBidi"/>
                <w:snapToGrid/>
                <w:kern w:val="0"/>
                <w:sz w:val="22"/>
                <w:szCs w:val="22"/>
                <w:lang w:eastAsia="nl-NL"/>
              </w:rPr>
              <w:tab/>
            </w:r>
            <w:r w:rsidRPr="009209FB">
              <w:rPr>
                <w:rStyle w:val="Hyperlink"/>
                <w:lang w:val="en-US"/>
              </w:rPr>
              <w:t>Vrije gedeelte</w:t>
            </w:r>
            <w:r>
              <w:rPr>
                <w:webHidden/>
              </w:rPr>
              <w:tab/>
            </w:r>
            <w:r>
              <w:rPr>
                <w:webHidden/>
              </w:rPr>
              <w:fldChar w:fldCharType="begin"/>
            </w:r>
            <w:r>
              <w:rPr>
                <w:webHidden/>
              </w:rPr>
              <w:instrText xml:space="preserve"> PAGEREF _Toc128561700 \h </w:instrText>
            </w:r>
            <w:r>
              <w:rPr>
                <w:webHidden/>
              </w:rPr>
            </w:r>
            <w:r>
              <w:rPr>
                <w:webHidden/>
              </w:rPr>
              <w:fldChar w:fldCharType="separate"/>
            </w:r>
            <w:r>
              <w:rPr>
                <w:webHidden/>
              </w:rPr>
              <w:t>18</w:t>
            </w:r>
            <w:r>
              <w:rPr>
                <w:webHidden/>
              </w:rPr>
              <w:fldChar w:fldCharType="end"/>
            </w:r>
          </w:hyperlink>
        </w:p>
        <w:p w14:paraId="056CC120" w14:textId="750413DE" w:rsidR="00BF125D" w:rsidRDefault="00BF125D">
          <w:r>
            <w:rPr>
              <w:b/>
              <w:bCs/>
            </w:rPr>
            <w:fldChar w:fldCharType="end"/>
          </w:r>
        </w:p>
      </w:sdtContent>
    </w:sdt>
    <w:p w14:paraId="14DF3697" w14:textId="77777777" w:rsidR="000C6EA6" w:rsidRPr="00FD65E8" w:rsidRDefault="000C6EA6" w:rsidP="000C6EA6"/>
    <w:p w14:paraId="523DF806" w14:textId="77777777" w:rsidR="000C6EA6" w:rsidRPr="00FD65E8" w:rsidRDefault="000C6EA6" w:rsidP="000C6EA6">
      <w:pPr>
        <w:sectPr w:rsidR="000C6EA6" w:rsidRPr="00FD65E8" w:rsidSect="005B4A66">
          <w:headerReference w:type="first" r:id="rId10"/>
          <w:pgSz w:w="11906" w:h="16838" w:code="9"/>
          <w:pgMar w:top="3510" w:right="1304" w:bottom="1985" w:left="1814" w:header="567" w:footer="431" w:gutter="0"/>
          <w:cols w:space="708"/>
          <w:titlePg/>
        </w:sectPr>
      </w:pPr>
    </w:p>
    <w:p w14:paraId="2E60EEB9" w14:textId="77777777" w:rsidR="000C6EA6" w:rsidRDefault="000C6EA6" w:rsidP="000C6EA6">
      <w:pPr>
        <w:pStyle w:val="Kop1"/>
        <w:pageBreakBefore/>
        <w:widowControl w:val="0"/>
        <w:tabs>
          <w:tab w:val="clear" w:pos="680"/>
        </w:tabs>
        <w:overflowPunct/>
        <w:autoSpaceDE/>
        <w:autoSpaceDN/>
        <w:adjustRightInd/>
        <w:spacing w:before="120" w:line="240" w:lineRule="atLeast"/>
        <w:ind w:left="0" w:firstLine="0"/>
        <w:textAlignment w:val="auto"/>
        <w:rPr>
          <w:lang w:val="nl-NL"/>
        </w:rPr>
      </w:pPr>
      <w:bookmarkStart w:id="48" w:name="_Toc128561242"/>
      <w:bookmarkStart w:id="49" w:name="_Toc128561660"/>
      <w:bookmarkEnd w:id="42"/>
      <w:bookmarkEnd w:id="43"/>
      <w:bookmarkEnd w:id="44"/>
      <w:bookmarkEnd w:id="45"/>
      <w:r>
        <w:rPr>
          <w:lang w:val="nl-NL"/>
        </w:rPr>
        <w:lastRenderedPageBreak/>
        <w:t>Inleiding</w:t>
      </w:r>
      <w:bookmarkEnd w:id="48"/>
      <w:bookmarkEnd w:id="49"/>
    </w:p>
    <w:p w14:paraId="57B3024D"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50" w:name="_Toc64125566"/>
      <w:bookmarkStart w:id="51" w:name="_Toc64255925"/>
      <w:bookmarkStart w:id="52" w:name="_Toc64275450"/>
      <w:bookmarkStart w:id="53" w:name="_Toc128561243"/>
      <w:bookmarkStart w:id="54" w:name="_Toc128561661"/>
      <w:r w:rsidRPr="00904A4A">
        <w:rPr>
          <w:lang w:val="nl-NL"/>
        </w:rPr>
        <w:t>Korte omschrijving</w:t>
      </w:r>
      <w:bookmarkEnd w:id="50"/>
      <w:bookmarkEnd w:id="51"/>
      <w:bookmarkEnd w:id="52"/>
      <w:bookmarkEnd w:id="53"/>
      <w:bookmarkEnd w:id="54"/>
    </w:p>
    <w:p w14:paraId="096C2EAD" w14:textId="77777777" w:rsidR="00B6792D" w:rsidRPr="00351AAD" w:rsidRDefault="00B6792D" w:rsidP="00351AAD">
      <w:pPr>
        <w:pStyle w:val="Kop3"/>
      </w:pPr>
      <w:bookmarkStart w:id="55" w:name="_Toc196114936"/>
      <w:bookmarkStart w:id="56" w:name="_Toc265506395"/>
      <w:bookmarkStart w:id="57" w:name="_Toc128561244"/>
      <w:bookmarkStart w:id="58" w:name="_Toc128561662"/>
      <w:r w:rsidRPr="00351AAD">
        <w:t>Doel</w:t>
      </w:r>
      <w:bookmarkEnd w:id="55"/>
      <w:bookmarkEnd w:id="56"/>
      <w:bookmarkEnd w:id="57"/>
      <w:bookmarkEnd w:id="58"/>
    </w:p>
    <w:p w14:paraId="16474924" w14:textId="77777777" w:rsidR="00B6792D" w:rsidRDefault="00B6792D" w:rsidP="00B6792D"/>
    <w:p w14:paraId="47CD9696" w14:textId="2C197525" w:rsidR="00B6792D" w:rsidRDefault="00437064" w:rsidP="00B6792D">
      <w:r w:rsidRPr="00343045">
        <w:t>I</w:t>
      </w:r>
      <w:r>
        <w:t>n dit document wordt beschreven</w:t>
      </w:r>
      <w:r w:rsidRPr="00343045">
        <w:t xml:space="preserve"> hoe het modeldocument voor </w:t>
      </w:r>
      <w:r>
        <w:t>hypotheekakten van de ABN AMRO</w:t>
      </w:r>
      <w:r w:rsidRPr="00343045">
        <w:t xml:space="preserve"> </w:t>
      </w:r>
      <w:r>
        <w:t>Mone</w:t>
      </w:r>
      <w:r w:rsidR="00351AAD">
        <w:t>y</w:t>
      </w:r>
      <w:r>
        <w:t xml:space="preserve">ou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 </w:t>
      </w:r>
    </w:p>
    <w:p w14:paraId="3516CE49" w14:textId="77777777" w:rsidR="00B6792D" w:rsidRDefault="00B6792D" w:rsidP="00B6792D">
      <w:pPr>
        <w:pStyle w:val="Kop3"/>
      </w:pPr>
      <w:bookmarkStart w:id="59" w:name="_Toc212447230"/>
      <w:bookmarkStart w:id="60" w:name="_Toc265506396"/>
      <w:bookmarkStart w:id="61" w:name="_Toc128561245"/>
      <w:bookmarkStart w:id="62" w:name="_Toc128561663"/>
      <w:bookmarkStart w:id="63" w:name="_Toc196114937"/>
      <w:r w:rsidRPr="00343045">
        <w:t>Algemeen</w:t>
      </w:r>
      <w:bookmarkEnd w:id="59"/>
      <w:bookmarkEnd w:id="60"/>
      <w:bookmarkEnd w:id="61"/>
      <w:bookmarkEnd w:id="62"/>
    </w:p>
    <w:p w14:paraId="46F49F89" w14:textId="77777777" w:rsidR="00B6792D" w:rsidRDefault="00B6792D" w:rsidP="00B6792D">
      <w:pPr>
        <w:rPr>
          <w:lang w:val="nl"/>
        </w:rPr>
      </w:pPr>
    </w:p>
    <w:p w14:paraId="31991C84" w14:textId="77777777" w:rsidR="00B6792D" w:rsidRDefault="00B6792D" w:rsidP="00B6792D">
      <w:pPr>
        <w:rPr>
          <w:lang w:val="nl"/>
        </w:rPr>
      </w:pPr>
      <w:r>
        <w:rPr>
          <w:lang w:val="nl"/>
        </w:rPr>
        <w:t>Voor de beschrijving van het kleurgebruik in  het modeldocument en de presentatie van bepaalde gegevens zie het document “Tekstblok: algemene afspraken modeldocumenten en tekstblokken”.</w:t>
      </w:r>
    </w:p>
    <w:p w14:paraId="59E7D44F" w14:textId="77777777" w:rsidR="00B6792D" w:rsidRDefault="00B6792D" w:rsidP="00B6792D">
      <w:pPr>
        <w:rPr>
          <w:lang w:val="nl"/>
        </w:rPr>
      </w:pPr>
    </w:p>
    <w:p w14:paraId="2DC8CB2B" w14:textId="77777777" w:rsidR="00B6792D" w:rsidRPr="00343045" w:rsidRDefault="00B6792D" w:rsidP="00B6792D">
      <w:r>
        <w:rPr>
          <w:lang w:val="nl"/>
        </w:rPr>
        <w:t>Voor de toelichting op standaard tekstblokken zie de afzonderlijke beschrijvingen van die tekstblokken.</w:t>
      </w:r>
      <w:r w:rsidRPr="00343045">
        <w:t xml:space="preserve"> </w:t>
      </w:r>
    </w:p>
    <w:bookmarkEnd w:id="63"/>
    <w:p w14:paraId="0B26FCC0" w14:textId="77777777" w:rsidR="00B6792D" w:rsidRDefault="00B6792D" w:rsidP="00B6792D">
      <w:pPr>
        <w:rPr>
          <w:b/>
        </w:rPr>
      </w:pPr>
    </w:p>
    <w:p w14:paraId="71BB1A34" w14:textId="77777777" w:rsidR="00B6792D" w:rsidRDefault="00B6792D" w:rsidP="00B6792D">
      <w:r w:rsidRPr="00EF395F">
        <w:t>Aanvullende</w:t>
      </w:r>
      <w:r>
        <w:t xml:space="preserve"> presentatie beschrijving:</w:t>
      </w:r>
    </w:p>
    <w:p w14:paraId="31E92F88" w14:textId="77777777" w:rsidR="00B6792D" w:rsidRPr="00EF395F" w:rsidRDefault="00B6792D" w:rsidP="00B6792D">
      <w:r>
        <w:t xml:space="preserve">- </w:t>
      </w:r>
      <w:r w:rsidR="00597543">
        <w:t>Vanaf tekstblok Aanhef dienen alle alinea’s onder elkaar zonder blanco regels gepresenteerd te worden. Blanco regels vóór tekstblok Aanhef dienen opgenomen te worden conform het modeldocument.</w:t>
      </w:r>
    </w:p>
    <w:p w14:paraId="59D14AF2" w14:textId="77777777" w:rsidR="00B6792D" w:rsidRPr="00BF694E" w:rsidRDefault="00B6792D" w:rsidP="00B6792D">
      <w:r>
        <w:t>- Een</w:t>
      </w:r>
      <w:r w:rsidRPr="00BF694E">
        <w:t xml:space="preserve"> akte zonder </w:t>
      </w:r>
      <w:r>
        <w:t>equivalentie</w:t>
      </w:r>
      <w:r w:rsidRPr="00BF694E">
        <w:t>verklaring, die gebruikt worden voor de ondertekening</w:t>
      </w:r>
      <w:r>
        <w:t xml:space="preserve"> (minuut),</w:t>
      </w:r>
      <w:r w:rsidRPr="00BF694E">
        <w:t xml:space="preserve"> moet </w:t>
      </w:r>
      <w:r w:rsidR="00377B2D">
        <w:t xml:space="preserve">vanaf het Tekstblok Aanhef </w:t>
      </w:r>
      <w:r w:rsidRPr="00BF694E">
        <w:t xml:space="preserve">uitgelijnd worden met streepjes (’-‘). </w:t>
      </w:r>
      <w:r>
        <w:t>Voorbeeld</w:t>
      </w:r>
      <w:r w:rsidRPr="00BF694E">
        <w:t>:</w:t>
      </w:r>
    </w:p>
    <w:p w14:paraId="4D351E40" w14:textId="77777777" w:rsidR="00B6792D" w:rsidRDefault="00E8410D" w:rsidP="00B6792D">
      <w:pPr>
        <w:numPr>
          <w:ilvl w:val="0"/>
          <w:numId w:val="18"/>
        </w:numPr>
        <w:rPr>
          <w:lang w:val="en-US"/>
        </w:rPr>
      </w:pPr>
      <w:r w:rsidRPr="00482EB5">
        <w:rPr>
          <w:noProof/>
          <w:lang w:eastAsia="nl-NL"/>
        </w:rPr>
        <w:drawing>
          <wp:inline distT="0" distB="0" distL="0" distR="0" wp14:anchorId="6912B225" wp14:editId="0D491EA5">
            <wp:extent cx="3284220" cy="3175000"/>
            <wp:effectExtent l="0" t="0" r="0" b="6350"/>
            <wp:docPr id="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09D64C27" w14:textId="77777777" w:rsidR="00355CA6" w:rsidRPr="00355CA6" w:rsidRDefault="00355CA6" w:rsidP="00355CA6"/>
    <w:p w14:paraId="7D3431E8" w14:textId="77777777" w:rsidR="000C6EA6" w:rsidRPr="00904A4A"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64" w:name="_Toc63672874"/>
      <w:bookmarkStart w:id="65" w:name="_Toc64275454"/>
      <w:bookmarkStart w:id="66" w:name="_Toc128561246"/>
      <w:bookmarkStart w:id="67" w:name="_Toc128561664"/>
      <w:r w:rsidRPr="00904A4A">
        <w:rPr>
          <w:lang w:val="nl-NL"/>
        </w:rPr>
        <w:lastRenderedPageBreak/>
        <w:t>Referenties</w:t>
      </w:r>
      <w:bookmarkEnd w:id="64"/>
      <w:bookmarkEnd w:id="65"/>
      <w:bookmarkEnd w:id="66"/>
      <w:bookmarkEnd w:id="67"/>
    </w:p>
    <w:p w14:paraId="566B84E5" w14:textId="77777777" w:rsidR="000C6EA6" w:rsidRPr="00504902" w:rsidRDefault="000C6EA6" w:rsidP="00531231">
      <w:pPr>
        <w:pStyle w:val="InfoBlue"/>
        <w:rPr>
          <w:vanish/>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7"/>
        <w:gridCol w:w="7525"/>
      </w:tblGrid>
      <w:tr w:rsidR="007309E7" w:rsidRPr="00904A4A" w14:paraId="1C2277AC" w14:textId="77777777" w:rsidTr="007309E7">
        <w:trPr>
          <w:trHeight w:val="305"/>
        </w:trPr>
        <w:tc>
          <w:tcPr>
            <w:tcW w:w="1047" w:type="dxa"/>
            <w:tcBorders>
              <w:top w:val="single" w:sz="4" w:space="0" w:color="auto"/>
              <w:left w:val="single" w:sz="4" w:space="0" w:color="auto"/>
              <w:bottom w:val="single" w:sz="4" w:space="0" w:color="auto"/>
              <w:right w:val="single" w:sz="4" w:space="0" w:color="auto"/>
            </w:tcBorders>
            <w:shd w:val="clear" w:color="auto" w:fill="CCCCCC"/>
          </w:tcPr>
          <w:p w14:paraId="75D62984" w14:textId="77777777" w:rsidR="007309E7" w:rsidRPr="00904A4A" w:rsidRDefault="007309E7" w:rsidP="0069240C">
            <w:pPr>
              <w:rPr>
                <w:b/>
                <w:bCs/>
              </w:rPr>
            </w:pPr>
            <w:r>
              <w:rPr>
                <w:b/>
                <w:bCs/>
              </w:rPr>
              <w:t>Afkorting</w:t>
            </w:r>
          </w:p>
        </w:tc>
        <w:tc>
          <w:tcPr>
            <w:tcW w:w="7525" w:type="dxa"/>
            <w:tcBorders>
              <w:top w:val="single" w:sz="4" w:space="0" w:color="auto"/>
              <w:left w:val="single" w:sz="4" w:space="0" w:color="auto"/>
              <w:bottom w:val="single" w:sz="4" w:space="0" w:color="auto"/>
              <w:right w:val="single" w:sz="4" w:space="0" w:color="auto"/>
            </w:tcBorders>
            <w:shd w:val="clear" w:color="auto" w:fill="CCCCCC"/>
          </w:tcPr>
          <w:p w14:paraId="3403B579" w14:textId="77777777" w:rsidR="007309E7" w:rsidRDefault="007309E7" w:rsidP="0069240C">
            <w:pPr>
              <w:rPr>
                <w:b/>
                <w:bCs/>
              </w:rPr>
            </w:pPr>
            <w:r>
              <w:rPr>
                <w:b/>
                <w:bCs/>
              </w:rPr>
              <w:t>Documentnaam</w:t>
            </w:r>
          </w:p>
        </w:tc>
      </w:tr>
      <w:tr w:rsidR="007309E7" w:rsidRPr="00FA1ECF" w14:paraId="5E09E8DF" w14:textId="77777777" w:rsidTr="007309E7">
        <w:tc>
          <w:tcPr>
            <w:tcW w:w="1047" w:type="dxa"/>
            <w:tcBorders>
              <w:top w:val="single" w:sz="4" w:space="0" w:color="auto"/>
              <w:bottom w:val="single" w:sz="4" w:space="0" w:color="auto"/>
            </w:tcBorders>
          </w:tcPr>
          <w:p w14:paraId="7155C6B7" w14:textId="1BE834B8" w:rsidR="007309E7" w:rsidRDefault="007309E7" w:rsidP="00C049BD">
            <w:bookmarkStart w:id="68" w:name="ModeldocumentABNAMROAAB"/>
            <w:bookmarkStart w:id="69" w:name="ModeldocumentABNAMROFlorius"/>
            <w:r>
              <w:t>[</w:t>
            </w:r>
            <w:bookmarkStart w:id="70" w:name="ModeldocumentRabobank"/>
            <w:r>
              <w:t>MDAAM</w:t>
            </w:r>
            <w:bookmarkEnd w:id="70"/>
            <w:r>
              <w:t>]</w:t>
            </w:r>
            <w:bookmarkEnd w:id="68"/>
            <w:bookmarkEnd w:id="69"/>
          </w:p>
        </w:tc>
        <w:tc>
          <w:tcPr>
            <w:tcW w:w="7525" w:type="dxa"/>
            <w:tcBorders>
              <w:top w:val="single" w:sz="4" w:space="0" w:color="auto"/>
              <w:bottom w:val="single" w:sz="4" w:space="0" w:color="auto"/>
            </w:tcBorders>
          </w:tcPr>
          <w:p w14:paraId="02B55465" w14:textId="67AFC755" w:rsidR="007309E7" w:rsidRPr="001E08AA" w:rsidRDefault="007309E7" w:rsidP="00E81EB7">
            <w:r w:rsidRPr="001E08AA">
              <w:t xml:space="preserve">Modeldocument ABN AMRO - </w:t>
            </w:r>
            <w:r>
              <w:t>Mone</w:t>
            </w:r>
            <w:r w:rsidR="00351AAD">
              <w:t>y</w:t>
            </w:r>
            <w:r>
              <w:t>ou</w:t>
            </w:r>
          </w:p>
        </w:tc>
      </w:tr>
      <w:tr w:rsidR="007309E7" w:rsidRPr="00FA1ECF" w14:paraId="21C4B2A6" w14:textId="77777777" w:rsidTr="007309E7">
        <w:tc>
          <w:tcPr>
            <w:tcW w:w="1047" w:type="dxa"/>
            <w:tcBorders>
              <w:top w:val="single" w:sz="4" w:space="0" w:color="auto"/>
              <w:bottom w:val="single" w:sz="4" w:space="0" w:color="auto"/>
            </w:tcBorders>
          </w:tcPr>
          <w:p w14:paraId="3D37A49A" w14:textId="40E4EDC8" w:rsidR="007309E7" w:rsidRPr="001646B0" w:rsidRDefault="007309E7" w:rsidP="0069240C">
            <w:bookmarkStart w:id="71" w:name="ToelichtingTekstblok"/>
            <w:r>
              <w:t>[TMD]</w:t>
            </w:r>
            <w:bookmarkEnd w:id="71"/>
          </w:p>
        </w:tc>
        <w:tc>
          <w:tcPr>
            <w:tcW w:w="7525" w:type="dxa"/>
            <w:tcBorders>
              <w:top w:val="single" w:sz="4" w:space="0" w:color="auto"/>
              <w:bottom w:val="single" w:sz="4" w:space="0" w:color="auto"/>
            </w:tcBorders>
          </w:tcPr>
          <w:p w14:paraId="1AB28FE0" w14:textId="192E8576" w:rsidR="007309E7" w:rsidRPr="00B6792D" w:rsidRDefault="007309E7" w:rsidP="00B6792D">
            <w:pPr>
              <w:pStyle w:val="streepje"/>
              <w:numPr>
                <w:ilvl w:val="0"/>
                <w:numId w:val="0"/>
              </w:numPr>
              <w:rPr>
                <w:lang w:val="nl-NL"/>
              </w:rPr>
            </w:pPr>
            <w:r>
              <w:t>Toelichting t</w:t>
            </w:r>
            <w:r w:rsidRPr="009E59CA">
              <w:t>ekstblokken modeldocument</w:t>
            </w:r>
            <w:r>
              <w:t>,</w:t>
            </w:r>
            <w:r w:rsidRPr="00134AAB">
              <w:t xml:space="preserve"> namen van de documenten en de versies daarvan zijn in </w:t>
            </w:r>
            <w:r>
              <w:t xml:space="preserve">de release notes </w:t>
            </w:r>
            <w:r w:rsidRPr="00134AAB">
              <w:t>opgenomen.</w:t>
            </w:r>
          </w:p>
        </w:tc>
      </w:tr>
      <w:tr w:rsidR="007309E7" w:rsidRPr="00FA1ECF" w14:paraId="2FE9BDD4" w14:textId="77777777" w:rsidTr="007309E7">
        <w:tc>
          <w:tcPr>
            <w:tcW w:w="1047" w:type="dxa"/>
            <w:tcBorders>
              <w:top w:val="single" w:sz="4" w:space="0" w:color="auto"/>
              <w:bottom w:val="single" w:sz="4" w:space="0" w:color="auto"/>
            </w:tcBorders>
          </w:tcPr>
          <w:p w14:paraId="12064C2B" w14:textId="4C6C39AC" w:rsidR="007309E7" w:rsidRDefault="007309E7" w:rsidP="0069240C">
            <w:bookmarkStart w:id="72" w:name="TekstblokAlgemeneAfspraken"/>
            <w:r>
              <w:t>[TBAA]</w:t>
            </w:r>
            <w:bookmarkEnd w:id="72"/>
          </w:p>
        </w:tc>
        <w:tc>
          <w:tcPr>
            <w:tcW w:w="7525" w:type="dxa"/>
            <w:tcBorders>
              <w:top w:val="single" w:sz="4" w:space="0" w:color="auto"/>
              <w:bottom w:val="single" w:sz="4" w:space="0" w:color="auto"/>
            </w:tcBorders>
          </w:tcPr>
          <w:p w14:paraId="16A4DA80" w14:textId="77777777" w:rsidR="007309E7" w:rsidRDefault="007309E7" w:rsidP="00E81EB7">
            <w:r w:rsidRPr="00F04F48">
              <w:t>Tekstblok - Algemene afspraken modeldocumenten en tekstblokken</w:t>
            </w:r>
          </w:p>
        </w:tc>
      </w:tr>
      <w:tr w:rsidR="007309E7" w:rsidRPr="00FA1ECF" w14:paraId="1A4A9AB0" w14:textId="77777777" w:rsidTr="007309E7">
        <w:tc>
          <w:tcPr>
            <w:tcW w:w="1047" w:type="dxa"/>
            <w:tcBorders>
              <w:top w:val="single" w:sz="4" w:space="0" w:color="auto"/>
              <w:bottom w:val="single" w:sz="4" w:space="0" w:color="auto"/>
            </w:tcBorders>
          </w:tcPr>
          <w:p w14:paraId="35243533" w14:textId="7E913740" w:rsidR="007309E7" w:rsidRDefault="007309E7" w:rsidP="0069240C">
            <w:bookmarkStart w:id="73" w:name="TC"/>
            <w:r>
              <w:t>[TC]</w:t>
            </w:r>
            <w:bookmarkEnd w:id="73"/>
          </w:p>
        </w:tc>
        <w:tc>
          <w:tcPr>
            <w:tcW w:w="7525" w:type="dxa"/>
            <w:tcBorders>
              <w:top w:val="single" w:sz="4" w:space="0" w:color="auto"/>
              <w:bottom w:val="single" w:sz="4" w:space="0" w:color="auto"/>
            </w:tcBorders>
          </w:tcPr>
          <w:p w14:paraId="4919AE6F" w14:textId="77777777" w:rsidR="007309E7" w:rsidRDefault="007309E7" w:rsidP="00B6792D">
            <w:pPr>
              <w:pStyle w:val="streepje"/>
              <w:numPr>
                <w:ilvl w:val="0"/>
                <w:numId w:val="0"/>
              </w:numPr>
            </w:pPr>
            <w:r w:rsidRPr="00362DEE">
              <w:t>Toelichting - Comparitie nummering en layout</w:t>
            </w:r>
          </w:p>
        </w:tc>
      </w:tr>
      <w:tr w:rsidR="007309E7" w:rsidRPr="00FA1ECF" w14:paraId="44BF807E" w14:textId="77777777" w:rsidTr="007309E7">
        <w:tc>
          <w:tcPr>
            <w:tcW w:w="1047" w:type="dxa"/>
            <w:tcBorders>
              <w:top w:val="single" w:sz="4" w:space="0" w:color="auto"/>
              <w:bottom w:val="single" w:sz="4" w:space="0" w:color="auto"/>
            </w:tcBorders>
          </w:tcPr>
          <w:p w14:paraId="3B1D1AEB" w14:textId="0AC6455F" w:rsidR="007309E7" w:rsidRDefault="007309E7" w:rsidP="0069240C">
            <w:bookmarkStart w:id="74" w:name="XSDStukAlgemeen"/>
            <w:r>
              <w:t>[XSDSA]</w:t>
            </w:r>
            <w:bookmarkEnd w:id="74"/>
          </w:p>
        </w:tc>
        <w:tc>
          <w:tcPr>
            <w:tcW w:w="7525" w:type="dxa"/>
            <w:tcBorders>
              <w:top w:val="single" w:sz="4" w:space="0" w:color="auto"/>
              <w:bottom w:val="single" w:sz="4" w:space="0" w:color="auto"/>
            </w:tcBorders>
          </w:tcPr>
          <w:p w14:paraId="669E8E6E" w14:textId="77777777" w:rsidR="007309E7" w:rsidRPr="00B6792D" w:rsidRDefault="007309E7" w:rsidP="00B6792D">
            <w:pPr>
              <w:pStyle w:val="streepje"/>
              <w:numPr>
                <w:ilvl w:val="0"/>
                <w:numId w:val="0"/>
              </w:numPr>
              <w:rPr>
                <w:lang w:val="nl-NL"/>
              </w:rPr>
            </w:pPr>
            <w:r>
              <w:t>Generieke XSD “</w:t>
            </w:r>
            <w:r w:rsidRPr="00887623">
              <w:t>StukAlgemeen</w:t>
            </w:r>
            <w:r>
              <w:t>”</w:t>
            </w:r>
          </w:p>
        </w:tc>
      </w:tr>
    </w:tbl>
    <w:p w14:paraId="01B13758" w14:textId="77777777" w:rsidR="00B6792D" w:rsidRPr="00B6792D" w:rsidRDefault="00B6792D" w:rsidP="00B6792D"/>
    <w:p w14:paraId="06A4EF15" w14:textId="77777777" w:rsidR="000C6EA6" w:rsidRDefault="000C6EA6" w:rsidP="000C6EA6">
      <w:pPr>
        <w:pStyle w:val="Kop2"/>
        <w:widowControl w:val="0"/>
        <w:overflowPunct/>
        <w:autoSpaceDE/>
        <w:autoSpaceDN/>
        <w:adjustRightInd/>
        <w:spacing w:before="120" w:after="60" w:line="240" w:lineRule="atLeast"/>
        <w:ind w:left="0" w:firstLine="0"/>
        <w:textAlignment w:val="auto"/>
        <w:rPr>
          <w:lang w:val="nl-NL"/>
        </w:rPr>
      </w:pPr>
      <w:bookmarkStart w:id="75" w:name="_Toc128561247"/>
      <w:bookmarkStart w:id="76" w:name="_Toc128561665"/>
      <w:r>
        <w:rPr>
          <w:lang w:val="nl-NL"/>
        </w:rPr>
        <w:t>Uitgangspunten</w:t>
      </w:r>
      <w:bookmarkEnd w:id="75"/>
      <w:bookmarkEnd w:id="76"/>
    </w:p>
    <w:p w14:paraId="0074B062" w14:textId="77777777" w:rsidR="0093595D" w:rsidRDefault="00AB3493" w:rsidP="00AB3493">
      <w:r>
        <w:t>N.v.t.</w:t>
      </w:r>
    </w:p>
    <w:p w14:paraId="179F491B" w14:textId="77777777" w:rsidR="00112E93" w:rsidRPr="004400E4" w:rsidRDefault="00112E93" w:rsidP="000C6EA6">
      <w:pPr>
        <w:rPr>
          <w:i/>
          <w:vanish/>
        </w:rPr>
      </w:pPr>
    </w:p>
    <w:p w14:paraId="54C44D27" w14:textId="77777777" w:rsidR="00657EBC" w:rsidRDefault="00657EBC" w:rsidP="00657EBC">
      <w:pPr>
        <w:pStyle w:val="Kop1"/>
        <w:pageBreakBefore/>
        <w:rPr>
          <w:lang w:val="nl-NL"/>
        </w:rPr>
        <w:sectPr w:rsidR="00657EBC" w:rsidSect="005B4A66">
          <w:headerReference w:type="default" r:id="rId12"/>
          <w:pgSz w:w="11909" w:h="16834" w:code="9"/>
          <w:pgMar w:top="1440" w:right="1440" w:bottom="1440" w:left="1440" w:header="720" w:footer="720" w:gutter="0"/>
          <w:cols w:space="720"/>
        </w:sectPr>
      </w:pPr>
      <w:bookmarkStart w:id="78" w:name="_Toc265506398"/>
      <w:bookmarkStart w:id="79" w:name="_Ref237073482"/>
      <w:bookmarkStart w:id="80" w:name="_Ref237073486"/>
      <w:bookmarkStart w:id="81" w:name="_Toc64125572"/>
      <w:bookmarkStart w:id="82" w:name="_Toc64255928"/>
      <w:bookmarkStart w:id="83" w:name="_Toc64275456"/>
    </w:p>
    <w:p w14:paraId="09D0C661" w14:textId="5D7EFF3D" w:rsidR="00437064" w:rsidRDefault="00437064" w:rsidP="00437064">
      <w:pPr>
        <w:pStyle w:val="Kop1"/>
        <w:pageBreakBefore/>
        <w:rPr>
          <w:lang w:val="nl-NL"/>
        </w:rPr>
      </w:pPr>
      <w:bookmarkStart w:id="84" w:name="_Toc292867550"/>
      <w:bookmarkStart w:id="85" w:name="_Toc128561248"/>
      <w:bookmarkStart w:id="86" w:name="_Toc128561666"/>
      <w:bookmarkEnd w:id="78"/>
      <w:r>
        <w:rPr>
          <w:lang w:val="nl-NL"/>
        </w:rPr>
        <w:lastRenderedPageBreak/>
        <w:t>Hypotheekakte ABN AMRO Mone</w:t>
      </w:r>
      <w:r w:rsidR="00351AAD">
        <w:rPr>
          <w:lang w:val="nl-NL"/>
        </w:rPr>
        <w:t>y</w:t>
      </w:r>
      <w:r>
        <w:rPr>
          <w:lang w:val="nl-NL"/>
        </w:rPr>
        <w:t>ou</w:t>
      </w:r>
      <w:bookmarkEnd w:id="84"/>
      <w:bookmarkEnd w:id="85"/>
      <w:bookmarkEnd w:id="86"/>
    </w:p>
    <w:p w14:paraId="29572625" w14:textId="6C12AE8F" w:rsidR="00437064" w:rsidRDefault="00437064" w:rsidP="00437064">
      <w:r>
        <w:t xml:space="preserve">In dit hoofdstuk is de toelichting op het modeldocument van de ABN AMRO </w:t>
      </w:r>
      <w:r w:rsidR="00351AAD">
        <w:t>Moneyou</w:t>
      </w:r>
      <w:r>
        <w:t xml:space="preserve"> opgenomen. In deze toelichting zijn alle teksten en variabele gegevens uit het modeldocument opgenomen, met daarbij een korte omschrijving en de mapping naar de gegevensstructuur van het essentialiabestand (zie </w:t>
      </w:r>
      <w:r>
        <w:fldChar w:fldCharType="begin"/>
      </w:r>
      <w:r>
        <w:instrText xml:space="preserve"> REF XSDStukAlgemeen \h  \* MERGEFORMAT </w:instrText>
      </w:r>
      <w:r>
        <w:fldChar w:fldCharType="separate"/>
      </w:r>
      <w:r w:rsidR="004942B6">
        <w:t>[XSDSA]</w:t>
      </w:r>
      <w:r>
        <w:fldChar w:fldCharType="end"/>
      </w:r>
      <w:r>
        <w:t>). De gegevensstructuur is opgenomen in een schema (XSD).</w:t>
      </w:r>
    </w:p>
    <w:p w14:paraId="0F5F280B" w14:textId="77777777" w:rsidR="00437064" w:rsidRDefault="00437064" w:rsidP="00437064"/>
    <w:p w14:paraId="508FF63A" w14:textId="77777777" w:rsidR="00437064" w:rsidRDefault="00437064" w:rsidP="00437064">
      <w:r>
        <w:t xml:space="preserve">De mapping naar de XSD heeft de volgende syntax: eerst wordt het basispad genoemd en daarna de achtereenvolgende elementen die corresponderen met de variabelen in het modeldocument. </w:t>
      </w:r>
    </w:p>
    <w:p w14:paraId="3DE5ECCE" w14:textId="77777777" w:rsidR="00D30E51" w:rsidRDefault="00D30E51" w:rsidP="00036699"/>
    <w:p w14:paraId="38BA7D98" w14:textId="77777777" w:rsidR="00657EBC" w:rsidRDefault="00437064" w:rsidP="00657EBC">
      <w:r>
        <w:t xml:space="preserve">In deze toelichting wordt verwezen naar tekstblokken, die zijn beschreven in aparte toelichtingsdocumenten. De versies van de tekstblokken zijn opgenomen in het modeldocument, zie </w:t>
      </w:r>
      <w:r>
        <w:fldChar w:fldCharType="begin"/>
      </w:r>
      <w:r>
        <w:instrText xml:space="preserve"> REF ModeldocumentABNAMROAAB \h  \* MERGEFORMAT </w:instrText>
      </w:r>
      <w:r>
        <w:fldChar w:fldCharType="separate"/>
      </w:r>
      <w:r w:rsidR="004942B6">
        <w:t>[MDAAM]</w:t>
      </w:r>
      <w:r>
        <w:fldChar w:fldCharType="end"/>
      </w:r>
      <w:r>
        <w:t>.</w:t>
      </w:r>
    </w:p>
    <w:p w14:paraId="6570F321" w14:textId="77777777" w:rsidR="00657EBC" w:rsidRDefault="00657EBC" w:rsidP="00807082"/>
    <w:p w14:paraId="392C1AB2" w14:textId="77777777" w:rsidR="00351FBE" w:rsidRDefault="00351FBE" w:rsidP="00351FBE"/>
    <w:p w14:paraId="6C08F31B" w14:textId="77777777" w:rsidR="00657EBC" w:rsidRPr="00343045" w:rsidRDefault="00BE3D61" w:rsidP="00807082">
      <w:pPr>
        <w:pStyle w:val="Kop2"/>
      </w:pPr>
      <w:bookmarkStart w:id="87" w:name="_Toc266169853"/>
      <w:bookmarkEnd w:id="87"/>
      <w:r>
        <w:br w:type="page"/>
      </w:r>
      <w:bookmarkStart w:id="88" w:name="_Toc265506399"/>
      <w:bookmarkStart w:id="89" w:name="_Toc128561249"/>
      <w:bookmarkStart w:id="90" w:name="_Toc128561667"/>
      <w:bookmarkEnd w:id="79"/>
      <w:bookmarkEnd w:id="80"/>
      <w:bookmarkEnd w:id="81"/>
      <w:bookmarkEnd w:id="82"/>
      <w:bookmarkEnd w:id="83"/>
      <w:r w:rsidR="00657EBC">
        <w:lastRenderedPageBreak/>
        <w:t>Equivalentieverklaring</w:t>
      </w:r>
      <w:bookmarkEnd w:id="88"/>
      <w:bookmarkEnd w:id="89"/>
      <w:bookmarkEnd w:id="90"/>
    </w:p>
    <w:p w14:paraId="2E6347D9" w14:textId="77777777" w:rsidR="00657EBC" w:rsidRDefault="00657EBC" w:rsidP="00657EBC"/>
    <w:p w14:paraId="31C81F2F" w14:textId="77777777" w:rsidR="00657EBC" w:rsidRPr="00C70CBC" w:rsidRDefault="00657EBC" w:rsidP="00657EBC">
      <w:pPr>
        <w:rPr>
          <w:lang w:val="nl"/>
        </w:rPr>
      </w:pPr>
      <w:r>
        <w:rPr>
          <w:lang w:val="nl"/>
        </w:rPr>
        <w:t xml:space="preserve">De akte moet ook zonder equivalentieverklaring samengesteld en afgedrukt kunnen worden t.b.v. het passeren, de tekst is in rood vermeld omdat dat het formaat is zoals </w:t>
      </w:r>
      <w:r w:rsidR="00E43E10">
        <w:rPr>
          <w:lang w:val="nl"/>
        </w:rPr>
        <w:t xml:space="preserve">een akte aan </w:t>
      </w:r>
      <w:r>
        <w:rPr>
          <w:lang w:val="nl"/>
        </w:rPr>
        <w:t xml:space="preserve">het Kadaster </w:t>
      </w:r>
      <w:r w:rsidR="00E43E10">
        <w:rPr>
          <w:lang w:val="nl"/>
        </w:rPr>
        <w:t>ter inschrijving moet worden aangeboden</w:t>
      </w:r>
      <w:r>
        <w:rPr>
          <w:lang w:val="nl"/>
        </w:rPr>
        <w:t>.</w:t>
      </w:r>
    </w:p>
    <w:p w14:paraId="65610F43" w14:textId="77777777" w:rsidR="00657EBC" w:rsidRDefault="00657EBC" w:rsidP="00657EBC"/>
    <w:p w14:paraId="59404256" w14:textId="77777777" w:rsidR="00ED3FA0" w:rsidRPr="00ED3FA0" w:rsidRDefault="00ED3FA0" w:rsidP="00ED3FA0">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0F29CB" w:rsidRPr="003146A3" w14:paraId="5DA1B31C" w14:textId="77777777" w:rsidTr="000F29CB">
        <w:tc>
          <w:tcPr>
            <w:tcW w:w="2392" w:type="pct"/>
            <w:shd w:val="clear" w:color="auto" w:fill="DEEAF6" w:themeFill="accent1" w:themeFillTint="33"/>
          </w:tcPr>
          <w:p w14:paraId="59F74DEE" w14:textId="3B022B7A" w:rsidR="000F29CB" w:rsidRPr="00ED3FA0" w:rsidRDefault="000F29CB" w:rsidP="0006478B">
            <w:pPr>
              <w:rPr>
                <w:rFonts w:cs="Arial"/>
                <w:bCs/>
                <w:color w:val="FF0000"/>
                <w:highlight w:val="yellow"/>
                <w:lang w:val="en-US"/>
              </w:rPr>
            </w:pPr>
            <w:r w:rsidRPr="00ED3FA0">
              <w:rPr>
                <w:b/>
              </w:rPr>
              <w:t>Modeldocument tekst</w:t>
            </w:r>
          </w:p>
        </w:tc>
        <w:tc>
          <w:tcPr>
            <w:tcW w:w="2608" w:type="pct"/>
            <w:shd w:val="clear" w:color="auto" w:fill="DEEAF6" w:themeFill="accent1" w:themeFillTint="33"/>
          </w:tcPr>
          <w:p w14:paraId="7F7599FE" w14:textId="6BE1316A" w:rsidR="000F29CB" w:rsidRPr="00ED3FA0" w:rsidRDefault="000F29CB" w:rsidP="0006478B">
            <w:pPr>
              <w:rPr>
                <w:szCs w:val="18"/>
              </w:rPr>
            </w:pPr>
            <w:r w:rsidRPr="00ED3FA0">
              <w:rPr>
                <w:b/>
              </w:rPr>
              <w:t>Toelichting</w:t>
            </w:r>
          </w:p>
        </w:tc>
      </w:tr>
      <w:tr w:rsidR="00B02029" w:rsidRPr="003146A3" w14:paraId="10C8FB1B" w14:textId="77777777" w:rsidTr="00ED3FA0">
        <w:tc>
          <w:tcPr>
            <w:tcW w:w="2392" w:type="pct"/>
          </w:tcPr>
          <w:p w14:paraId="113DC46C" w14:textId="77777777" w:rsidR="00B02029" w:rsidRPr="00ED3FA0" w:rsidRDefault="00B02029" w:rsidP="0006478B">
            <w:pPr>
              <w:rPr>
                <w:color w:val="FF0000"/>
              </w:rPr>
            </w:pPr>
            <w:r w:rsidRPr="00ED3FA0">
              <w:rPr>
                <w:rFonts w:cs="Arial"/>
                <w:bCs/>
                <w:color w:val="FF0000"/>
                <w:highlight w:val="yellow"/>
                <w:lang w:val="en-US"/>
              </w:rPr>
              <w:t>TEKSTBLOK EQUIVALENTIEVERKLARING</w:t>
            </w:r>
            <w:r w:rsidRPr="00ED3FA0">
              <w:rPr>
                <w:rFonts w:cs="Arial"/>
                <w:bCs/>
                <w:color w:val="FF0000"/>
                <w:lang w:val="en-US"/>
              </w:rPr>
              <w:t>.</w:t>
            </w:r>
          </w:p>
        </w:tc>
        <w:tc>
          <w:tcPr>
            <w:tcW w:w="2608" w:type="pct"/>
          </w:tcPr>
          <w:p w14:paraId="09A51B49" w14:textId="77777777" w:rsidR="00B02029" w:rsidRPr="00ED3FA0" w:rsidRDefault="00B02029" w:rsidP="0006478B">
            <w:pPr>
              <w:rPr>
                <w:szCs w:val="18"/>
              </w:rPr>
            </w:pPr>
            <w:r w:rsidRPr="00ED3FA0">
              <w:rPr>
                <w:szCs w:val="18"/>
              </w:rPr>
              <w:t>Gegevens van de notaris in de rol van verklaarder.</w:t>
            </w:r>
          </w:p>
          <w:p w14:paraId="1E146DE7" w14:textId="77777777" w:rsidR="00B02029" w:rsidRPr="003146A3" w:rsidRDefault="00B02029" w:rsidP="0006478B">
            <w:r>
              <w:t>Deze passage alleen afdrukken bij het afschrift.</w:t>
            </w:r>
          </w:p>
        </w:tc>
      </w:tr>
    </w:tbl>
    <w:p w14:paraId="0955F987" w14:textId="77777777" w:rsidR="00472636" w:rsidRDefault="00472636" w:rsidP="00657EBC">
      <w:pPr>
        <w:pStyle w:val="Kop2"/>
      </w:pPr>
      <w:bookmarkStart w:id="91" w:name="_Toc128561250"/>
      <w:bookmarkStart w:id="92" w:name="_Toc128561668"/>
      <w:bookmarkStart w:id="93" w:name="_Toc265506400"/>
      <w:r>
        <w:t>Titel</w:t>
      </w:r>
      <w:bookmarkEnd w:id="91"/>
      <w:bookmarkEnd w:id="92"/>
    </w:p>
    <w:p w14:paraId="07761E4C" w14:textId="77777777" w:rsidR="00ED3FA0" w:rsidRPr="00ED3FA0" w:rsidRDefault="00ED3FA0" w:rsidP="00ED3FA0">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D74FD0" w:rsidRPr="002E729C" w14:paraId="33FFDE7F" w14:textId="77777777" w:rsidTr="00D74FD0">
        <w:tc>
          <w:tcPr>
            <w:tcW w:w="2393" w:type="pct"/>
            <w:shd w:val="clear" w:color="auto" w:fill="DEEAF6" w:themeFill="accent1" w:themeFillTint="33"/>
          </w:tcPr>
          <w:p w14:paraId="4ECFEB76" w14:textId="54B7591D" w:rsidR="00D74FD0" w:rsidRPr="00ED3FA0" w:rsidRDefault="00D74FD0" w:rsidP="00ED3FA0">
            <w:pPr>
              <w:tabs>
                <w:tab w:val="left" w:pos="-1440"/>
                <w:tab w:val="left" w:pos="-720"/>
              </w:tabs>
              <w:suppressAutoHyphens/>
              <w:rPr>
                <w:color w:val="800080"/>
                <w:highlight w:val="yellow"/>
              </w:rPr>
            </w:pPr>
            <w:r w:rsidRPr="00ED3FA0">
              <w:rPr>
                <w:b/>
              </w:rPr>
              <w:t>Modeldocument tekst</w:t>
            </w:r>
          </w:p>
        </w:tc>
        <w:tc>
          <w:tcPr>
            <w:tcW w:w="2607" w:type="pct"/>
            <w:shd w:val="clear" w:color="auto" w:fill="DEEAF6" w:themeFill="accent1" w:themeFillTint="33"/>
          </w:tcPr>
          <w:p w14:paraId="1988E683" w14:textId="065C9128" w:rsidR="00D74FD0" w:rsidRPr="00ED3FA0" w:rsidRDefault="00D74FD0" w:rsidP="00526F4B">
            <w:pPr>
              <w:rPr>
                <w:szCs w:val="18"/>
              </w:rPr>
            </w:pPr>
            <w:r w:rsidRPr="00ED3FA0">
              <w:rPr>
                <w:b/>
              </w:rPr>
              <w:t>Toelichting</w:t>
            </w:r>
          </w:p>
        </w:tc>
      </w:tr>
      <w:tr w:rsidR="00472636" w:rsidRPr="002E729C" w14:paraId="2CC16088" w14:textId="77777777" w:rsidTr="00ED3FA0">
        <w:tc>
          <w:tcPr>
            <w:tcW w:w="2393" w:type="pct"/>
          </w:tcPr>
          <w:p w14:paraId="59750879" w14:textId="77777777" w:rsidR="00472636" w:rsidRPr="00ED3FA0" w:rsidRDefault="00472636" w:rsidP="00ED3FA0">
            <w:pPr>
              <w:tabs>
                <w:tab w:val="left" w:pos="-1440"/>
                <w:tab w:val="left" w:pos="-720"/>
              </w:tabs>
              <w:suppressAutoHyphens/>
              <w:rPr>
                <w:rFonts w:ascii="Times New Roman" w:hAnsi="Times New Roman"/>
                <w:color w:val="800080"/>
                <w:highlight w:val="yellow"/>
              </w:rPr>
            </w:pPr>
            <w:r w:rsidRPr="00ED3FA0">
              <w:rPr>
                <w:color w:val="800080"/>
                <w:highlight w:val="yellow"/>
              </w:rPr>
              <w:t>TEKSTBLOK TITEL HYPOTHEEKAKTEN</w:t>
            </w:r>
          </w:p>
        </w:tc>
        <w:tc>
          <w:tcPr>
            <w:tcW w:w="2607" w:type="pct"/>
          </w:tcPr>
          <w:p w14:paraId="79D2F301" w14:textId="77777777" w:rsidR="00472636" w:rsidRPr="00ED3FA0" w:rsidRDefault="00472636" w:rsidP="00526F4B">
            <w:pPr>
              <w:rPr>
                <w:szCs w:val="18"/>
              </w:rPr>
            </w:pPr>
            <w:r w:rsidRPr="00ED3FA0">
              <w:rPr>
                <w:szCs w:val="18"/>
              </w:rPr>
              <w:t>Titelvelden. Opmaak conform het tekstblok.</w:t>
            </w:r>
          </w:p>
        </w:tc>
      </w:tr>
    </w:tbl>
    <w:p w14:paraId="11A0FBEE" w14:textId="77777777" w:rsidR="00657EBC" w:rsidRPr="00343045" w:rsidRDefault="00657EBC" w:rsidP="00657EBC">
      <w:pPr>
        <w:pStyle w:val="Kop2"/>
      </w:pPr>
      <w:bookmarkStart w:id="94" w:name="_Toc128561251"/>
      <w:bookmarkStart w:id="95" w:name="_Toc128561669"/>
      <w:r>
        <w:t>Aanhef</w:t>
      </w:r>
      <w:bookmarkEnd w:id="93"/>
      <w:bookmarkEnd w:id="94"/>
      <w:bookmarkEnd w:id="95"/>
    </w:p>
    <w:p w14:paraId="4C5D3370" w14:textId="77777777" w:rsidR="00ED3FA0" w:rsidRPr="00ED3FA0" w:rsidRDefault="00ED3FA0" w:rsidP="00ED3FA0">
      <w:pPr>
        <w:rPr>
          <w:vanish/>
        </w:rPr>
      </w:pPr>
      <w:bookmarkStart w:id="96" w:name="_Toc245786300"/>
      <w:bookmarkEnd w:id="96"/>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60"/>
        <w:gridCol w:w="7256"/>
      </w:tblGrid>
      <w:tr w:rsidR="00D74FD0" w:rsidRPr="002E729C" w14:paraId="2EA8C542" w14:textId="77777777" w:rsidTr="00D74FD0">
        <w:tc>
          <w:tcPr>
            <w:tcW w:w="2393" w:type="pct"/>
            <w:shd w:val="clear" w:color="auto" w:fill="DEEAF6" w:themeFill="accent1" w:themeFillTint="33"/>
          </w:tcPr>
          <w:p w14:paraId="783EA3F7" w14:textId="6503E9F2" w:rsidR="00D74FD0" w:rsidRPr="00ED3FA0" w:rsidRDefault="00D74FD0" w:rsidP="00ED3FA0">
            <w:pPr>
              <w:tabs>
                <w:tab w:val="left" w:pos="-1440"/>
                <w:tab w:val="left" w:pos="-720"/>
              </w:tabs>
              <w:suppressAutoHyphens/>
              <w:rPr>
                <w:color w:val="FF0000"/>
                <w:highlight w:val="yellow"/>
              </w:rPr>
            </w:pPr>
            <w:r w:rsidRPr="00ED3FA0">
              <w:rPr>
                <w:b/>
              </w:rPr>
              <w:t>Modeldocument tekst</w:t>
            </w:r>
          </w:p>
        </w:tc>
        <w:tc>
          <w:tcPr>
            <w:tcW w:w="2607" w:type="pct"/>
            <w:shd w:val="clear" w:color="auto" w:fill="DEEAF6" w:themeFill="accent1" w:themeFillTint="33"/>
          </w:tcPr>
          <w:p w14:paraId="162543DA" w14:textId="10F2BCBB" w:rsidR="00D74FD0" w:rsidRPr="00ED3FA0" w:rsidRDefault="00D74FD0" w:rsidP="0006478B">
            <w:pPr>
              <w:rPr>
                <w:szCs w:val="18"/>
              </w:rPr>
            </w:pPr>
            <w:r w:rsidRPr="00ED3FA0">
              <w:rPr>
                <w:b/>
              </w:rPr>
              <w:t>Toelichting</w:t>
            </w:r>
          </w:p>
        </w:tc>
      </w:tr>
      <w:tr w:rsidR="00657EBC" w:rsidRPr="002E729C" w14:paraId="4591D78E" w14:textId="77777777" w:rsidTr="00ED3FA0">
        <w:tc>
          <w:tcPr>
            <w:tcW w:w="2393" w:type="pct"/>
          </w:tcPr>
          <w:p w14:paraId="2E8B20D6" w14:textId="77777777" w:rsidR="00657EBC" w:rsidRPr="00ED3FA0" w:rsidRDefault="00657EBC" w:rsidP="00ED3FA0">
            <w:pPr>
              <w:tabs>
                <w:tab w:val="left" w:pos="-1440"/>
                <w:tab w:val="left" w:pos="-720"/>
              </w:tabs>
              <w:suppressAutoHyphens/>
              <w:rPr>
                <w:rFonts w:ascii="Times New Roman" w:hAnsi="Times New Roman"/>
                <w:color w:val="FF0000"/>
                <w:highlight w:val="yellow"/>
              </w:rPr>
            </w:pPr>
            <w:r w:rsidRPr="00ED3FA0">
              <w:rPr>
                <w:color w:val="FF0000"/>
                <w:highlight w:val="yellow"/>
              </w:rPr>
              <w:t>TEKSTBLOK AANHEF</w:t>
            </w:r>
            <w:r w:rsidRPr="00ED3FA0">
              <w:rPr>
                <w:rFonts w:ascii="Times New Roman" w:hAnsi="Times New Roman"/>
                <w:color w:val="FF0000"/>
              </w:rPr>
              <w:t>:</w:t>
            </w:r>
          </w:p>
        </w:tc>
        <w:tc>
          <w:tcPr>
            <w:tcW w:w="2607" w:type="pct"/>
          </w:tcPr>
          <w:p w14:paraId="2A7780B8" w14:textId="77777777" w:rsidR="00657EBC" w:rsidRPr="00ED3FA0" w:rsidRDefault="00657EBC" w:rsidP="0006478B">
            <w:pPr>
              <w:rPr>
                <w:szCs w:val="18"/>
              </w:rPr>
            </w:pPr>
            <w:r w:rsidRPr="00ED3FA0">
              <w:rPr>
                <w:szCs w:val="18"/>
              </w:rPr>
              <w:t>Details van de notaris in de rol van ondertekenaar.</w:t>
            </w:r>
          </w:p>
        </w:tc>
      </w:tr>
    </w:tbl>
    <w:p w14:paraId="07072BB8" w14:textId="77777777" w:rsidR="00657EBC" w:rsidRPr="002E729C" w:rsidRDefault="00657EBC" w:rsidP="00657EBC">
      <w:pPr>
        <w:tabs>
          <w:tab w:val="left" w:pos="6771"/>
        </w:tabs>
        <w:rPr>
          <w:szCs w:val="18"/>
        </w:rPr>
      </w:pPr>
      <w:r w:rsidRPr="005606FC">
        <w:rPr>
          <w:rFonts w:cs="Arial"/>
          <w:bCs/>
          <w:color w:val="800080"/>
        </w:rPr>
        <w:tab/>
      </w:r>
    </w:p>
    <w:p w14:paraId="3924F01C" w14:textId="77777777" w:rsidR="00657EBC" w:rsidRDefault="00657EBC" w:rsidP="00351FBE">
      <w:pPr>
        <w:pStyle w:val="Kop2"/>
        <w:spacing w:before="0"/>
      </w:pPr>
      <w:bookmarkStart w:id="97" w:name="_Ref182807022"/>
      <w:r>
        <w:br w:type="page"/>
      </w:r>
      <w:bookmarkStart w:id="98" w:name="_Toc265506401"/>
      <w:bookmarkStart w:id="99" w:name="_Ref363637650"/>
      <w:bookmarkStart w:id="100" w:name="_Toc128561252"/>
      <w:bookmarkStart w:id="101" w:name="_Toc128561670"/>
      <w:r>
        <w:lastRenderedPageBreak/>
        <w:t>Bank</w:t>
      </w:r>
      <w:bookmarkEnd w:id="98"/>
      <w:bookmarkEnd w:id="99"/>
      <w:bookmarkEnd w:id="100"/>
      <w:bookmarkEnd w:id="101"/>
    </w:p>
    <w:p w14:paraId="591C39D6" w14:textId="77777777" w:rsidR="002F1A9C" w:rsidRPr="00232007" w:rsidRDefault="002F1A9C" w:rsidP="002F1A9C">
      <w:pPr>
        <w:rPr>
          <w:lang w:val="nl"/>
        </w:rPr>
      </w:pPr>
      <w:r>
        <w:rPr>
          <w:lang w:val="nl"/>
        </w:rPr>
        <w:t xml:space="preserve">In dit deel van de akte worden de partijen opgesomd. Partijen kunnen of moeten zich laten vertegenwoordigen door een gevolmachtigde. Als er sprake is van een volmacht wordt eerst de gevolmachtigde genoemd en daarna volgt (een opsomming van) de perso(o)n(en) die de gevolmachtigde vertegenwoordigt/vertegenwoordigen. </w:t>
      </w:r>
      <w:r w:rsidRPr="0064643C">
        <w:t>Elke partij kan meerdere personen bevatten.</w:t>
      </w:r>
      <w:r>
        <w:rPr>
          <w:lang w:val="nl"/>
        </w:rPr>
        <w:t xml:space="preserve"> Er moeten minimaal twee partijen worden genoemd. </w:t>
      </w:r>
      <w:r w:rsidRPr="000E4943">
        <w:t xml:space="preserve">De rol van een partij wordt </w:t>
      </w:r>
      <w:r>
        <w:t>bepaald in de tekst</w:t>
      </w:r>
      <w:r w:rsidRPr="000E4943">
        <w:t xml:space="preserve"> </w:t>
      </w:r>
      <w:r>
        <w:t xml:space="preserve"> </w:t>
      </w:r>
      <w:r w:rsidRPr="000E4943">
        <w:t xml:space="preserve">waar </w:t>
      </w:r>
      <w:r>
        <w:t>aan</w:t>
      </w:r>
      <w:r w:rsidRPr="000E4943">
        <w:t xml:space="preserve"> de partij wordt gerefereerd</w:t>
      </w:r>
      <w:r>
        <w:t xml:space="preserve">. De nummering van partijen en personen wordt toegelicht in </w:t>
      </w:r>
      <w:r>
        <w:fldChar w:fldCharType="begin"/>
      </w:r>
      <w:r>
        <w:instrText xml:space="preserve"> REF TC \h </w:instrText>
      </w:r>
      <w:r>
        <w:fldChar w:fldCharType="separate"/>
      </w:r>
      <w:r w:rsidR="004942B6">
        <w:t>[TC]</w:t>
      </w:r>
      <w:r>
        <w:fldChar w:fldCharType="end"/>
      </w:r>
      <w:r>
        <w:t>.</w:t>
      </w:r>
    </w:p>
    <w:p w14:paraId="2AE3B484" w14:textId="77777777" w:rsidR="00657EBC" w:rsidRPr="00395834" w:rsidRDefault="00657EBC" w:rsidP="00395834"/>
    <w:p w14:paraId="7209035D" w14:textId="77777777" w:rsidR="00ED3FA0" w:rsidRPr="00ED3FA0" w:rsidRDefault="00ED3FA0" w:rsidP="00ED3FA0">
      <w:pPr>
        <w:rPr>
          <w:vanish/>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Change w:id="102" w:author="Groot, Karina de" w:date="2026-09-08T10:41:00Z" w16du:dateUtc="2026-09-08T08:41:00Z">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PrChange>
      </w:tblPr>
      <w:tblGrid>
        <w:gridCol w:w="5502"/>
        <w:gridCol w:w="8414"/>
        <w:tblGridChange w:id="103">
          <w:tblGrid>
            <w:gridCol w:w="5502"/>
            <w:gridCol w:w="8414"/>
          </w:tblGrid>
        </w:tblGridChange>
      </w:tblGrid>
      <w:tr w:rsidR="006D6340" w:rsidRPr="00123774" w14:paraId="2D1B9421" w14:textId="77777777" w:rsidTr="008A4518">
        <w:trPr>
          <w:trHeight w:val="125"/>
          <w:trPrChange w:id="104" w:author="Groot, Karina de" w:date="2026-09-08T10:41:00Z" w16du:dateUtc="2026-09-08T08:41:00Z">
            <w:trPr>
              <w:trHeight w:val="125"/>
            </w:trPr>
          </w:trPrChange>
        </w:trPr>
        <w:tc>
          <w:tcPr>
            <w:tcW w:w="1977" w:type="pct"/>
            <w:shd w:val="clear" w:color="auto" w:fill="DEEAF6" w:themeFill="accent1" w:themeFillTint="33"/>
            <w:tcPrChange w:id="105" w:author="Groot, Karina de" w:date="2026-09-08T10:41:00Z" w16du:dateUtc="2026-09-08T08:41:00Z">
              <w:tcPr>
                <w:tcW w:w="2392" w:type="pct"/>
                <w:shd w:val="clear" w:color="auto" w:fill="DEEAF6" w:themeFill="accent1" w:themeFillTint="33"/>
              </w:tcPr>
            </w:tcPrChange>
          </w:tcPr>
          <w:p w14:paraId="524ED5CC" w14:textId="4077046E" w:rsidR="006D6340" w:rsidRPr="00ED3FA0" w:rsidRDefault="006D6340" w:rsidP="0006478B">
            <w:pPr>
              <w:rPr>
                <w:rFonts w:ascii="Times New Roman" w:hAnsi="Times New Roman"/>
              </w:rPr>
            </w:pPr>
            <w:r w:rsidRPr="00ED3FA0">
              <w:rPr>
                <w:b/>
              </w:rPr>
              <w:t>Modeldocument tekst</w:t>
            </w:r>
          </w:p>
        </w:tc>
        <w:tc>
          <w:tcPr>
            <w:tcW w:w="3023" w:type="pct"/>
            <w:shd w:val="clear" w:color="auto" w:fill="DEEAF6" w:themeFill="accent1" w:themeFillTint="33"/>
            <w:tcPrChange w:id="106" w:author="Groot, Karina de" w:date="2026-09-08T10:41:00Z" w16du:dateUtc="2026-09-08T08:41:00Z">
              <w:tcPr>
                <w:tcW w:w="2608" w:type="pct"/>
                <w:shd w:val="clear" w:color="auto" w:fill="DEEAF6" w:themeFill="accent1" w:themeFillTint="33"/>
              </w:tcPr>
            </w:tcPrChange>
          </w:tcPr>
          <w:p w14:paraId="356CE1B4" w14:textId="178D2150" w:rsidR="006D6340" w:rsidRPr="00ED3FA0" w:rsidRDefault="006D6340" w:rsidP="0006478B">
            <w:pPr>
              <w:rPr>
                <w:snapToGrid/>
                <w:kern w:val="0"/>
                <w:lang w:eastAsia="nl-NL"/>
              </w:rPr>
            </w:pPr>
            <w:r w:rsidRPr="00ED3FA0">
              <w:rPr>
                <w:b/>
              </w:rPr>
              <w:t>Toelichting</w:t>
            </w:r>
          </w:p>
        </w:tc>
      </w:tr>
      <w:tr w:rsidR="00657EBC" w:rsidRPr="00123774" w14:paraId="4997B96A" w14:textId="77777777" w:rsidTr="008A4518">
        <w:trPr>
          <w:trHeight w:val="125"/>
          <w:trPrChange w:id="107" w:author="Groot, Karina de" w:date="2026-09-08T10:41:00Z" w16du:dateUtc="2026-09-08T08:41:00Z">
            <w:trPr>
              <w:trHeight w:val="125"/>
            </w:trPr>
          </w:trPrChange>
        </w:trPr>
        <w:tc>
          <w:tcPr>
            <w:tcW w:w="1977" w:type="pct"/>
            <w:tcPrChange w:id="108" w:author="Groot, Karina de" w:date="2026-09-08T10:41:00Z" w16du:dateUtc="2026-09-08T08:41:00Z">
              <w:tcPr>
                <w:tcW w:w="2392" w:type="pct"/>
              </w:tcPr>
            </w:tcPrChange>
          </w:tcPr>
          <w:p w14:paraId="5ED2F9F3" w14:textId="27B93A3B" w:rsidR="00657EBC" w:rsidRPr="00ED3FA0" w:rsidRDefault="00657EBC" w:rsidP="0006478B">
            <w:pPr>
              <w:rPr>
                <w:rFonts w:cs="Arial"/>
                <w:bCs/>
                <w:color w:val="FF0000"/>
                <w:lang w:val="en-US"/>
              </w:rPr>
            </w:pPr>
            <w:r w:rsidRPr="00ED3FA0">
              <w:rPr>
                <w:rFonts w:ascii="Times New Roman" w:hAnsi="Times New Roman"/>
                <w:color w:val="FF0000"/>
              </w:rPr>
              <w:t>1</w:t>
            </w:r>
            <w:r w:rsidRPr="00ED3FA0">
              <w:rPr>
                <w:rFonts w:cs="Arial"/>
                <w:bCs/>
                <w:color w:val="FF0000"/>
                <w:lang w:val="en-US"/>
              </w:rPr>
              <w:t>.</w:t>
            </w:r>
            <w:r w:rsidR="00367D3B" w:rsidRPr="00ED3FA0">
              <w:rPr>
                <w:rFonts w:cs="Arial"/>
                <w:bCs/>
                <w:color w:val="FF0000"/>
                <w:lang w:val="en-US"/>
              </w:rPr>
              <w:t xml:space="preserve"> </w:t>
            </w:r>
          </w:p>
        </w:tc>
        <w:tc>
          <w:tcPr>
            <w:tcW w:w="3023" w:type="pct"/>
            <w:tcPrChange w:id="109" w:author="Groot, Karina de" w:date="2026-09-08T10:41:00Z" w16du:dateUtc="2026-09-08T08:41:00Z">
              <w:tcPr>
                <w:tcW w:w="2608" w:type="pct"/>
              </w:tcPr>
            </w:tcPrChange>
          </w:tcPr>
          <w:p w14:paraId="3D60E03F" w14:textId="77777777" w:rsidR="00761DEA" w:rsidRPr="007A102A" w:rsidRDefault="00761DEA" w:rsidP="00761DEA">
            <w:pPr>
              <w:autoSpaceDE w:val="0"/>
              <w:autoSpaceDN w:val="0"/>
              <w:adjustRightInd w:val="0"/>
              <w:spacing w:line="276" w:lineRule="auto"/>
              <w:rPr>
                <w:snapToGrid/>
                <w:kern w:val="0"/>
                <w:sz w:val="20"/>
                <w:lang w:eastAsia="nl-NL"/>
              </w:rPr>
            </w:pPr>
            <w:r w:rsidRPr="007A102A">
              <w:rPr>
                <w:snapToGrid/>
                <w:kern w:val="0"/>
                <w:sz w:val="20"/>
                <w:lang w:eastAsia="nl-NL"/>
              </w:rPr>
              <w:t>Vaste tekst. Dit is de verkrijger-partij</w:t>
            </w:r>
          </w:p>
          <w:p w14:paraId="4887B3A4" w14:textId="77777777" w:rsidR="00761DEA" w:rsidRPr="007A102A" w:rsidRDefault="00761DEA" w:rsidP="00761DEA">
            <w:pPr>
              <w:autoSpaceDE w:val="0"/>
              <w:autoSpaceDN w:val="0"/>
              <w:adjustRightInd w:val="0"/>
              <w:spacing w:line="276" w:lineRule="auto"/>
              <w:rPr>
                <w:b/>
                <w:bCs/>
                <w:snapToGrid/>
                <w:kern w:val="0"/>
                <w:sz w:val="20"/>
                <w:u w:val="single"/>
                <w:lang w:eastAsia="nl-NL"/>
              </w:rPr>
            </w:pPr>
          </w:p>
          <w:p w14:paraId="190383DB" w14:textId="77777777" w:rsidR="00761DEA" w:rsidRPr="007A102A" w:rsidRDefault="00761DEA" w:rsidP="00761DEA">
            <w:pPr>
              <w:autoSpaceDE w:val="0"/>
              <w:autoSpaceDN w:val="0"/>
              <w:adjustRightInd w:val="0"/>
              <w:spacing w:line="276" w:lineRule="auto"/>
              <w:rPr>
                <w:b/>
                <w:bCs/>
                <w:snapToGrid/>
                <w:kern w:val="0"/>
                <w:sz w:val="20"/>
                <w:u w:val="single"/>
                <w:lang w:eastAsia="nl-NL"/>
              </w:rPr>
            </w:pPr>
            <w:r w:rsidRPr="007A102A">
              <w:rPr>
                <w:b/>
                <w:bCs/>
                <w:snapToGrid/>
                <w:kern w:val="0"/>
                <w:sz w:val="20"/>
                <w:u w:val="single"/>
                <w:lang w:eastAsia="nl-NL"/>
              </w:rPr>
              <w:t>Mapping aanduiding partij:</w:t>
            </w:r>
          </w:p>
          <w:p w14:paraId="159B5275" w14:textId="77777777" w:rsidR="00657EBC" w:rsidRDefault="00761DEA" w:rsidP="00761DEA">
            <w:pPr>
              <w:rPr>
                <w:ins w:id="110" w:author="Groot, Karina de" w:date="2026-09-08T10:36:00Z" w16du:dateUtc="2026-09-08T08:36:00Z"/>
                <w:rFonts w:cs="Arial"/>
                <w:sz w:val="20"/>
              </w:rPr>
            </w:pPr>
            <w:r w:rsidRPr="007A102A">
              <w:rPr>
                <w:rFonts w:cs="Arial"/>
                <w:sz w:val="20"/>
              </w:rPr>
              <w:t>IMKAD_AangebodenStuk/StukdeelHypotheek [aanduidingHypotheek = niet aanwezig] /verkrijgerRechtRef [xlink:href="#id verkrijgerpartij"]</w:t>
            </w:r>
          </w:p>
          <w:p w14:paraId="5ECBC028" w14:textId="36E623E7" w:rsidR="00761DEA" w:rsidRPr="00ED3FA0" w:rsidRDefault="00761DEA" w:rsidP="00761DEA">
            <w:pPr>
              <w:rPr>
                <w:snapToGrid/>
                <w:kern w:val="0"/>
                <w:lang w:eastAsia="nl-NL"/>
              </w:rPr>
            </w:pPr>
          </w:p>
        </w:tc>
      </w:tr>
      <w:tr w:rsidR="00657EBC" w:rsidRPr="00123774" w14:paraId="6B881DA3" w14:textId="77777777" w:rsidTr="008A4518">
        <w:trPr>
          <w:trHeight w:val="125"/>
          <w:trPrChange w:id="111" w:author="Groot, Karina de" w:date="2026-09-08T10:41:00Z" w16du:dateUtc="2026-09-08T08:41:00Z">
            <w:trPr>
              <w:trHeight w:val="125"/>
            </w:trPr>
          </w:trPrChange>
        </w:trPr>
        <w:tc>
          <w:tcPr>
            <w:tcW w:w="1977" w:type="pct"/>
            <w:tcPrChange w:id="112" w:author="Groot, Karina de" w:date="2026-09-08T10:41:00Z" w16du:dateUtc="2026-09-08T08:41:00Z">
              <w:tcPr>
                <w:tcW w:w="2392" w:type="pct"/>
              </w:tcPr>
            </w:tcPrChange>
          </w:tcPr>
          <w:p w14:paraId="5CB0ED26" w14:textId="77777777" w:rsidR="00657EBC" w:rsidRPr="00ED3FA0" w:rsidRDefault="00657EBC" w:rsidP="0087591B">
            <w:pPr>
              <w:ind w:left="447"/>
              <w:rPr>
                <w:color w:val="FF0000"/>
              </w:rPr>
            </w:pPr>
            <w:r w:rsidRPr="00ED3FA0">
              <w:rPr>
                <w:rFonts w:cs="Arial"/>
                <w:bCs/>
                <w:color w:val="FF0000"/>
                <w:highlight w:val="yellow"/>
                <w:lang w:val="en-US"/>
              </w:rPr>
              <w:t>TEKSTBLOK GEVOLMACHTIGDE</w:t>
            </w:r>
            <w:r w:rsidRPr="00ED3FA0">
              <w:rPr>
                <w:rFonts w:cs="Arial"/>
                <w:bCs/>
                <w:color w:val="FF0000"/>
                <w:lang w:val="en-US"/>
              </w:rPr>
              <w:t>:</w:t>
            </w:r>
          </w:p>
        </w:tc>
        <w:tc>
          <w:tcPr>
            <w:tcW w:w="3023" w:type="pct"/>
            <w:tcPrChange w:id="113" w:author="Groot, Karina de" w:date="2026-09-08T10:41:00Z" w16du:dateUtc="2026-09-08T08:41:00Z">
              <w:tcPr>
                <w:tcW w:w="2608" w:type="pct"/>
              </w:tcPr>
            </w:tcPrChange>
          </w:tcPr>
          <w:p w14:paraId="71CB8EAC" w14:textId="77777777" w:rsidR="00761DEA" w:rsidRPr="007A102A" w:rsidRDefault="00761DEA" w:rsidP="00761DEA">
            <w:pPr>
              <w:rPr>
                <w:snapToGrid/>
                <w:kern w:val="0"/>
                <w:sz w:val="20"/>
                <w:lang w:eastAsia="nl-NL"/>
              </w:rPr>
            </w:pPr>
            <w:r w:rsidRPr="007A102A">
              <w:rPr>
                <w:snapToGrid/>
                <w:kern w:val="0"/>
                <w:sz w:val="20"/>
                <w:lang w:eastAsia="nl-NL"/>
              </w:rPr>
              <w:t>Dit tekstblok is verplicht omdat er altijd een gevolmachtigde optreedt in naam van de bank. Er kan maximaal één gevolmachtigde vermeld worden.</w:t>
            </w:r>
          </w:p>
          <w:p w14:paraId="292D4623" w14:textId="77777777" w:rsidR="00761DEA" w:rsidRPr="007A102A" w:rsidRDefault="00761DEA" w:rsidP="00761DEA">
            <w:pPr>
              <w:rPr>
                <w:snapToGrid/>
                <w:kern w:val="0"/>
                <w:lang w:eastAsia="nl-NL"/>
              </w:rPr>
            </w:pPr>
          </w:p>
          <w:p w14:paraId="48E864B0" w14:textId="77777777" w:rsidR="00761DEA" w:rsidRPr="00347D15" w:rsidRDefault="00761DEA" w:rsidP="00761DEA">
            <w:pPr>
              <w:spacing w:line="276" w:lineRule="auto"/>
              <w:rPr>
                <w:b/>
                <w:bCs/>
                <w:sz w:val="20"/>
                <w:u w:val="single"/>
              </w:rPr>
            </w:pPr>
            <w:r w:rsidRPr="00347D15">
              <w:rPr>
                <w:b/>
                <w:bCs/>
                <w:sz w:val="20"/>
                <w:u w:val="single"/>
              </w:rPr>
              <w:t>Mapping gevolmachtigde:</w:t>
            </w:r>
          </w:p>
          <w:p w14:paraId="436AEAE1" w14:textId="77777777" w:rsidR="00657EBC" w:rsidRDefault="00761DEA" w:rsidP="0006478B">
            <w:pPr>
              <w:rPr>
                <w:ins w:id="114" w:author="Groot, Karina de" w:date="2026-09-08T10:35:00Z" w16du:dateUtc="2026-09-08T08:35:00Z"/>
                <w:snapToGrid/>
                <w:kern w:val="0"/>
                <w:lang w:eastAsia="nl-NL"/>
              </w:rPr>
            </w:pPr>
            <w:r w:rsidRPr="00347D15">
              <w:rPr>
                <w:sz w:val="20"/>
              </w:rPr>
              <w:t>//IMKAD_AangebodenStuk/Partij/Gevolmachtigde</w:t>
            </w:r>
          </w:p>
          <w:p w14:paraId="3A550AB2" w14:textId="2465969F" w:rsidR="00761DEA" w:rsidRPr="00ED3FA0" w:rsidRDefault="00761DEA" w:rsidP="0006478B">
            <w:pPr>
              <w:rPr>
                <w:rFonts w:cs="Arial"/>
                <w:kern w:val="0"/>
                <w:szCs w:val="18"/>
              </w:rPr>
            </w:pPr>
          </w:p>
        </w:tc>
      </w:tr>
      <w:tr w:rsidR="006D6340" w:rsidRPr="00123774" w14:paraId="37A5BFF0" w14:textId="77777777" w:rsidTr="008A4518">
        <w:trPr>
          <w:trHeight w:val="125"/>
          <w:trPrChange w:id="115" w:author="Groot, Karina de" w:date="2026-09-08T10:41:00Z" w16du:dateUtc="2026-09-08T08:41:00Z">
            <w:trPr>
              <w:trHeight w:val="125"/>
            </w:trPr>
          </w:trPrChange>
        </w:trPr>
        <w:tc>
          <w:tcPr>
            <w:tcW w:w="1977" w:type="pct"/>
            <w:tcPrChange w:id="116" w:author="Groot, Karina de" w:date="2026-09-08T10:41:00Z" w16du:dateUtc="2026-09-08T08:41:00Z">
              <w:tcPr>
                <w:tcW w:w="2392" w:type="pct"/>
              </w:tcPr>
            </w:tcPrChange>
          </w:tcPr>
          <w:p w14:paraId="3152E611" w14:textId="49216EC6" w:rsidR="006D6340" w:rsidRPr="00ED3FA0" w:rsidRDefault="00EC09EE" w:rsidP="00EC09EE">
            <w:pPr>
              <w:ind w:left="447"/>
              <w:rPr>
                <w:rFonts w:ascii="Times New Roman" w:hAnsi="Times New Roman"/>
                <w:color w:val="339966"/>
              </w:rPr>
            </w:pPr>
            <w:ins w:id="117" w:author="Groot, Karina de" w:date="2026-09-08T10:37:00Z" w16du:dateUtc="2026-09-08T08:37:00Z">
              <w:r w:rsidRPr="007A102A">
                <w:rPr>
                  <w:rFonts w:cs="Arial"/>
                  <w:color w:val="FF0000"/>
                  <w:sz w:val="20"/>
                  <w:highlight w:val="yellow"/>
                </w:rPr>
                <w:t>TEKSTBLOK RECHTSPERSOON</w:t>
              </w:r>
            </w:ins>
            <w:del w:id="118" w:author="Groot, Karina de" w:date="2026-09-08T10:37:00Z" w16du:dateUtc="2026-09-08T08:37:00Z">
              <w:r w:rsidR="006D6340" w:rsidRPr="00ED3FA0" w:rsidDel="00EC09EE">
                <w:rPr>
                  <w:rFonts w:ascii="Times New Roman" w:hAnsi="Times New Roman"/>
                </w:rPr>
                <w:fldChar w:fldCharType="begin"/>
              </w:r>
              <w:r w:rsidR="006D6340" w:rsidRPr="00ED3FA0" w:rsidDel="00EC09EE">
                <w:rPr>
                  <w:rFonts w:ascii="Times New Roman" w:hAnsi="Times New Roman"/>
                </w:rPr>
                <w:delInstrText xml:space="preserve">MacroButton Nomacro </w:delInstrText>
              </w:r>
              <w:r w:rsidR="006D6340" w:rsidRPr="00ED3FA0" w:rsidDel="00EC09EE">
                <w:rPr>
                  <w:rFonts w:ascii="Symbol" w:hAnsi="Symbol"/>
                </w:rPr>
                <w:delInstrText>§</w:delInstrText>
              </w:r>
              <w:r w:rsidR="006D6340" w:rsidRPr="00ED3FA0" w:rsidDel="00EC09EE">
                <w:rPr>
                  <w:rFonts w:ascii="Times New Roman" w:hAnsi="Times New Roman"/>
                </w:rPr>
                <w:fldChar w:fldCharType="end"/>
              </w:r>
              <w:r w:rsidR="006D6340" w:rsidRPr="00ED3FA0" w:rsidDel="00EC09EE">
                <w:rPr>
                  <w:color w:val="800080"/>
                </w:rPr>
                <w:delText>a.</w:delText>
              </w:r>
              <w:r w:rsidR="006D6340" w:rsidRPr="00ED3FA0" w:rsidDel="00EC09EE">
                <w:rPr>
                  <w:rFonts w:ascii="Times New Roman" w:hAnsi="Times New Roman"/>
                  <w:color w:val="800080"/>
                </w:rPr>
                <w:delText xml:space="preserve"> </w:delText>
              </w:r>
              <w:r w:rsidR="006D6340" w:rsidRPr="00ED3FA0" w:rsidDel="00EC09EE">
                <w:rPr>
                  <w:rFonts w:ascii="Times New Roman" w:hAnsi="Times New Roman"/>
                </w:rPr>
                <w:fldChar w:fldCharType="begin"/>
              </w:r>
              <w:r w:rsidR="006D6340" w:rsidRPr="00ED3FA0" w:rsidDel="00EC09EE">
                <w:rPr>
                  <w:rFonts w:ascii="Times New Roman" w:hAnsi="Times New Roman"/>
                </w:rPr>
                <w:delInstrText xml:space="preserve">MacroButton Nomacro </w:delInstrText>
              </w:r>
              <w:r w:rsidR="006D6340" w:rsidRPr="00ED3FA0" w:rsidDel="00EC09EE">
                <w:rPr>
                  <w:rFonts w:ascii="Symbol" w:hAnsi="Symbol"/>
                </w:rPr>
                <w:delInstrText>§</w:delInstrText>
              </w:r>
              <w:r w:rsidR="006D6340" w:rsidRPr="00ED3FA0" w:rsidDel="00EC09EE">
                <w:rPr>
                  <w:rFonts w:ascii="Times New Roman" w:hAnsi="Times New Roman"/>
                </w:rPr>
                <w:fldChar w:fldCharType="end"/>
              </w:r>
              <w:r w:rsidR="006D6340" w:rsidRPr="00ED3FA0" w:rsidDel="00EC09EE">
                <w:rPr>
                  <w:color w:val="339966"/>
                  <w:highlight w:val="yellow"/>
                </w:rPr>
                <w:delText>TEKSTBLOK PARTIJ NATUURLIJK PERSOON / TEKSTBLOK PARTIJ NIET NATUURLIJK PERSOON</w:delText>
              </w:r>
              <w:r w:rsidR="006D6340" w:rsidRPr="00ED3FA0" w:rsidDel="00EC09EE">
                <w:rPr>
                  <w:rFonts w:ascii="Times New Roman" w:hAnsi="Times New Roman"/>
                  <w:color w:val="FF0000"/>
                </w:rPr>
                <w:delText>;</w:delText>
              </w:r>
            </w:del>
          </w:p>
          <w:p w14:paraId="0B5B343C" w14:textId="77777777" w:rsidR="006D6340" w:rsidRPr="00BF7D37" w:rsidRDefault="006D6340" w:rsidP="0006478B">
            <w:pPr>
              <w:rPr>
                <w:rFonts w:cs="Arial"/>
                <w:bCs/>
                <w:color w:val="FF0000"/>
                <w:highlight w:val="yellow"/>
              </w:rPr>
            </w:pPr>
          </w:p>
        </w:tc>
        <w:tc>
          <w:tcPr>
            <w:tcW w:w="3023" w:type="pct"/>
            <w:tcPrChange w:id="119" w:author="Groot, Karina de" w:date="2026-09-08T10:41:00Z" w16du:dateUtc="2026-09-08T08:41:00Z">
              <w:tcPr>
                <w:tcW w:w="2608" w:type="pct"/>
              </w:tcPr>
            </w:tcPrChange>
          </w:tcPr>
          <w:p w14:paraId="024B09BE" w14:textId="77777777" w:rsidR="008A4518" w:rsidRPr="007A102A" w:rsidRDefault="008A4518" w:rsidP="008A4518">
            <w:pPr>
              <w:spacing w:line="276" w:lineRule="auto"/>
              <w:rPr>
                <w:ins w:id="120" w:author="Groot, Karina de" w:date="2026-09-08T10:37:00Z" w16du:dateUtc="2026-09-08T08:37:00Z"/>
                <w:rFonts w:cs="Arial"/>
                <w:sz w:val="20"/>
              </w:rPr>
            </w:pPr>
            <w:ins w:id="121" w:author="Groot, Karina de" w:date="2026-09-08T10:37:00Z" w16du:dateUtc="2026-09-08T08:37:00Z">
              <w:r w:rsidRPr="007A102A">
                <w:rPr>
                  <w:rFonts w:cs="Arial"/>
                  <w:sz w:val="20"/>
                </w:rPr>
                <w:t xml:space="preserve">Verplicht </w:t>
              </w:r>
              <w:r w:rsidRPr="00347D15">
                <w:rPr>
                  <w:sz w:val="20"/>
                </w:rPr>
                <w:t>tekstblok</w:t>
              </w:r>
              <w:r w:rsidRPr="007A102A">
                <w:rPr>
                  <w:rFonts w:cs="Arial"/>
                  <w:sz w:val="20"/>
                </w:rPr>
                <w:t xml:space="preserve"> met de gegevens van de hypotheekbank. </w:t>
              </w:r>
            </w:ins>
          </w:p>
          <w:p w14:paraId="13C16789" w14:textId="77777777" w:rsidR="008A4518" w:rsidRPr="007A102A" w:rsidRDefault="008A4518" w:rsidP="008A4518">
            <w:pPr>
              <w:spacing w:line="276" w:lineRule="auto"/>
              <w:rPr>
                <w:ins w:id="122" w:author="Groot, Karina de" w:date="2026-09-08T10:37:00Z" w16du:dateUtc="2026-09-08T08:37:00Z"/>
                <w:rFonts w:cs="Arial"/>
                <w:sz w:val="20"/>
              </w:rPr>
            </w:pPr>
          </w:p>
          <w:p w14:paraId="7DADBE5F" w14:textId="77777777" w:rsidR="008A4518" w:rsidRPr="007A102A" w:rsidRDefault="008A4518" w:rsidP="008A4518">
            <w:pPr>
              <w:spacing w:line="276" w:lineRule="auto"/>
              <w:rPr>
                <w:ins w:id="123" w:author="Groot, Karina de" w:date="2026-09-08T10:37:00Z" w16du:dateUtc="2026-09-08T08:37:00Z"/>
                <w:rFonts w:cs="Arial"/>
                <w:b/>
                <w:bCs/>
                <w:sz w:val="20"/>
                <w:u w:val="single"/>
              </w:rPr>
            </w:pPr>
            <w:ins w:id="124" w:author="Groot, Karina de" w:date="2026-09-08T10:37:00Z" w16du:dateUtc="2026-09-08T08:37:00Z">
              <w:r w:rsidRPr="007A102A">
                <w:rPr>
                  <w:rFonts w:cs="Arial"/>
                  <w:b/>
                  <w:bCs/>
                  <w:sz w:val="20"/>
                  <w:u w:val="single"/>
                </w:rPr>
                <w:t>Mapping rechtspersoon:</w:t>
              </w:r>
            </w:ins>
          </w:p>
          <w:p w14:paraId="0D6D3DEC" w14:textId="77777777" w:rsidR="008A4518" w:rsidRPr="00347D15" w:rsidRDefault="008A4518" w:rsidP="008A4518">
            <w:pPr>
              <w:spacing w:line="276" w:lineRule="auto"/>
              <w:rPr>
                <w:ins w:id="125" w:author="Groot, Karina de" w:date="2026-09-08T10:37:00Z" w16du:dateUtc="2026-09-08T08:37:00Z"/>
                <w:sz w:val="20"/>
              </w:rPr>
            </w:pPr>
            <w:ins w:id="126" w:author="Groot, Karina de" w:date="2026-09-08T10:37:00Z" w16du:dateUtc="2026-09-08T08:37:00Z">
              <w:r w:rsidRPr="00347D15">
                <w:rPr>
                  <w:sz w:val="20"/>
                </w:rPr>
                <w:t>/tia:IMKAD_AangebodenStuk/tia:Partij/tia:IMKAD_Persoon/</w:t>
              </w:r>
            </w:ins>
          </w:p>
          <w:p w14:paraId="32ED4081" w14:textId="77777777" w:rsidR="008A4518" w:rsidRPr="00347D15" w:rsidRDefault="008A4518" w:rsidP="008A4518">
            <w:pPr>
              <w:spacing w:line="276" w:lineRule="auto"/>
              <w:rPr>
                <w:ins w:id="127" w:author="Groot, Karina de" w:date="2026-09-08T10:37:00Z" w16du:dateUtc="2026-09-08T08:37:00Z"/>
                <w:sz w:val="20"/>
              </w:rPr>
            </w:pPr>
            <w:ins w:id="128" w:author="Groot, Karina de" w:date="2026-09-08T10:37:00Z" w16du:dateUtc="2026-09-08T08:37:00Z">
              <w:r w:rsidRPr="00347D15">
                <w:rPr>
                  <w:sz w:val="20"/>
                </w:rPr>
                <w:t>tia:tia_Gegevens/tia:NHR_Rechtspersoon</w:t>
              </w:r>
            </w:ins>
          </w:p>
          <w:p w14:paraId="12274C25" w14:textId="52D0706D" w:rsidR="00096E4C" w:rsidDel="008A4518" w:rsidRDefault="008A4518" w:rsidP="008A4518">
            <w:pPr>
              <w:autoSpaceDE w:val="0"/>
              <w:autoSpaceDN w:val="0"/>
              <w:adjustRightInd w:val="0"/>
              <w:spacing w:line="240" w:lineRule="auto"/>
              <w:rPr>
                <w:del w:id="129" w:author="Groot, Karina de" w:date="2026-09-08T10:37:00Z" w16du:dateUtc="2026-09-08T08:37:00Z"/>
              </w:rPr>
            </w:pPr>
            <w:ins w:id="130" w:author="Groot, Karina de" w:date="2026-09-08T10:37:00Z" w16du:dateUtc="2026-09-08T08:37:00Z">
              <w:r w:rsidRPr="00347D15">
                <w:rPr>
                  <w:sz w:val="20"/>
                </w:rPr>
                <w:t>- verdere mapping is opgenomen in het genoemde tekstblok.</w:t>
              </w:r>
            </w:ins>
            <w:del w:id="131" w:author="Groot, Karina de" w:date="2026-09-08T10:37:00Z" w16du:dateUtc="2026-09-08T08:37:00Z">
              <w:r w:rsidR="00096E4C" w:rsidRPr="00ED3FA0" w:rsidDel="008A4518">
                <w:rPr>
                  <w:rFonts w:cs="Arial"/>
                  <w:snapToGrid/>
                  <w:kern w:val="0"/>
                  <w:szCs w:val="18"/>
                  <w:lang w:eastAsia="nl-NL"/>
                </w:rPr>
                <w:delText xml:space="preserve">Verplichte keuze uit 2 tekstblokken </w:delText>
              </w:r>
              <w:r w:rsidR="00096E4C" w:rsidDel="008A4518">
                <w:delText>met de gegevens van de perso(o)n(en), die tot de partij behoren.</w:delText>
              </w:r>
            </w:del>
          </w:p>
          <w:p w14:paraId="08A0EA6E" w14:textId="655AF454" w:rsidR="00096E4C" w:rsidDel="008A4518" w:rsidRDefault="00096E4C" w:rsidP="00096E4C">
            <w:pPr>
              <w:rPr>
                <w:del w:id="132" w:author="Groot, Karina de" w:date="2026-09-08T10:37:00Z" w16du:dateUtc="2026-09-08T08:37:00Z"/>
              </w:rPr>
            </w:pPr>
            <w:del w:id="133" w:author="Groot, Karina de" w:date="2026-09-08T10:37:00Z" w16du:dateUtc="2026-09-08T08:37:00Z">
              <w:r w:rsidDel="008A4518">
                <w:delText>Er moet minimaal één tekstblok ingevuld worden. Er mogen meerdere dezelfde of verschillende tekstblokken na elkaar vermeld worden. Alle combinaties zijn toegestaan. In dat geval begint elk tekstblok op een nieuwe regel voorafgegaan door een letter (zie ‘Nummering partij’).</w:delText>
              </w:r>
            </w:del>
          </w:p>
          <w:p w14:paraId="204E4046" w14:textId="6D5C2D02" w:rsidR="00096E4C" w:rsidRPr="00ED3FA0" w:rsidDel="008A4518" w:rsidRDefault="00096E4C" w:rsidP="00096E4C">
            <w:pPr>
              <w:rPr>
                <w:del w:id="134" w:author="Groot, Karina de" w:date="2026-09-08T10:37:00Z" w16du:dateUtc="2026-09-08T08:37:00Z"/>
                <w:rFonts w:cs="Arial"/>
                <w:snapToGrid/>
                <w:kern w:val="0"/>
                <w:szCs w:val="18"/>
                <w:lang w:eastAsia="nl-NL"/>
              </w:rPr>
            </w:pPr>
          </w:p>
          <w:p w14:paraId="75048DC0" w14:textId="60FD45CC" w:rsidR="00096E4C" w:rsidRPr="00ED3FA0" w:rsidDel="008A4518" w:rsidRDefault="00096E4C" w:rsidP="00096E4C">
            <w:pPr>
              <w:rPr>
                <w:del w:id="135" w:author="Groot, Karina de" w:date="2026-09-08T10:37:00Z" w16du:dateUtc="2026-09-08T08:37:00Z"/>
                <w:szCs w:val="18"/>
                <w:u w:val="single"/>
              </w:rPr>
            </w:pPr>
            <w:del w:id="136" w:author="Groot, Karina de" w:date="2026-09-08T10:37:00Z" w16du:dateUtc="2026-09-08T08:37:00Z">
              <w:r w:rsidRPr="00ED3FA0" w:rsidDel="008A4518">
                <w:rPr>
                  <w:szCs w:val="18"/>
                  <w:u w:val="single"/>
                </w:rPr>
                <w:delText>Mapping partij en persoon:</w:delText>
              </w:r>
            </w:del>
          </w:p>
          <w:p w14:paraId="4ABEF42A" w14:textId="0B57546D" w:rsidR="00096E4C" w:rsidRPr="00ED3FA0" w:rsidDel="008A4518" w:rsidRDefault="00096E4C" w:rsidP="00096E4C">
            <w:pPr>
              <w:pStyle w:val="streepje"/>
              <w:numPr>
                <w:ilvl w:val="0"/>
                <w:numId w:val="0"/>
              </w:numPr>
              <w:rPr>
                <w:del w:id="137" w:author="Groot, Karina de" w:date="2026-09-08T10:37:00Z" w16du:dateUtc="2026-09-08T08:37:00Z"/>
                <w:rFonts w:cs="Arial"/>
                <w:snapToGrid/>
                <w:kern w:val="0"/>
                <w:sz w:val="16"/>
                <w:szCs w:val="16"/>
                <w:lang w:eastAsia="nl-NL"/>
              </w:rPr>
            </w:pPr>
            <w:del w:id="138" w:author="Groot, Karina de" w:date="2026-09-08T10:37:00Z" w16du:dateUtc="2026-09-08T08:37:00Z">
              <w:r w:rsidRPr="00ED3FA0" w:rsidDel="008A4518">
                <w:rPr>
                  <w:rFonts w:cs="Arial"/>
                  <w:snapToGrid/>
                  <w:kern w:val="0"/>
                  <w:sz w:val="16"/>
                  <w:szCs w:val="16"/>
                  <w:lang w:eastAsia="nl-NL"/>
                </w:rPr>
                <w:delText>//IMKAD_AangebodenStuk/Partij</w:delText>
              </w:r>
            </w:del>
          </w:p>
          <w:p w14:paraId="1AA9BB03" w14:textId="4F33B2D6" w:rsidR="00096E4C" w:rsidRPr="00ED3FA0" w:rsidDel="008A4518" w:rsidRDefault="00096E4C" w:rsidP="00096E4C">
            <w:pPr>
              <w:pStyle w:val="streepje"/>
              <w:numPr>
                <w:ilvl w:val="0"/>
                <w:numId w:val="0"/>
              </w:numPr>
              <w:rPr>
                <w:del w:id="139" w:author="Groot, Karina de" w:date="2026-09-08T10:37:00Z" w16du:dateUtc="2026-09-08T08:37:00Z"/>
                <w:rFonts w:cs="Arial"/>
                <w:snapToGrid/>
                <w:kern w:val="0"/>
                <w:sz w:val="16"/>
                <w:szCs w:val="16"/>
                <w:lang w:eastAsia="nl-NL"/>
              </w:rPr>
            </w:pPr>
            <w:del w:id="140" w:author="Groot, Karina de" w:date="2026-09-08T10:37:00Z" w16du:dateUtc="2026-09-08T08:37:00Z">
              <w:r w:rsidRPr="00ED3FA0" w:rsidDel="008A4518">
                <w:rPr>
                  <w:rFonts w:cs="Arial"/>
                  <w:snapToGrid/>
                  <w:kern w:val="0"/>
                  <w:sz w:val="16"/>
                  <w:szCs w:val="16"/>
                  <w:lang w:eastAsia="nl-NL"/>
                </w:rPr>
                <w:tab/>
                <w:delText>attribute: id = ‘unieke identificatie van de partij’</w:delText>
              </w:r>
            </w:del>
          </w:p>
          <w:p w14:paraId="7C782E10" w14:textId="10F4DAAC" w:rsidR="00096E4C" w:rsidRPr="00ED3FA0" w:rsidDel="008A4518" w:rsidRDefault="00096E4C" w:rsidP="00096E4C">
            <w:pPr>
              <w:pStyle w:val="streepje"/>
              <w:numPr>
                <w:ilvl w:val="0"/>
                <w:numId w:val="0"/>
              </w:numPr>
              <w:rPr>
                <w:del w:id="141" w:author="Groot, Karina de" w:date="2026-09-08T10:37:00Z" w16du:dateUtc="2026-09-08T08:37:00Z"/>
                <w:rFonts w:cs="Arial"/>
                <w:snapToGrid/>
                <w:color w:val="0000FF"/>
                <w:kern w:val="0"/>
                <w:sz w:val="16"/>
                <w:szCs w:val="16"/>
                <w:lang w:eastAsia="nl-NL"/>
              </w:rPr>
            </w:pPr>
            <w:del w:id="142" w:author="Groot, Karina de" w:date="2026-09-08T10:37:00Z" w16du:dateUtc="2026-09-08T08:37:00Z">
              <w:r w:rsidRPr="00ED3FA0" w:rsidDel="008A4518">
                <w:rPr>
                  <w:snapToGrid/>
                  <w:kern w:val="0"/>
                  <w:sz w:val="16"/>
                  <w:szCs w:val="16"/>
                  <w:highlight w:val="white"/>
                  <w:lang w:eastAsia="nl-NL"/>
                </w:rPr>
                <w:tab/>
                <w:delText>./aanduidingPartij</w:delText>
              </w:r>
              <w:r w:rsidRPr="00ED3FA0" w:rsidDel="008A4518">
                <w:rPr>
                  <w:snapToGrid/>
                  <w:kern w:val="0"/>
                  <w:sz w:val="16"/>
                  <w:szCs w:val="16"/>
                  <w:lang w:eastAsia="nl-NL"/>
                </w:rPr>
                <w:delText>(‘Bank’)</w:delText>
              </w:r>
            </w:del>
          </w:p>
          <w:p w14:paraId="298C230F" w14:textId="696CACDF" w:rsidR="00096E4C" w:rsidRPr="00ED3FA0" w:rsidDel="008A4518" w:rsidRDefault="00096E4C" w:rsidP="00096E4C">
            <w:pPr>
              <w:rPr>
                <w:del w:id="143" w:author="Groot, Karina de" w:date="2026-09-08T10:37:00Z" w16du:dateUtc="2026-09-08T08:37:00Z"/>
                <w:sz w:val="16"/>
                <w:szCs w:val="16"/>
                <w:lang w:val="nl"/>
              </w:rPr>
            </w:pPr>
            <w:del w:id="144" w:author="Groot, Karina de" w:date="2026-09-08T10:37:00Z" w16du:dateUtc="2026-09-08T08:37:00Z">
              <w:r w:rsidRPr="00ED3FA0" w:rsidDel="008A4518">
                <w:rPr>
                  <w:rFonts w:cs="Arial"/>
                  <w:snapToGrid/>
                  <w:kern w:val="0"/>
                  <w:sz w:val="16"/>
                  <w:szCs w:val="16"/>
                  <w:lang w:eastAsia="nl-NL"/>
                </w:rPr>
                <w:delText>//IMKAD_AangebodenStuk/Partij/IMKAD_Persoon</w:delText>
              </w:r>
            </w:del>
          </w:p>
          <w:p w14:paraId="0029CB0C" w14:textId="3442993B" w:rsidR="00096E4C" w:rsidRPr="00ED3FA0" w:rsidDel="008A4518" w:rsidRDefault="00096E4C" w:rsidP="00096E4C">
            <w:pPr>
              <w:rPr>
                <w:del w:id="145" w:author="Groot, Karina de" w:date="2026-09-08T10:37:00Z" w16du:dateUtc="2026-09-08T08:37:00Z"/>
                <w:sz w:val="16"/>
                <w:szCs w:val="16"/>
                <w:lang w:val="nl"/>
              </w:rPr>
            </w:pPr>
            <w:del w:id="146" w:author="Groot, Karina de" w:date="2026-09-08T10:37:00Z" w16du:dateUtc="2026-09-08T08:37:00Z">
              <w:r w:rsidRPr="00ED3FA0" w:rsidDel="008A4518">
                <w:rPr>
                  <w:sz w:val="16"/>
                  <w:szCs w:val="16"/>
                  <w:lang w:val="nl"/>
                </w:rPr>
                <w:delText>De overige mapping is opgenomen in de genoemde tekstblokken.</w:delText>
              </w:r>
            </w:del>
          </w:p>
          <w:p w14:paraId="5E5F419B" w14:textId="036129E9" w:rsidR="00096E4C" w:rsidRPr="00F04F48" w:rsidDel="008A4518" w:rsidRDefault="00096E4C" w:rsidP="00096E4C">
            <w:pPr>
              <w:autoSpaceDE w:val="0"/>
              <w:autoSpaceDN w:val="0"/>
              <w:adjustRightInd w:val="0"/>
              <w:spacing w:line="240" w:lineRule="auto"/>
              <w:ind w:left="459"/>
              <w:rPr>
                <w:del w:id="147" w:author="Groot, Karina de" w:date="2026-09-08T10:37:00Z" w16du:dateUtc="2026-09-08T08:37:00Z"/>
              </w:rPr>
            </w:pPr>
            <w:del w:id="148" w:author="Groot, Karina de" w:date="2026-09-08T10:37:00Z" w16du:dateUtc="2026-09-08T08:37:00Z">
              <w:r w:rsidDel="008A4518">
                <w:tab/>
              </w:r>
              <w:r w:rsidDel="008A4518">
                <w:tab/>
              </w:r>
            </w:del>
          </w:p>
          <w:p w14:paraId="0764C4A2" w14:textId="7933F834" w:rsidR="00096E4C" w:rsidDel="008A4518" w:rsidRDefault="00096E4C" w:rsidP="00096E4C">
            <w:pPr>
              <w:rPr>
                <w:del w:id="149" w:author="Groot, Karina de" w:date="2026-09-08T10:37:00Z" w16du:dateUtc="2026-09-08T08:37:00Z"/>
              </w:rPr>
            </w:pPr>
            <w:del w:id="150" w:author="Groot, Karina de" w:date="2026-09-08T10:37:00Z" w16du:dateUtc="2026-09-08T08:37:00Z">
              <w:r w:rsidRPr="00ED3FA0" w:rsidDel="008A4518">
                <w:rPr>
                  <w:u w:val="single"/>
                </w:rPr>
                <w:delText>Mapping stukdeelhypotheek</w:delText>
              </w:r>
              <w:r w:rsidRPr="003D533D" w:rsidDel="008A4518">
                <w:delText>:</w:delText>
              </w:r>
            </w:del>
          </w:p>
          <w:p w14:paraId="3FD83D3D" w14:textId="1EBCEEAB" w:rsidR="00096E4C" w:rsidRPr="00ED3FA0" w:rsidDel="008A4518" w:rsidRDefault="00096E4C" w:rsidP="00096E4C">
            <w:pPr>
              <w:rPr>
                <w:del w:id="151" w:author="Groot, Karina de" w:date="2026-09-08T10:37:00Z" w16du:dateUtc="2026-09-08T08:37:00Z"/>
                <w:rFonts w:cs="Arial"/>
                <w:snapToGrid/>
                <w:kern w:val="0"/>
                <w:sz w:val="16"/>
                <w:szCs w:val="16"/>
                <w:lang w:eastAsia="nl-NL"/>
              </w:rPr>
            </w:pPr>
            <w:del w:id="152" w:author="Groot, Karina de" w:date="2026-09-08T10:37:00Z" w16du:dateUtc="2026-09-08T08:37:00Z">
              <w:r w:rsidRPr="00ED3FA0" w:rsidDel="008A4518">
                <w:rPr>
                  <w:rFonts w:cs="Arial"/>
                  <w:sz w:val="16"/>
                  <w:szCs w:val="16"/>
                </w:rPr>
                <w:delText xml:space="preserve">//IMKAD_AangebodenStuk/StukdeelHypotheek [aanduidingHypotheek = leeg of niet aanwezig] /verkrijgerRechtRef </w:delText>
              </w:r>
              <w:r w:rsidRPr="00ED3FA0" w:rsidDel="008A4518">
                <w:rPr>
                  <w:rFonts w:cs="Arial"/>
                  <w:snapToGrid/>
                  <w:kern w:val="0"/>
                  <w:sz w:val="16"/>
                  <w:szCs w:val="16"/>
                  <w:lang w:eastAsia="nl-NL"/>
                </w:rPr>
                <w:delText>xlink:href="#id van de bank- partij" zoals vastgelegd in //Partij attribute: id = ‘unieke identificatie van de partij’.</w:delText>
              </w:r>
            </w:del>
          </w:p>
          <w:p w14:paraId="65B22473" w14:textId="511CE89E" w:rsidR="00096E4C" w:rsidRPr="00ED3FA0" w:rsidDel="008A4518" w:rsidRDefault="00096E4C" w:rsidP="00096E4C">
            <w:pPr>
              <w:rPr>
                <w:del w:id="153" w:author="Groot, Karina de" w:date="2026-09-08T10:37:00Z" w16du:dateUtc="2026-09-08T08:37:00Z"/>
                <w:rFonts w:cs="Arial"/>
                <w:snapToGrid/>
                <w:kern w:val="0"/>
                <w:sz w:val="16"/>
                <w:szCs w:val="16"/>
                <w:lang w:eastAsia="nl-NL"/>
              </w:rPr>
            </w:pPr>
          </w:p>
          <w:p w14:paraId="44EF9EA4" w14:textId="5D14CEB6" w:rsidR="006D6340" w:rsidRPr="00ED3FA0" w:rsidRDefault="00096E4C" w:rsidP="00096E4C">
            <w:pPr>
              <w:rPr>
                <w:snapToGrid/>
                <w:kern w:val="0"/>
                <w:lang w:eastAsia="nl-NL"/>
              </w:rPr>
            </w:pPr>
            <w:del w:id="154" w:author="Groot, Karina de" w:date="2026-09-08T10:37:00Z" w16du:dateUtc="2026-09-08T08:37:00Z">
              <w:r w:rsidRPr="00ED3FA0" w:rsidDel="008A4518">
                <w:rPr>
                  <w:rFonts w:cs="Arial"/>
                  <w:snapToGrid/>
                  <w:kern w:val="0"/>
                  <w:sz w:val="16"/>
                  <w:szCs w:val="16"/>
                  <w:lang w:eastAsia="nl-NL"/>
                </w:rPr>
                <w:delText>Deze partij geldt ook voor het eventueel aanwezige stukdeel overbruggingshypotheek, hoewel de verwijzing daar niet wordt opgenomen.</w:delText>
              </w:r>
            </w:del>
          </w:p>
        </w:tc>
      </w:tr>
      <w:tr w:rsidR="008A4518" w:rsidRPr="00123774" w14:paraId="25F75D46" w14:textId="77777777" w:rsidTr="008A4518">
        <w:trPr>
          <w:trHeight w:val="125"/>
          <w:ins w:id="155" w:author="Groot, Karina de" w:date="2026-09-08T10:38:00Z"/>
          <w:trPrChange w:id="156" w:author="Groot, Karina de" w:date="2026-09-08T10:41:00Z" w16du:dateUtc="2026-09-08T08:41:00Z">
            <w:trPr>
              <w:trHeight w:val="125"/>
            </w:trPr>
          </w:trPrChange>
        </w:trPr>
        <w:tc>
          <w:tcPr>
            <w:tcW w:w="1977" w:type="pct"/>
            <w:tcPrChange w:id="157" w:author="Groot, Karina de" w:date="2026-09-08T10:41:00Z" w16du:dateUtc="2026-09-08T08:41:00Z">
              <w:tcPr>
                <w:tcW w:w="2392" w:type="pct"/>
              </w:tcPr>
            </w:tcPrChange>
          </w:tcPr>
          <w:p w14:paraId="2852AC3A" w14:textId="555C5ADE" w:rsidR="008A4518" w:rsidRPr="007A102A" w:rsidRDefault="008A4518" w:rsidP="00EC09EE">
            <w:pPr>
              <w:ind w:left="447"/>
              <w:rPr>
                <w:ins w:id="158" w:author="Groot, Karina de" w:date="2026-09-08T10:38:00Z" w16du:dateUtc="2026-09-08T08:38:00Z"/>
                <w:rFonts w:cs="Arial"/>
                <w:color w:val="FF0000"/>
                <w:sz w:val="20"/>
                <w:highlight w:val="yellow"/>
              </w:rPr>
            </w:pPr>
            <w:ins w:id="159" w:author="Groot, Karina de" w:date="2026-09-08T10:38:00Z" w16du:dateUtc="2026-09-08T08:38:00Z">
              <w:r w:rsidRPr="007A102A">
                <w:rPr>
                  <w:rFonts w:cs="Arial"/>
                  <w:color w:val="800080"/>
                  <w:sz w:val="20"/>
                </w:rPr>
                <w:lastRenderedPageBreak/>
                <w:t xml:space="preserve">(correspondentieadres </w:t>
              </w:r>
              <w:r w:rsidRPr="007A102A">
                <w:rPr>
                  <w:color w:val="800080"/>
                  <w:sz w:val="20"/>
                </w:rPr>
                <w:t>voor alle aangelegenheden betreffende de hierna te vermelden rechtshandelingen</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label</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afdeling</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postcode</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straatnaam</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huisnummer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letter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toevoeging</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 xml:space="preserve"> </w:t>
              </w:r>
              <w:r w:rsidRPr="007A102A">
                <w:rPr>
                  <w:rFonts w:cs="Arial"/>
                  <w:color w:val="800080"/>
                  <w:sz w:val="20"/>
                </w:rPr>
                <w:t xml:space="preserve">/ postbus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postbusnummer</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postcode</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regio</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plaats</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3366FF"/>
                  <w:sz w:val="20"/>
                </w:rPr>
                <w:t>,</w:t>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straat</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 xml:space="preserve"> </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sz w:val="20"/>
                </w:rPr>
                <w:t>land</w:t>
              </w:r>
              <w:r w:rsidRPr="007A102A">
                <w:rPr>
                  <w:rFonts w:cs="Arial"/>
                  <w:sz w:val="20"/>
                </w:rPr>
                <w:fldChar w:fldCharType="begin"/>
              </w:r>
              <w:r w:rsidRPr="007A102A">
                <w:rPr>
                  <w:rFonts w:cs="Arial"/>
                  <w:sz w:val="20"/>
                </w:rPr>
                <w:instrText>MacroButton Nomacro §</w:instrText>
              </w:r>
              <w:r w:rsidRPr="007A102A">
                <w:rPr>
                  <w:rFonts w:cs="Arial"/>
                  <w:sz w:val="20"/>
                </w:rPr>
                <w:fldChar w:fldCharType="end"/>
              </w:r>
              <w:r w:rsidRPr="007A102A">
                <w:rPr>
                  <w:rFonts w:cs="Arial"/>
                  <w:color w:val="800080"/>
                  <w:sz w:val="20"/>
                </w:rPr>
                <w:t>)</w:t>
              </w:r>
            </w:ins>
          </w:p>
        </w:tc>
        <w:tc>
          <w:tcPr>
            <w:tcW w:w="3023" w:type="pct"/>
            <w:tcPrChange w:id="160" w:author="Groot, Karina de" w:date="2026-09-08T10:41:00Z" w16du:dateUtc="2026-09-08T08:41:00Z">
              <w:tcPr>
                <w:tcW w:w="2608" w:type="pct"/>
              </w:tcPr>
            </w:tcPrChange>
          </w:tcPr>
          <w:p w14:paraId="64BC40F2" w14:textId="5242F0F8" w:rsidR="008A4518" w:rsidRDefault="008A4518" w:rsidP="008A4518">
            <w:pPr>
              <w:spacing w:line="276" w:lineRule="auto"/>
              <w:rPr>
                <w:ins w:id="161" w:author="Groot, Karina de" w:date="2026-09-08T10:39:00Z" w16du:dateUtc="2026-09-08T08:39:00Z"/>
                <w:sz w:val="20"/>
              </w:rPr>
            </w:pPr>
            <w:ins w:id="162" w:author="Groot, Karina de" w:date="2026-09-08T10:39:00Z" w16du:dateUtc="2026-09-08T08:39:00Z">
              <w:r w:rsidRPr="007A102A">
                <w:rPr>
                  <w:sz w:val="20"/>
                </w:rPr>
                <w:t>Optioneel postadres.</w:t>
              </w:r>
            </w:ins>
          </w:p>
          <w:p w14:paraId="11712D25" w14:textId="77777777" w:rsidR="008A4518" w:rsidRPr="007A102A" w:rsidRDefault="008A4518" w:rsidP="008A4518">
            <w:pPr>
              <w:spacing w:line="240" w:lineRule="auto"/>
              <w:rPr>
                <w:ins w:id="163" w:author="Groot, Karina de" w:date="2026-09-08T10:39:00Z" w16du:dateUtc="2026-09-08T08:39:00Z"/>
                <w:color w:val="3366FF"/>
                <w:sz w:val="20"/>
              </w:rPr>
            </w:pPr>
          </w:p>
          <w:p w14:paraId="25148159" w14:textId="77777777" w:rsidR="008A4518" w:rsidRPr="007A102A" w:rsidRDefault="008A4518" w:rsidP="008A4518">
            <w:pPr>
              <w:spacing w:line="276" w:lineRule="auto"/>
              <w:rPr>
                <w:ins w:id="164" w:author="Groot, Karina de" w:date="2026-09-08T10:39:00Z" w16du:dateUtc="2026-09-08T08:39:00Z"/>
                <w:color w:val="3366FF"/>
                <w:sz w:val="20"/>
              </w:rPr>
            </w:pPr>
            <w:ins w:id="165" w:author="Groot, Karina de" w:date="2026-09-08T10:39:00Z" w16du:dateUtc="2026-09-08T08:39:00Z">
              <w:r w:rsidRPr="007A102A">
                <w:rPr>
                  <w:color w:val="3366FF"/>
                  <w:sz w:val="20"/>
                </w:rPr>
                <w:t xml:space="preserve">Label </w:t>
              </w:r>
              <w:r w:rsidRPr="007A102A">
                <w:rPr>
                  <w:sz w:val="20"/>
                </w:rPr>
                <w:t>en</w:t>
              </w:r>
              <w:r w:rsidRPr="007A102A">
                <w:rPr>
                  <w:color w:val="3366FF"/>
                  <w:sz w:val="20"/>
                </w:rPr>
                <w:t xml:space="preserve"> afdeling </w:t>
              </w:r>
              <w:r w:rsidRPr="007A102A">
                <w:rPr>
                  <w:sz w:val="20"/>
                </w:rPr>
                <w:t>zijn twee onafhankelijke optionele variabelen, die voor elk type adres getoond kunnen worden.</w:t>
              </w:r>
            </w:ins>
          </w:p>
          <w:p w14:paraId="1EB2E95C" w14:textId="77777777" w:rsidR="008A4518" w:rsidRPr="007A102A" w:rsidRDefault="008A4518" w:rsidP="008A4518">
            <w:pPr>
              <w:spacing w:line="240" w:lineRule="auto"/>
              <w:rPr>
                <w:ins w:id="166" w:author="Groot, Karina de" w:date="2026-09-08T10:39:00Z" w16du:dateUtc="2026-09-08T08:39:00Z"/>
                <w:sz w:val="20"/>
              </w:rPr>
            </w:pPr>
          </w:p>
          <w:p w14:paraId="50AF2079" w14:textId="77777777" w:rsidR="008A4518" w:rsidRPr="007A102A" w:rsidRDefault="008A4518" w:rsidP="008A4518">
            <w:pPr>
              <w:spacing w:line="276" w:lineRule="auto"/>
              <w:rPr>
                <w:ins w:id="167" w:author="Groot, Karina de" w:date="2026-09-08T10:39:00Z" w16du:dateUtc="2026-09-08T08:39:00Z"/>
                <w:sz w:val="20"/>
              </w:rPr>
            </w:pPr>
            <w:ins w:id="168" w:author="Groot, Karina de" w:date="2026-09-08T10:39:00Z" w16du:dateUtc="2026-09-08T08:39:00Z">
              <w:r w:rsidRPr="007A102A">
                <w:rPr>
                  <w:sz w:val="20"/>
                </w:rPr>
                <w:t>Voor het adres moet gekozen worden uit binnenlands adres, postbus adres of buitenlands adres.</w:t>
              </w:r>
            </w:ins>
          </w:p>
          <w:p w14:paraId="697DA8AE" w14:textId="77777777" w:rsidR="008A4518" w:rsidRPr="007A102A" w:rsidRDefault="008A4518" w:rsidP="008A4518">
            <w:pPr>
              <w:spacing w:line="240" w:lineRule="auto"/>
              <w:rPr>
                <w:ins w:id="169" w:author="Groot, Karina de" w:date="2026-09-08T10:39:00Z" w16du:dateUtc="2026-09-08T08:39:00Z"/>
                <w:sz w:val="20"/>
              </w:rPr>
            </w:pPr>
          </w:p>
          <w:p w14:paraId="14BD1C8A" w14:textId="77777777" w:rsidR="008A4518" w:rsidRPr="007A102A" w:rsidRDefault="008A4518" w:rsidP="008A4518">
            <w:pPr>
              <w:spacing w:line="276" w:lineRule="auto"/>
              <w:rPr>
                <w:ins w:id="170" w:author="Groot, Karina de" w:date="2026-09-08T10:39:00Z" w16du:dateUtc="2026-09-08T08:39:00Z"/>
                <w:sz w:val="20"/>
              </w:rPr>
            </w:pPr>
            <w:ins w:id="171" w:author="Groot, Karina de" w:date="2026-09-08T10:39:00Z" w16du:dateUtc="2026-09-08T08:39:00Z">
              <w:r w:rsidRPr="007A102A">
                <w:rPr>
                  <w:sz w:val="20"/>
                </w:rPr>
                <w:t>Voor plaats en land moet gekozen worden uit een waardelijst.</w:t>
              </w:r>
            </w:ins>
          </w:p>
          <w:p w14:paraId="35FCA13E" w14:textId="77777777" w:rsidR="008A4518" w:rsidRPr="007A102A" w:rsidRDefault="008A4518" w:rsidP="008A4518">
            <w:pPr>
              <w:spacing w:line="240" w:lineRule="auto"/>
              <w:rPr>
                <w:ins w:id="172" w:author="Groot, Karina de" w:date="2026-09-08T10:39:00Z" w16du:dateUtc="2026-09-08T08:39:00Z"/>
                <w:sz w:val="20"/>
              </w:rPr>
            </w:pPr>
          </w:p>
          <w:p w14:paraId="37C28976" w14:textId="77777777" w:rsidR="008A4518" w:rsidRPr="007A102A" w:rsidRDefault="008A4518" w:rsidP="008A4518">
            <w:pPr>
              <w:pStyle w:val="streepje"/>
              <w:spacing w:line="276" w:lineRule="auto"/>
              <w:ind w:left="284" w:hanging="284"/>
              <w:rPr>
                <w:ins w:id="173" w:author="Groot, Karina de" w:date="2026-09-08T10:39:00Z" w16du:dateUtc="2026-09-08T08:39:00Z"/>
                <w:b/>
                <w:bCs/>
                <w:sz w:val="20"/>
                <w:u w:val="single"/>
                <w:lang w:val="nl-NL"/>
              </w:rPr>
            </w:pPr>
            <w:ins w:id="174" w:author="Groot, Karina de" w:date="2026-09-08T10:39:00Z" w16du:dateUtc="2026-09-08T08:39:00Z">
              <w:r w:rsidRPr="007A102A">
                <w:rPr>
                  <w:b/>
                  <w:bCs/>
                  <w:sz w:val="20"/>
                  <w:u w:val="single"/>
                  <w:lang w:val="nl-NL"/>
                </w:rPr>
                <w:t>Mapping Postadres:</w:t>
              </w:r>
            </w:ins>
          </w:p>
          <w:p w14:paraId="3D2047B6" w14:textId="77777777" w:rsidR="008A4518" w:rsidRPr="007A102A" w:rsidRDefault="008A4518" w:rsidP="008A4518">
            <w:pPr>
              <w:pStyle w:val="streepje"/>
              <w:spacing w:line="276" w:lineRule="auto"/>
              <w:ind w:left="0" w:firstLine="0"/>
              <w:rPr>
                <w:ins w:id="175" w:author="Groot, Karina de" w:date="2026-09-08T10:39:00Z" w16du:dateUtc="2026-09-08T08:39:00Z"/>
                <w:sz w:val="20"/>
                <w:lang w:val="nl-NL"/>
              </w:rPr>
            </w:pPr>
            <w:ins w:id="176" w:author="Groot, Karina de" w:date="2026-09-08T10:39:00Z" w16du:dateUtc="2026-09-08T08:39:00Z">
              <w:r w:rsidRPr="007A102A">
                <w:rPr>
                  <w:sz w:val="20"/>
                  <w:lang w:val="nl-NL"/>
                </w:rPr>
                <w:t>//IMKAD_Persoon/IMKAD_PostlocatiePersoon/</w:t>
              </w:r>
            </w:ins>
          </w:p>
          <w:p w14:paraId="1A6BF4C6" w14:textId="77777777" w:rsidR="008A4518" w:rsidRPr="007A102A" w:rsidRDefault="008A4518" w:rsidP="008A4518">
            <w:pPr>
              <w:pStyle w:val="streepje"/>
              <w:tabs>
                <w:tab w:val="clear" w:pos="227"/>
                <w:tab w:val="clear" w:pos="454"/>
              </w:tabs>
              <w:spacing w:line="276" w:lineRule="auto"/>
              <w:ind w:firstLine="0"/>
              <w:rPr>
                <w:ins w:id="177" w:author="Groot, Karina de" w:date="2026-09-08T10:39:00Z" w16du:dateUtc="2026-09-08T08:39:00Z"/>
                <w:sz w:val="20"/>
                <w:lang w:val="nl-NL"/>
              </w:rPr>
            </w:pPr>
            <w:ins w:id="178" w:author="Groot, Karina de" w:date="2026-09-08T10:39:00Z" w16du:dateUtc="2026-09-08T08:39:00Z">
              <w:r w:rsidRPr="007A102A">
                <w:rPr>
                  <w:sz w:val="20"/>
                  <w:lang w:val="nl-NL"/>
                </w:rPr>
                <w:t>./label</w:t>
              </w:r>
            </w:ins>
          </w:p>
          <w:p w14:paraId="3A9A19BC" w14:textId="77777777" w:rsidR="008A4518" w:rsidRPr="007A102A" w:rsidRDefault="008A4518" w:rsidP="008A4518">
            <w:pPr>
              <w:spacing w:line="276" w:lineRule="auto"/>
              <w:ind w:left="227"/>
              <w:rPr>
                <w:ins w:id="179" w:author="Groot, Karina de" w:date="2026-09-08T10:39:00Z" w16du:dateUtc="2026-09-08T08:39:00Z"/>
                <w:sz w:val="20"/>
              </w:rPr>
            </w:pPr>
            <w:ins w:id="180" w:author="Groot, Karina de" w:date="2026-09-08T10:39:00Z" w16du:dateUtc="2026-09-08T08:39:00Z">
              <w:r w:rsidRPr="007A102A">
                <w:rPr>
                  <w:sz w:val="20"/>
                </w:rPr>
                <w:t>./afdeling</w:t>
              </w:r>
            </w:ins>
          </w:p>
          <w:p w14:paraId="44DA17EA" w14:textId="77777777" w:rsidR="008A4518" w:rsidRPr="007A102A" w:rsidRDefault="008A4518">
            <w:pPr>
              <w:pStyle w:val="streepje"/>
              <w:numPr>
                <w:ilvl w:val="0"/>
                <w:numId w:val="0"/>
              </w:numPr>
              <w:spacing w:line="240" w:lineRule="auto"/>
              <w:rPr>
                <w:ins w:id="181" w:author="Groot, Karina de" w:date="2026-09-08T10:39:00Z" w16du:dateUtc="2026-09-08T08:39:00Z"/>
                <w:sz w:val="20"/>
                <w:u w:val="single"/>
                <w:lang w:val="nl-NL"/>
              </w:rPr>
              <w:pPrChange w:id="182" w:author="Groot, Karina de" w:date="2026-09-08T10:40:00Z" w16du:dateUtc="2026-09-08T08:40:00Z">
                <w:pPr>
                  <w:pStyle w:val="streepje"/>
                  <w:spacing w:line="276" w:lineRule="auto"/>
                  <w:ind w:left="0" w:firstLine="0"/>
                </w:pPr>
              </w:pPrChange>
            </w:pPr>
          </w:p>
          <w:p w14:paraId="7DD444F2" w14:textId="77777777" w:rsidR="008A4518" w:rsidRPr="007A102A" w:rsidRDefault="008A4518" w:rsidP="008A4518">
            <w:pPr>
              <w:pStyle w:val="streepje"/>
              <w:spacing w:line="276" w:lineRule="auto"/>
              <w:ind w:left="0" w:firstLine="0"/>
              <w:rPr>
                <w:ins w:id="183" w:author="Groot, Karina de" w:date="2026-09-08T10:39:00Z" w16du:dateUtc="2026-09-08T08:39:00Z"/>
                <w:b/>
                <w:bCs/>
                <w:sz w:val="20"/>
                <w:u w:val="single"/>
                <w:lang w:val="nl-NL"/>
              </w:rPr>
            </w:pPr>
            <w:ins w:id="184" w:author="Groot, Karina de" w:date="2026-09-08T10:39:00Z" w16du:dateUtc="2026-09-08T08:39:00Z">
              <w:r w:rsidRPr="007A102A">
                <w:rPr>
                  <w:b/>
                  <w:bCs/>
                  <w:sz w:val="20"/>
                  <w:u w:val="single"/>
                  <w:lang w:val="nl-NL"/>
                </w:rPr>
                <w:t>Mapping binnenlandsadres: (geen postbusadres hierin opvoeren)</w:t>
              </w:r>
            </w:ins>
          </w:p>
          <w:p w14:paraId="5365E90E" w14:textId="77777777" w:rsidR="008A4518" w:rsidRPr="007A102A" w:rsidRDefault="008A4518" w:rsidP="008A4518">
            <w:pPr>
              <w:pStyle w:val="streepje"/>
              <w:spacing w:line="276" w:lineRule="auto"/>
              <w:ind w:left="0" w:firstLine="0"/>
              <w:rPr>
                <w:ins w:id="185" w:author="Groot, Karina de" w:date="2026-09-08T10:39:00Z" w16du:dateUtc="2026-09-08T08:39:00Z"/>
                <w:sz w:val="20"/>
                <w:lang w:val="nl-NL"/>
              </w:rPr>
            </w:pPr>
            <w:ins w:id="186" w:author="Groot, Karina de" w:date="2026-09-08T10:39:00Z" w16du:dateUtc="2026-09-08T08:39:00Z">
              <w:r w:rsidRPr="007A102A">
                <w:rPr>
                  <w:sz w:val="20"/>
                  <w:lang w:val="nl-NL"/>
                </w:rPr>
                <w:t>//IMKAD_Persoon/IMKAD_PostlocatiePersoon/adres/binnenlandsAdres/</w:t>
              </w:r>
            </w:ins>
          </w:p>
          <w:p w14:paraId="07AAA2B8" w14:textId="77777777" w:rsidR="008A4518" w:rsidRPr="007A102A" w:rsidRDefault="008A4518" w:rsidP="008A4518">
            <w:pPr>
              <w:spacing w:line="276" w:lineRule="auto"/>
              <w:ind w:left="227"/>
              <w:rPr>
                <w:ins w:id="187" w:author="Groot, Karina de" w:date="2026-09-08T10:39:00Z" w16du:dateUtc="2026-09-08T08:39:00Z"/>
                <w:sz w:val="20"/>
              </w:rPr>
            </w:pPr>
            <w:ins w:id="188" w:author="Groot, Karina de" w:date="2026-09-08T10:39:00Z" w16du:dateUtc="2026-09-08T08:39:00Z">
              <w:r w:rsidRPr="007A102A">
                <w:rPr>
                  <w:sz w:val="20"/>
                </w:rPr>
                <w:t>./BAG_NummerAanduiding/postcode</w:t>
              </w:r>
            </w:ins>
          </w:p>
          <w:p w14:paraId="38311E26" w14:textId="77777777" w:rsidR="008A4518" w:rsidRPr="007A102A" w:rsidRDefault="008A4518" w:rsidP="008A4518">
            <w:pPr>
              <w:spacing w:line="276" w:lineRule="auto"/>
              <w:rPr>
                <w:ins w:id="189" w:author="Groot, Karina de" w:date="2026-09-08T10:39:00Z" w16du:dateUtc="2026-09-08T08:39:00Z"/>
                <w:sz w:val="20"/>
              </w:rPr>
            </w:pPr>
            <w:ins w:id="190" w:author="Groot, Karina de" w:date="2026-09-08T10:39:00Z" w16du:dateUtc="2026-09-08T08:39:00Z">
              <w:r w:rsidRPr="007A102A">
                <w:rPr>
                  <w:sz w:val="20"/>
                </w:rPr>
                <w:t xml:space="preserve">    ./BAG_Woonplaats/woonplaatsnaam</w:t>
              </w:r>
            </w:ins>
          </w:p>
          <w:p w14:paraId="4F5E5F36" w14:textId="77777777" w:rsidR="008A4518" w:rsidRPr="007A102A" w:rsidRDefault="008A4518" w:rsidP="008A4518">
            <w:pPr>
              <w:spacing w:line="276" w:lineRule="auto"/>
              <w:ind w:left="227"/>
              <w:rPr>
                <w:ins w:id="191" w:author="Groot, Karina de" w:date="2026-09-08T10:39:00Z" w16du:dateUtc="2026-09-08T08:39:00Z"/>
                <w:sz w:val="20"/>
              </w:rPr>
            </w:pPr>
            <w:ins w:id="192" w:author="Groot, Karina de" w:date="2026-09-08T10:39:00Z" w16du:dateUtc="2026-09-08T08:39:00Z">
              <w:r w:rsidRPr="007A102A">
                <w:rPr>
                  <w:sz w:val="20"/>
                </w:rPr>
                <w:t>./BAG_OpenbareRuimte/openbareRuimteNaam</w:t>
              </w:r>
            </w:ins>
          </w:p>
          <w:p w14:paraId="7277786D" w14:textId="77777777" w:rsidR="008A4518" w:rsidRPr="007A102A" w:rsidRDefault="008A4518" w:rsidP="008A4518">
            <w:pPr>
              <w:spacing w:line="276" w:lineRule="auto"/>
              <w:ind w:left="227"/>
              <w:rPr>
                <w:ins w:id="193" w:author="Groot, Karina de" w:date="2026-09-08T10:39:00Z" w16du:dateUtc="2026-09-08T08:39:00Z"/>
                <w:sz w:val="20"/>
              </w:rPr>
            </w:pPr>
            <w:ins w:id="194" w:author="Groot, Karina de" w:date="2026-09-08T10:39:00Z" w16du:dateUtc="2026-09-08T08:39:00Z">
              <w:r w:rsidRPr="007A102A">
                <w:rPr>
                  <w:sz w:val="20"/>
                </w:rPr>
                <w:t>./BAG_NummerAanduiding/huisnummer</w:t>
              </w:r>
            </w:ins>
          </w:p>
          <w:p w14:paraId="6C53D752" w14:textId="77777777" w:rsidR="008A4518" w:rsidRPr="007A102A" w:rsidRDefault="008A4518" w:rsidP="008A4518">
            <w:pPr>
              <w:spacing w:line="276" w:lineRule="auto"/>
              <w:ind w:left="227"/>
              <w:rPr>
                <w:ins w:id="195" w:author="Groot, Karina de" w:date="2026-09-08T10:39:00Z" w16du:dateUtc="2026-09-08T08:39:00Z"/>
                <w:sz w:val="20"/>
              </w:rPr>
            </w:pPr>
            <w:ins w:id="196" w:author="Groot, Karina de" w:date="2026-09-08T10:39:00Z" w16du:dateUtc="2026-09-08T08:39:00Z">
              <w:r w:rsidRPr="007A102A">
                <w:rPr>
                  <w:sz w:val="20"/>
                </w:rPr>
                <w:t>./BAG_NummerAanduiding/huisletter</w:t>
              </w:r>
            </w:ins>
          </w:p>
          <w:p w14:paraId="67784A04" w14:textId="77777777" w:rsidR="008A4518" w:rsidRPr="007A102A" w:rsidRDefault="008A4518" w:rsidP="008A4518">
            <w:pPr>
              <w:pStyle w:val="streepje"/>
              <w:tabs>
                <w:tab w:val="clear" w:pos="227"/>
                <w:tab w:val="clear" w:pos="454"/>
              </w:tabs>
              <w:spacing w:line="276" w:lineRule="auto"/>
              <w:ind w:firstLine="0"/>
              <w:rPr>
                <w:ins w:id="197" w:author="Groot, Karina de" w:date="2026-09-08T10:39:00Z" w16du:dateUtc="2026-09-08T08:39:00Z"/>
                <w:sz w:val="20"/>
                <w:u w:val="single"/>
                <w:lang w:val="nl-NL"/>
              </w:rPr>
            </w:pPr>
            <w:ins w:id="198" w:author="Groot, Karina de" w:date="2026-09-08T10:39:00Z" w16du:dateUtc="2026-09-08T08:39:00Z">
              <w:r w:rsidRPr="007A102A">
                <w:rPr>
                  <w:sz w:val="20"/>
                  <w:lang w:val="nl-NL"/>
                </w:rPr>
                <w:t>./BAG_NummerAanduiding/huisnummertoevoeging</w:t>
              </w:r>
              <w:r w:rsidRPr="007A102A">
                <w:rPr>
                  <w:sz w:val="20"/>
                  <w:u w:val="single"/>
                  <w:lang w:val="nl-NL"/>
                </w:rPr>
                <w:t xml:space="preserve"> </w:t>
              </w:r>
            </w:ins>
          </w:p>
          <w:p w14:paraId="0CBC6495" w14:textId="77777777" w:rsidR="008A4518" w:rsidRPr="007A102A" w:rsidRDefault="008A4518">
            <w:pPr>
              <w:pStyle w:val="streepje"/>
              <w:numPr>
                <w:ilvl w:val="0"/>
                <w:numId w:val="0"/>
              </w:numPr>
              <w:spacing w:line="240" w:lineRule="auto"/>
              <w:rPr>
                <w:ins w:id="199" w:author="Groot, Karina de" w:date="2026-09-08T10:39:00Z" w16du:dateUtc="2026-09-08T08:39:00Z"/>
                <w:sz w:val="20"/>
                <w:u w:val="single"/>
                <w:lang w:val="nl-NL"/>
              </w:rPr>
              <w:pPrChange w:id="200" w:author="Groot, Karina de" w:date="2026-09-08T10:40:00Z" w16du:dateUtc="2026-09-08T08:40:00Z">
                <w:pPr>
                  <w:pStyle w:val="streepje"/>
                  <w:spacing w:line="276" w:lineRule="auto"/>
                  <w:ind w:left="0" w:firstLine="0"/>
                </w:pPr>
              </w:pPrChange>
            </w:pPr>
          </w:p>
          <w:p w14:paraId="326B5589" w14:textId="77777777" w:rsidR="008A4518" w:rsidRPr="007A102A" w:rsidRDefault="008A4518" w:rsidP="008A4518">
            <w:pPr>
              <w:pStyle w:val="streepje"/>
              <w:spacing w:line="276" w:lineRule="auto"/>
              <w:ind w:left="0" w:firstLine="0"/>
              <w:rPr>
                <w:ins w:id="201" w:author="Groot, Karina de" w:date="2026-09-08T10:39:00Z" w16du:dateUtc="2026-09-08T08:39:00Z"/>
                <w:b/>
                <w:bCs/>
                <w:sz w:val="20"/>
                <w:u w:val="single"/>
                <w:lang w:val="nl-NL"/>
              </w:rPr>
            </w:pPr>
            <w:ins w:id="202" w:author="Groot, Karina de" w:date="2026-09-08T10:39:00Z" w16du:dateUtc="2026-09-08T08:39:00Z">
              <w:r w:rsidRPr="007A102A">
                <w:rPr>
                  <w:b/>
                  <w:bCs/>
                  <w:sz w:val="20"/>
                  <w:u w:val="single"/>
                  <w:lang w:val="nl-NL"/>
                </w:rPr>
                <w:t>Mapping buitenlandsadres:</w:t>
              </w:r>
            </w:ins>
          </w:p>
          <w:p w14:paraId="5ABD4574" w14:textId="77777777" w:rsidR="008A4518" w:rsidRPr="007A102A" w:rsidRDefault="008A4518" w:rsidP="008A4518">
            <w:pPr>
              <w:pStyle w:val="streepje"/>
              <w:spacing w:line="276" w:lineRule="auto"/>
              <w:ind w:left="0" w:firstLine="0"/>
              <w:rPr>
                <w:ins w:id="203" w:author="Groot, Karina de" w:date="2026-09-08T10:39:00Z" w16du:dateUtc="2026-09-08T08:39:00Z"/>
                <w:sz w:val="20"/>
                <w:lang w:val="nl-NL"/>
              </w:rPr>
            </w:pPr>
            <w:ins w:id="204" w:author="Groot, Karina de" w:date="2026-09-08T10:39:00Z" w16du:dateUtc="2026-09-08T08:39:00Z">
              <w:r w:rsidRPr="007A102A">
                <w:rPr>
                  <w:sz w:val="20"/>
                  <w:lang w:val="nl-NL"/>
                </w:rPr>
                <w:t>//IMKAD_Persoon/IMKAD_PostlocatiePersoon/adres/buitenlandsAdres/</w:t>
              </w:r>
            </w:ins>
          </w:p>
          <w:p w14:paraId="2A1E676E" w14:textId="77777777" w:rsidR="008A4518" w:rsidRPr="007A102A" w:rsidRDefault="008A4518" w:rsidP="008A4518">
            <w:pPr>
              <w:pStyle w:val="streepje"/>
              <w:spacing w:line="276" w:lineRule="auto"/>
              <w:ind w:firstLine="0"/>
              <w:rPr>
                <w:ins w:id="205" w:author="Groot, Karina de" w:date="2026-09-08T10:39:00Z" w16du:dateUtc="2026-09-08T08:39:00Z"/>
                <w:sz w:val="20"/>
                <w:lang w:val="nl-NL"/>
              </w:rPr>
            </w:pPr>
            <w:ins w:id="206" w:author="Groot, Karina de" w:date="2026-09-08T10:39:00Z" w16du:dateUtc="2026-09-08T08:39:00Z">
              <w:r w:rsidRPr="007A102A">
                <w:rPr>
                  <w:sz w:val="20"/>
                  <w:lang w:val="nl-NL"/>
                </w:rPr>
                <w:tab/>
                <w:t>./woonplaats</w:t>
              </w:r>
            </w:ins>
          </w:p>
          <w:p w14:paraId="6B72BD33" w14:textId="77777777" w:rsidR="008A4518" w:rsidRPr="007A102A" w:rsidRDefault="008A4518" w:rsidP="008A4518">
            <w:pPr>
              <w:spacing w:line="276" w:lineRule="auto"/>
              <w:ind w:left="227"/>
              <w:rPr>
                <w:ins w:id="207" w:author="Groot, Karina de" w:date="2026-09-08T10:39:00Z" w16du:dateUtc="2026-09-08T08:39:00Z"/>
                <w:sz w:val="20"/>
              </w:rPr>
            </w:pPr>
            <w:ins w:id="208" w:author="Groot, Karina de" w:date="2026-09-08T10:39:00Z" w16du:dateUtc="2026-09-08T08:39:00Z">
              <w:r w:rsidRPr="007A102A">
                <w:rPr>
                  <w:sz w:val="20"/>
                </w:rPr>
                <w:lastRenderedPageBreak/>
                <w:tab/>
                <w:t xml:space="preserve">./adres </w:t>
              </w:r>
            </w:ins>
          </w:p>
          <w:p w14:paraId="2BD1505B" w14:textId="77777777" w:rsidR="008A4518" w:rsidRPr="007A102A" w:rsidRDefault="008A4518" w:rsidP="008A4518">
            <w:pPr>
              <w:spacing w:line="276" w:lineRule="auto"/>
              <w:ind w:left="227"/>
              <w:rPr>
                <w:ins w:id="209" w:author="Groot, Karina de" w:date="2026-09-08T10:39:00Z" w16du:dateUtc="2026-09-08T08:39:00Z"/>
                <w:sz w:val="20"/>
              </w:rPr>
            </w:pPr>
            <w:ins w:id="210" w:author="Groot, Karina de" w:date="2026-09-08T10:39:00Z" w16du:dateUtc="2026-09-08T08:39:00Z">
              <w:r w:rsidRPr="007A102A">
                <w:rPr>
                  <w:sz w:val="20"/>
                </w:rPr>
                <w:tab/>
                <w:t>./regio</w:t>
              </w:r>
            </w:ins>
          </w:p>
          <w:p w14:paraId="18046C3B" w14:textId="77777777" w:rsidR="008A4518" w:rsidRPr="007A102A" w:rsidRDefault="008A4518" w:rsidP="008A4518">
            <w:pPr>
              <w:spacing w:line="276" w:lineRule="auto"/>
              <w:ind w:left="227"/>
              <w:rPr>
                <w:ins w:id="211" w:author="Groot, Karina de" w:date="2026-09-08T10:39:00Z" w16du:dateUtc="2026-09-08T08:39:00Z"/>
                <w:sz w:val="20"/>
              </w:rPr>
            </w:pPr>
            <w:ins w:id="212" w:author="Groot, Karina de" w:date="2026-09-08T10:39:00Z" w16du:dateUtc="2026-09-08T08:39:00Z">
              <w:r w:rsidRPr="007A102A">
                <w:rPr>
                  <w:sz w:val="20"/>
                </w:rPr>
                <w:tab/>
                <w:t>./land</w:t>
              </w:r>
            </w:ins>
          </w:p>
          <w:p w14:paraId="7CB8DD9C" w14:textId="77777777" w:rsidR="008A4518" w:rsidRPr="007A102A" w:rsidRDefault="008A4518" w:rsidP="008A4518">
            <w:pPr>
              <w:spacing w:before="72" w:line="276" w:lineRule="auto"/>
              <w:rPr>
                <w:ins w:id="213" w:author="Groot, Karina de" w:date="2026-09-08T10:39:00Z" w16du:dateUtc="2026-09-08T08:39:00Z"/>
                <w:b/>
                <w:bCs/>
                <w:sz w:val="20"/>
              </w:rPr>
            </w:pPr>
            <w:ins w:id="214" w:author="Groot, Karina de" w:date="2026-09-08T10:39:00Z" w16du:dateUtc="2026-09-08T08:39:00Z">
              <w:r w:rsidRPr="007A102A">
                <w:rPr>
                  <w:b/>
                  <w:bCs/>
                  <w:sz w:val="20"/>
                  <w:u w:val="single"/>
                </w:rPr>
                <w:t>Mapping postbusadres:</w:t>
              </w:r>
            </w:ins>
          </w:p>
          <w:p w14:paraId="5B1AA321" w14:textId="77777777" w:rsidR="008A4518" w:rsidRPr="007A102A" w:rsidRDefault="008A4518" w:rsidP="008A4518">
            <w:pPr>
              <w:pStyle w:val="streepje"/>
              <w:spacing w:line="276" w:lineRule="auto"/>
              <w:ind w:left="0" w:firstLine="0"/>
              <w:rPr>
                <w:ins w:id="215" w:author="Groot, Karina de" w:date="2026-09-08T10:39:00Z" w16du:dateUtc="2026-09-08T08:39:00Z"/>
                <w:sz w:val="20"/>
                <w:lang w:val="nl-NL"/>
              </w:rPr>
            </w:pPr>
            <w:ins w:id="216" w:author="Groot, Karina de" w:date="2026-09-08T10:39:00Z" w16du:dateUtc="2026-09-08T08:39:00Z">
              <w:r w:rsidRPr="007A102A">
                <w:rPr>
                  <w:sz w:val="20"/>
                  <w:lang w:val="nl-NL"/>
                </w:rPr>
                <w:t>//IMKAD_Persoon/IMKAD_PostlocatiePersoon/adres/Imkad_AdreskeuzePI/postbusAdres/</w:t>
              </w:r>
            </w:ins>
          </w:p>
          <w:p w14:paraId="27F113C3" w14:textId="77777777" w:rsidR="008A4518" w:rsidRPr="007A102A" w:rsidRDefault="008A4518" w:rsidP="008A4518">
            <w:pPr>
              <w:spacing w:line="276" w:lineRule="auto"/>
              <w:ind w:left="227"/>
              <w:rPr>
                <w:ins w:id="217" w:author="Groot, Karina de" w:date="2026-09-08T10:39:00Z" w16du:dateUtc="2026-09-08T08:39:00Z"/>
                <w:sz w:val="20"/>
              </w:rPr>
            </w:pPr>
            <w:ins w:id="218" w:author="Groot, Karina de" w:date="2026-09-08T10:39:00Z" w16du:dateUtc="2026-09-08T08:39:00Z">
              <w:r w:rsidRPr="007A102A">
                <w:rPr>
                  <w:sz w:val="20"/>
                </w:rPr>
                <w:tab/>
                <w:t>./postbusnummer</w:t>
              </w:r>
            </w:ins>
          </w:p>
          <w:p w14:paraId="668FF375" w14:textId="77777777" w:rsidR="008A4518" w:rsidRPr="007A102A" w:rsidRDefault="008A4518" w:rsidP="008A4518">
            <w:pPr>
              <w:spacing w:line="276" w:lineRule="auto"/>
              <w:ind w:left="227"/>
              <w:rPr>
                <w:ins w:id="219" w:author="Groot, Karina de" w:date="2026-09-08T10:39:00Z" w16du:dateUtc="2026-09-08T08:39:00Z"/>
                <w:sz w:val="20"/>
              </w:rPr>
            </w:pPr>
            <w:ins w:id="220" w:author="Groot, Karina de" w:date="2026-09-08T10:39:00Z" w16du:dateUtc="2026-09-08T08:39:00Z">
              <w:r w:rsidRPr="007A102A">
                <w:rPr>
                  <w:sz w:val="20"/>
                </w:rPr>
                <w:tab/>
                <w:t>./postcode</w:t>
              </w:r>
            </w:ins>
          </w:p>
          <w:p w14:paraId="06A5E964" w14:textId="3B7BC49E" w:rsidR="008A4518" w:rsidRPr="007A102A" w:rsidRDefault="008A4518" w:rsidP="008A4518">
            <w:pPr>
              <w:spacing w:line="276" w:lineRule="auto"/>
              <w:rPr>
                <w:ins w:id="221" w:author="Groot, Karina de" w:date="2026-09-08T10:38:00Z" w16du:dateUtc="2026-09-08T08:38:00Z"/>
                <w:rFonts w:cs="Arial"/>
                <w:sz w:val="20"/>
              </w:rPr>
            </w:pPr>
            <w:ins w:id="222" w:author="Groot, Karina de" w:date="2026-09-08T10:39:00Z" w16du:dateUtc="2026-09-08T08:39:00Z">
              <w:r w:rsidRPr="007A102A">
                <w:rPr>
                  <w:sz w:val="20"/>
                </w:rPr>
                <w:t xml:space="preserve">           ./woonplaatsnaam</w:t>
              </w:r>
            </w:ins>
          </w:p>
        </w:tc>
      </w:tr>
      <w:tr w:rsidR="008A4518" w:rsidRPr="00123774" w14:paraId="5A923BE3" w14:textId="77777777" w:rsidTr="008A4518">
        <w:trPr>
          <w:trHeight w:val="125"/>
          <w:ins w:id="223" w:author="Groot, Karina de" w:date="2026-09-08T10:41:00Z"/>
          <w:trPrChange w:id="224" w:author="Groot, Karina de" w:date="2026-09-08T10:41:00Z" w16du:dateUtc="2026-09-08T08:41:00Z">
            <w:trPr>
              <w:trHeight w:val="125"/>
            </w:trPr>
          </w:trPrChange>
        </w:trPr>
        <w:tc>
          <w:tcPr>
            <w:tcW w:w="1977" w:type="pct"/>
            <w:tcPrChange w:id="225" w:author="Groot, Karina de" w:date="2026-09-08T10:41:00Z" w16du:dateUtc="2026-09-08T08:41:00Z">
              <w:tcPr>
                <w:tcW w:w="2392" w:type="pct"/>
              </w:tcPr>
            </w:tcPrChange>
          </w:tcPr>
          <w:p w14:paraId="5004DF79" w14:textId="57C318D1" w:rsidR="008A4518" w:rsidRPr="007A102A" w:rsidRDefault="008A4518" w:rsidP="00EC09EE">
            <w:pPr>
              <w:ind w:left="447"/>
              <w:rPr>
                <w:ins w:id="226" w:author="Groot, Karina de" w:date="2026-09-08T10:41:00Z" w16du:dateUtc="2026-09-08T08:41:00Z"/>
                <w:rFonts w:cs="Arial"/>
                <w:color w:val="800080"/>
                <w:sz w:val="20"/>
              </w:rPr>
            </w:pPr>
            <w:ins w:id="227" w:author="Groot, Karina de" w:date="2026-09-08T10:41:00Z" w16du:dateUtc="2026-09-08T08:41:00Z">
              <w:r w:rsidRPr="007A102A">
                <w:rPr>
                  <w:rFonts w:cs="Arial"/>
                  <w:color w:val="FF0000"/>
                  <w:sz w:val="22"/>
                  <w:szCs w:val="22"/>
                </w:rPr>
                <w:t>;</w:t>
              </w:r>
            </w:ins>
          </w:p>
        </w:tc>
        <w:tc>
          <w:tcPr>
            <w:tcW w:w="3023" w:type="pct"/>
            <w:tcPrChange w:id="228" w:author="Groot, Karina de" w:date="2026-09-08T10:41:00Z" w16du:dateUtc="2026-09-08T08:41:00Z">
              <w:tcPr>
                <w:tcW w:w="2608" w:type="pct"/>
              </w:tcPr>
            </w:tcPrChange>
          </w:tcPr>
          <w:p w14:paraId="474CFE24" w14:textId="77777777" w:rsidR="008A4518" w:rsidRDefault="008A4518" w:rsidP="008A4518">
            <w:pPr>
              <w:spacing w:line="276" w:lineRule="auto"/>
              <w:rPr>
                <w:ins w:id="229" w:author="Groot, Karina de" w:date="2026-09-08T10:41:00Z" w16du:dateUtc="2026-09-08T08:41:00Z"/>
                <w:rFonts w:cs="Arial"/>
                <w:snapToGrid/>
                <w:kern w:val="0"/>
                <w:szCs w:val="18"/>
                <w:lang w:eastAsia="nl-NL"/>
              </w:rPr>
            </w:pPr>
            <w:ins w:id="230" w:author="Groot, Karina de" w:date="2026-09-08T10:41:00Z" w16du:dateUtc="2026-09-08T08:41:00Z">
              <w:r w:rsidRPr="00ED3FA0">
                <w:rPr>
                  <w:rFonts w:cs="Arial"/>
                  <w:snapToGrid/>
                  <w:kern w:val="0"/>
                  <w:szCs w:val="18"/>
                  <w:lang w:eastAsia="nl-NL"/>
                </w:rPr>
                <w:t>Vaste tekst</w:t>
              </w:r>
              <w:r>
                <w:rPr>
                  <w:rFonts w:cs="Arial"/>
                  <w:snapToGrid/>
                  <w:kern w:val="0"/>
                  <w:szCs w:val="18"/>
                  <w:lang w:eastAsia="nl-NL"/>
                </w:rPr>
                <w:t>.</w:t>
              </w:r>
            </w:ins>
          </w:p>
          <w:p w14:paraId="65FDF44E" w14:textId="0D8B3C84" w:rsidR="008A4518" w:rsidRPr="007A102A" w:rsidRDefault="008A4518" w:rsidP="008A4518">
            <w:pPr>
              <w:spacing w:line="276" w:lineRule="auto"/>
              <w:rPr>
                <w:ins w:id="231" w:author="Groot, Karina de" w:date="2026-09-08T10:41:00Z" w16du:dateUtc="2026-09-08T08:41:00Z"/>
                <w:sz w:val="20"/>
              </w:rPr>
            </w:pPr>
          </w:p>
        </w:tc>
      </w:tr>
      <w:tr w:rsidR="00096E4C" w:rsidRPr="00123774" w14:paraId="4798E987" w14:textId="77777777" w:rsidTr="008A4518">
        <w:trPr>
          <w:trHeight w:val="125"/>
          <w:trPrChange w:id="232" w:author="Groot, Karina de" w:date="2026-09-08T10:41:00Z" w16du:dateUtc="2026-09-08T08:41:00Z">
            <w:trPr>
              <w:trHeight w:val="125"/>
            </w:trPr>
          </w:trPrChange>
        </w:trPr>
        <w:tc>
          <w:tcPr>
            <w:tcW w:w="1977" w:type="pct"/>
            <w:tcPrChange w:id="233" w:author="Groot, Karina de" w:date="2026-09-08T10:41:00Z" w16du:dateUtc="2026-09-08T08:41:00Z">
              <w:tcPr>
                <w:tcW w:w="2392" w:type="pct"/>
              </w:tcPr>
            </w:tcPrChange>
          </w:tcPr>
          <w:p w14:paraId="3D2F5171" w14:textId="23C4AF8A" w:rsidR="00096E4C" w:rsidRPr="00ED3FA0" w:rsidRDefault="00096E4C" w:rsidP="00846DD2">
            <w:pPr>
              <w:spacing w:line="240" w:lineRule="auto"/>
              <w:ind w:firstLine="300"/>
              <w:rPr>
                <w:rFonts w:ascii="Times New Roman" w:hAnsi="Times New Roman"/>
              </w:rPr>
            </w:pPr>
            <w:r w:rsidRPr="00ED3FA0">
              <w:rPr>
                <w:rFonts w:cs="Arial"/>
                <w:color w:val="FF0000"/>
              </w:rPr>
              <w:t>hierna te noemen: ‘</w:t>
            </w:r>
            <w:r>
              <w:rPr>
                <w:rFonts w:cs="Arial"/>
                <w:color w:val="FF0000"/>
              </w:rPr>
              <w:t>Moneyou</w:t>
            </w:r>
            <w:r w:rsidRPr="00ED3FA0">
              <w:rPr>
                <w:rFonts w:cs="Arial"/>
                <w:color w:val="FF0000"/>
              </w:rPr>
              <w:t>’;</w:t>
            </w:r>
          </w:p>
        </w:tc>
        <w:tc>
          <w:tcPr>
            <w:tcW w:w="3023" w:type="pct"/>
            <w:tcPrChange w:id="234" w:author="Groot, Karina de" w:date="2026-09-08T10:41:00Z" w16du:dateUtc="2026-09-08T08:41:00Z">
              <w:tcPr>
                <w:tcW w:w="2608" w:type="pct"/>
              </w:tcPr>
            </w:tcPrChange>
          </w:tcPr>
          <w:p w14:paraId="5B542EEC" w14:textId="21166D55" w:rsidR="00096E4C" w:rsidRPr="00ED3FA0" w:rsidRDefault="00096E4C" w:rsidP="00096E4C">
            <w:pPr>
              <w:autoSpaceDE w:val="0"/>
              <w:autoSpaceDN w:val="0"/>
              <w:adjustRightInd w:val="0"/>
              <w:spacing w:line="240" w:lineRule="auto"/>
              <w:rPr>
                <w:rFonts w:cs="Arial"/>
                <w:snapToGrid/>
                <w:kern w:val="0"/>
                <w:szCs w:val="18"/>
                <w:lang w:eastAsia="nl-NL"/>
              </w:rPr>
            </w:pPr>
            <w:r w:rsidRPr="00ED3FA0">
              <w:rPr>
                <w:rFonts w:cs="Arial"/>
                <w:snapToGrid/>
                <w:kern w:val="0"/>
                <w:szCs w:val="18"/>
                <w:lang w:eastAsia="nl-NL"/>
              </w:rPr>
              <w:t>Vaste tekst</w:t>
            </w:r>
          </w:p>
        </w:tc>
      </w:tr>
    </w:tbl>
    <w:p w14:paraId="5FE5E149" w14:textId="20D483B6" w:rsidR="00990015" w:rsidRDefault="00990015"/>
    <w:p w14:paraId="0D4D35C7" w14:textId="77777777" w:rsidR="00990015" w:rsidRPr="00297D9B" w:rsidRDefault="00990015" w:rsidP="00395834">
      <w:bookmarkStart w:id="235" w:name="_Toc265506402"/>
      <w:bookmarkEnd w:id="97"/>
    </w:p>
    <w:p w14:paraId="6614B981" w14:textId="77777777" w:rsidR="00657EBC" w:rsidRDefault="00990015" w:rsidP="00657EBC">
      <w:pPr>
        <w:pStyle w:val="Kop2"/>
      </w:pPr>
      <w:r>
        <w:br w:type="page"/>
      </w:r>
      <w:bookmarkStart w:id="236" w:name="_Toc128561253"/>
      <w:bookmarkStart w:id="237" w:name="_Toc128561671"/>
      <w:r w:rsidR="00657EBC">
        <w:lastRenderedPageBreak/>
        <w:t>Schuldenaar</w:t>
      </w:r>
      <w:bookmarkEnd w:id="235"/>
      <w:bookmarkEnd w:id="236"/>
      <w:bookmarkEnd w:id="237"/>
    </w:p>
    <w:p w14:paraId="441D7C21" w14:textId="77777777" w:rsidR="00657EBC" w:rsidRDefault="00657EBC" w:rsidP="00657EBC">
      <w:pPr>
        <w:rPr>
          <w:lang w:val="nl"/>
        </w:rPr>
      </w:pPr>
    </w:p>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97"/>
        <w:gridCol w:w="7119"/>
      </w:tblGrid>
      <w:tr w:rsidR="0087591B" w:rsidRPr="00123774" w14:paraId="64987BB4" w14:textId="77777777" w:rsidTr="00E67D24">
        <w:trPr>
          <w:trHeight w:val="125"/>
        </w:trPr>
        <w:tc>
          <w:tcPr>
            <w:tcW w:w="2442" w:type="pct"/>
            <w:shd w:val="clear" w:color="auto" w:fill="DEEAF6" w:themeFill="accent1" w:themeFillTint="33"/>
          </w:tcPr>
          <w:p w14:paraId="0EB10E54" w14:textId="1791E8A3" w:rsidR="0087591B" w:rsidRPr="00ED3FA0" w:rsidRDefault="0087591B" w:rsidP="0006478B">
            <w:pPr>
              <w:rPr>
                <w:rFonts w:ascii="Times New Roman" w:hAnsi="Times New Roman"/>
              </w:rPr>
            </w:pPr>
            <w:r w:rsidRPr="00ED3FA0">
              <w:rPr>
                <w:b/>
              </w:rPr>
              <w:t>Modeldocument tekst</w:t>
            </w:r>
          </w:p>
        </w:tc>
        <w:tc>
          <w:tcPr>
            <w:tcW w:w="2558" w:type="pct"/>
            <w:shd w:val="clear" w:color="auto" w:fill="DEEAF6" w:themeFill="accent1" w:themeFillTint="33"/>
          </w:tcPr>
          <w:p w14:paraId="397F52CE" w14:textId="11FF67A8" w:rsidR="0087591B" w:rsidRPr="00ED3FA0" w:rsidRDefault="0087591B" w:rsidP="0006478B">
            <w:pPr>
              <w:rPr>
                <w:snapToGrid/>
                <w:kern w:val="0"/>
                <w:lang w:eastAsia="nl-NL"/>
              </w:rPr>
            </w:pPr>
            <w:r w:rsidRPr="00ED3FA0">
              <w:rPr>
                <w:b/>
              </w:rPr>
              <w:t>Toelichting</w:t>
            </w:r>
          </w:p>
        </w:tc>
      </w:tr>
      <w:tr w:rsidR="00657EBC" w:rsidRPr="00123774" w14:paraId="345A85FF" w14:textId="77777777" w:rsidTr="00E67D24">
        <w:trPr>
          <w:trHeight w:val="125"/>
        </w:trPr>
        <w:tc>
          <w:tcPr>
            <w:tcW w:w="2442" w:type="pct"/>
          </w:tcPr>
          <w:p w14:paraId="2C5AA639" w14:textId="509FF120" w:rsidR="00657EBC" w:rsidRPr="00ED3FA0" w:rsidRDefault="00EF0BFB" w:rsidP="0006478B">
            <w:pPr>
              <w:rPr>
                <w:rFonts w:cs="Arial"/>
                <w:bCs/>
                <w:color w:val="FF0000"/>
              </w:rPr>
            </w:pPr>
            <w:ins w:id="238" w:author="Groot, Karina de" w:date="2026-09-08T10:47:00Z" w16du:dateUtc="2026-09-08T08:47:00Z">
              <w:r>
                <w:rPr>
                  <w:rFonts w:ascii="Times New Roman" w:hAnsi="Times New Roman"/>
                </w:rPr>
                <w:t xml:space="preserve"> </w:t>
              </w:r>
            </w:ins>
            <w:del w:id="239" w:author="Groot, Karina de" w:date="2026-09-08T10:47:00Z" w16du:dateUtc="2026-09-08T08:47:00Z">
              <w:r w:rsidR="00657EBC" w:rsidRPr="00ED3FA0" w:rsidDel="00EF0BFB">
                <w:rPr>
                  <w:rFonts w:ascii="Times New Roman" w:hAnsi="Times New Roman"/>
                </w:rPr>
                <w:fldChar w:fldCharType="begin"/>
              </w:r>
              <w:r w:rsidR="00657EBC" w:rsidRPr="00ED3FA0" w:rsidDel="00EF0BFB">
                <w:rPr>
                  <w:rFonts w:ascii="Times New Roman" w:hAnsi="Times New Roman"/>
                </w:rPr>
                <w:delInstrText xml:space="preserve">MacroButton Nomacro </w:delInstrText>
              </w:r>
              <w:r w:rsidR="00657EBC" w:rsidRPr="00ED3FA0" w:rsidDel="00EF0BFB">
                <w:rPr>
                  <w:rFonts w:ascii="Symbol" w:hAnsi="Symbol"/>
                </w:rPr>
                <w:delInstrText>§</w:delInstrText>
              </w:r>
              <w:r w:rsidR="00657EBC" w:rsidRPr="00ED3FA0" w:rsidDel="00EF0BFB">
                <w:rPr>
                  <w:rFonts w:ascii="Times New Roman" w:hAnsi="Times New Roman"/>
                </w:rPr>
                <w:fldChar w:fldCharType="end"/>
              </w:r>
            </w:del>
            <w:r w:rsidR="00657EBC" w:rsidRPr="00ED3FA0">
              <w:rPr>
                <w:rFonts w:cs="Arial"/>
                <w:bCs/>
                <w:color w:val="FF0000"/>
              </w:rPr>
              <w:t>2.</w:t>
            </w:r>
            <w:r w:rsidR="00367D3B" w:rsidRPr="00ED3FA0">
              <w:rPr>
                <w:rFonts w:cs="Arial"/>
                <w:bCs/>
                <w:color w:val="FF0000"/>
              </w:rPr>
              <w:t xml:space="preserve"> </w:t>
            </w:r>
            <w:del w:id="240" w:author="Groot, Karina de" w:date="2026-09-08T10:47:00Z" w16du:dateUtc="2026-09-08T08:47:00Z">
              <w:r w:rsidR="00367D3B" w:rsidRPr="00ED3FA0" w:rsidDel="00EF0BFB">
                <w:rPr>
                  <w:rFonts w:ascii="Times New Roman" w:hAnsi="Times New Roman"/>
                </w:rPr>
                <w:fldChar w:fldCharType="begin"/>
              </w:r>
              <w:r w:rsidR="00367D3B" w:rsidRPr="00ED3FA0" w:rsidDel="00EF0BFB">
                <w:rPr>
                  <w:rFonts w:ascii="Times New Roman" w:hAnsi="Times New Roman"/>
                </w:rPr>
                <w:delInstrText xml:space="preserve">MacroButton Nomacro </w:delInstrText>
              </w:r>
              <w:r w:rsidR="00367D3B" w:rsidRPr="00ED3FA0" w:rsidDel="00EF0BFB">
                <w:rPr>
                  <w:rFonts w:ascii="Symbol" w:hAnsi="Symbol"/>
                </w:rPr>
                <w:delInstrText>§</w:delInstrText>
              </w:r>
              <w:r w:rsidR="00367D3B" w:rsidRPr="00ED3FA0" w:rsidDel="00EF0BFB">
                <w:rPr>
                  <w:rFonts w:ascii="Times New Roman" w:hAnsi="Times New Roman"/>
                </w:rPr>
                <w:fldChar w:fldCharType="end"/>
              </w:r>
            </w:del>
          </w:p>
        </w:tc>
        <w:tc>
          <w:tcPr>
            <w:tcW w:w="2558" w:type="pct"/>
          </w:tcPr>
          <w:p w14:paraId="4CCCFCE9" w14:textId="6CF591CE" w:rsidR="00EF0BFB" w:rsidRPr="007A102A" w:rsidRDefault="00EF0BFB" w:rsidP="00EF0BFB">
            <w:pPr>
              <w:autoSpaceDE w:val="0"/>
              <w:autoSpaceDN w:val="0"/>
              <w:adjustRightInd w:val="0"/>
              <w:spacing w:line="276" w:lineRule="auto"/>
              <w:rPr>
                <w:ins w:id="241" w:author="Groot, Karina de" w:date="2026-09-08T10:47:00Z" w16du:dateUtc="2026-09-08T08:47:00Z"/>
                <w:snapToGrid/>
                <w:kern w:val="0"/>
                <w:sz w:val="20"/>
                <w:lang w:eastAsia="nl-NL"/>
              </w:rPr>
            </w:pPr>
            <w:ins w:id="242" w:author="Groot, Karina de" w:date="2026-09-08T10:47:00Z" w16du:dateUtc="2026-09-08T08:47:00Z">
              <w:r w:rsidRPr="007A102A">
                <w:rPr>
                  <w:snapToGrid/>
                  <w:kern w:val="0"/>
                  <w:sz w:val="20"/>
                  <w:lang w:eastAsia="nl-NL"/>
                </w:rPr>
                <w:t xml:space="preserve">Vaste tekst. Dit is de </w:t>
              </w:r>
            </w:ins>
            <w:ins w:id="243" w:author="Groot, Karina de" w:date="2026-09-08T10:48:00Z" w16du:dateUtc="2026-09-08T08:48:00Z">
              <w:r>
                <w:rPr>
                  <w:snapToGrid/>
                  <w:kern w:val="0"/>
                  <w:sz w:val="20"/>
                  <w:lang w:eastAsia="nl-NL"/>
                </w:rPr>
                <w:t>vervreemder</w:t>
              </w:r>
            </w:ins>
            <w:ins w:id="244" w:author="Groot, Karina de" w:date="2026-09-08T10:47:00Z" w16du:dateUtc="2026-09-08T08:47:00Z">
              <w:r w:rsidRPr="007A102A">
                <w:rPr>
                  <w:snapToGrid/>
                  <w:kern w:val="0"/>
                  <w:sz w:val="20"/>
                  <w:lang w:eastAsia="nl-NL"/>
                </w:rPr>
                <w:t>-partij</w:t>
              </w:r>
            </w:ins>
          </w:p>
          <w:p w14:paraId="6F0F5487" w14:textId="77777777" w:rsidR="00EF0BFB" w:rsidRPr="007A102A" w:rsidRDefault="00EF0BFB" w:rsidP="00EF0BFB">
            <w:pPr>
              <w:autoSpaceDE w:val="0"/>
              <w:autoSpaceDN w:val="0"/>
              <w:adjustRightInd w:val="0"/>
              <w:spacing w:line="276" w:lineRule="auto"/>
              <w:rPr>
                <w:ins w:id="245" w:author="Groot, Karina de" w:date="2026-09-08T10:47:00Z" w16du:dateUtc="2026-09-08T08:47:00Z"/>
                <w:b/>
                <w:bCs/>
                <w:snapToGrid/>
                <w:kern w:val="0"/>
                <w:sz w:val="20"/>
                <w:u w:val="single"/>
                <w:lang w:eastAsia="nl-NL"/>
              </w:rPr>
            </w:pPr>
          </w:p>
          <w:p w14:paraId="3A2AAFBC" w14:textId="77777777" w:rsidR="00EF0BFB" w:rsidRPr="007A102A" w:rsidRDefault="00EF0BFB" w:rsidP="00EF0BFB">
            <w:pPr>
              <w:autoSpaceDE w:val="0"/>
              <w:autoSpaceDN w:val="0"/>
              <w:adjustRightInd w:val="0"/>
              <w:spacing w:line="276" w:lineRule="auto"/>
              <w:rPr>
                <w:ins w:id="246" w:author="Groot, Karina de" w:date="2026-09-08T10:47:00Z" w16du:dateUtc="2026-09-08T08:47:00Z"/>
                <w:b/>
                <w:bCs/>
                <w:snapToGrid/>
                <w:kern w:val="0"/>
                <w:sz w:val="20"/>
                <w:u w:val="single"/>
                <w:lang w:eastAsia="nl-NL"/>
              </w:rPr>
            </w:pPr>
            <w:ins w:id="247" w:author="Groot, Karina de" w:date="2026-09-08T10:47:00Z" w16du:dateUtc="2026-09-08T08:47:00Z">
              <w:r w:rsidRPr="007A102A">
                <w:rPr>
                  <w:b/>
                  <w:bCs/>
                  <w:snapToGrid/>
                  <w:kern w:val="0"/>
                  <w:sz w:val="20"/>
                  <w:u w:val="single"/>
                  <w:lang w:eastAsia="nl-NL"/>
                </w:rPr>
                <w:t>Mapping aanduiding partij:</w:t>
              </w:r>
            </w:ins>
          </w:p>
          <w:p w14:paraId="2CA7970D" w14:textId="39B0ADF8" w:rsidR="00657EBC" w:rsidRPr="00ED3FA0" w:rsidRDefault="00EF0BFB" w:rsidP="00EF0BFB">
            <w:pPr>
              <w:rPr>
                <w:snapToGrid/>
                <w:kern w:val="0"/>
                <w:lang w:eastAsia="nl-NL"/>
              </w:rPr>
            </w:pPr>
            <w:ins w:id="248" w:author="Groot, Karina de" w:date="2026-09-08T10:47:00Z" w16du:dateUtc="2026-09-08T08:47:00Z">
              <w:r w:rsidRPr="007A102A">
                <w:rPr>
                  <w:rFonts w:cs="Arial"/>
                  <w:sz w:val="20"/>
                </w:rPr>
                <w:t>IMKAD_AangebodenStuk/StukdeelHypotheek [aanduidingHypotheek = niet aanwezig] /ve</w:t>
              </w:r>
            </w:ins>
            <w:ins w:id="249" w:author="Groot, Karina de" w:date="2026-09-08T10:48:00Z" w16du:dateUtc="2026-09-08T08:48:00Z">
              <w:r>
                <w:rPr>
                  <w:rFonts w:cs="Arial"/>
                  <w:sz w:val="20"/>
                </w:rPr>
                <w:t>rvreemder</w:t>
              </w:r>
            </w:ins>
            <w:ins w:id="250" w:author="Groot, Karina de" w:date="2026-09-08T10:47:00Z" w16du:dateUtc="2026-09-08T08:47:00Z">
              <w:r w:rsidRPr="007A102A">
                <w:rPr>
                  <w:rFonts w:cs="Arial"/>
                  <w:sz w:val="20"/>
                </w:rPr>
                <w:t>RechtRef [xlink:href="#id ver</w:t>
              </w:r>
              <w:r>
                <w:rPr>
                  <w:rFonts w:cs="Arial"/>
                  <w:sz w:val="20"/>
                </w:rPr>
                <w:t>vreemder</w:t>
              </w:r>
              <w:r w:rsidRPr="007A102A">
                <w:rPr>
                  <w:rFonts w:cs="Arial"/>
                  <w:sz w:val="20"/>
                </w:rPr>
                <w:t>partij"]</w:t>
              </w:r>
            </w:ins>
          </w:p>
        </w:tc>
      </w:tr>
      <w:tr w:rsidR="00657EBC" w:rsidRPr="00123774" w14:paraId="437A5457" w14:textId="77777777" w:rsidTr="00E67D24">
        <w:trPr>
          <w:trHeight w:val="125"/>
        </w:trPr>
        <w:tc>
          <w:tcPr>
            <w:tcW w:w="2442" w:type="pct"/>
          </w:tcPr>
          <w:p w14:paraId="0FD34AED" w14:textId="77777777" w:rsidR="00657EBC" w:rsidRPr="00ED3FA0" w:rsidRDefault="00657EBC" w:rsidP="0080474E">
            <w:pPr>
              <w:ind w:left="306"/>
              <w:rPr>
                <w:color w:val="FF0000"/>
              </w:rPr>
            </w:pPr>
            <w:r w:rsidRPr="00ED3FA0">
              <w:rPr>
                <w:rFonts w:cs="Arial"/>
                <w:bCs/>
                <w:color w:val="800080"/>
                <w:highlight w:val="yellow"/>
              </w:rPr>
              <w:t>TEKSTBLOK GEVOLMACHTIGDE</w:t>
            </w:r>
            <w:r w:rsidRPr="00ED3FA0">
              <w:rPr>
                <w:rFonts w:cs="Arial"/>
                <w:bCs/>
                <w:color w:val="800080"/>
              </w:rPr>
              <w:t>:</w:t>
            </w:r>
          </w:p>
        </w:tc>
        <w:tc>
          <w:tcPr>
            <w:tcW w:w="2558" w:type="pct"/>
          </w:tcPr>
          <w:p w14:paraId="37EE1DEC" w14:textId="77777777" w:rsidR="00D30E51" w:rsidRPr="00ED3FA0" w:rsidRDefault="00D30E51" w:rsidP="00D30E51">
            <w:pPr>
              <w:rPr>
                <w:snapToGrid/>
                <w:kern w:val="0"/>
                <w:lang w:eastAsia="nl-NL"/>
              </w:rPr>
            </w:pPr>
            <w:r w:rsidRPr="00ED3FA0">
              <w:rPr>
                <w:snapToGrid/>
                <w:kern w:val="0"/>
                <w:lang w:eastAsia="nl-NL"/>
              </w:rPr>
              <w:t>Dit tekstblok is optioneel en wordt alleen weergegeven wanneer een gevolmachtigde optreedt voor de genoemde partij.</w:t>
            </w:r>
            <w:r w:rsidRPr="00ED3FA0">
              <w:rPr>
                <w:snapToGrid/>
                <w:kern w:val="0"/>
                <w:lang w:eastAsia="nl-NL"/>
              </w:rPr>
              <w:br/>
              <w:t>Er kan maximaal één gevolmachtigde vermeld worden, die optreedt voor de genoemde partij.</w:t>
            </w:r>
          </w:p>
          <w:p w14:paraId="44FEA693" w14:textId="77777777" w:rsidR="00D30E51" w:rsidRPr="00ED3FA0" w:rsidRDefault="00D30E51" w:rsidP="00D30E51">
            <w:pPr>
              <w:rPr>
                <w:snapToGrid/>
                <w:kern w:val="0"/>
                <w:lang w:eastAsia="nl-NL"/>
              </w:rPr>
            </w:pPr>
          </w:p>
          <w:p w14:paraId="784925F2" w14:textId="77777777" w:rsidR="00D30E51" w:rsidRPr="00ED3FA0" w:rsidRDefault="00D30E51" w:rsidP="00D30E51">
            <w:pPr>
              <w:rPr>
                <w:snapToGrid/>
                <w:kern w:val="0"/>
                <w:lang w:eastAsia="nl-NL"/>
              </w:rPr>
            </w:pPr>
            <w:r w:rsidRPr="00ED3FA0">
              <w:rPr>
                <w:snapToGrid/>
                <w:kern w:val="0"/>
                <w:u w:val="single"/>
                <w:lang w:eastAsia="nl-NL"/>
              </w:rPr>
              <w:t>Mapping</w:t>
            </w:r>
            <w:r w:rsidRPr="00ED3FA0">
              <w:rPr>
                <w:snapToGrid/>
                <w:kern w:val="0"/>
                <w:lang w:eastAsia="nl-NL"/>
              </w:rPr>
              <w:t>:</w:t>
            </w:r>
          </w:p>
          <w:p w14:paraId="2941BF3C" w14:textId="77777777" w:rsidR="00D30E51" w:rsidRPr="00ED3FA0" w:rsidRDefault="00D30E51" w:rsidP="00ED3FA0">
            <w:pPr>
              <w:pStyle w:val="streepje"/>
              <w:numPr>
                <w:ilvl w:val="0"/>
                <w:numId w:val="0"/>
              </w:numPr>
              <w:rPr>
                <w:snapToGrid/>
                <w:kern w:val="0"/>
                <w:sz w:val="16"/>
                <w:szCs w:val="16"/>
                <w:lang w:eastAsia="nl-NL"/>
              </w:rPr>
            </w:pPr>
            <w:r w:rsidRPr="00ED3FA0">
              <w:rPr>
                <w:snapToGrid/>
                <w:kern w:val="0"/>
                <w:sz w:val="16"/>
                <w:szCs w:val="16"/>
                <w:lang w:eastAsia="nl-NL"/>
              </w:rPr>
              <w:t>//IMKAD_AangebodenStuk/Partij/Gevolmachtigde</w:t>
            </w:r>
            <w:del w:id="251" w:author="Groot, Karina de" w:date="2026-09-08T10:48:00Z" w16du:dateUtc="2026-09-08T08:48:00Z">
              <w:r w:rsidRPr="00ED3FA0" w:rsidDel="00A667CE">
                <w:rPr>
                  <w:snapToGrid/>
                  <w:kern w:val="0"/>
                  <w:sz w:val="16"/>
                  <w:szCs w:val="16"/>
                  <w:lang w:eastAsia="nl-NL"/>
                </w:rPr>
                <w:delText xml:space="preserve">, waarbij </w:delText>
              </w:r>
            </w:del>
          </w:p>
          <w:p w14:paraId="5A522043" w14:textId="5D9534AC" w:rsidR="00D30E51" w:rsidRPr="00ED3FA0" w:rsidDel="00A667CE" w:rsidRDefault="00D30E51" w:rsidP="00ED3FA0">
            <w:pPr>
              <w:pStyle w:val="streepje"/>
              <w:numPr>
                <w:ilvl w:val="0"/>
                <w:numId w:val="0"/>
              </w:numPr>
              <w:rPr>
                <w:del w:id="252" w:author="Groot, Karina de" w:date="2026-09-08T10:48:00Z" w16du:dateUtc="2026-09-08T08:48:00Z"/>
                <w:snapToGrid/>
                <w:kern w:val="0"/>
                <w:sz w:val="16"/>
                <w:szCs w:val="16"/>
                <w:lang w:eastAsia="nl-NL"/>
              </w:rPr>
            </w:pPr>
            <w:del w:id="253" w:author="Groot, Karina de" w:date="2026-09-08T10:48:00Z" w16du:dateUtc="2026-09-08T08:48:00Z">
              <w:r w:rsidRPr="00ED3FA0" w:rsidDel="00A667CE">
                <w:rPr>
                  <w:snapToGrid/>
                  <w:kern w:val="0"/>
                  <w:sz w:val="16"/>
                  <w:szCs w:val="16"/>
                  <w:lang w:eastAsia="nl-NL"/>
                </w:rPr>
                <w:delText>//Partij</w:delText>
              </w:r>
            </w:del>
          </w:p>
          <w:p w14:paraId="1BAC7E69" w14:textId="401297BB" w:rsidR="00657EBC" w:rsidRPr="00ED3FA0" w:rsidRDefault="00D30E51" w:rsidP="00ED3FA0">
            <w:pPr>
              <w:pStyle w:val="streepje"/>
              <w:numPr>
                <w:ilvl w:val="0"/>
                <w:numId w:val="0"/>
              </w:numPr>
              <w:rPr>
                <w:rFonts w:cs="Arial"/>
                <w:snapToGrid/>
                <w:kern w:val="0"/>
                <w:szCs w:val="18"/>
                <w:lang w:eastAsia="nl-NL"/>
              </w:rPr>
            </w:pPr>
            <w:del w:id="254" w:author="Groot, Karina de" w:date="2026-09-08T10:48:00Z" w16du:dateUtc="2026-09-08T08:48:00Z">
              <w:r w:rsidRPr="00ED3FA0" w:rsidDel="00A667CE">
                <w:rPr>
                  <w:snapToGrid/>
                  <w:kern w:val="0"/>
                  <w:sz w:val="16"/>
                  <w:szCs w:val="16"/>
                  <w:lang w:eastAsia="nl-NL"/>
                </w:rPr>
                <w:delText>./aanduidingPartij(één van de waarden uit tekstblok ‘Partijnamen in hypotheekakten’)</w:delText>
              </w:r>
            </w:del>
          </w:p>
        </w:tc>
      </w:tr>
      <w:tr w:rsidR="0087591B" w:rsidRPr="00123774" w14:paraId="09215849" w14:textId="77777777" w:rsidTr="00351AAD">
        <w:trPr>
          <w:trHeight w:val="125"/>
        </w:trPr>
        <w:tc>
          <w:tcPr>
            <w:tcW w:w="2442" w:type="pct"/>
          </w:tcPr>
          <w:p w14:paraId="5C0638E0" w14:textId="46EDFB07" w:rsidR="0087591B" w:rsidRPr="00ED3FA0" w:rsidRDefault="0043264A" w:rsidP="0080474E">
            <w:pPr>
              <w:ind w:left="731" w:hanging="425"/>
              <w:rPr>
                <w:rFonts w:ascii="Times New Roman" w:hAnsi="Times New Roman"/>
                <w:color w:val="339966"/>
              </w:rPr>
            </w:pPr>
            <w:ins w:id="255" w:author="Groot, Karina de" w:date="2026-09-08T10:49:00Z" w16du:dateUtc="2026-09-08T08:49:00Z">
              <w:r w:rsidRPr="00FB4CB7">
                <w:rPr>
                  <w:rFonts w:cs="Arial"/>
                </w:rPr>
                <w:fldChar w:fldCharType="begin"/>
              </w:r>
              <w:r w:rsidRPr="00FB4CB7">
                <w:rPr>
                  <w:rFonts w:cs="Arial"/>
                </w:rPr>
                <w:instrText>MacroButton Nomacro §</w:instrText>
              </w:r>
              <w:r w:rsidRPr="00FB4CB7">
                <w:rPr>
                  <w:rFonts w:cs="Arial"/>
                </w:rPr>
                <w:fldChar w:fldCharType="end"/>
              </w:r>
              <w:r w:rsidRPr="00784683">
                <w:rPr>
                  <w:rFonts w:cs="Arial"/>
                  <w:color w:val="800080"/>
                </w:rPr>
                <w:t>a.</w:t>
              </w:r>
              <w:r w:rsidRPr="00784683" w:rsidDel="00E275D2">
                <w:rPr>
                  <w:rFonts w:cs="Arial"/>
                </w:rPr>
                <w:t xml:space="preserve"> </w:t>
              </w:r>
              <w:r w:rsidRPr="00FB4CB7">
                <w:rPr>
                  <w:rFonts w:cs="Arial"/>
                </w:rPr>
                <w:fldChar w:fldCharType="begin"/>
              </w:r>
              <w:r w:rsidRPr="00FB4CB7">
                <w:rPr>
                  <w:rFonts w:cs="Arial"/>
                </w:rPr>
                <w:instrText>MacroButton Nomacro §</w:instrText>
              </w:r>
              <w:r w:rsidRPr="00FB4CB7">
                <w:rPr>
                  <w:rFonts w:cs="Arial"/>
                </w:rPr>
                <w:fldChar w:fldCharType="end"/>
              </w:r>
            </w:ins>
            <w:del w:id="256" w:author="Groot, Karina de" w:date="2026-09-08T10:49:00Z" w16du:dateUtc="2026-09-08T08:49:00Z">
              <w:r w:rsidR="0087591B" w:rsidRPr="00ED3FA0" w:rsidDel="0043264A">
                <w:rPr>
                  <w:rFonts w:ascii="Times New Roman" w:hAnsi="Times New Roman"/>
                </w:rPr>
                <w:fldChar w:fldCharType="begin"/>
              </w:r>
              <w:r w:rsidR="0087591B" w:rsidRPr="00ED3FA0" w:rsidDel="0043264A">
                <w:rPr>
                  <w:rFonts w:ascii="Times New Roman" w:hAnsi="Times New Roman"/>
                </w:rPr>
                <w:delInstrText xml:space="preserve">MacroButton Nomacro </w:delInstrText>
              </w:r>
              <w:r w:rsidR="0087591B" w:rsidRPr="00ED3FA0" w:rsidDel="0043264A">
                <w:rPr>
                  <w:rFonts w:ascii="Symbol" w:hAnsi="Symbol"/>
                </w:rPr>
                <w:delInstrText>§</w:delInstrText>
              </w:r>
              <w:r w:rsidR="0087591B" w:rsidRPr="00ED3FA0" w:rsidDel="0043264A">
                <w:rPr>
                  <w:rFonts w:ascii="Times New Roman" w:hAnsi="Times New Roman"/>
                </w:rPr>
                <w:fldChar w:fldCharType="end"/>
              </w:r>
              <w:r w:rsidR="0087591B" w:rsidRPr="00ED3FA0" w:rsidDel="0043264A">
                <w:rPr>
                  <w:color w:val="800080"/>
                </w:rPr>
                <w:delText xml:space="preserve">a. </w:delText>
              </w:r>
              <w:r w:rsidR="0087591B" w:rsidRPr="00ED3FA0" w:rsidDel="0043264A">
                <w:rPr>
                  <w:rFonts w:ascii="Times New Roman" w:hAnsi="Times New Roman"/>
                </w:rPr>
                <w:fldChar w:fldCharType="begin"/>
              </w:r>
              <w:r w:rsidR="0087591B" w:rsidRPr="00ED3FA0" w:rsidDel="0043264A">
                <w:rPr>
                  <w:rFonts w:ascii="Times New Roman" w:hAnsi="Times New Roman"/>
                </w:rPr>
                <w:delInstrText xml:space="preserve">MacroButton Nomacro </w:delInstrText>
              </w:r>
              <w:r w:rsidR="0087591B" w:rsidRPr="00ED3FA0" w:rsidDel="0043264A">
                <w:rPr>
                  <w:rFonts w:ascii="Symbol" w:hAnsi="Symbol"/>
                </w:rPr>
                <w:delInstrText>§</w:delInstrText>
              </w:r>
              <w:r w:rsidR="0087591B" w:rsidRPr="00ED3FA0" w:rsidDel="0043264A">
                <w:rPr>
                  <w:rFonts w:ascii="Times New Roman" w:hAnsi="Times New Roman"/>
                </w:rPr>
                <w:fldChar w:fldCharType="end"/>
              </w:r>
            </w:del>
            <w:r w:rsidR="0087591B" w:rsidRPr="00ED3FA0">
              <w:rPr>
                <w:color w:val="339966"/>
                <w:highlight w:val="yellow"/>
              </w:rPr>
              <w:t>TEKSTBLOK PARTIJ NATUURLIJK PERSOON / TEKSTBLOK PARTIJ NIET NATUURLIJK PERSOON</w:t>
            </w:r>
            <w:r w:rsidR="0087591B" w:rsidRPr="00ED3FA0">
              <w:rPr>
                <w:rFonts w:ascii="Times New Roman" w:hAnsi="Times New Roman"/>
                <w:color w:val="FF0000"/>
              </w:rPr>
              <w:t>;</w:t>
            </w:r>
          </w:p>
          <w:p w14:paraId="5AC383EE" w14:textId="77777777" w:rsidR="0087591B" w:rsidRPr="00ED3FA0" w:rsidRDefault="0087591B" w:rsidP="0006478B">
            <w:pPr>
              <w:rPr>
                <w:rFonts w:cs="Arial"/>
                <w:bCs/>
                <w:color w:val="800080"/>
                <w:highlight w:val="yellow"/>
              </w:rPr>
            </w:pPr>
          </w:p>
        </w:tc>
        <w:tc>
          <w:tcPr>
            <w:tcW w:w="2558" w:type="pct"/>
          </w:tcPr>
          <w:p w14:paraId="21BA540C" w14:textId="77777777" w:rsidR="0080474E" w:rsidRDefault="0080474E" w:rsidP="0080474E">
            <w:pPr>
              <w:autoSpaceDE w:val="0"/>
              <w:autoSpaceDN w:val="0"/>
              <w:adjustRightInd w:val="0"/>
              <w:spacing w:line="240" w:lineRule="auto"/>
            </w:pPr>
            <w:r w:rsidRPr="00ED3FA0">
              <w:rPr>
                <w:rFonts w:cs="Arial"/>
                <w:snapToGrid/>
                <w:kern w:val="0"/>
                <w:szCs w:val="18"/>
                <w:lang w:eastAsia="nl-NL"/>
              </w:rPr>
              <w:t>Verplichte keuze uit 2 tekstblokken</w:t>
            </w:r>
            <w:r>
              <w:t xml:space="preserve"> met de gegevens van de perso(o)n(en), die tot de partij behoren.</w:t>
            </w:r>
          </w:p>
          <w:p w14:paraId="04370C3B" w14:textId="77777777" w:rsidR="0080474E" w:rsidRDefault="0080474E" w:rsidP="0080474E">
            <w:r>
              <w:t xml:space="preserve">Er moet minimaal één tekstblok ingevuld worden. </w:t>
            </w:r>
          </w:p>
          <w:p w14:paraId="4EDCEBEE" w14:textId="77777777" w:rsidR="0080474E" w:rsidRDefault="0080474E" w:rsidP="0080474E">
            <w:r>
              <w:t>Er mogen meerdere dezelfde of verschillende tekstblokken na elkaar vermeld worden. Alle combinaties zijn toegestaan. In dat geval begint elk tekstblok op een nieuwe regel voorafgegaan door een letter (zie ’Nummering partijen’).</w:t>
            </w:r>
          </w:p>
          <w:p w14:paraId="0C53E1A8" w14:textId="77777777" w:rsidR="0080474E" w:rsidRDefault="0080474E" w:rsidP="0080474E"/>
          <w:p w14:paraId="0904957E" w14:textId="77777777" w:rsidR="0080474E" w:rsidRPr="00ED3FA0" w:rsidRDefault="0080474E" w:rsidP="0080474E">
            <w:pPr>
              <w:rPr>
                <w:szCs w:val="18"/>
                <w:u w:val="single"/>
              </w:rPr>
            </w:pPr>
            <w:r w:rsidRPr="00ED3FA0">
              <w:rPr>
                <w:szCs w:val="18"/>
                <w:u w:val="single"/>
              </w:rPr>
              <w:t>Mapping partij en persoon</w:t>
            </w:r>
            <w:r w:rsidRPr="00ED3FA0">
              <w:rPr>
                <w:szCs w:val="18"/>
              </w:rPr>
              <w:t>:</w:t>
            </w:r>
          </w:p>
          <w:p w14:paraId="0FE7C3BD" w14:textId="77777777" w:rsidR="0080474E" w:rsidRPr="00ED3FA0" w:rsidRDefault="0080474E" w:rsidP="0080474E">
            <w:pPr>
              <w:pStyle w:val="streepje"/>
              <w:numPr>
                <w:ilvl w:val="0"/>
                <w:numId w:val="0"/>
              </w:numPr>
              <w:rPr>
                <w:rFonts w:cs="Arial"/>
                <w:snapToGrid/>
                <w:kern w:val="0"/>
                <w:sz w:val="16"/>
                <w:szCs w:val="16"/>
                <w:lang w:eastAsia="nl-NL"/>
              </w:rPr>
            </w:pPr>
            <w:r w:rsidRPr="00ED3FA0">
              <w:rPr>
                <w:rFonts w:cs="Arial"/>
                <w:snapToGrid/>
                <w:kern w:val="0"/>
                <w:sz w:val="16"/>
                <w:szCs w:val="16"/>
                <w:lang w:eastAsia="nl-NL"/>
              </w:rPr>
              <w:lastRenderedPageBreak/>
              <w:t>//IMKAD_AangebodenStuk/Partij</w:t>
            </w:r>
          </w:p>
          <w:p w14:paraId="494CEFA5" w14:textId="77777777" w:rsidR="0080474E" w:rsidRPr="00ED3FA0" w:rsidRDefault="0080474E" w:rsidP="0080474E">
            <w:pPr>
              <w:pStyle w:val="streepje"/>
              <w:numPr>
                <w:ilvl w:val="0"/>
                <w:numId w:val="0"/>
              </w:numPr>
              <w:rPr>
                <w:rFonts w:cs="Arial"/>
                <w:snapToGrid/>
                <w:kern w:val="0"/>
                <w:sz w:val="16"/>
                <w:szCs w:val="16"/>
                <w:lang w:eastAsia="nl-NL"/>
              </w:rPr>
            </w:pPr>
            <w:r w:rsidRPr="00ED3FA0">
              <w:rPr>
                <w:rFonts w:cs="Arial"/>
                <w:snapToGrid/>
                <w:kern w:val="0"/>
                <w:sz w:val="16"/>
                <w:szCs w:val="16"/>
                <w:lang w:eastAsia="nl-NL"/>
              </w:rPr>
              <w:tab/>
            </w:r>
            <w:r w:rsidRPr="00ED3FA0">
              <w:rPr>
                <w:rFonts w:cs="Arial"/>
                <w:snapToGrid/>
                <w:kern w:val="0"/>
                <w:sz w:val="16"/>
                <w:szCs w:val="16"/>
                <w:lang w:eastAsia="nl-NL"/>
              </w:rPr>
              <w:tab/>
              <w:t>attribute: id = ‘unieke identificatie van de partij’</w:t>
            </w:r>
          </w:p>
          <w:p w14:paraId="27925972" w14:textId="77777777" w:rsidR="0080474E" w:rsidRPr="00ED3FA0" w:rsidRDefault="0080474E" w:rsidP="0080474E">
            <w:pPr>
              <w:pStyle w:val="streepje"/>
              <w:numPr>
                <w:ilvl w:val="0"/>
                <w:numId w:val="0"/>
              </w:numPr>
              <w:rPr>
                <w:rFonts w:cs="Arial"/>
                <w:snapToGrid/>
                <w:color w:val="0000FF"/>
                <w:kern w:val="0"/>
                <w:sz w:val="16"/>
                <w:szCs w:val="16"/>
                <w:lang w:eastAsia="nl-NL"/>
              </w:rPr>
            </w:pPr>
            <w:r w:rsidRPr="00ED3FA0">
              <w:rPr>
                <w:snapToGrid/>
                <w:kern w:val="0"/>
                <w:sz w:val="16"/>
                <w:szCs w:val="16"/>
                <w:highlight w:val="white"/>
                <w:lang w:eastAsia="nl-NL"/>
              </w:rPr>
              <w:tab/>
              <w:t>./aanduidingPartij</w:t>
            </w:r>
            <w:r w:rsidRPr="00ED3FA0">
              <w:rPr>
                <w:snapToGrid/>
                <w:kern w:val="0"/>
                <w:sz w:val="16"/>
                <w:szCs w:val="16"/>
                <w:lang w:eastAsia="nl-NL"/>
              </w:rPr>
              <w:t>(één van de waarden uit tekstblok ‘Partijnamen in hypotheekakten)</w:t>
            </w:r>
          </w:p>
          <w:p w14:paraId="347E2F59" w14:textId="77777777" w:rsidR="0080474E" w:rsidRPr="00ED3FA0" w:rsidRDefault="0080474E" w:rsidP="0080474E">
            <w:pPr>
              <w:rPr>
                <w:sz w:val="16"/>
                <w:szCs w:val="16"/>
                <w:lang w:val="nl"/>
              </w:rPr>
            </w:pPr>
            <w:r w:rsidRPr="00ED3FA0">
              <w:rPr>
                <w:rFonts w:cs="Arial"/>
                <w:snapToGrid/>
                <w:kern w:val="0"/>
                <w:sz w:val="16"/>
                <w:szCs w:val="16"/>
                <w:lang w:eastAsia="nl-NL"/>
              </w:rPr>
              <w:t>//IMKAD_AangebodenStuk/Partij/IMKAD_Persoon</w:t>
            </w:r>
          </w:p>
          <w:p w14:paraId="67EB475D" w14:textId="77777777" w:rsidR="0080474E" w:rsidRPr="00ED3FA0" w:rsidRDefault="0080474E" w:rsidP="0080474E">
            <w:pPr>
              <w:rPr>
                <w:sz w:val="16"/>
                <w:szCs w:val="16"/>
                <w:lang w:val="nl"/>
              </w:rPr>
            </w:pPr>
            <w:r w:rsidRPr="00ED3FA0">
              <w:rPr>
                <w:sz w:val="16"/>
                <w:szCs w:val="16"/>
                <w:lang w:val="nl"/>
              </w:rPr>
              <w:t>De overige mapping is opgenomen in de genoemde tekstblokken.</w:t>
            </w:r>
          </w:p>
          <w:p w14:paraId="481DB96A" w14:textId="77777777" w:rsidR="0080474E" w:rsidRPr="00F04F48" w:rsidRDefault="0080474E" w:rsidP="0080474E">
            <w:pPr>
              <w:autoSpaceDE w:val="0"/>
              <w:autoSpaceDN w:val="0"/>
              <w:adjustRightInd w:val="0"/>
              <w:spacing w:line="240" w:lineRule="auto"/>
              <w:ind w:left="459"/>
            </w:pPr>
            <w:r>
              <w:tab/>
            </w:r>
            <w:r>
              <w:tab/>
            </w:r>
          </w:p>
          <w:p w14:paraId="375EF04C" w14:textId="77777777" w:rsidR="0080474E" w:rsidRPr="00ED3FA0" w:rsidRDefault="0080474E" w:rsidP="0080474E">
            <w:pPr>
              <w:rPr>
                <w:u w:val="single"/>
              </w:rPr>
            </w:pPr>
            <w:r w:rsidRPr="00ED3FA0">
              <w:rPr>
                <w:u w:val="single"/>
              </w:rPr>
              <w:t>Mapping stukdeelhypotheek</w:t>
            </w:r>
            <w:r w:rsidRPr="003D533D">
              <w:t>:</w:t>
            </w:r>
          </w:p>
          <w:p w14:paraId="503576D0" w14:textId="77777777" w:rsidR="0080474E" w:rsidRPr="00ED3FA0" w:rsidRDefault="0080474E" w:rsidP="0080474E">
            <w:pPr>
              <w:rPr>
                <w:rFonts w:cs="Arial"/>
                <w:snapToGrid/>
                <w:kern w:val="0"/>
                <w:sz w:val="16"/>
                <w:szCs w:val="16"/>
                <w:lang w:eastAsia="nl-NL"/>
              </w:rPr>
            </w:pPr>
            <w:r w:rsidRPr="00ED3FA0">
              <w:rPr>
                <w:rFonts w:cs="Arial"/>
                <w:sz w:val="16"/>
                <w:szCs w:val="16"/>
              </w:rPr>
              <w:t>//IMKAD_AangebodenStuk/StukdeelHypotheek [aanduidingHypotheek = leeg of niet aanwezig] /vervreemderRechtRef xlink:href="#id schuldenaar-partij"</w:t>
            </w:r>
            <w:r w:rsidRPr="00ED3FA0">
              <w:rPr>
                <w:rFonts w:cs="Arial"/>
                <w:snapToGrid/>
                <w:kern w:val="0"/>
                <w:sz w:val="16"/>
                <w:szCs w:val="16"/>
                <w:lang w:eastAsia="nl-NL"/>
              </w:rPr>
              <w:t xml:space="preserve"> zoals vastgelegd in //Partij attribute: id = ‘unieke identificatie van de partij’.</w:t>
            </w:r>
          </w:p>
          <w:p w14:paraId="2E1BF649" w14:textId="77777777" w:rsidR="0080474E" w:rsidRPr="00ED3FA0" w:rsidRDefault="0080474E" w:rsidP="0080474E">
            <w:pPr>
              <w:rPr>
                <w:rFonts w:cs="Arial"/>
                <w:snapToGrid/>
                <w:kern w:val="0"/>
                <w:sz w:val="16"/>
                <w:szCs w:val="16"/>
                <w:lang w:eastAsia="nl-NL"/>
              </w:rPr>
            </w:pPr>
          </w:p>
          <w:p w14:paraId="19A925F1" w14:textId="01C41781" w:rsidR="0087591B" w:rsidRPr="00ED3FA0" w:rsidRDefault="0080474E" w:rsidP="0080474E">
            <w:pPr>
              <w:rPr>
                <w:snapToGrid/>
                <w:kern w:val="0"/>
                <w:lang w:eastAsia="nl-NL"/>
              </w:rPr>
            </w:pPr>
            <w:r w:rsidRPr="00ED3FA0">
              <w:rPr>
                <w:rFonts w:cs="Arial"/>
                <w:snapToGrid/>
                <w:kern w:val="0"/>
                <w:sz w:val="16"/>
                <w:szCs w:val="16"/>
                <w:lang w:eastAsia="nl-NL"/>
              </w:rPr>
              <w:t>Deze partij geldt ook voor het eventueel aanwezige stukdeel overbruggingshypotheek, hoewel de verwijzing daar niet wordt opgenomen.</w:t>
            </w:r>
          </w:p>
        </w:tc>
      </w:tr>
      <w:tr w:rsidR="0080474E" w:rsidRPr="00123774" w14:paraId="3AFE0F15" w14:textId="77777777" w:rsidTr="00351AAD">
        <w:trPr>
          <w:trHeight w:val="125"/>
        </w:trPr>
        <w:tc>
          <w:tcPr>
            <w:tcW w:w="2442" w:type="pct"/>
          </w:tcPr>
          <w:p w14:paraId="61C29766" w14:textId="1F6A6137" w:rsidR="0080474E" w:rsidRPr="00ED3FA0" w:rsidRDefault="00DA6A39" w:rsidP="0080474E">
            <w:pPr>
              <w:ind w:left="731" w:hanging="425"/>
              <w:rPr>
                <w:rFonts w:ascii="Times New Roman" w:hAnsi="Times New Roman"/>
              </w:rPr>
            </w:pPr>
            <w:ins w:id="257" w:author="Groot, Karina de" w:date="2026-09-28T09:46:00Z" w16du:dateUtc="2026-09-28T07:46:00Z">
              <w:r w:rsidRPr="00E74B54">
                <w:rPr>
                  <w:rFonts w:cs="Arial"/>
                  <w:color w:val="FF0000"/>
                </w:rPr>
                <w:t>hierna</w:t>
              </w:r>
              <w:r w:rsidRPr="004D4FDE">
                <w:rPr>
                  <w:rFonts w:cs="Arial"/>
                  <w:color w:val="800080"/>
                </w:rPr>
                <w:t>, zowel tezamen als ieder afzonderlijk,</w:t>
              </w:r>
              <w:r w:rsidRPr="00E74B54">
                <w:rPr>
                  <w:rFonts w:cs="Arial"/>
                  <w:color w:val="FF0000"/>
                </w:rPr>
                <w:t xml:space="preserve"> te noemen: de </w:t>
              </w:r>
              <w:r w:rsidRPr="004D4FDE">
                <w:rPr>
                  <w:rFonts w:cs="Arial"/>
                  <w:color w:val="FF0000"/>
                  <w:u w:val="single"/>
                </w:rPr>
                <w:t>'</w:t>
              </w:r>
              <w:r>
                <w:rPr>
                  <w:rFonts w:cs="Arial"/>
                  <w:color w:val="FF0000"/>
                  <w:u w:val="single"/>
                </w:rPr>
                <w:t>s</w:t>
              </w:r>
              <w:r w:rsidRPr="004D4FDE">
                <w:rPr>
                  <w:rFonts w:cs="Arial"/>
                  <w:color w:val="FF0000"/>
                  <w:u w:val="single"/>
                </w:rPr>
                <w:t>chuldenaar'</w:t>
              </w:r>
              <w:r w:rsidRPr="00E74B54">
                <w:rPr>
                  <w:rFonts w:cs="Arial"/>
                  <w:color w:val="FF0000"/>
                </w:rPr>
                <w:t>.</w:t>
              </w:r>
            </w:ins>
            <w:del w:id="258" w:author="Groot, Karina de" w:date="2026-09-28T09:46:00Z" w16du:dateUtc="2026-09-28T07:46:00Z">
              <w:r w:rsidR="0080474E" w:rsidRPr="00ED3FA0" w:rsidDel="00DA6A39">
                <w:rPr>
                  <w:rFonts w:cs="Arial"/>
                  <w:color w:val="FF0000"/>
                  <w:highlight w:val="yellow"/>
                </w:rPr>
                <w:delText>PARTIJNAMEN IN HYPOTHEEKAKTEN</w:delText>
              </w:r>
              <w:r w:rsidR="0080474E" w:rsidRPr="00ED3FA0" w:rsidDel="00DA6A39">
                <w:rPr>
                  <w:rFonts w:cs="Arial"/>
                  <w:color w:val="FF0000"/>
                </w:rPr>
                <w:delText>.</w:delText>
              </w:r>
            </w:del>
          </w:p>
        </w:tc>
        <w:tc>
          <w:tcPr>
            <w:tcW w:w="2558" w:type="pct"/>
          </w:tcPr>
          <w:p w14:paraId="29D35B27" w14:textId="77777777" w:rsidR="00DA6A39" w:rsidRPr="00AF2670" w:rsidRDefault="00DA6A39" w:rsidP="00DA6A39">
            <w:pPr>
              <w:rPr>
                <w:ins w:id="259" w:author="Groot, Karina de" w:date="2026-09-28T09:46:00Z" w16du:dateUtc="2026-09-28T07:46:00Z"/>
                <w:snapToGrid/>
                <w:szCs w:val="18"/>
              </w:rPr>
            </w:pPr>
            <w:ins w:id="260" w:author="Groot, Karina de" w:date="2026-09-28T09:46:00Z" w16du:dateUtc="2026-09-28T07:46:00Z">
              <w:r w:rsidRPr="00AF2670">
                <w:rPr>
                  <w:snapToGrid/>
                  <w:szCs w:val="18"/>
                </w:rPr>
                <w:t xml:space="preserve">Combinatie van </w:t>
              </w:r>
              <w:r w:rsidRPr="00AF2670">
                <w:t>vaste</w:t>
              </w:r>
              <w:r w:rsidRPr="00AF2670">
                <w:rPr>
                  <w:snapToGrid/>
                  <w:szCs w:val="18"/>
                </w:rPr>
                <w:t xml:space="preserve"> en afleidbare tekst. De aanduiding van deze partij zoals in de akte wordt gebruikt. De tekst</w:t>
              </w:r>
              <w:r>
                <w:rPr>
                  <w:snapToGrid/>
                  <w:szCs w:val="18"/>
                </w:rPr>
                <w:t xml:space="preserve"> </w:t>
              </w:r>
              <w:r w:rsidRPr="007107F2">
                <w:rPr>
                  <w:snapToGrid/>
                  <w:szCs w:val="18"/>
                </w:rPr>
                <w:t>(</w:t>
              </w:r>
              <w:r>
                <w:rPr>
                  <w:snapToGrid/>
                  <w:color w:val="800080"/>
                  <w:szCs w:val="18"/>
                </w:rPr>
                <w:t xml:space="preserve">, zowel </w:t>
              </w:r>
              <w:r w:rsidRPr="00025A52">
                <w:rPr>
                  <w:snapToGrid/>
                  <w:color w:val="800080"/>
                  <w:szCs w:val="18"/>
                </w:rPr>
                <w:t>tezamen</w:t>
              </w:r>
              <w:r>
                <w:rPr>
                  <w:snapToGrid/>
                  <w:color w:val="800080"/>
                  <w:szCs w:val="18"/>
                </w:rPr>
                <w:t xml:space="preserve"> als ieder afzonderlijk,</w:t>
              </w:r>
              <w:r w:rsidRPr="007107F2">
                <w:rPr>
                  <w:snapToGrid/>
                  <w:szCs w:val="18"/>
                </w:rPr>
                <w:t>)</w:t>
              </w:r>
              <w:r>
                <w:rPr>
                  <w:snapToGrid/>
                  <w:szCs w:val="18"/>
                </w:rPr>
                <w:t xml:space="preserve"> </w:t>
              </w:r>
              <w:r w:rsidRPr="00AF2670">
                <w:rPr>
                  <w:snapToGrid/>
                  <w:szCs w:val="18"/>
                </w:rPr>
                <w:t>wordt getoond wanneer de partij bestaat uit meer dan één gerechtigde persoon.</w:t>
              </w:r>
            </w:ins>
          </w:p>
          <w:p w14:paraId="2C5CA79C" w14:textId="77777777" w:rsidR="00DA6A39" w:rsidRPr="00AF2670" w:rsidRDefault="00DA6A39" w:rsidP="00DA6A39">
            <w:pPr>
              <w:rPr>
                <w:ins w:id="261" w:author="Groot, Karina de" w:date="2026-09-28T09:46:00Z" w16du:dateUtc="2026-09-28T07:46:00Z"/>
                <w:snapToGrid/>
                <w:u w:val="single"/>
              </w:rPr>
            </w:pPr>
          </w:p>
          <w:p w14:paraId="7996D2BD" w14:textId="77777777" w:rsidR="00DA6A39" w:rsidRPr="00AF2670" w:rsidRDefault="00DA6A39" w:rsidP="00DA6A39">
            <w:pPr>
              <w:rPr>
                <w:ins w:id="262" w:author="Groot, Karina de" w:date="2026-09-28T09:46:00Z" w16du:dateUtc="2026-09-28T07:46:00Z"/>
                <w:snapToGrid/>
                <w:u w:val="single"/>
              </w:rPr>
            </w:pPr>
            <w:ins w:id="263" w:author="Groot, Karina de" w:date="2026-09-28T09:46:00Z" w16du:dateUtc="2026-09-28T07:46:00Z">
              <w:r w:rsidRPr="00AF2670">
                <w:rPr>
                  <w:snapToGrid/>
                  <w:u w:val="single"/>
                </w:rPr>
                <w:t xml:space="preserve">Mapping </w:t>
              </w:r>
              <w:r>
                <w:rPr>
                  <w:snapToGrid/>
                  <w:u w:val="single"/>
                </w:rPr>
                <w:t>geldnemer/schuldenaar</w:t>
              </w:r>
              <w:r w:rsidRPr="00AF2670">
                <w:rPr>
                  <w:snapToGrid/>
                  <w:u w:val="single"/>
                </w:rPr>
                <w:t xml:space="preserve"> partij:</w:t>
              </w:r>
            </w:ins>
          </w:p>
          <w:p w14:paraId="2A1F94A9" w14:textId="77777777" w:rsidR="00DA6A39" w:rsidRPr="00AF2670" w:rsidRDefault="00DA6A39" w:rsidP="00DA6A39">
            <w:pPr>
              <w:autoSpaceDE w:val="0"/>
              <w:autoSpaceDN w:val="0"/>
              <w:adjustRightInd w:val="0"/>
              <w:spacing w:line="240" w:lineRule="auto"/>
              <w:rPr>
                <w:ins w:id="264" w:author="Groot, Karina de" w:date="2026-09-28T09:46:00Z" w16du:dateUtc="2026-09-28T07:46:00Z"/>
                <w:rFonts w:cs="Arial"/>
                <w:snapToGrid/>
                <w:sz w:val="16"/>
                <w:szCs w:val="16"/>
              </w:rPr>
            </w:pPr>
            <w:ins w:id="265" w:author="Groot, Karina de" w:date="2026-09-28T09:46:00Z" w16du:dateUtc="2026-09-28T07:46:00Z">
              <w:r w:rsidRPr="00AF2670">
                <w:rPr>
                  <w:rFonts w:cs="Arial"/>
                  <w:snapToGrid/>
                  <w:sz w:val="16"/>
                  <w:szCs w:val="16"/>
                </w:rPr>
                <w:t xml:space="preserve">De </w:t>
              </w:r>
              <w:r>
                <w:rPr>
                  <w:rFonts w:cs="Arial"/>
                  <w:snapToGrid/>
                  <w:sz w:val="16"/>
                  <w:szCs w:val="16"/>
                </w:rPr>
                <w:t xml:space="preserve">schuldenaar </w:t>
              </w:r>
              <w:r w:rsidRPr="00AF2670">
                <w:rPr>
                  <w:rFonts w:cs="Arial"/>
                  <w:snapToGrid/>
                  <w:sz w:val="16"/>
                  <w:szCs w:val="16"/>
                </w:rPr>
                <w:t>partij is vastgelegd als vervreemder bij het StukdeelHypotheek:</w:t>
              </w:r>
            </w:ins>
          </w:p>
          <w:p w14:paraId="1896DA29" w14:textId="77777777" w:rsidR="00DA6A39" w:rsidRPr="00AF2670" w:rsidRDefault="00DA6A39" w:rsidP="00DA6A39">
            <w:pPr>
              <w:autoSpaceDE w:val="0"/>
              <w:autoSpaceDN w:val="0"/>
              <w:adjustRightInd w:val="0"/>
              <w:spacing w:line="240" w:lineRule="auto"/>
              <w:rPr>
                <w:ins w:id="266" w:author="Groot, Karina de" w:date="2026-09-28T09:46:00Z" w16du:dateUtc="2026-09-28T07:46:00Z"/>
                <w:rFonts w:cs="Arial"/>
                <w:snapToGrid/>
                <w:kern w:val="0"/>
                <w:szCs w:val="18"/>
                <w:lang w:eastAsia="nl-NL"/>
              </w:rPr>
            </w:pPr>
            <w:ins w:id="267" w:author="Groot, Karina de" w:date="2026-09-28T09:46:00Z" w16du:dateUtc="2026-09-28T07:46:00Z">
              <w:r w:rsidRPr="00AF2670">
                <w:rPr>
                  <w:rFonts w:cs="Arial"/>
                  <w:snapToGrid/>
                  <w:sz w:val="16"/>
                  <w:szCs w:val="16"/>
                </w:rPr>
                <w:t>//IMKAD_</w:t>
              </w:r>
              <w:r w:rsidRPr="00AF2670">
                <w:rPr>
                  <w:snapToGrid/>
                  <w:sz w:val="16"/>
                  <w:szCs w:val="16"/>
                  <w:lang w:val="nl"/>
                </w:rPr>
                <w:t>AangebodenStuk</w:t>
              </w:r>
              <w:r w:rsidRPr="00AF2670">
                <w:rPr>
                  <w:rFonts w:cs="Arial"/>
                  <w:snapToGrid/>
                  <w:sz w:val="16"/>
                  <w:szCs w:val="16"/>
                </w:rPr>
                <w:t>/StukdeelHypotheek [aanduidingHypotheek = niet aanwezig] /vervreemderRechtRef [</w:t>
              </w:r>
              <w:r w:rsidRPr="00AF2670">
                <w:rPr>
                  <w:rFonts w:cs="Arial"/>
                  <w:snapToGrid/>
                  <w:kern w:val="0"/>
                  <w:sz w:val="16"/>
                  <w:szCs w:val="16"/>
                  <w:lang w:eastAsia="nl-NL"/>
                </w:rPr>
                <w:t xml:space="preserve">xlink:href="#id </w:t>
              </w:r>
              <w:r>
                <w:rPr>
                  <w:rFonts w:cs="Arial"/>
                  <w:snapToGrid/>
                  <w:kern w:val="0"/>
                  <w:sz w:val="16"/>
                  <w:szCs w:val="16"/>
                  <w:lang w:eastAsia="nl-NL"/>
                </w:rPr>
                <w:t xml:space="preserve">schuldenaar </w:t>
              </w:r>
              <w:r w:rsidRPr="00AF2670">
                <w:rPr>
                  <w:rFonts w:cs="Arial"/>
                  <w:snapToGrid/>
                  <w:kern w:val="0"/>
                  <w:sz w:val="16"/>
                  <w:szCs w:val="16"/>
                  <w:lang w:eastAsia="nl-NL"/>
                </w:rPr>
                <w:t>partij"]</w:t>
              </w:r>
            </w:ins>
          </w:p>
          <w:p w14:paraId="6E3C044C" w14:textId="77777777" w:rsidR="00DA6A39" w:rsidRPr="00AF2670" w:rsidRDefault="00DA6A39" w:rsidP="00DA6A39">
            <w:pPr>
              <w:rPr>
                <w:ins w:id="268" w:author="Groot, Karina de" w:date="2026-09-28T09:46:00Z" w16du:dateUtc="2026-09-28T07:46:00Z"/>
                <w:snapToGrid/>
                <w:szCs w:val="18"/>
                <w:u w:val="single"/>
              </w:rPr>
            </w:pPr>
          </w:p>
          <w:p w14:paraId="0F7DDAAA" w14:textId="77777777" w:rsidR="00DA6A39" w:rsidRPr="00AF2670" w:rsidRDefault="00DA6A39" w:rsidP="00DA6A39">
            <w:pPr>
              <w:rPr>
                <w:ins w:id="269" w:author="Groot, Karina de" w:date="2026-09-28T09:46:00Z" w16du:dateUtc="2026-09-28T07:46:00Z"/>
                <w:snapToGrid/>
                <w:szCs w:val="18"/>
                <w:u w:val="single"/>
              </w:rPr>
            </w:pPr>
            <w:ins w:id="270" w:author="Groot, Karina de" w:date="2026-09-28T09:46:00Z" w16du:dateUtc="2026-09-28T07:46:00Z">
              <w:r w:rsidRPr="00AF2670">
                <w:rPr>
                  <w:snapToGrid/>
                  <w:kern w:val="0"/>
                  <w:u w:val="single"/>
                  <w:lang w:eastAsia="nl-NL"/>
                </w:rPr>
                <w:t xml:space="preserve">Mapping </w:t>
              </w:r>
              <w:r>
                <w:rPr>
                  <w:snapToGrid/>
                  <w:kern w:val="0"/>
                  <w:u w:val="single"/>
                  <w:lang w:eastAsia="nl-NL"/>
                </w:rPr>
                <w:t>(zowel tezamen als ieder afzonderlijk)</w:t>
              </w:r>
              <w:r w:rsidRPr="00AF2670">
                <w:rPr>
                  <w:snapToGrid/>
                  <w:kern w:val="0"/>
                  <w:u w:val="single"/>
                  <w:lang w:eastAsia="nl-NL"/>
                </w:rPr>
                <w:t>:</w:t>
              </w:r>
            </w:ins>
          </w:p>
          <w:p w14:paraId="6A3A5365" w14:textId="77777777" w:rsidR="00DA6A39" w:rsidRPr="00AF2670" w:rsidRDefault="00DA6A39" w:rsidP="00DA6A39">
            <w:pPr>
              <w:autoSpaceDE w:val="0"/>
              <w:autoSpaceDN w:val="0"/>
              <w:adjustRightInd w:val="0"/>
              <w:spacing w:line="240" w:lineRule="auto"/>
              <w:rPr>
                <w:ins w:id="271" w:author="Groot, Karina de" w:date="2026-09-28T09:46:00Z" w16du:dateUtc="2026-09-28T07:46:00Z"/>
                <w:rFonts w:cs="Arial"/>
                <w:snapToGrid/>
                <w:kern w:val="0"/>
                <w:sz w:val="16"/>
                <w:szCs w:val="16"/>
                <w:lang w:eastAsia="nl-NL"/>
              </w:rPr>
            </w:pPr>
            <w:ins w:id="272" w:author="Groot, Karina de" w:date="2026-09-28T09:46:00Z" w16du:dateUtc="2026-09-28T07:46:00Z">
              <w:r w:rsidRPr="00AF2670">
                <w:rPr>
                  <w:rFonts w:cs="Arial"/>
                  <w:snapToGrid/>
                  <w:kern w:val="0"/>
                  <w:sz w:val="16"/>
                  <w:szCs w:val="16"/>
                  <w:lang w:eastAsia="nl-NL"/>
                </w:rPr>
                <w:t>//IMKAD_</w:t>
              </w:r>
              <w:r w:rsidRPr="00AF2670">
                <w:rPr>
                  <w:snapToGrid/>
                  <w:kern w:val="0"/>
                  <w:sz w:val="16"/>
                  <w:szCs w:val="16"/>
                  <w:lang w:eastAsia="nl-NL"/>
                </w:rPr>
                <w:t>AangebodenStuk</w:t>
              </w:r>
              <w:r w:rsidRPr="00AF2670">
                <w:rPr>
                  <w:rFonts w:cs="Arial"/>
                  <w:snapToGrid/>
                  <w:kern w:val="0"/>
                  <w:sz w:val="16"/>
                  <w:szCs w:val="16"/>
                  <w:lang w:eastAsia="nl-NL"/>
                </w:rPr>
                <w:t xml:space="preserve">/Partij[id </w:t>
              </w:r>
              <w:r>
                <w:rPr>
                  <w:rFonts w:cs="Arial"/>
                  <w:snapToGrid/>
                  <w:kern w:val="0"/>
                  <w:sz w:val="16"/>
                  <w:szCs w:val="16"/>
                  <w:lang w:eastAsia="nl-NL"/>
                </w:rPr>
                <w:t>schuldenaar</w:t>
              </w:r>
              <w:r w:rsidRPr="00AF2670">
                <w:rPr>
                  <w:rFonts w:cs="Arial"/>
                  <w:snapToGrid/>
                  <w:kern w:val="0"/>
                  <w:sz w:val="16"/>
                  <w:szCs w:val="16"/>
                  <w:lang w:eastAsia="nl-NL"/>
                </w:rPr>
                <w:t xml:space="preserve"> partij] </w:t>
              </w:r>
            </w:ins>
          </w:p>
          <w:p w14:paraId="5A9E26E7" w14:textId="77777777" w:rsidR="00DA6A39" w:rsidRPr="00AF2670" w:rsidRDefault="00DA6A39" w:rsidP="00DA6A39">
            <w:pPr>
              <w:autoSpaceDE w:val="0"/>
              <w:autoSpaceDN w:val="0"/>
              <w:adjustRightInd w:val="0"/>
              <w:spacing w:line="240" w:lineRule="auto"/>
              <w:rPr>
                <w:ins w:id="273" w:author="Groot, Karina de" w:date="2026-09-28T09:46:00Z" w16du:dateUtc="2026-09-28T07:46:00Z"/>
                <w:rFonts w:cs="Arial"/>
                <w:snapToGrid/>
                <w:kern w:val="0"/>
                <w:sz w:val="16"/>
                <w:szCs w:val="16"/>
                <w:lang w:eastAsia="nl-NL"/>
              </w:rPr>
            </w:pPr>
            <w:ins w:id="274" w:author="Groot, Karina de" w:date="2026-09-28T09:46:00Z" w16du:dateUtc="2026-09-28T07:46:00Z">
              <w:r w:rsidRPr="00AF2670">
                <w:rPr>
                  <w:rFonts w:cs="Arial"/>
                  <w:snapToGrid/>
                  <w:kern w:val="0"/>
                  <w:sz w:val="16"/>
                  <w:szCs w:val="16"/>
                  <w:lang w:eastAsia="nl-NL"/>
                </w:rPr>
                <w:t>-wanneer de partij meer dan één gerechtigde persoon bevat:</w:t>
              </w:r>
            </w:ins>
          </w:p>
          <w:p w14:paraId="00474443" w14:textId="77777777" w:rsidR="00DA6A39" w:rsidRPr="00AF2670" w:rsidRDefault="00DA6A39" w:rsidP="00DA6A39">
            <w:pPr>
              <w:autoSpaceDE w:val="0"/>
              <w:autoSpaceDN w:val="0"/>
              <w:adjustRightInd w:val="0"/>
              <w:spacing w:line="240" w:lineRule="auto"/>
              <w:rPr>
                <w:ins w:id="275" w:author="Groot, Karina de" w:date="2026-09-28T09:46:00Z" w16du:dateUtc="2026-09-28T07:46:00Z"/>
                <w:rFonts w:cs="Arial"/>
                <w:snapToGrid/>
                <w:kern w:val="0"/>
                <w:sz w:val="16"/>
                <w:szCs w:val="16"/>
                <w:lang w:eastAsia="nl-NL"/>
              </w:rPr>
            </w:pPr>
            <w:ins w:id="276" w:author="Groot, Karina de" w:date="2026-09-28T09:46:00Z" w16du:dateUtc="2026-09-28T07:46:00Z">
              <w:r w:rsidRPr="00AF2670">
                <w:rPr>
                  <w:rFonts w:cs="Arial"/>
                  <w:snapToGrid/>
                  <w:kern w:val="0"/>
                  <w:sz w:val="16"/>
                  <w:szCs w:val="16"/>
                  <w:lang w:eastAsia="nl-NL"/>
                </w:rPr>
                <w:t>//IMKAD_Persoon/tia_IndGerechtigde is ‘true’ en/of</w:t>
              </w:r>
            </w:ins>
          </w:p>
          <w:p w14:paraId="491277BC" w14:textId="77777777" w:rsidR="00DA6A39" w:rsidRPr="00AF2670" w:rsidRDefault="00DA6A39" w:rsidP="00DA6A39">
            <w:pPr>
              <w:autoSpaceDE w:val="0"/>
              <w:autoSpaceDN w:val="0"/>
              <w:adjustRightInd w:val="0"/>
              <w:spacing w:line="240" w:lineRule="auto"/>
              <w:rPr>
                <w:ins w:id="277" w:author="Groot, Karina de" w:date="2026-09-28T09:46:00Z" w16du:dateUtc="2026-09-28T07:46:00Z"/>
                <w:rFonts w:cs="Arial"/>
                <w:snapToGrid/>
                <w:kern w:val="0"/>
                <w:sz w:val="16"/>
                <w:szCs w:val="16"/>
                <w:lang w:eastAsia="nl-NL"/>
              </w:rPr>
            </w:pPr>
            <w:ins w:id="278" w:author="Groot, Karina de" w:date="2026-09-28T09:46:00Z" w16du:dateUtc="2026-09-28T07:46:00Z">
              <w:r w:rsidRPr="00AF2670">
                <w:rPr>
                  <w:rFonts w:cs="Arial"/>
                  <w:snapToGrid/>
                  <w:kern w:val="0"/>
                  <w:sz w:val="16"/>
                  <w:szCs w:val="16"/>
                  <w:lang w:eastAsia="nl-NL"/>
                </w:rPr>
                <w:t>//IMKAD_Persoon/gerelateerdePersoon/IMKAD_Persoon/tia_IndGerechtgde is ‘true’ en/of</w:t>
              </w:r>
            </w:ins>
          </w:p>
          <w:p w14:paraId="64884661" w14:textId="77777777" w:rsidR="00DA6A39" w:rsidRPr="00AF2670" w:rsidRDefault="00DA6A39" w:rsidP="00DA6A39">
            <w:pPr>
              <w:autoSpaceDE w:val="0"/>
              <w:autoSpaceDN w:val="0"/>
              <w:adjustRightInd w:val="0"/>
              <w:spacing w:line="240" w:lineRule="auto"/>
              <w:rPr>
                <w:ins w:id="279" w:author="Groot, Karina de" w:date="2026-09-28T09:46:00Z" w16du:dateUtc="2026-09-28T07:46:00Z"/>
                <w:rFonts w:cs="Arial"/>
                <w:snapToGrid/>
                <w:kern w:val="0"/>
                <w:sz w:val="16"/>
                <w:szCs w:val="16"/>
                <w:lang w:eastAsia="nl-NL"/>
              </w:rPr>
            </w:pPr>
            <w:ins w:id="280" w:author="Groot, Karina de" w:date="2026-09-28T09:46:00Z" w16du:dateUtc="2026-09-28T07:46:00Z">
              <w:r w:rsidRPr="00AF2670">
                <w:rPr>
                  <w:rFonts w:cs="Arial"/>
                  <w:snapToGrid/>
                  <w:kern w:val="0"/>
                  <w:sz w:val="16"/>
                  <w:szCs w:val="16"/>
                  <w:lang w:eastAsia="nl-NL"/>
                </w:rPr>
                <w:t>//IMKAD_Persoon/gerelateerdePersoon/IMKAD_Persoon/gerelateerdePersoon/</w:t>
              </w:r>
            </w:ins>
          </w:p>
          <w:p w14:paraId="5B00F2B8" w14:textId="77777777" w:rsidR="00DA6A39" w:rsidRPr="00AF2670" w:rsidRDefault="00DA6A39" w:rsidP="00DA6A39">
            <w:pPr>
              <w:autoSpaceDE w:val="0"/>
              <w:autoSpaceDN w:val="0"/>
              <w:adjustRightInd w:val="0"/>
              <w:spacing w:line="240" w:lineRule="auto"/>
              <w:rPr>
                <w:ins w:id="281" w:author="Groot, Karina de" w:date="2026-09-28T09:46:00Z" w16du:dateUtc="2026-09-28T07:46:00Z"/>
                <w:rFonts w:cs="Arial"/>
                <w:snapToGrid/>
                <w:kern w:val="0"/>
                <w:sz w:val="16"/>
                <w:szCs w:val="16"/>
                <w:lang w:eastAsia="nl-NL"/>
              </w:rPr>
            </w:pPr>
            <w:ins w:id="282" w:author="Groot, Karina de" w:date="2026-09-28T09:46:00Z" w16du:dateUtc="2026-09-28T07:46:00Z">
              <w:r w:rsidRPr="00AF2670">
                <w:rPr>
                  <w:rFonts w:cs="Arial"/>
                  <w:snapToGrid/>
                  <w:kern w:val="0"/>
                  <w:sz w:val="16"/>
                  <w:szCs w:val="16"/>
                  <w:lang w:eastAsia="nl-NL"/>
                </w:rPr>
                <w:lastRenderedPageBreak/>
                <w:tab/>
                <w:t>IMKAD_Persoon/tia_IndGerechtgde is ‘true’</w:t>
              </w:r>
            </w:ins>
          </w:p>
          <w:p w14:paraId="4E6C63DF" w14:textId="77777777" w:rsidR="00DA6A39" w:rsidRPr="00AF2670" w:rsidRDefault="00DA6A39" w:rsidP="00DA6A39">
            <w:pPr>
              <w:autoSpaceDE w:val="0"/>
              <w:autoSpaceDN w:val="0"/>
              <w:adjustRightInd w:val="0"/>
              <w:spacing w:line="240" w:lineRule="auto"/>
              <w:rPr>
                <w:ins w:id="283" w:author="Groot, Karina de" w:date="2026-09-28T09:46:00Z" w16du:dateUtc="2026-09-28T07:46:00Z"/>
                <w:rFonts w:cs="Arial"/>
                <w:snapToGrid/>
                <w:kern w:val="0"/>
                <w:sz w:val="16"/>
                <w:szCs w:val="16"/>
                <w:lang w:eastAsia="nl-NL"/>
              </w:rPr>
            </w:pPr>
          </w:p>
          <w:p w14:paraId="2F40327C" w14:textId="77777777" w:rsidR="00DA6A39" w:rsidRPr="004D4FDE" w:rsidRDefault="00DA6A39" w:rsidP="00DA6A39">
            <w:pPr>
              <w:autoSpaceDE w:val="0"/>
              <w:autoSpaceDN w:val="0"/>
              <w:adjustRightInd w:val="0"/>
              <w:spacing w:line="276" w:lineRule="auto"/>
              <w:rPr>
                <w:ins w:id="284" w:author="Groot, Karina de" w:date="2026-09-28T09:46:00Z" w16du:dateUtc="2026-09-28T07:46:00Z"/>
                <w:b/>
                <w:bCs/>
                <w:snapToGrid/>
                <w:kern w:val="0"/>
                <w:szCs w:val="18"/>
                <w:u w:val="single"/>
                <w:lang w:eastAsia="nl-NL"/>
              </w:rPr>
            </w:pPr>
            <w:ins w:id="285" w:author="Groot, Karina de" w:date="2026-09-28T09:46:00Z" w16du:dateUtc="2026-09-28T07:46:00Z">
              <w:r w:rsidRPr="004D4FDE">
                <w:rPr>
                  <w:b/>
                  <w:bCs/>
                  <w:snapToGrid/>
                  <w:kern w:val="0"/>
                  <w:szCs w:val="18"/>
                  <w:u w:val="single"/>
                  <w:lang w:eastAsia="nl-NL"/>
                </w:rPr>
                <w:t>Mapping aanduiding partij:</w:t>
              </w:r>
            </w:ins>
          </w:p>
          <w:p w14:paraId="7C395BCD" w14:textId="4CDD9C08" w:rsidR="0080474E" w:rsidRPr="00ED3FA0" w:rsidDel="00DA6A39" w:rsidRDefault="00DA6A39" w:rsidP="00DA6A39">
            <w:pPr>
              <w:autoSpaceDE w:val="0"/>
              <w:autoSpaceDN w:val="0"/>
              <w:adjustRightInd w:val="0"/>
              <w:spacing w:line="240" w:lineRule="auto"/>
              <w:rPr>
                <w:del w:id="286" w:author="Groot, Karina de" w:date="2026-09-28T09:46:00Z" w16du:dateUtc="2026-09-28T07:46:00Z"/>
                <w:rFonts w:cs="Arial"/>
                <w:snapToGrid/>
                <w:kern w:val="0"/>
                <w:szCs w:val="18"/>
                <w:lang w:eastAsia="nl-NL"/>
              </w:rPr>
            </w:pPr>
            <w:ins w:id="287" w:author="Groot, Karina de" w:date="2026-09-28T09:46:00Z" w16du:dateUtc="2026-09-28T07:46:00Z">
              <w:r w:rsidRPr="004D4FDE">
                <w:rPr>
                  <w:rFonts w:cs="Arial"/>
                  <w:snapToGrid/>
                  <w:kern w:val="0"/>
                  <w:szCs w:val="18"/>
                  <w:lang w:eastAsia="nl-NL"/>
                </w:rPr>
                <w:t>//IMKAD_</w:t>
              </w:r>
              <w:r w:rsidRPr="004D4FDE">
                <w:rPr>
                  <w:snapToGrid/>
                  <w:kern w:val="0"/>
                  <w:szCs w:val="18"/>
                  <w:lang w:eastAsia="nl-NL"/>
                </w:rPr>
                <w:t>AangebodenStuk</w:t>
              </w:r>
              <w:r w:rsidRPr="004D4FDE">
                <w:rPr>
                  <w:rFonts w:cs="Arial"/>
                  <w:snapToGrid/>
                  <w:kern w:val="0"/>
                  <w:szCs w:val="18"/>
                  <w:lang w:eastAsia="nl-NL"/>
                </w:rPr>
                <w:t>/Partij/</w:t>
              </w:r>
              <w:r w:rsidRPr="004D4FDE">
                <w:rPr>
                  <w:snapToGrid/>
                  <w:kern w:val="0"/>
                  <w:szCs w:val="18"/>
                  <w:lang w:eastAsia="nl-NL"/>
                </w:rPr>
                <w:t xml:space="preserve"> </w:t>
              </w:r>
              <w:r w:rsidRPr="004D4FDE">
                <w:rPr>
                  <w:kern w:val="0"/>
                  <w:szCs w:val="18"/>
                  <w:lang w:eastAsia="nl-NL"/>
                </w:rPr>
                <w:t>waarbij ./aanduidingPartij =(‘</w:t>
              </w:r>
              <w:r w:rsidRPr="004D4FDE">
                <w:rPr>
                  <w:rFonts w:cs="Arial"/>
                  <w:snapToGrid/>
                  <w:kern w:val="0"/>
                  <w:szCs w:val="18"/>
                  <w:lang w:eastAsia="nl-NL"/>
                </w:rPr>
                <w:t xml:space="preserve"> </w:t>
              </w:r>
              <w:r>
                <w:rPr>
                  <w:rFonts w:cs="Arial"/>
                  <w:snapToGrid/>
                  <w:kern w:val="0"/>
                  <w:szCs w:val="18"/>
                  <w:lang w:eastAsia="nl-NL"/>
                </w:rPr>
                <w:t>schuldenaar’</w:t>
              </w:r>
              <w:r w:rsidRPr="004D4FDE">
                <w:rPr>
                  <w:kern w:val="0"/>
                  <w:szCs w:val="18"/>
                  <w:lang w:eastAsia="nl-NL"/>
                </w:rPr>
                <w:t>)</w:t>
              </w:r>
            </w:ins>
            <w:del w:id="288" w:author="Groot, Karina de" w:date="2026-09-28T09:46:00Z" w16du:dateUtc="2026-09-28T07:46:00Z">
              <w:r w:rsidR="0080474E" w:rsidRPr="00ED3FA0" w:rsidDel="00DA6A39">
                <w:rPr>
                  <w:rFonts w:cs="Arial"/>
                  <w:snapToGrid/>
                  <w:kern w:val="0"/>
                  <w:szCs w:val="18"/>
                  <w:lang w:eastAsia="nl-NL"/>
                </w:rPr>
                <w:delText>Dit tekstblok is verplicht.</w:delText>
              </w:r>
            </w:del>
          </w:p>
          <w:p w14:paraId="3F83B7CA" w14:textId="50294D52" w:rsidR="0080474E" w:rsidRPr="00ED3FA0" w:rsidDel="00DA6A39" w:rsidRDefault="0080474E" w:rsidP="0080474E">
            <w:pPr>
              <w:autoSpaceDE w:val="0"/>
              <w:autoSpaceDN w:val="0"/>
              <w:adjustRightInd w:val="0"/>
              <w:spacing w:line="240" w:lineRule="auto"/>
              <w:rPr>
                <w:del w:id="289" w:author="Groot, Karina de" w:date="2026-09-28T09:46:00Z" w16du:dateUtc="2026-09-28T07:46:00Z"/>
                <w:rFonts w:cs="Arial"/>
                <w:snapToGrid/>
                <w:kern w:val="0"/>
                <w:szCs w:val="18"/>
                <w:lang w:eastAsia="nl-NL"/>
              </w:rPr>
            </w:pPr>
          </w:p>
          <w:p w14:paraId="3B2EA503" w14:textId="47BA7CBC" w:rsidR="0080474E" w:rsidRPr="00ED3FA0" w:rsidDel="00DA6A39" w:rsidRDefault="0080474E" w:rsidP="0080474E">
            <w:pPr>
              <w:autoSpaceDE w:val="0"/>
              <w:autoSpaceDN w:val="0"/>
              <w:adjustRightInd w:val="0"/>
              <w:spacing w:line="240" w:lineRule="auto"/>
              <w:rPr>
                <w:del w:id="290" w:author="Groot, Karina de" w:date="2026-09-28T09:46:00Z" w16du:dateUtc="2026-09-28T07:46:00Z"/>
                <w:rFonts w:cs="Arial"/>
                <w:snapToGrid/>
                <w:kern w:val="0"/>
                <w:szCs w:val="18"/>
                <w:lang w:eastAsia="nl-NL"/>
              </w:rPr>
            </w:pPr>
            <w:del w:id="291" w:author="Groot, Karina de" w:date="2026-09-28T09:46:00Z" w16du:dateUtc="2026-09-28T07:46:00Z">
              <w:r w:rsidRPr="00ED3FA0" w:rsidDel="00DA6A39">
                <w:rPr>
                  <w:rFonts w:cs="Arial"/>
                  <w:snapToGrid/>
                  <w:kern w:val="0"/>
                  <w:szCs w:val="18"/>
                  <w:u w:val="single"/>
                  <w:lang w:eastAsia="nl-NL"/>
                </w:rPr>
                <w:delText>Mapping</w:delText>
              </w:r>
              <w:r w:rsidRPr="00ED3FA0" w:rsidDel="00DA6A39">
                <w:rPr>
                  <w:rFonts w:cs="Arial"/>
                  <w:snapToGrid/>
                  <w:kern w:val="0"/>
                  <w:szCs w:val="18"/>
                  <w:lang w:eastAsia="nl-NL"/>
                </w:rPr>
                <w:delText>:</w:delText>
              </w:r>
            </w:del>
          </w:p>
          <w:p w14:paraId="077D3BC2" w14:textId="36414694" w:rsidR="0080474E" w:rsidRPr="00ED3FA0" w:rsidDel="00DA6A39" w:rsidRDefault="0080474E" w:rsidP="0080474E">
            <w:pPr>
              <w:autoSpaceDE w:val="0"/>
              <w:autoSpaceDN w:val="0"/>
              <w:adjustRightInd w:val="0"/>
              <w:spacing w:line="240" w:lineRule="auto"/>
              <w:rPr>
                <w:del w:id="292" w:author="Groot, Karina de" w:date="2026-09-28T09:46:00Z" w16du:dateUtc="2026-09-28T07:46:00Z"/>
                <w:snapToGrid/>
                <w:kern w:val="0"/>
                <w:sz w:val="16"/>
                <w:szCs w:val="16"/>
                <w:highlight w:val="white"/>
                <w:lang w:eastAsia="nl-NL"/>
              </w:rPr>
            </w:pPr>
            <w:del w:id="293" w:author="Groot, Karina de" w:date="2026-09-28T09:46:00Z" w16du:dateUtc="2026-09-28T07:46:00Z">
              <w:r w:rsidRPr="00ED3FA0" w:rsidDel="00DA6A39">
                <w:rPr>
                  <w:rFonts w:cs="Arial"/>
                  <w:snapToGrid/>
                  <w:kern w:val="0"/>
                  <w:sz w:val="16"/>
                  <w:szCs w:val="16"/>
                  <w:lang w:eastAsia="nl-NL"/>
                </w:rPr>
                <w:delText>//IMKAD_AangebodenStuk/StukdeelHypotheek/vervreemderRechtRef/Partij</w:delText>
              </w:r>
              <w:r w:rsidRPr="00ED3FA0" w:rsidDel="00DA6A39">
                <w:rPr>
                  <w:snapToGrid/>
                  <w:kern w:val="0"/>
                  <w:sz w:val="16"/>
                  <w:szCs w:val="16"/>
                  <w:highlight w:val="white"/>
                  <w:lang w:eastAsia="nl-NL"/>
                </w:rPr>
                <w:delText>/</w:delText>
              </w:r>
            </w:del>
          </w:p>
          <w:p w14:paraId="0137211D" w14:textId="013D5ADC" w:rsidR="0080474E" w:rsidRPr="00ED3FA0" w:rsidRDefault="0080474E" w:rsidP="0080474E">
            <w:pPr>
              <w:autoSpaceDE w:val="0"/>
              <w:autoSpaceDN w:val="0"/>
              <w:adjustRightInd w:val="0"/>
              <w:spacing w:line="240" w:lineRule="auto"/>
              <w:rPr>
                <w:rFonts w:cs="Arial"/>
                <w:snapToGrid/>
                <w:kern w:val="0"/>
                <w:szCs w:val="18"/>
                <w:lang w:eastAsia="nl-NL"/>
              </w:rPr>
            </w:pPr>
            <w:del w:id="294" w:author="Groot, Karina de" w:date="2026-09-28T09:46:00Z" w16du:dateUtc="2026-09-28T07:46:00Z">
              <w:r w:rsidRPr="00ED3FA0" w:rsidDel="00DA6A39">
                <w:rPr>
                  <w:rFonts w:cs="Arial"/>
                  <w:snapToGrid/>
                  <w:kern w:val="0"/>
                  <w:sz w:val="16"/>
                  <w:szCs w:val="16"/>
                  <w:lang w:eastAsia="nl-NL"/>
                </w:rPr>
                <w:delText>-de overige mapping is opgenomen in het genoemde tekstblok.</w:delText>
              </w:r>
            </w:del>
          </w:p>
        </w:tc>
      </w:tr>
    </w:tbl>
    <w:p w14:paraId="47027169" w14:textId="2229E214" w:rsidR="00990015" w:rsidRDefault="00990015"/>
    <w:p w14:paraId="113ADD03" w14:textId="77777777" w:rsidR="009B25CF" w:rsidRDefault="009B25CF" w:rsidP="009B25CF">
      <w:pPr>
        <w:pStyle w:val="Kop2"/>
      </w:pPr>
      <w:bookmarkStart w:id="295" w:name="_Toc128561254"/>
      <w:bookmarkStart w:id="296" w:name="_Toc128561672"/>
      <w:r>
        <w:t>Afsluiting partijen</w:t>
      </w:r>
      <w:bookmarkEnd w:id="295"/>
      <w:bookmarkEnd w:id="296"/>
    </w:p>
    <w:p w14:paraId="1A3D6946" w14:textId="77777777" w:rsidR="009B25CF" w:rsidRPr="0060289D" w:rsidRDefault="009B25CF" w:rsidP="009B25CF"/>
    <w:tbl>
      <w:tblPr>
        <w:tblW w:w="4992"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57"/>
        <w:gridCol w:w="7259"/>
      </w:tblGrid>
      <w:tr w:rsidR="0080474E" w:rsidRPr="00343045" w14:paraId="0171DC75" w14:textId="77777777" w:rsidTr="00E67D24">
        <w:tc>
          <w:tcPr>
            <w:tcW w:w="2392" w:type="pct"/>
            <w:shd w:val="clear" w:color="auto" w:fill="DEEAF6" w:themeFill="accent1" w:themeFillTint="33"/>
          </w:tcPr>
          <w:p w14:paraId="62B0A733" w14:textId="7BF4CDF6" w:rsidR="0080474E" w:rsidRPr="00ED3FA0" w:rsidRDefault="0080474E" w:rsidP="00ED3FA0">
            <w:pPr>
              <w:tabs>
                <w:tab w:val="left" w:pos="-1440"/>
                <w:tab w:val="left" w:pos="-720"/>
                <w:tab w:val="left" w:pos="425"/>
              </w:tabs>
              <w:suppressAutoHyphens/>
              <w:rPr>
                <w:color w:val="FF0000"/>
              </w:rPr>
            </w:pPr>
            <w:r w:rsidRPr="00ED3FA0">
              <w:rPr>
                <w:b/>
              </w:rPr>
              <w:t>Modeldocument tekst</w:t>
            </w:r>
          </w:p>
        </w:tc>
        <w:tc>
          <w:tcPr>
            <w:tcW w:w="2608" w:type="pct"/>
            <w:shd w:val="clear" w:color="auto" w:fill="DEEAF6" w:themeFill="accent1" w:themeFillTint="33"/>
          </w:tcPr>
          <w:p w14:paraId="2E0B4564" w14:textId="1086C64A" w:rsidR="0080474E" w:rsidRPr="00ED3FA0" w:rsidRDefault="0080474E" w:rsidP="00ED3FA0">
            <w:pPr>
              <w:spacing w:line="240" w:lineRule="auto"/>
              <w:rPr>
                <w:lang w:val="nl"/>
              </w:rPr>
            </w:pPr>
            <w:r w:rsidRPr="00ED3FA0">
              <w:rPr>
                <w:b/>
              </w:rPr>
              <w:t>Toelichting</w:t>
            </w:r>
          </w:p>
        </w:tc>
      </w:tr>
      <w:tr w:rsidR="009B25CF" w:rsidRPr="00343045" w14:paraId="56C355C2" w14:textId="77777777" w:rsidTr="00ED3FA0">
        <w:tc>
          <w:tcPr>
            <w:tcW w:w="2392" w:type="pct"/>
          </w:tcPr>
          <w:p w14:paraId="6846DA19" w14:textId="77777777" w:rsidR="009B25CF" w:rsidRDefault="009B25CF" w:rsidP="00ED3FA0">
            <w:pPr>
              <w:tabs>
                <w:tab w:val="left" w:pos="-1440"/>
                <w:tab w:val="left" w:pos="-720"/>
                <w:tab w:val="left" w:pos="425"/>
              </w:tabs>
              <w:suppressAutoHyphens/>
              <w:rPr>
                <w:color w:val="FF0000"/>
              </w:rPr>
            </w:pPr>
            <w:r w:rsidRPr="00ED3FA0">
              <w:rPr>
                <w:color w:val="FF0000"/>
              </w:rPr>
              <w:t>Van gemelde volmacht(en) is mij, notaris genoegzaam gebleken.</w:t>
            </w:r>
          </w:p>
          <w:p w14:paraId="2A2AC61B" w14:textId="1BA37186" w:rsidR="00686BCE" w:rsidRPr="00ED3FA0" w:rsidRDefault="00686BCE" w:rsidP="00ED3FA0">
            <w:pPr>
              <w:tabs>
                <w:tab w:val="left" w:pos="-1440"/>
                <w:tab w:val="left" w:pos="-720"/>
                <w:tab w:val="left" w:pos="425"/>
              </w:tabs>
              <w:suppressAutoHyphens/>
              <w:rPr>
                <w:rFonts w:cs="Arial"/>
                <w:bCs/>
                <w:color w:val="FF0000"/>
              </w:rPr>
            </w:pPr>
          </w:p>
        </w:tc>
        <w:tc>
          <w:tcPr>
            <w:tcW w:w="2608" w:type="pct"/>
          </w:tcPr>
          <w:p w14:paraId="45FEB06E" w14:textId="77777777" w:rsidR="009B25CF" w:rsidRPr="00ED3FA0" w:rsidRDefault="009B25CF" w:rsidP="00ED3FA0">
            <w:pPr>
              <w:spacing w:line="240" w:lineRule="auto"/>
              <w:rPr>
                <w:lang w:val="nl"/>
              </w:rPr>
            </w:pPr>
            <w:r w:rsidRPr="00ED3FA0">
              <w:rPr>
                <w:lang w:val="nl"/>
              </w:rPr>
              <w:t xml:space="preserve">Vaste tekst. </w:t>
            </w:r>
          </w:p>
        </w:tc>
      </w:tr>
    </w:tbl>
    <w:p w14:paraId="1EBDDF9A" w14:textId="77777777" w:rsidR="009B25CF" w:rsidRPr="009B25CF" w:rsidRDefault="009B25CF" w:rsidP="009B25CF">
      <w:pPr>
        <w:rPr>
          <w:lang w:val="nl"/>
        </w:rPr>
      </w:pPr>
    </w:p>
    <w:p w14:paraId="7537CE8A" w14:textId="3BCE0503" w:rsidR="00657EBC" w:rsidRDefault="00657EBC" w:rsidP="00657EBC">
      <w:pPr>
        <w:pStyle w:val="Kop2"/>
      </w:pPr>
      <w:bookmarkStart w:id="297" w:name="_Toc265506404"/>
      <w:bookmarkStart w:id="298" w:name="_Ref285724765"/>
      <w:bookmarkStart w:id="299" w:name="_Toc128561255"/>
      <w:bookmarkStart w:id="300" w:name="_Toc128561673"/>
      <w:r>
        <w:t>Lening</w:t>
      </w:r>
      <w:bookmarkEnd w:id="297"/>
      <w:bookmarkEnd w:id="298"/>
      <w:bookmarkEnd w:id="299"/>
      <w:bookmarkEnd w:id="300"/>
    </w:p>
    <w:p w14:paraId="627D856F" w14:textId="77777777" w:rsidR="00686BCE" w:rsidRPr="00E67D24" w:rsidRDefault="00686BCE" w:rsidP="00E67D24">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686BCE" w:rsidRPr="00343045" w14:paraId="2DB7A4AB" w14:textId="77777777" w:rsidTr="00E67D24">
        <w:tc>
          <w:tcPr>
            <w:tcW w:w="6771" w:type="dxa"/>
            <w:shd w:val="clear" w:color="auto" w:fill="DEEAF6" w:themeFill="accent1" w:themeFillTint="33"/>
          </w:tcPr>
          <w:p w14:paraId="6F727ED5" w14:textId="18E11D91" w:rsidR="00686BCE" w:rsidRPr="00ED3FA0" w:rsidRDefault="00686BCE" w:rsidP="0006478B">
            <w:pPr>
              <w:rPr>
                <w:rFonts w:cs="Arial"/>
                <w:color w:val="FF0000"/>
              </w:rPr>
            </w:pPr>
            <w:r w:rsidRPr="00ED3FA0">
              <w:rPr>
                <w:b/>
              </w:rPr>
              <w:t>Modeldocument tekst</w:t>
            </w:r>
          </w:p>
        </w:tc>
        <w:tc>
          <w:tcPr>
            <w:tcW w:w="7371" w:type="dxa"/>
            <w:shd w:val="clear" w:color="auto" w:fill="DEEAF6" w:themeFill="accent1" w:themeFillTint="33"/>
          </w:tcPr>
          <w:p w14:paraId="1678A752" w14:textId="71540A85" w:rsidR="00686BCE" w:rsidRDefault="00686BCE" w:rsidP="0006478B">
            <w:r w:rsidRPr="00ED3FA0">
              <w:rPr>
                <w:b/>
              </w:rPr>
              <w:t>Toelichting</w:t>
            </w:r>
          </w:p>
        </w:tc>
      </w:tr>
      <w:tr w:rsidR="00657EBC" w:rsidRPr="00343045" w14:paraId="20605D50" w14:textId="77777777" w:rsidTr="00ED3FA0">
        <w:tc>
          <w:tcPr>
            <w:tcW w:w="6771" w:type="dxa"/>
          </w:tcPr>
          <w:p w14:paraId="2B1D8631" w14:textId="77777777" w:rsidR="001C0D1F" w:rsidRDefault="001C0D1F" w:rsidP="001C0D1F">
            <w:pPr>
              <w:tabs>
                <w:tab w:val="left" w:pos="-720"/>
                <w:tab w:val="left" w:pos="0"/>
              </w:tabs>
              <w:suppressAutoHyphens/>
              <w:rPr>
                <w:ins w:id="301" w:author="Groot, Karina de" w:date="2026-09-08T10:52:00Z" w16du:dateUtc="2026-09-08T08:52:00Z"/>
                <w:rFonts w:cs="Arial"/>
                <w:color w:val="FF0000"/>
              </w:rPr>
            </w:pPr>
            <w:ins w:id="302" w:author="Groot, Karina de" w:date="2026-09-08T10:52:00Z" w16du:dateUtc="2026-09-08T08:52:00Z">
              <w:r w:rsidRPr="00852A57">
                <w:rPr>
                  <w:rFonts w:cs="Arial"/>
                  <w:color w:val="FF0000"/>
                </w:rPr>
                <w:t>De comparanten</w:t>
              </w:r>
              <w:r>
                <w:rPr>
                  <w:rFonts w:cs="Arial"/>
                  <w:color w:val="800080"/>
                </w:rPr>
                <w:t xml:space="preserve"> </w:t>
              </w:r>
              <w:r w:rsidRPr="00852A57">
                <w:rPr>
                  <w:rFonts w:cs="Arial"/>
                  <w:color w:val="FF0000"/>
                </w:rPr>
                <w:t>verklaarden dat tussen Mone</w:t>
              </w:r>
              <w:r>
                <w:rPr>
                  <w:rFonts w:cs="Arial"/>
                  <w:color w:val="FF0000"/>
                </w:rPr>
                <w:t>y</w:t>
              </w:r>
              <w:r w:rsidRPr="00852A57">
                <w:rPr>
                  <w:rFonts w:cs="Arial"/>
                  <w:color w:val="FF0000"/>
                </w:rPr>
                <w:t xml:space="preserve">ou en de </w:t>
              </w:r>
              <w:r>
                <w:rPr>
                  <w:rFonts w:cs="Arial"/>
                  <w:color w:val="FF0000"/>
                </w:rPr>
                <w:t>s</w:t>
              </w:r>
              <w:r w:rsidRPr="00852A57">
                <w:rPr>
                  <w:rFonts w:cs="Arial"/>
                  <w:color w:val="FF0000"/>
                </w:rPr>
                <w:t xml:space="preserve">chuldenaar is overeengekomen een geldlening met hypotheekstelling en inpandgeving aan te gaan, van welke overeenkomst blijkt uit een aan deze akte gehechte, door de </w:t>
              </w:r>
              <w:r>
                <w:rPr>
                  <w:rFonts w:cs="Arial"/>
                  <w:color w:val="FF0000"/>
                </w:rPr>
                <w:t>s</w:t>
              </w:r>
              <w:r w:rsidRPr="00852A57">
                <w:rPr>
                  <w:rFonts w:cs="Arial"/>
                  <w:color w:val="FF0000"/>
                </w:rPr>
                <w:t>chuldenaar ondertekende offerte, ter uitvoering waarvan zij het volgende zijn overeengekomen.</w:t>
              </w:r>
            </w:ins>
          </w:p>
          <w:p w14:paraId="5B9CC4EF" w14:textId="318DE1D5" w:rsidR="00657EBC" w:rsidRPr="00ED3FA0" w:rsidRDefault="00717CF3" w:rsidP="0006478B">
            <w:pPr>
              <w:rPr>
                <w:color w:val="800080"/>
              </w:rPr>
            </w:pPr>
            <w:del w:id="303" w:author="Groot, Karina de" w:date="2026-09-08T10:52:00Z" w16du:dateUtc="2026-09-08T08:52:00Z">
              <w:r w:rsidRPr="00ED3FA0" w:rsidDel="001C0D1F">
                <w:rPr>
                  <w:rFonts w:cs="Arial"/>
                  <w:color w:val="FF0000"/>
                </w:rPr>
                <w:delText xml:space="preserve">De comparanten </w:delText>
              </w:r>
            </w:del>
          </w:p>
        </w:tc>
        <w:tc>
          <w:tcPr>
            <w:tcW w:w="7371" w:type="dxa"/>
          </w:tcPr>
          <w:p w14:paraId="283BFCDC" w14:textId="7803AACE" w:rsidR="00657EBC" w:rsidRPr="00943EC1" w:rsidRDefault="001C0D1F" w:rsidP="0006478B">
            <w:r>
              <w:t>Vaste tekst</w:t>
            </w:r>
            <w:ins w:id="304" w:author="Groot, Karina de" w:date="2026-09-08T10:53:00Z" w16du:dateUtc="2026-09-08T08:53:00Z">
              <w:r>
                <w:t>.</w:t>
              </w:r>
            </w:ins>
          </w:p>
        </w:tc>
      </w:tr>
      <w:tr w:rsidR="008B5B38" w:rsidRPr="00343045" w:rsidDel="001C0D1F" w14:paraId="3D5FE146" w14:textId="7767743D" w:rsidTr="00ED3FA0">
        <w:trPr>
          <w:del w:id="305" w:author="Groot, Karina de" w:date="2026-09-08T10:52:00Z"/>
        </w:trPr>
        <w:tc>
          <w:tcPr>
            <w:tcW w:w="6771" w:type="dxa"/>
          </w:tcPr>
          <w:p w14:paraId="2BE8944A" w14:textId="4F69799F" w:rsidR="008B5B38" w:rsidRPr="00ED3FA0" w:rsidDel="001C0D1F" w:rsidRDefault="008B5B38" w:rsidP="00372D53">
            <w:pPr>
              <w:rPr>
                <w:del w:id="306" w:author="Groot, Karina de" w:date="2026-09-08T10:52:00Z" w16du:dateUtc="2026-09-08T08:52:00Z"/>
                <w:rFonts w:cs="Arial"/>
                <w:color w:val="FF0000"/>
              </w:rPr>
            </w:pPr>
            <w:del w:id="307" w:author="Groot, Karina de" w:date="2026-09-08T10:52:00Z" w16du:dateUtc="2026-09-08T08:52:00Z">
              <w:r w:rsidRPr="00ED3FA0" w:rsidDel="001C0D1F">
                <w:rPr>
                  <w:rFonts w:cs="Arial"/>
                  <w:color w:val="800080"/>
                  <w:sz w:val="20"/>
                </w:rPr>
                <w:delText>, handelend als gemeld,</w:delText>
              </w:r>
            </w:del>
          </w:p>
        </w:tc>
        <w:tc>
          <w:tcPr>
            <w:tcW w:w="7371" w:type="dxa"/>
          </w:tcPr>
          <w:p w14:paraId="148DA6A3" w14:textId="69D38DE6" w:rsidR="008B5B38" w:rsidDel="001C0D1F" w:rsidRDefault="008B5B38" w:rsidP="00372D53">
            <w:pPr>
              <w:rPr>
                <w:del w:id="308" w:author="Groot, Karina de" w:date="2026-09-08T10:52:00Z" w16du:dateUtc="2026-09-08T08:52:00Z"/>
              </w:rPr>
            </w:pPr>
            <w:del w:id="309" w:author="Groot, Karina de" w:date="2026-09-08T10:52:00Z" w16du:dateUtc="2026-09-08T08:52:00Z">
              <w:r w:rsidDel="001C0D1F">
                <w:delText>Optionele tekst.</w:delText>
              </w:r>
            </w:del>
          </w:p>
          <w:p w14:paraId="193E8732" w14:textId="73F794CE" w:rsidR="008B5B38" w:rsidDel="001C0D1F" w:rsidRDefault="008B5B38" w:rsidP="00372D53">
            <w:pPr>
              <w:rPr>
                <w:del w:id="310" w:author="Groot, Karina de" w:date="2026-09-08T10:52:00Z" w16du:dateUtc="2026-09-08T08:52:00Z"/>
              </w:rPr>
            </w:pPr>
          </w:p>
          <w:p w14:paraId="0ED543B0" w14:textId="15D343B5" w:rsidR="008B5B38" w:rsidDel="001C0D1F" w:rsidRDefault="008B5B38" w:rsidP="00372D53">
            <w:pPr>
              <w:rPr>
                <w:del w:id="311" w:author="Groot, Karina de" w:date="2026-09-08T10:52:00Z" w16du:dateUtc="2026-09-08T08:52:00Z"/>
              </w:rPr>
            </w:pPr>
            <w:del w:id="312" w:author="Groot, Karina de" w:date="2026-09-08T10:52:00Z" w16du:dateUtc="2026-09-08T08:52:00Z">
              <w:r w:rsidRPr="00ED3FA0" w:rsidDel="001C0D1F">
                <w:rPr>
                  <w:u w:val="single"/>
                </w:rPr>
                <w:delText>Mapping</w:delText>
              </w:r>
              <w:r w:rsidDel="001C0D1F">
                <w:delText>:</w:delText>
              </w:r>
            </w:del>
          </w:p>
          <w:p w14:paraId="26926518" w14:textId="79E84E98" w:rsidR="008B5B38" w:rsidRPr="00ED3FA0" w:rsidDel="001C0D1F" w:rsidRDefault="008B5B38" w:rsidP="00372D53">
            <w:pPr>
              <w:rPr>
                <w:del w:id="313" w:author="Groot, Karina de" w:date="2026-09-08T10:52:00Z" w16du:dateUtc="2026-09-08T08:52:00Z"/>
                <w:sz w:val="16"/>
                <w:szCs w:val="16"/>
              </w:rPr>
            </w:pPr>
            <w:del w:id="314" w:author="Groot, Karina de" w:date="2026-09-08T10:52:00Z" w16du:dateUtc="2026-09-08T08:52:00Z">
              <w:r w:rsidRPr="00ED3FA0" w:rsidDel="001C0D1F">
                <w:rPr>
                  <w:sz w:val="16"/>
                  <w:szCs w:val="16"/>
                </w:rPr>
                <w:delText>//IMKAD_AangebodenStuk/tia_TekstKeuze</w:delText>
              </w:r>
            </w:del>
          </w:p>
          <w:p w14:paraId="593D1F5C" w14:textId="30FDB16E" w:rsidR="008B5B38" w:rsidRPr="00ED3FA0" w:rsidDel="001C0D1F" w:rsidRDefault="008B5B38" w:rsidP="00372D53">
            <w:pPr>
              <w:rPr>
                <w:del w:id="315" w:author="Groot, Karina de" w:date="2026-09-08T10:52:00Z" w16du:dateUtc="2026-09-08T08:52:00Z"/>
                <w:sz w:val="16"/>
                <w:szCs w:val="16"/>
              </w:rPr>
            </w:pPr>
            <w:del w:id="316" w:author="Groot, Karina de" w:date="2026-09-08T10:52:00Z" w16du:dateUtc="2026-09-08T08:52:00Z">
              <w:r w:rsidRPr="00ED3FA0" w:rsidDel="001C0D1F">
                <w:rPr>
                  <w:sz w:val="16"/>
                  <w:szCs w:val="16"/>
                </w:rPr>
                <w:tab/>
                <w:delText>./tagNaam(‘k_HandelendAls’)</w:delText>
              </w:r>
            </w:del>
          </w:p>
          <w:p w14:paraId="18E8FDDE" w14:textId="1E4926EF" w:rsidR="008B5B38" w:rsidDel="001C0D1F" w:rsidRDefault="008B5B38" w:rsidP="00372D53">
            <w:pPr>
              <w:rPr>
                <w:del w:id="317" w:author="Groot, Karina de" w:date="2026-09-08T10:52:00Z" w16du:dateUtc="2026-09-08T08:52:00Z"/>
              </w:rPr>
            </w:pPr>
            <w:del w:id="318" w:author="Groot, Karina de" w:date="2026-09-08T10:52:00Z" w16du:dateUtc="2026-09-08T08:52:00Z">
              <w:r w:rsidRPr="00ED3FA0" w:rsidDel="001C0D1F">
                <w:rPr>
                  <w:sz w:val="16"/>
                  <w:szCs w:val="16"/>
                </w:rPr>
                <w:tab/>
                <w:delText>./tekst(‘, handelend als gemeld,’)</w:delText>
              </w:r>
            </w:del>
          </w:p>
        </w:tc>
      </w:tr>
      <w:tr w:rsidR="008B5B38" w:rsidRPr="00343045" w:rsidDel="001C0D1F" w14:paraId="04E641A2" w14:textId="40706588" w:rsidTr="00ED3FA0">
        <w:trPr>
          <w:del w:id="319" w:author="Groot, Karina de" w:date="2026-09-08T10:53:00Z"/>
        </w:trPr>
        <w:tc>
          <w:tcPr>
            <w:tcW w:w="6771" w:type="dxa"/>
          </w:tcPr>
          <w:p w14:paraId="22521A0A" w14:textId="32F855E1" w:rsidR="008B5B38" w:rsidRPr="00ED3FA0" w:rsidDel="001C0D1F" w:rsidRDefault="008B5B38" w:rsidP="007702B1">
            <w:pPr>
              <w:spacing w:line="276" w:lineRule="auto"/>
              <w:rPr>
                <w:del w:id="320" w:author="Groot, Karina de" w:date="2026-09-08T10:53:00Z" w16du:dateUtc="2026-09-08T08:53:00Z"/>
                <w:rFonts w:cs="Arial"/>
                <w:color w:val="FF0000"/>
              </w:rPr>
            </w:pPr>
            <w:del w:id="321" w:author="Groot, Karina de" w:date="2026-09-08T10:53:00Z" w16du:dateUtc="2026-09-08T08:53:00Z">
              <w:r w:rsidRPr="00ED3FA0" w:rsidDel="001C0D1F">
                <w:rPr>
                  <w:rFonts w:cs="Arial"/>
                  <w:color w:val="FF0000"/>
                </w:rPr>
                <w:delText xml:space="preserve"> verklaarden dat tussen </w:delText>
              </w:r>
              <w:r w:rsidR="00351AAD" w:rsidDel="001C0D1F">
                <w:rPr>
                  <w:rFonts w:cs="Arial"/>
                  <w:color w:val="FF0000"/>
                </w:rPr>
                <w:delText xml:space="preserve">Moneyou </w:delText>
              </w:r>
              <w:r w:rsidRPr="00ED3FA0" w:rsidDel="001C0D1F">
                <w:rPr>
                  <w:rFonts w:cs="Arial"/>
                  <w:color w:val="FF0000"/>
                </w:rPr>
                <w:delText>en de schuldenaar is overeengekomen een geldlening met hypotheekstelling en inpandgeving aan te gaan, van welke overeenkomst blijkt uit een aan deze akte gehechte, door de schuldenaar ondertekende offerte, ter uitvoering waarvan zij het volgende zijn overeengekomen.</w:delText>
              </w:r>
            </w:del>
          </w:p>
        </w:tc>
        <w:tc>
          <w:tcPr>
            <w:tcW w:w="7371" w:type="dxa"/>
          </w:tcPr>
          <w:p w14:paraId="42BDC2C8" w14:textId="290503D2" w:rsidR="008B5B38" w:rsidDel="001C0D1F" w:rsidRDefault="008B5B38" w:rsidP="0006478B">
            <w:pPr>
              <w:rPr>
                <w:del w:id="322" w:author="Groot, Karina de" w:date="2026-09-08T10:53:00Z" w16du:dateUtc="2026-09-08T08:53:00Z"/>
              </w:rPr>
            </w:pPr>
            <w:del w:id="323" w:author="Groot, Karina de" w:date="2026-09-08T10:53:00Z" w16du:dateUtc="2026-09-08T08:53:00Z">
              <w:r w:rsidDel="001C0D1F">
                <w:delText>Deze tekst wordt altijd vermeld.</w:delText>
              </w:r>
            </w:del>
          </w:p>
        </w:tc>
      </w:tr>
      <w:tr w:rsidR="00657EBC" w:rsidRPr="00343045" w14:paraId="7CE384AD" w14:textId="77777777" w:rsidTr="00ED3FA0">
        <w:tc>
          <w:tcPr>
            <w:tcW w:w="6771" w:type="dxa"/>
          </w:tcPr>
          <w:p w14:paraId="5758201A" w14:textId="568EE25B" w:rsidR="00657EBC" w:rsidRPr="001C0D1F" w:rsidRDefault="001C0D1F" w:rsidP="001C0D1F">
            <w:pPr>
              <w:pStyle w:val="Lijstalinea"/>
              <w:numPr>
                <w:ilvl w:val="0"/>
                <w:numId w:val="39"/>
              </w:numPr>
              <w:rPr>
                <w:rFonts w:cs="Arial"/>
                <w:color w:val="FF0000"/>
              </w:rPr>
            </w:pPr>
            <w:r w:rsidRPr="00ED3FA0">
              <w:rPr>
                <w:rFonts w:cs="Arial"/>
                <w:color w:val="FF0000"/>
                <w:u w:val="single"/>
              </w:rPr>
              <w:t xml:space="preserve"> LENING</w:t>
            </w:r>
          </w:p>
          <w:p w14:paraId="1070A890" w14:textId="005BA867" w:rsidR="00EC0CC0" w:rsidRPr="00ED3FA0" w:rsidRDefault="00EC0CC0" w:rsidP="0006478B">
            <w:pPr>
              <w:rPr>
                <w:rFonts w:cs="Arial"/>
                <w:color w:val="FF0000"/>
              </w:rPr>
            </w:pPr>
          </w:p>
        </w:tc>
        <w:tc>
          <w:tcPr>
            <w:tcW w:w="7371" w:type="dxa"/>
          </w:tcPr>
          <w:p w14:paraId="4CFF6571" w14:textId="614DC7D1" w:rsidR="00657EBC" w:rsidRPr="00943EC1" w:rsidRDefault="001C0D1F" w:rsidP="0006478B">
            <w:r>
              <w:t>Vaste Tekst.</w:t>
            </w:r>
          </w:p>
        </w:tc>
      </w:tr>
      <w:tr w:rsidR="00657EBC" w:rsidRPr="00343045" w14:paraId="387CE4BA" w14:textId="77777777" w:rsidTr="00ED3FA0">
        <w:tc>
          <w:tcPr>
            <w:tcW w:w="6771" w:type="dxa"/>
          </w:tcPr>
          <w:p w14:paraId="4224254C" w14:textId="14D3D156" w:rsidR="00717CF3" w:rsidRPr="00EE2870" w:rsidRDefault="00717CF3" w:rsidP="00EE2870">
            <w:pPr>
              <w:pStyle w:val="Lijstalinea"/>
              <w:numPr>
                <w:ilvl w:val="0"/>
                <w:numId w:val="40"/>
              </w:numPr>
              <w:tabs>
                <w:tab w:val="left" w:pos="-720"/>
              </w:tabs>
              <w:suppressAutoHyphens/>
              <w:spacing w:line="276" w:lineRule="auto"/>
              <w:ind w:left="1440" w:hanging="709"/>
              <w:rPr>
                <w:rFonts w:cs="Arial"/>
                <w:color w:val="FF0000"/>
              </w:rPr>
            </w:pPr>
            <w:r w:rsidRPr="00EE2870">
              <w:rPr>
                <w:rFonts w:cs="Arial"/>
                <w:color w:val="FF0000"/>
              </w:rPr>
              <w:t xml:space="preserve">De </w:t>
            </w:r>
            <w:r w:rsidR="00111134" w:rsidRPr="00EE2870">
              <w:rPr>
                <w:rFonts w:cs="Arial"/>
                <w:color w:val="FF0000"/>
              </w:rPr>
              <w:t>schuldenaar</w:t>
            </w:r>
            <w:r w:rsidRPr="00EE2870">
              <w:rPr>
                <w:rFonts w:cs="Arial"/>
                <w:color w:val="FF0000"/>
              </w:rPr>
              <w:t xml:space="preserve"> verklaarde wegens van </w:t>
            </w:r>
            <w:r w:rsidR="00351AAD" w:rsidRPr="00EE2870">
              <w:rPr>
                <w:rFonts w:cs="Arial"/>
                <w:color w:val="FF0000"/>
              </w:rPr>
              <w:t xml:space="preserve">Moneyou </w:t>
            </w:r>
            <w:r w:rsidRPr="00EE2870">
              <w:rPr>
                <w:rFonts w:cs="Arial"/>
                <w:color w:val="FF0000"/>
              </w:rPr>
              <w:t>ter leen ontvangen gelden</w:t>
            </w:r>
          </w:p>
          <w:p w14:paraId="7FB799FD" w14:textId="1DA86FE7" w:rsidR="00717CF3" w:rsidRPr="00ED3FA0" w:rsidRDefault="00717CF3" w:rsidP="007702B1">
            <w:pPr>
              <w:tabs>
                <w:tab w:val="left" w:pos="-720"/>
                <w:tab w:val="left" w:pos="0"/>
                <w:tab w:val="left" w:pos="720"/>
              </w:tabs>
              <w:suppressAutoHyphens/>
              <w:spacing w:line="276" w:lineRule="auto"/>
              <w:ind w:left="1440" w:hanging="1440"/>
              <w:rPr>
                <w:rFonts w:cs="Arial"/>
              </w:rPr>
            </w:pPr>
            <w:r w:rsidRPr="00ED3FA0">
              <w:rPr>
                <w:rFonts w:cs="Arial"/>
                <w:color w:val="FF0000"/>
              </w:rPr>
              <w:lastRenderedPageBreak/>
              <w:tab/>
            </w:r>
            <w:r w:rsidRPr="00ED3FA0">
              <w:rPr>
                <w:rFonts w:cs="Arial"/>
                <w:color w:val="FF0000"/>
              </w:rPr>
              <w:tab/>
              <w:t xml:space="preserve">hoofdelijk schuldig te zijn aan </w:t>
            </w:r>
            <w:r w:rsidR="00351AAD">
              <w:rPr>
                <w:rFonts w:cs="Arial"/>
                <w:color w:val="FF0000"/>
              </w:rPr>
              <w:t xml:space="preserve">Moneyou </w:t>
            </w:r>
            <w:r w:rsidRPr="00ED3FA0">
              <w:rPr>
                <w:rFonts w:cs="Arial"/>
                <w:color w:val="FF0000"/>
              </w:rPr>
              <w:t>een bedrag van</w:t>
            </w:r>
            <w:r w:rsidRPr="00ED3FA0">
              <w:rPr>
                <w:rFonts w:cs="Arial"/>
              </w:rPr>
              <w:t xml:space="preserve"> </w:t>
            </w:r>
            <w:r w:rsidRPr="00ED3FA0">
              <w:rPr>
                <w:rFonts w:ascii="Times New Roman" w:hAnsi="Times New Roman"/>
              </w:rPr>
              <w:fldChar w:fldCharType="begin"/>
            </w:r>
            <w:r w:rsidRPr="00ED3FA0">
              <w:rPr>
                <w:rFonts w:ascii="Times New Roman" w:hAnsi="Times New Roman"/>
              </w:rPr>
              <w:instrText xml:space="preserve">MacroButton Nomacro </w:instrText>
            </w:r>
            <w:r w:rsidRPr="00ED3FA0">
              <w:rPr>
                <w:rFonts w:ascii="Symbol" w:hAnsi="Symbol"/>
              </w:rPr>
              <w:instrText>§</w:instrText>
            </w:r>
            <w:r w:rsidRPr="00ED3FA0">
              <w:rPr>
                <w:rFonts w:ascii="Times New Roman" w:hAnsi="Times New Roman"/>
              </w:rPr>
              <w:fldChar w:fldCharType="end"/>
            </w:r>
            <w:r w:rsidRPr="00ED3FA0">
              <w:rPr>
                <w:rFonts w:cs="Arial"/>
                <w:color w:val="000000"/>
              </w:rPr>
              <w:t>bedrag voluit in letters (bedrag in cijfers)</w:t>
            </w:r>
            <w:r w:rsidRPr="00ED3FA0">
              <w:rPr>
                <w:rFonts w:ascii="Times New Roman" w:hAnsi="Times New Roman"/>
              </w:rPr>
              <w:fldChar w:fldCharType="begin"/>
            </w:r>
            <w:r w:rsidRPr="00ED3FA0">
              <w:rPr>
                <w:rFonts w:ascii="Times New Roman" w:hAnsi="Times New Roman"/>
              </w:rPr>
              <w:instrText xml:space="preserve">MacroButton Nomacro </w:instrText>
            </w:r>
            <w:r w:rsidRPr="00ED3FA0">
              <w:rPr>
                <w:rFonts w:ascii="Symbol" w:hAnsi="Symbol"/>
              </w:rPr>
              <w:instrText>§</w:instrText>
            </w:r>
            <w:r w:rsidRPr="00ED3FA0">
              <w:rPr>
                <w:rFonts w:ascii="Times New Roman" w:hAnsi="Times New Roman"/>
              </w:rPr>
              <w:fldChar w:fldCharType="end"/>
            </w:r>
            <w:r w:rsidRPr="00ED3FA0">
              <w:rPr>
                <w:rFonts w:cs="Arial"/>
                <w:color w:val="FF0000"/>
              </w:rPr>
              <w:t>.</w:t>
            </w:r>
            <w:r w:rsidRPr="00ED3FA0">
              <w:rPr>
                <w:rFonts w:cs="Arial"/>
              </w:rPr>
              <w:t xml:space="preserve"> </w:t>
            </w:r>
            <w:r w:rsidR="00351AAD">
              <w:rPr>
                <w:rFonts w:cs="Arial"/>
                <w:color w:val="FF0000"/>
              </w:rPr>
              <w:t xml:space="preserve">Moneyou </w:t>
            </w:r>
            <w:r w:rsidRPr="00ED3FA0">
              <w:rPr>
                <w:rFonts w:cs="Arial"/>
                <w:color w:val="FF0000"/>
              </w:rPr>
              <w:t>verklaarde de hiervoor vermelde schuldbekentenis te aanvaarden.</w:t>
            </w:r>
          </w:p>
          <w:p w14:paraId="419B86C1" w14:textId="7A475187" w:rsidR="00717CF3" w:rsidRPr="00ED3FA0" w:rsidRDefault="00717CF3" w:rsidP="007702B1">
            <w:pPr>
              <w:tabs>
                <w:tab w:val="left" w:pos="-720"/>
                <w:tab w:val="left" w:pos="0"/>
                <w:tab w:val="left" w:pos="720"/>
              </w:tabs>
              <w:suppressAutoHyphens/>
              <w:spacing w:line="276" w:lineRule="auto"/>
              <w:ind w:left="1440" w:hanging="1440"/>
              <w:rPr>
                <w:rFonts w:cs="Arial"/>
                <w:color w:val="FF0000"/>
              </w:rPr>
            </w:pPr>
            <w:r w:rsidRPr="00ED3FA0">
              <w:rPr>
                <w:rFonts w:cs="Arial"/>
                <w:color w:val="FF0000"/>
              </w:rPr>
              <w:tab/>
              <w:t>b.</w:t>
            </w:r>
            <w:r w:rsidRPr="00ED3FA0">
              <w:rPr>
                <w:rFonts w:cs="Arial"/>
                <w:color w:val="FF0000"/>
              </w:rPr>
              <w:tab/>
              <w:t xml:space="preserve">Voorts kunnen te eniger tijd uit hoofde van de onderhavige overeenkomst onder </w:t>
            </w:r>
            <w:r w:rsidRPr="00ED3FA0">
              <w:rPr>
                <w:rFonts w:cs="Arial"/>
                <w:color w:val="FF0000"/>
              </w:rPr>
              <w:br/>
            </w:r>
            <w:r w:rsidR="00491EFF" w:rsidRPr="00ED3FA0">
              <w:rPr>
                <w:rFonts w:cs="Arial"/>
                <w:color w:val="FF0000"/>
              </w:rPr>
              <w:t xml:space="preserve">- </w:t>
            </w:r>
            <w:r w:rsidRPr="00ED3FA0">
              <w:rPr>
                <w:rFonts w:cs="Arial"/>
                <w:color w:val="FF0000"/>
              </w:rPr>
              <w:t>in alsdan uit te brengen offertes</w:t>
            </w:r>
            <w:r w:rsidR="00491EFF" w:rsidRPr="00ED3FA0">
              <w:rPr>
                <w:rFonts w:cs="Arial"/>
                <w:color w:val="FF0000"/>
              </w:rPr>
              <w:t xml:space="preserve"> -</w:t>
            </w:r>
            <w:r w:rsidRPr="00ED3FA0">
              <w:rPr>
                <w:rFonts w:cs="Arial"/>
                <w:color w:val="FF0000"/>
              </w:rPr>
              <w:t xml:space="preserve"> nader te bepalen voorwaarden eventuele overige uitbetalingen ten behoeve van de </w:t>
            </w:r>
            <w:r w:rsidR="00111134" w:rsidRPr="00ED3FA0">
              <w:rPr>
                <w:rFonts w:cs="Arial"/>
                <w:color w:val="FF0000"/>
              </w:rPr>
              <w:t>schuldenaar</w:t>
            </w:r>
            <w:r w:rsidRPr="00ED3FA0">
              <w:rPr>
                <w:rFonts w:cs="Arial"/>
                <w:color w:val="FF0000"/>
              </w:rPr>
              <w:t xml:space="preserve"> geschieden, indien en voorzover </w:t>
            </w:r>
            <w:r w:rsidR="00351AAD">
              <w:rPr>
                <w:rFonts w:cs="Arial"/>
                <w:color w:val="FF0000"/>
              </w:rPr>
              <w:t xml:space="preserve">Moneyou </w:t>
            </w:r>
            <w:r w:rsidRPr="00ED3FA0">
              <w:rPr>
                <w:rFonts w:cs="Arial"/>
                <w:color w:val="FF0000"/>
              </w:rPr>
              <w:t xml:space="preserve">en de </w:t>
            </w:r>
            <w:r w:rsidR="00111134" w:rsidRPr="00ED3FA0">
              <w:rPr>
                <w:rFonts w:cs="Arial"/>
                <w:color w:val="FF0000"/>
              </w:rPr>
              <w:t>schuldenaar</w:t>
            </w:r>
            <w:r w:rsidRPr="00ED3FA0">
              <w:rPr>
                <w:rFonts w:cs="Arial"/>
                <w:color w:val="FF0000"/>
              </w:rPr>
              <w:t xml:space="preserve"> zulks alsdan mochten overeenkomen.</w:t>
            </w:r>
          </w:p>
          <w:p w14:paraId="068D8018" w14:textId="79802F9E" w:rsidR="00717CF3" w:rsidRPr="00ED3FA0" w:rsidRDefault="00717CF3" w:rsidP="007702B1">
            <w:pPr>
              <w:tabs>
                <w:tab w:val="left" w:pos="-720"/>
                <w:tab w:val="left" w:pos="0"/>
              </w:tabs>
              <w:suppressAutoHyphens/>
              <w:spacing w:line="276" w:lineRule="auto"/>
              <w:ind w:left="720" w:hanging="720"/>
              <w:rPr>
                <w:rFonts w:cs="Arial"/>
                <w:color w:val="FF0000"/>
              </w:rPr>
            </w:pPr>
            <w:r w:rsidRPr="00ED3FA0">
              <w:rPr>
                <w:rFonts w:cs="Arial"/>
                <w:color w:val="FF0000"/>
              </w:rPr>
              <w:tab/>
              <w:t xml:space="preserve">Tot zekerheid voor de terugbetaling van de hoofdsom en de betaling van het verder verschuldigde, waaronder mede begrepen al hetgeen de </w:t>
            </w:r>
            <w:r w:rsidR="00111134" w:rsidRPr="00ED3FA0">
              <w:rPr>
                <w:rFonts w:cs="Arial"/>
                <w:color w:val="FF0000"/>
              </w:rPr>
              <w:t>schuldenaar</w:t>
            </w:r>
            <w:r w:rsidRPr="00ED3FA0">
              <w:rPr>
                <w:rFonts w:cs="Arial"/>
                <w:color w:val="FF0000"/>
              </w:rPr>
              <w:t xml:space="preserve"> op grond van het hierboven sub b bepaalde verschuldigd mocht zijn, zal ten behoeve van </w:t>
            </w:r>
            <w:r w:rsidR="00351AAD">
              <w:rPr>
                <w:rFonts w:cs="Arial"/>
                <w:color w:val="FF0000"/>
              </w:rPr>
              <w:t xml:space="preserve">Moneyou </w:t>
            </w:r>
            <w:r w:rsidRPr="00ED3FA0">
              <w:rPr>
                <w:rFonts w:cs="Arial"/>
                <w:color w:val="FF0000"/>
              </w:rPr>
              <w:t>recht van hypotheek casu quo pand worden gevestigd zoals hierna wordt omschreven.</w:t>
            </w:r>
          </w:p>
          <w:p w14:paraId="7D77D45C" w14:textId="77777777" w:rsidR="00717CF3" w:rsidRPr="00ED3FA0" w:rsidRDefault="00717CF3" w:rsidP="007702B1">
            <w:pPr>
              <w:tabs>
                <w:tab w:val="left" w:pos="-720"/>
                <w:tab w:val="left" w:pos="0"/>
              </w:tabs>
              <w:suppressAutoHyphens/>
              <w:spacing w:line="276" w:lineRule="auto"/>
              <w:ind w:left="1440" w:hanging="720"/>
              <w:rPr>
                <w:rFonts w:cs="Arial"/>
                <w:color w:val="FF0000"/>
              </w:rPr>
            </w:pPr>
            <w:r w:rsidRPr="00ED3FA0">
              <w:rPr>
                <w:rFonts w:cs="Arial"/>
                <w:color w:val="FF0000"/>
              </w:rPr>
              <w:t xml:space="preserve">Met betrekking tot deze lening hebben de comparanten verklaard dat </w:t>
            </w:r>
          </w:p>
          <w:p w14:paraId="791ABDBC" w14:textId="01DE8CBC" w:rsidR="00717CF3" w:rsidRPr="00ED3FA0" w:rsidRDefault="00351AAD" w:rsidP="007702B1">
            <w:pPr>
              <w:tabs>
                <w:tab w:val="left" w:pos="-720"/>
                <w:tab w:val="left" w:pos="0"/>
              </w:tabs>
              <w:suppressAutoHyphens/>
              <w:spacing w:line="276" w:lineRule="auto"/>
              <w:ind w:left="1440" w:hanging="720"/>
              <w:rPr>
                <w:rFonts w:cs="Arial"/>
              </w:rPr>
            </w:pPr>
            <w:r>
              <w:rPr>
                <w:rFonts w:cs="Arial"/>
                <w:color w:val="FF0000"/>
              </w:rPr>
              <w:t xml:space="preserve">Moneyou </w:t>
            </w:r>
            <w:r w:rsidR="00717CF3" w:rsidRPr="00ED3FA0">
              <w:rPr>
                <w:rFonts w:cs="Arial"/>
                <w:color w:val="FF0000"/>
              </w:rPr>
              <w:t xml:space="preserve">en de </w:t>
            </w:r>
            <w:r w:rsidR="00111134" w:rsidRPr="00ED3FA0">
              <w:rPr>
                <w:rFonts w:cs="Arial"/>
                <w:color w:val="FF0000"/>
              </w:rPr>
              <w:t>schuldenaar</w:t>
            </w:r>
            <w:r w:rsidR="00717CF3" w:rsidRPr="00ED3FA0">
              <w:rPr>
                <w:rFonts w:cs="Arial"/>
                <w:color w:val="FF0000"/>
              </w:rPr>
              <w:t xml:space="preserve"> het volgende zijn overeengekomen.</w:t>
            </w:r>
          </w:p>
        </w:tc>
        <w:tc>
          <w:tcPr>
            <w:tcW w:w="7371" w:type="dxa"/>
          </w:tcPr>
          <w:p w14:paraId="11EDE04B" w14:textId="395B366C" w:rsidR="008B5B38" w:rsidRDefault="00181E1D" w:rsidP="008B5B38">
            <w:r>
              <w:lastRenderedPageBreak/>
              <w:t>Vaste tekst</w:t>
            </w:r>
            <w:r w:rsidR="008B5B38">
              <w:t>.</w:t>
            </w:r>
          </w:p>
          <w:p w14:paraId="6DC24E9F" w14:textId="77777777" w:rsidR="008B5B38" w:rsidRDefault="008B5B38" w:rsidP="008B5B38"/>
          <w:p w14:paraId="524F1E80" w14:textId="77777777" w:rsidR="008B5B38" w:rsidRDefault="008B5B38" w:rsidP="008B5B38">
            <w:r w:rsidRPr="00ED3FA0">
              <w:rPr>
                <w:u w:val="single"/>
              </w:rPr>
              <w:lastRenderedPageBreak/>
              <w:t>Mapping</w:t>
            </w:r>
            <w:r>
              <w:t>:</w:t>
            </w:r>
          </w:p>
          <w:p w14:paraId="4051EE57" w14:textId="77777777" w:rsidR="008B5B38" w:rsidRPr="00ED3FA0" w:rsidRDefault="008B5B38" w:rsidP="00ED3FA0">
            <w:pPr>
              <w:spacing w:before="72"/>
              <w:rPr>
                <w:szCs w:val="18"/>
                <w:u w:val="single"/>
              </w:rPr>
            </w:pPr>
            <w:r w:rsidRPr="00ED3FA0">
              <w:rPr>
                <w:rFonts w:cs="Arial"/>
                <w:sz w:val="16"/>
                <w:szCs w:val="16"/>
              </w:rPr>
              <w:t>//IMKAD_AangebodenStuk/StukdeelHypotheek [aanduidingHypotheek = leeg of niet aanwezig]</w:t>
            </w:r>
          </w:p>
          <w:p w14:paraId="22315148" w14:textId="77777777" w:rsidR="008B5B38" w:rsidRPr="00ED3FA0" w:rsidRDefault="008B5B38" w:rsidP="008B5B38">
            <w:pPr>
              <w:rPr>
                <w:sz w:val="16"/>
                <w:szCs w:val="16"/>
              </w:rPr>
            </w:pPr>
            <w:r w:rsidRPr="00ED3FA0">
              <w:rPr>
                <w:sz w:val="16"/>
                <w:szCs w:val="16"/>
              </w:rPr>
              <w:tab/>
              <w:t>./bedragLening/som</w:t>
            </w:r>
          </w:p>
          <w:p w14:paraId="5907EA2E" w14:textId="77777777" w:rsidR="008B5B38" w:rsidRPr="00ED3FA0" w:rsidRDefault="008B5B38" w:rsidP="008B5B38">
            <w:pPr>
              <w:rPr>
                <w:sz w:val="16"/>
                <w:szCs w:val="16"/>
              </w:rPr>
            </w:pPr>
            <w:r w:rsidRPr="00ED3FA0">
              <w:rPr>
                <w:sz w:val="16"/>
                <w:szCs w:val="16"/>
              </w:rPr>
              <w:tab/>
              <w:t>./bedragLening/valuta</w:t>
            </w:r>
          </w:p>
          <w:p w14:paraId="1FAFDB4D" w14:textId="77777777" w:rsidR="00657EBC" w:rsidRDefault="00EA6259" w:rsidP="00EA6259">
            <w:r w:rsidRPr="00ED3FA0">
              <w:rPr>
                <w:sz w:val="16"/>
                <w:szCs w:val="16"/>
              </w:rPr>
              <w:t xml:space="preserve"> </w:t>
            </w:r>
          </w:p>
        </w:tc>
      </w:tr>
      <w:tr w:rsidR="00657EBC" w:rsidRPr="00343045" w14:paraId="224BA3D8" w14:textId="77777777" w:rsidTr="00ED3FA0">
        <w:tc>
          <w:tcPr>
            <w:tcW w:w="6771" w:type="dxa"/>
          </w:tcPr>
          <w:p w14:paraId="67EA1123" w14:textId="64D8C89B" w:rsidR="00C75C3E" w:rsidRPr="00ED3FA0" w:rsidRDefault="00CA0AA8" w:rsidP="00CA0AA8">
            <w:pPr>
              <w:tabs>
                <w:tab w:val="left" w:pos="-720"/>
                <w:tab w:val="left" w:pos="0"/>
                <w:tab w:val="left" w:pos="1365"/>
              </w:tabs>
              <w:suppressAutoHyphens/>
              <w:spacing w:line="276" w:lineRule="auto"/>
              <w:ind w:left="731" w:hanging="731"/>
              <w:rPr>
                <w:rFonts w:cs="Arial"/>
                <w:color w:val="FF0000"/>
              </w:rPr>
            </w:pPr>
            <w:r>
              <w:rPr>
                <w:rFonts w:cs="Arial"/>
                <w:color w:val="FF0000"/>
              </w:rPr>
              <w:t>2.</w:t>
            </w:r>
            <w:r w:rsidR="00C75C3E" w:rsidRPr="00ED3FA0">
              <w:rPr>
                <w:rFonts w:cs="Arial"/>
                <w:color w:val="FF0000"/>
              </w:rPr>
              <w:tab/>
              <w:t>I.</w:t>
            </w:r>
            <w:r w:rsidR="00C75C3E" w:rsidRPr="00ED3FA0">
              <w:rPr>
                <w:rFonts w:cs="Arial"/>
                <w:color w:val="FF0000"/>
              </w:rPr>
              <w:tab/>
            </w:r>
            <w:ins w:id="324" w:author="Groot, Karina de" w:date="2026-09-08T11:00:00Z" w16du:dateUtc="2026-09-08T09:00:00Z">
              <w:r>
                <w:rPr>
                  <w:rFonts w:cs="Arial"/>
                  <w:color w:val="FF0000"/>
                </w:rPr>
                <w:tab/>
              </w:r>
            </w:ins>
            <w:r w:rsidR="00C75C3E" w:rsidRPr="00ED3FA0">
              <w:rPr>
                <w:rFonts w:cs="Arial"/>
                <w:color w:val="FF0000"/>
                <w:u w:val="single"/>
              </w:rPr>
              <w:t>Looptijd en aflossing</w:t>
            </w:r>
          </w:p>
          <w:p w14:paraId="19A05D29" w14:textId="77777777" w:rsidR="00C75C3E" w:rsidRPr="00ED3FA0" w:rsidRDefault="00C75C3E" w:rsidP="00E67D24">
            <w:pPr>
              <w:tabs>
                <w:tab w:val="left" w:pos="-720"/>
                <w:tab w:val="left" w:pos="0"/>
                <w:tab w:val="left" w:pos="720"/>
              </w:tabs>
              <w:suppressAutoHyphens/>
              <w:spacing w:line="276" w:lineRule="auto"/>
              <w:ind w:left="1440" w:hanging="1440"/>
              <w:rPr>
                <w:rFonts w:cs="Arial"/>
                <w:color w:val="FF0000"/>
              </w:rPr>
            </w:pPr>
            <w:r w:rsidRPr="00ED3FA0">
              <w:rPr>
                <w:rFonts w:cs="Arial"/>
                <w:color w:val="FF0000"/>
              </w:rPr>
              <w:tab/>
            </w:r>
            <w:r w:rsidRPr="00ED3FA0">
              <w:rPr>
                <w:rFonts w:cs="Arial"/>
                <w:color w:val="FF0000"/>
              </w:rPr>
              <w:tab/>
              <w:t>De lening heeft een looptijd zoals in de offerte is overeengekomen. De aflossing van de lening vindt plaats op de wijze zoals in de offerte is overeengekomen, respectievelijk zoals eventueel nader tussen partijen zal worden overeengeko</w:t>
            </w:r>
            <w:r w:rsidRPr="00ED3FA0">
              <w:rPr>
                <w:rFonts w:cs="Arial"/>
                <w:color w:val="FF0000"/>
              </w:rPr>
              <w:softHyphen/>
              <w:t>men.</w:t>
            </w:r>
          </w:p>
          <w:p w14:paraId="3822A185" w14:textId="77777777" w:rsidR="00C75C3E" w:rsidRPr="00ED3FA0" w:rsidRDefault="00C75C3E" w:rsidP="00E67D24">
            <w:pPr>
              <w:tabs>
                <w:tab w:val="left" w:pos="-720"/>
                <w:tab w:val="left" w:pos="0"/>
              </w:tabs>
              <w:suppressAutoHyphens/>
              <w:spacing w:line="276" w:lineRule="auto"/>
              <w:ind w:left="720" w:hanging="720"/>
              <w:rPr>
                <w:rFonts w:cs="Arial"/>
                <w:color w:val="FF0000"/>
              </w:rPr>
            </w:pPr>
            <w:r w:rsidRPr="00ED3FA0">
              <w:rPr>
                <w:rFonts w:cs="Arial"/>
                <w:color w:val="FF0000"/>
              </w:rPr>
              <w:tab/>
              <w:t>II.</w:t>
            </w:r>
            <w:r w:rsidRPr="00ED3FA0">
              <w:rPr>
                <w:rFonts w:cs="Arial"/>
                <w:color w:val="FF0000"/>
              </w:rPr>
              <w:tab/>
            </w:r>
            <w:r w:rsidRPr="00ED3FA0">
              <w:rPr>
                <w:rFonts w:cs="Arial"/>
                <w:color w:val="FF0000"/>
                <w:u w:val="single"/>
              </w:rPr>
              <w:t>Rente</w:t>
            </w:r>
            <w:r w:rsidR="008A4AF4" w:rsidRPr="00ED3FA0">
              <w:rPr>
                <w:rFonts w:cs="Arial"/>
                <w:color w:val="FF0000"/>
                <w:u w:val="single"/>
              </w:rPr>
              <w:t xml:space="preserve"> en administratiekosten</w:t>
            </w:r>
          </w:p>
          <w:p w14:paraId="239B4AED" w14:textId="77777777" w:rsidR="00C75C3E" w:rsidRPr="00ED3FA0" w:rsidRDefault="00C75C3E" w:rsidP="00E67D24">
            <w:pPr>
              <w:tabs>
                <w:tab w:val="left" w:pos="-720"/>
                <w:tab w:val="left" w:pos="0"/>
                <w:tab w:val="left" w:pos="720"/>
              </w:tabs>
              <w:suppressAutoHyphens/>
              <w:spacing w:line="276" w:lineRule="auto"/>
              <w:ind w:left="1440" w:hanging="1440"/>
              <w:rPr>
                <w:rFonts w:cs="Arial"/>
                <w:color w:val="FF0000"/>
              </w:rPr>
            </w:pPr>
            <w:r w:rsidRPr="00ED3FA0">
              <w:rPr>
                <w:rFonts w:cs="Arial"/>
                <w:color w:val="FF0000"/>
              </w:rPr>
              <w:tab/>
            </w:r>
            <w:r w:rsidRPr="00ED3FA0">
              <w:rPr>
                <w:rFonts w:cs="Arial"/>
                <w:color w:val="FF0000"/>
              </w:rPr>
              <w:tab/>
              <w:t xml:space="preserve">De </w:t>
            </w:r>
            <w:r w:rsidR="00111134" w:rsidRPr="00ED3FA0">
              <w:rPr>
                <w:rFonts w:cs="Arial"/>
                <w:color w:val="FF0000"/>
              </w:rPr>
              <w:t>schuldenaar</w:t>
            </w:r>
            <w:r w:rsidRPr="00ED3FA0">
              <w:rPr>
                <w:rFonts w:cs="Arial"/>
                <w:color w:val="FF0000"/>
              </w:rPr>
              <w:t xml:space="preserve"> is voor het eerst vanaf de datum omschreven in de toepasselijke leningsvoorwaarden tot het einde van de desbetreffende maand naar het overeengekomen percentage rente verschuldigd, berekend over de schuld. </w:t>
            </w:r>
            <w:r w:rsidR="008A4AF4" w:rsidRPr="00ED3FA0">
              <w:rPr>
                <w:rFonts w:cs="Arial"/>
                <w:color w:val="FF0000"/>
              </w:rPr>
              <w:t xml:space="preserve">Eventueel verschuldigde administratiekosten worden separaat maandelijks in rekening gebracht. </w:t>
            </w:r>
            <w:r w:rsidRPr="00ED3FA0">
              <w:rPr>
                <w:rFonts w:cs="Arial"/>
                <w:color w:val="FF0000"/>
              </w:rPr>
              <w:t xml:space="preserve">De rente wordt voor iedere volgende </w:t>
            </w:r>
            <w:r w:rsidRPr="00ED3FA0">
              <w:rPr>
                <w:rFonts w:cs="Arial"/>
                <w:color w:val="FF0000"/>
              </w:rPr>
              <w:lastRenderedPageBreak/>
              <w:t>maand naar het overeengekomen percentage berekend over de schuld per het einde van de daaraan voorafgaande maand. Bij de saldobepaling van de schuld zullen eventueel verschuldigde maar niet betaalde rente, kosten en andere bedragen bij de schuld worden geteld.</w:t>
            </w:r>
          </w:p>
          <w:p w14:paraId="1796373F" w14:textId="77777777" w:rsidR="00C75C3E" w:rsidRPr="00ED3FA0" w:rsidRDefault="00C75C3E" w:rsidP="00E67D24">
            <w:pPr>
              <w:tabs>
                <w:tab w:val="left" w:pos="-720"/>
                <w:tab w:val="left" w:pos="0"/>
                <w:tab w:val="left" w:pos="720"/>
              </w:tabs>
              <w:suppressAutoHyphens/>
              <w:spacing w:line="276" w:lineRule="auto"/>
              <w:ind w:left="1440" w:hanging="1440"/>
              <w:rPr>
                <w:rFonts w:cs="Arial"/>
                <w:color w:val="FF0000"/>
              </w:rPr>
            </w:pPr>
            <w:r w:rsidRPr="00ED3FA0">
              <w:rPr>
                <w:rFonts w:cs="Arial"/>
                <w:color w:val="FF0000"/>
              </w:rPr>
              <w:tab/>
              <w:t>III.</w:t>
            </w:r>
            <w:r w:rsidRPr="00ED3FA0">
              <w:rPr>
                <w:rFonts w:cs="Arial"/>
                <w:color w:val="FF0000"/>
              </w:rPr>
              <w:tab/>
            </w:r>
            <w:r w:rsidRPr="00ED3FA0">
              <w:rPr>
                <w:rFonts w:cs="Arial"/>
                <w:color w:val="FF0000"/>
                <w:u w:val="single"/>
              </w:rPr>
              <w:t>Overige bepalingen</w:t>
            </w:r>
          </w:p>
          <w:p w14:paraId="78D23ADC" w14:textId="77777777" w:rsidR="00657EBC" w:rsidRPr="00ED3FA0" w:rsidRDefault="00C75C3E" w:rsidP="00E67D24">
            <w:pPr>
              <w:tabs>
                <w:tab w:val="left" w:pos="-720"/>
                <w:tab w:val="left" w:pos="0"/>
                <w:tab w:val="left" w:pos="720"/>
              </w:tabs>
              <w:suppressAutoHyphens/>
              <w:spacing w:line="276" w:lineRule="auto"/>
              <w:ind w:left="1440" w:hanging="1440"/>
              <w:rPr>
                <w:rFonts w:cs="Arial"/>
                <w:color w:val="FF0000"/>
              </w:rPr>
            </w:pPr>
            <w:r w:rsidRPr="00ED3FA0">
              <w:rPr>
                <w:rFonts w:cs="Arial"/>
                <w:color w:val="FF0000"/>
              </w:rPr>
              <w:tab/>
            </w:r>
            <w:r w:rsidRPr="00ED3FA0">
              <w:rPr>
                <w:rFonts w:cs="Arial"/>
                <w:color w:val="FF0000"/>
              </w:rPr>
              <w:tab/>
              <w:t>Verder zijn op voormelde lening van toepassing, de algemene leningsvoorwaarden met de daarin opgenomen algemene bepalingen zoals deze in de aan deze akte gehechte offerte zijn overeengekomen, voormelde algemene bepalingen hierna te noemen de 'Algemene bepalingen'.</w:t>
            </w:r>
          </w:p>
        </w:tc>
        <w:tc>
          <w:tcPr>
            <w:tcW w:w="7371" w:type="dxa"/>
          </w:tcPr>
          <w:p w14:paraId="3428F4FF" w14:textId="4312BF14" w:rsidR="00657EBC" w:rsidRDefault="00181E1D" w:rsidP="0006478B">
            <w:r>
              <w:lastRenderedPageBreak/>
              <w:t>Vaste tekst</w:t>
            </w:r>
            <w:r w:rsidR="00D74505">
              <w:t>.</w:t>
            </w:r>
          </w:p>
        </w:tc>
      </w:tr>
    </w:tbl>
    <w:p w14:paraId="4AD95AB4" w14:textId="77777777" w:rsidR="00657EBC" w:rsidRDefault="00657EBC" w:rsidP="00657EBC">
      <w:pPr>
        <w:pStyle w:val="Kop2"/>
      </w:pPr>
      <w:bookmarkStart w:id="325" w:name="_Toc265506406"/>
      <w:bookmarkStart w:id="326" w:name="_Toc128561256"/>
      <w:bookmarkStart w:id="327" w:name="_Toc128561674"/>
      <w:r>
        <w:t>Hypotheekstelling</w:t>
      </w:r>
      <w:bookmarkEnd w:id="325"/>
      <w:bookmarkEnd w:id="326"/>
      <w:bookmarkEnd w:id="327"/>
    </w:p>
    <w:p w14:paraId="0F797EF0" w14:textId="77777777" w:rsidR="00657EBC" w:rsidRDefault="00657EBC" w:rsidP="00657EBC">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768"/>
        <w:gridCol w:w="7374"/>
      </w:tblGrid>
      <w:tr w:rsidR="00EC0CC0" w:rsidRPr="00343045" w14:paraId="5543CC88" w14:textId="77777777" w:rsidTr="00E67D24">
        <w:tc>
          <w:tcPr>
            <w:tcW w:w="6768" w:type="dxa"/>
            <w:shd w:val="clear" w:color="auto" w:fill="DEEAF6" w:themeFill="accent1" w:themeFillTint="33"/>
          </w:tcPr>
          <w:p w14:paraId="6731D538" w14:textId="23361391" w:rsidR="00EC0CC0" w:rsidRPr="00ED3FA0" w:rsidRDefault="00EC0CC0" w:rsidP="00EC0CC0">
            <w:pPr>
              <w:tabs>
                <w:tab w:val="left" w:pos="-720"/>
                <w:tab w:val="left" w:pos="0"/>
                <w:tab w:val="left" w:pos="720"/>
              </w:tabs>
              <w:suppressAutoHyphens/>
              <w:spacing w:line="276" w:lineRule="auto"/>
              <w:ind w:left="1440" w:hanging="1440"/>
              <w:rPr>
                <w:rFonts w:cs="Arial"/>
                <w:color w:val="FF0000"/>
                <w:u w:val="single"/>
              </w:rPr>
            </w:pPr>
            <w:r w:rsidRPr="00ED3FA0">
              <w:rPr>
                <w:b/>
              </w:rPr>
              <w:t>Modeldocument tekst</w:t>
            </w:r>
          </w:p>
        </w:tc>
        <w:tc>
          <w:tcPr>
            <w:tcW w:w="7374" w:type="dxa"/>
            <w:shd w:val="clear" w:color="auto" w:fill="DEEAF6" w:themeFill="accent1" w:themeFillTint="33"/>
          </w:tcPr>
          <w:p w14:paraId="7DCDA51A" w14:textId="532B869B" w:rsidR="00EC0CC0" w:rsidRDefault="00EC0CC0" w:rsidP="00E67D24">
            <w:pPr>
              <w:jc w:val="both"/>
            </w:pPr>
            <w:r w:rsidRPr="00ED3FA0">
              <w:rPr>
                <w:b/>
              </w:rPr>
              <w:t>Toelichting</w:t>
            </w:r>
          </w:p>
        </w:tc>
      </w:tr>
      <w:tr w:rsidR="00657EBC" w:rsidRPr="00343045" w14:paraId="06F9DDCD" w14:textId="77777777" w:rsidTr="00ED3FA0">
        <w:tc>
          <w:tcPr>
            <w:tcW w:w="6768" w:type="dxa"/>
          </w:tcPr>
          <w:p w14:paraId="363FAC7C" w14:textId="77777777" w:rsidR="00C75C3E" w:rsidRPr="00ED3FA0" w:rsidRDefault="00C75C3E" w:rsidP="007702B1">
            <w:pPr>
              <w:tabs>
                <w:tab w:val="left" w:pos="-720"/>
                <w:tab w:val="left" w:pos="0"/>
                <w:tab w:val="left" w:pos="720"/>
              </w:tabs>
              <w:suppressAutoHyphens/>
              <w:spacing w:line="276" w:lineRule="auto"/>
              <w:ind w:left="1440" w:hanging="1440"/>
              <w:rPr>
                <w:rFonts w:cs="Arial"/>
                <w:color w:val="FF0000"/>
              </w:rPr>
            </w:pPr>
            <w:r w:rsidRPr="00ED3FA0">
              <w:rPr>
                <w:rFonts w:cs="Arial"/>
                <w:color w:val="FF0000"/>
                <w:u w:val="single"/>
              </w:rPr>
              <w:t>HYPOTHEEKSTELLING EN VERPANDING</w:t>
            </w:r>
          </w:p>
          <w:p w14:paraId="43C8EE08" w14:textId="77777777" w:rsidR="00C75C3E" w:rsidRPr="00ED3FA0" w:rsidRDefault="00C75C3E" w:rsidP="007702B1">
            <w:pPr>
              <w:tabs>
                <w:tab w:val="left" w:pos="-720"/>
              </w:tabs>
              <w:suppressAutoHyphens/>
              <w:spacing w:line="276" w:lineRule="auto"/>
              <w:rPr>
                <w:rFonts w:cs="Arial"/>
                <w:color w:val="FF0000"/>
              </w:rPr>
            </w:pPr>
            <w:r w:rsidRPr="00ED3FA0">
              <w:rPr>
                <w:rFonts w:cs="Arial"/>
                <w:color w:val="FF0000"/>
                <w:u w:val="single"/>
              </w:rPr>
              <w:t>Tot meerdere zekerheid voor</w:t>
            </w:r>
            <w:r w:rsidRPr="00ED3FA0">
              <w:rPr>
                <w:rFonts w:cs="Arial"/>
                <w:color w:val="FF0000"/>
              </w:rPr>
              <w:t xml:space="preserve">: </w:t>
            </w:r>
          </w:p>
          <w:p w14:paraId="0E6092B5" w14:textId="429D1375" w:rsidR="00657EBC" w:rsidRPr="00ED3FA0" w:rsidRDefault="00C75C3E" w:rsidP="007702B1">
            <w:pPr>
              <w:numPr>
                <w:ilvl w:val="0"/>
                <w:numId w:val="29"/>
              </w:numPr>
              <w:tabs>
                <w:tab w:val="clear" w:pos="1800"/>
                <w:tab w:val="left" w:pos="-720"/>
                <w:tab w:val="left" w:pos="0"/>
                <w:tab w:val="left" w:pos="720"/>
                <w:tab w:val="num" w:pos="1440"/>
              </w:tabs>
              <w:suppressAutoHyphens/>
              <w:spacing w:line="276" w:lineRule="auto"/>
              <w:ind w:left="1440" w:hanging="720"/>
              <w:rPr>
                <w:rFonts w:cs="Arial"/>
                <w:color w:val="FF0000"/>
              </w:rPr>
            </w:pPr>
            <w:r w:rsidRPr="00ED3FA0">
              <w:rPr>
                <w:rFonts w:cs="Arial"/>
                <w:color w:val="FF0000"/>
              </w:rPr>
              <w:t xml:space="preserve">de betaling van de schuld ad </w:t>
            </w:r>
            <w:r w:rsidR="00402E12" w:rsidRPr="00ED3FA0">
              <w:rPr>
                <w:rFonts w:ascii="Times New Roman" w:hAnsi="Times New Roman"/>
              </w:rPr>
              <w:fldChar w:fldCharType="begin"/>
            </w:r>
            <w:r w:rsidR="00402E12" w:rsidRPr="00ED3FA0">
              <w:rPr>
                <w:rFonts w:ascii="Times New Roman" w:hAnsi="Times New Roman"/>
              </w:rPr>
              <w:instrText xml:space="preserve">MacroButton Nomacro </w:instrText>
            </w:r>
            <w:r w:rsidR="00402E12" w:rsidRPr="00ED3FA0">
              <w:rPr>
                <w:rFonts w:ascii="Symbol" w:hAnsi="Symbol"/>
              </w:rPr>
              <w:instrText>§</w:instrText>
            </w:r>
            <w:r w:rsidR="00402E12" w:rsidRPr="00ED3FA0">
              <w:rPr>
                <w:rFonts w:ascii="Times New Roman" w:hAnsi="Times New Roman"/>
              </w:rPr>
              <w:fldChar w:fldCharType="end"/>
            </w:r>
            <w:r w:rsidR="00402E12" w:rsidRPr="00ED3FA0">
              <w:rPr>
                <w:rFonts w:cs="Arial"/>
                <w:color w:val="000000"/>
              </w:rPr>
              <w:t>hypotheekbedrag voluit in letters (hypotheekbedrag in cijfers)</w:t>
            </w:r>
            <w:r w:rsidR="00402E12" w:rsidRPr="00ED3FA0">
              <w:rPr>
                <w:rFonts w:ascii="Times New Roman" w:hAnsi="Times New Roman"/>
              </w:rPr>
              <w:fldChar w:fldCharType="begin"/>
            </w:r>
            <w:r w:rsidR="00402E12" w:rsidRPr="00ED3FA0">
              <w:rPr>
                <w:rFonts w:ascii="Times New Roman" w:hAnsi="Times New Roman"/>
              </w:rPr>
              <w:instrText xml:space="preserve">MacroButton Nomacro </w:instrText>
            </w:r>
            <w:r w:rsidR="00402E12" w:rsidRPr="00ED3FA0">
              <w:rPr>
                <w:rFonts w:ascii="Symbol" w:hAnsi="Symbol"/>
              </w:rPr>
              <w:instrText>§</w:instrText>
            </w:r>
            <w:r w:rsidR="00402E12" w:rsidRPr="00ED3FA0">
              <w:rPr>
                <w:rFonts w:ascii="Times New Roman" w:hAnsi="Times New Roman"/>
              </w:rPr>
              <w:fldChar w:fldCharType="end"/>
            </w:r>
            <w:r w:rsidRPr="00ED3FA0">
              <w:rPr>
                <w:rFonts w:cs="Arial"/>
                <w:color w:val="FF0000"/>
              </w:rPr>
              <w:t xml:space="preserve">, waaronder begrepen de eventueel krachtens de onderhavige overeenkomst te eniger tijd nader verrichte uitbetalingen en waaronder voorts wordt begrepen al hetgeen aan </w:t>
            </w:r>
            <w:r w:rsidR="00351AAD">
              <w:rPr>
                <w:rFonts w:cs="Arial"/>
                <w:color w:val="FF0000"/>
              </w:rPr>
              <w:t xml:space="preserve">Moneyou </w:t>
            </w:r>
            <w:r w:rsidRPr="00ED3FA0">
              <w:rPr>
                <w:rFonts w:cs="Arial"/>
                <w:color w:val="FF0000"/>
              </w:rPr>
              <w:t>verschuldigd is en zal zijn uit hoofde van eventueel in deze akte genoemde eerder verleden akte(n) van geldlening met hypotheekstelling aangaande het hierna genoemde onderpand;</w:t>
            </w:r>
          </w:p>
        </w:tc>
        <w:tc>
          <w:tcPr>
            <w:tcW w:w="7374" w:type="dxa"/>
          </w:tcPr>
          <w:p w14:paraId="29E8EF84" w14:textId="21C4A3AD" w:rsidR="008B5B38" w:rsidRDefault="00181E1D" w:rsidP="00ED3FA0">
            <w:pPr>
              <w:spacing w:before="72"/>
              <w:rPr>
                <w:ins w:id="328" w:author="Groot, Karina de" w:date="2026-10-13T14:41:00Z" w16du:dateUtc="2026-10-13T12:41:00Z"/>
              </w:rPr>
            </w:pPr>
            <w:r>
              <w:t xml:space="preserve">Vaste tekst. </w:t>
            </w:r>
          </w:p>
          <w:p w14:paraId="2BEAA872" w14:textId="0507172F" w:rsidR="004F1137" w:rsidRDefault="004F1137" w:rsidP="00ED3FA0">
            <w:pPr>
              <w:spacing w:before="72"/>
            </w:pPr>
            <w:ins w:id="329" w:author="Groot, Karina de" w:date="2026-10-13T14:41:00Z" w16du:dateUtc="2026-10-13T12:41:00Z">
              <w:r>
                <w:t>Mapping hypotheekbedrag</w:t>
              </w:r>
              <w:r w:rsidR="00ED299F">
                <w:t>:</w:t>
              </w:r>
            </w:ins>
          </w:p>
          <w:p w14:paraId="7A20BC84" w14:textId="1D38F6A7" w:rsidR="008B5B38" w:rsidRPr="00ED3FA0" w:rsidDel="00ED299F" w:rsidRDefault="008B5B38" w:rsidP="00ED299F">
            <w:pPr>
              <w:rPr>
                <w:del w:id="330" w:author="Groot, Karina de" w:date="2026-10-13T14:41:00Z" w16du:dateUtc="2026-10-13T12:41:00Z"/>
                <w:szCs w:val="18"/>
                <w:u w:val="single"/>
              </w:rPr>
              <w:pPrChange w:id="331" w:author="Groot, Karina de" w:date="2026-10-13T14:41:00Z" w16du:dateUtc="2026-10-13T12:41:00Z">
                <w:pPr>
                  <w:spacing w:before="72"/>
                </w:pPr>
              </w:pPrChange>
            </w:pPr>
            <w:r w:rsidRPr="00ED3FA0">
              <w:rPr>
                <w:rFonts w:cs="Arial"/>
                <w:sz w:val="16"/>
                <w:szCs w:val="16"/>
              </w:rPr>
              <w:t>//IMKAD_AangebodenStuk/StukdeelHypotheek [aanduidingHypotheek = leeg of niet aanwezig]</w:t>
            </w:r>
          </w:p>
          <w:p w14:paraId="54ED173A" w14:textId="4208BA58" w:rsidR="008B5B38" w:rsidRPr="00ED3FA0" w:rsidRDefault="008B5B38" w:rsidP="00ED299F">
            <w:pPr>
              <w:ind w:left="204" w:hanging="204"/>
              <w:rPr>
                <w:sz w:val="16"/>
                <w:szCs w:val="16"/>
              </w:rPr>
            </w:pPr>
            <w:del w:id="332" w:author="Groot, Karina de" w:date="2026-10-13T14:42:00Z" w16du:dateUtc="2026-10-13T12:42:00Z">
              <w:r w:rsidRPr="00ED3FA0" w:rsidDel="00ED299F">
                <w:rPr>
                  <w:sz w:val="16"/>
                  <w:szCs w:val="16"/>
                </w:rPr>
                <w:tab/>
              </w:r>
            </w:del>
            <w:ins w:id="333" w:author="Groot, Karina de" w:date="2026-10-13T14:42:00Z" w16du:dateUtc="2026-10-13T12:42:00Z">
              <w:r w:rsidR="00ED299F">
                <w:rPr>
                  <w:sz w:val="16"/>
                  <w:szCs w:val="16"/>
                </w:rPr>
                <w:t xml:space="preserve"> </w:t>
              </w:r>
            </w:ins>
            <w:r w:rsidRPr="00ED3FA0">
              <w:rPr>
                <w:sz w:val="16"/>
                <w:szCs w:val="16"/>
              </w:rPr>
              <w:t>./hoofdsom/som</w:t>
            </w:r>
          </w:p>
          <w:p w14:paraId="26A0EEE7" w14:textId="2E76A936" w:rsidR="00375BB1" w:rsidRPr="00ED3FA0" w:rsidRDefault="008B5B38" w:rsidP="00ED299F">
            <w:pPr>
              <w:spacing w:line="240" w:lineRule="auto"/>
              <w:ind w:left="227"/>
              <w:rPr>
                <w:sz w:val="16"/>
                <w:szCs w:val="16"/>
              </w:rPr>
              <w:pPrChange w:id="334" w:author="Groot, Karina de" w:date="2026-10-13T14:41:00Z" w16du:dateUtc="2026-10-13T12:41:00Z">
                <w:pPr>
                  <w:spacing w:before="72" w:line="240" w:lineRule="auto"/>
                  <w:ind w:left="227"/>
                </w:pPr>
              </w:pPrChange>
            </w:pPr>
            <w:del w:id="335" w:author="Groot, Karina de" w:date="2026-10-13T14:42:00Z" w16du:dateUtc="2026-10-13T12:42:00Z">
              <w:r w:rsidRPr="00ED3FA0" w:rsidDel="00ED299F">
                <w:rPr>
                  <w:sz w:val="16"/>
                  <w:szCs w:val="16"/>
                </w:rPr>
                <w:tab/>
              </w:r>
            </w:del>
            <w:r w:rsidRPr="00ED3FA0">
              <w:rPr>
                <w:sz w:val="16"/>
                <w:szCs w:val="16"/>
              </w:rPr>
              <w:t>./hoofdsom/valuta</w:t>
            </w:r>
          </w:p>
        </w:tc>
      </w:tr>
      <w:tr w:rsidR="00EC0CC0" w:rsidRPr="00343045" w14:paraId="25549052" w14:textId="77777777" w:rsidTr="00ED3FA0">
        <w:tc>
          <w:tcPr>
            <w:tcW w:w="6768" w:type="dxa"/>
          </w:tcPr>
          <w:p w14:paraId="6EE0085F" w14:textId="77777777" w:rsidR="00EC0CC0" w:rsidRPr="00ED3FA0" w:rsidRDefault="00EC0CC0" w:rsidP="007702B1">
            <w:pPr>
              <w:tabs>
                <w:tab w:val="left" w:pos="-720"/>
                <w:tab w:val="left" w:pos="720"/>
                <w:tab w:val="left" w:pos="1440"/>
              </w:tabs>
              <w:suppressAutoHyphens/>
              <w:spacing w:line="276" w:lineRule="auto"/>
              <w:ind w:left="2160" w:hanging="1287"/>
              <w:rPr>
                <w:rFonts w:cs="Arial"/>
                <w:color w:val="FF0000"/>
              </w:rPr>
            </w:pPr>
            <w:r w:rsidRPr="00ED3FA0">
              <w:rPr>
                <w:rFonts w:cs="Arial"/>
                <w:color w:val="FF0000"/>
              </w:rPr>
              <w:t>b.</w:t>
            </w:r>
            <w:r w:rsidRPr="00ED3FA0">
              <w:rPr>
                <w:rFonts w:cs="Arial"/>
                <w:color w:val="FF0000"/>
              </w:rPr>
              <w:tab/>
              <w:t>1.</w:t>
            </w:r>
            <w:r w:rsidRPr="00ED3FA0">
              <w:rPr>
                <w:rFonts w:cs="Arial"/>
                <w:color w:val="FF0000"/>
              </w:rPr>
              <w:tab/>
              <w:t>voldoening van de bedongen rente alsmede de eventueel later over</w:t>
            </w:r>
            <w:r w:rsidRPr="00ED3FA0">
              <w:rPr>
                <w:rFonts w:cs="Arial"/>
                <w:color w:val="FF0000"/>
              </w:rPr>
              <w:softHyphen/>
              <w:t>een te komen verhoging daarvan;</w:t>
            </w:r>
          </w:p>
          <w:p w14:paraId="0974E8E5" w14:textId="47425851" w:rsidR="00CA0AA8" w:rsidRPr="00852A57" w:rsidRDefault="00EC0CC0" w:rsidP="00CA0AA8">
            <w:pPr>
              <w:tabs>
                <w:tab w:val="left" w:pos="-720"/>
                <w:tab w:val="left" w:pos="0"/>
                <w:tab w:val="left" w:pos="720"/>
                <w:tab w:val="left" w:pos="1440"/>
              </w:tabs>
              <w:suppressAutoHyphens/>
              <w:ind w:left="2160" w:hanging="2160"/>
              <w:rPr>
                <w:rFonts w:cs="Arial"/>
                <w:color w:val="FF0000"/>
              </w:rPr>
            </w:pPr>
            <w:r w:rsidRPr="00ED3FA0">
              <w:rPr>
                <w:rFonts w:cs="Arial"/>
                <w:color w:val="FF0000"/>
              </w:rPr>
              <w:lastRenderedPageBreak/>
              <w:tab/>
            </w:r>
            <w:r w:rsidRPr="00ED3FA0">
              <w:rPr>
                <w:rFonts w:cs="Arial"/>
                <w:color w:val="FF0000"/>
              </w:rPr>
              <w:tab/>
              <w:t>2.</w:t>
            </w:r>
            <w:r w:rsidRPr="00ED3FA0">
              <w:rPr>
                <w:rFonts w:cs="Arial"/>
                <w:color w:val="FF0000"/>
              </w:rPr>
              <w:tab/>
              <w:t xml:space="preserve">voldoening van alle boeten, kosten en rechten, schadevergoedingen en al hetgeen </w:t>
            </w:r>
            <w:r>
              <w:rPr>
                <w:rFonts w:cs="Arial"/>
                <w:color w:val="FF0000"/>
              </w:rPr>
              <w:t xml:space="preserve">Moneyou </w:t>
            </w:r>
            <w:r w:rsidRPr="00ED3FA0">
              <w:rPr>
                <w:rFonts w:cs="Arial"/>
                <w:color w:val="FF0000"/>
              </w:rPr>
              <w:t>verder uit hoofde van de lening van de schuldenaar te vorderen mocht hebben, welke onder 1 en 2 bedoelde bedragen worden begroot op een totaal bedrag ad</w:t>
            </w:r>
            <w:r w:rsidR="00CA0AA8" w:rsidRPr="00F96CB5">
              <w:rPr>
                <w:rFonts w:cs="Arial"/>
              </w:rPr>
              <w:t xml:space="preserve"> </w:t>
            </w:r>
            <w:r w:rsidR="00CA0AA8" w:rsidRPr="00F96CB5">
              <w:rPr>
                <w:rFonts w:cs="Arial"/>
              </w:rPr>
              <w:fldChar w:fldCharType="begin"/>
            </w:r>
            <w:r w:rsidR="00CA0AA8" w:rsidRPr="00F96CB5">
              <w:rPr>
                <w:rFonts w:cs="Arial"/>
              </w:rPr>
              <w:instrText>MacroButton Nomacro §</w:instrText>
            </w:r>
            <w:r w:rsidR="00CA0AA8" w:rsidRPr="00F96CB5">
              <w:rPr>
                <w:rFonts w:cs="Arial"/>
              </w:rPr>
              <w:fldChar w:fldCharType="end"/>
            </w:r>
            <w:r w:rsidR="00CA0AA8" w:rsidRPr="00852A57">
              <w:rPr>
                <w:rFonts w:cs="Arial"/>
                <w:color w:val="000000"/>
              </w:rPr>
              <w:t>bedrag voluit in letters (bedrag in cijfers)</w:t>
            </w:r>
            <w:r w:rsidR="00CA0AA8" w:rsidRPr="00F96CB5">
              <w:rPr>
                <w:rFonts w:cs="Arial"/>
              </w:rPr>
              <w:fldChar w:fldCharType="begin"/>
            </w:r>
            <w:r w:rsidR="00CA0AA8" w:rsidRPr="00F96CB5">
              <w:rPr>
                <w:rFonts w:cs="Arial"/>
              </w:rPr>
              <w:instrText>MacroButton Nomacro §</w:instrText>
            </w:r>
            <w:r w:rsidR="00CA0AA8" w:rsidRPr="00F96CB5">
              <w:rPr>
                <w:rFonts w:cs="Arial"/>
              </w:rPr>
              <w:fldChar w:fldCharType="end"/>
            </w:r>
            <w:r w:rsidR="00CA0AA8" w:rsidRPr="00852A57">
              <w:rPr>
                <w:rFonts w:cs="Arial"/>
                <w:color w:val="FF0000"/>
              </w:rPr>
              <w:t>;</w:t>
            </w:r>
          </w:p>
          <w:p w14:paraId="66A294F5" w14:textId="65175EA6" w:rsidR="00EC0CC0" w:rsidRPr="00ED3FA0" w:rsidRDefault="00CA0AA8">
            <w:pPr>
              <w:tabs>
                <w:tab w:val="left" w:pos="-720"/>
                <w:tab w:val="left" w:pos="0"/>
              </w:tabs>
              <w:suppressAutoHyphens/>
              <w:spacing w:line="276" w:lineRule="auto"/>
              <w:ind w:left="1440" w:hanging="1620"/>
              <w:rPr>
                <w:rFonts w:cs="Arial"/>
                <w:color w:val="FF0000"/>
              </w:rPr>
              <w:pPrChange w:id="336" w:author="Groot, Karina de" w:date="2026-09-08T11:03:00Z" w16du:dateUtc="2026-09-08T09:03:00Z">
                <w:pPr>
                  <w:tabs>
                    <w:tab w:val="left" w:pos="-720"/>
                    <w:tab w:val="left" w:pos="1440"/>
                  </w:tabs>
                  <w:suppressAutoHyphens/>
                  <w:spacing w:line="276" w:lineRule="auto"/>
                  <w:ind w:left="3756" w:hanging="2340"/>
                </w:pPr>
              </w:pPrChange>
            </w:pPr>
            <w:r w:rsidRPr="00852A57">
              <w:rPr>
                <w:rFonts w:cs="Arial"/>
              </w:rPr>
              <w:tab/>
            </w:r>
            <w:r w:rsidRPr="00852A57">
              <w:rPr>
                <w:rFonts w:cs="Arial"/>
              </w:rPr>
              <w:tab/>
            </w:r>
            <w:r w:rsidRPr="00852A57">
              <w:rPr>
                <w:rFonts w:cs="Arial"/>
                <w:color w:val="FF0000"/>
              </w:rPr>
              <w:t>derhalve tot een totaalbedrag ad</w:t>
            </w:r>
            <w:r w:rsidRPr="00852A57">
              <w:rPr>
                <w:rFonts w:cs="Arial"/>
              </w:rPr>
              <w:t xml:space="preserve"> </w:t>
            </w:r>
            <w:r w:rsidRPr="00F96CB5">
              <w:rPr>
                <w:rFonts w:cs="Arial"/>
              </w:rPr>
              <w:fldChar w:fldCharType="begin"/>
            </w:r>
            <w:r w:rsidRPr="00F96CB5">
              <w:rPr>
                <w:rFonts w:cs="Arial"/>
              </w:rPr>
              <w:instrText>MacroButton Nomacro §</w:instrText>
            </w:r>
            <w:r w:rsidRPr="00F96CB5">
              <w:rPr>
                <w:rFonts w:cs="Arial"/>
              </w:rPr>
              <w:fldChar w:fldCharType="end"/>
            </w:r>
            <w:r w:rsidRPr="00852A57">
              <w:rPr>
                <w:rFonts w:cs="Arial"/>
                <w:color w:val="000000"/>
              </w:rPr>
              <w:t>bedrag voluit in letters (bedrag in cijfers)</w:t>
            </w:r>
            <w:r w:rsidRPr="00F96CB5">
              <w:rPr>
                <w:rFonts w:cs="Arial"/>
              </w:rPr>
              <w:fldChar w:fldCharType="begin"/>
            </w:r>
            <w:r w:rsidRPr="00F96CB5">
              <w:rPr>
                <w:rFonts w:cs="Arial"/>
              </w:rPr>
              <w:instrText>MacroButton Nomacro §</w:instrText>
            </w:r>
            <w:r w:rsidRPr="00F96CB5">
              <w:rPr>
                <w:rFonts w:cs="Arial"/>
              </w:rPr>
              <w:fldChar w:fldCharType="end"/>
            </w:r>
            <w:r w:rsidR="00EC0CC0" w:rsidRPr="00ED3FA0">
              <w:rPr>
                <w:rFonts w:cs="Arial"/>
                <w:color w:val="FF0000"/>
              </w:rPr>
              <w:t>;</w:t>
            </w:r>
          </w:p>
          <w:p w14:paraId="613564DC" w14:textId="77777777" w:rsidR="00EC0CC0" w:rsidRPr="00ED3FA0" w:rsidRDefault="00EC0CC0" w:rsidP="00EC0CC0">
            <w:pPr>
              <w:tabs>
                <w:tab w:val="left" w:pos="-720"/>
                <w:tab w:val="left" w:pos="0"/>
                <w:tab w:val="left" w:pos="720"/>
              </w:tabs>
              <w:suppressAutoHyphens/>
              <w:spacing w:line="276" w:lineRule="auto"/>
              <w:ind w:left="1440" w:hanging="1440"/>
              <w:rPr>
                <w:rFonts w:cs="Arial"/>
                <w:color w:val="FF0000"/>
                <w:u w:val="single"/>
              </w:rPr>
            </w:pPr>
          </w:p>
        </w:tc>
        <w:tc>
          <w:tcPr>
            <w:tcW w:w="7374" w:type="dxa"/>
          </w:tcPr>
          <w:p w14:paraId="3B67525D" w14:textId="68DE7F66" w:rsidR="00EC0CC0" w:rsidRDefault="00181E1D" w:rsidP="00EE55AF">
            <w:pPr>
              <w:spacing w:line="276" w:lineRule="auto"/>
            </w:pPr>
            <w:r>
              <w:lastRenderedPageBreak/>
              <w:t>Vaste tekst.</w:t>
            </w:r>
          </w:p>
          <w:p w14:paraId="76B5BB62" w14:textId="77777777" w:rsidR="00EE55AF" w:rsidRDefault="00EE55AF" w:rsidP="00E67D24">
            <w:pPr>
              <w:spacing w:line="276" w:lineRule="auto"/>
            </w:pPr>
          </w:p>
          <w:p w14:paraId="05CF932E" w14:textId="2111A587" w:rsidR="00EC0CC0" w:rsidDel="004F1137" w:rsidRDefault="00EC0CC0" w:rsidP="00E67D24">
            <w:pPr>
              <w:spacing w:line="276" w:lineRule="auto"/>
              <w:rPr>
                <w:del w:id="337" w:author="Groot, Karina de" w:date="2026-10-13T14:40:00Z" w16du:dateUtc="2026-10-13T12:40:00Z"/>
              </w:rPr>
            </w:pPr>
            <w:del w:id="338" w:author="Groot, Karina de" w:date="2026-10-13T14:40:00Z" w16du:dateUtc="2026-10-13T12:40:00Z">
              <w:r w:rsidDel="004F1137">
                <w:delText>Bedrag aan rente en kosten en totaalbedrag, voor deze bedragen gelden de volgende percentages ten opzichte van de hoofdsom (= 100%):</w:delText>
              </w:r>
            </w:del>
          </w:p>
          <w:p w14:paraId="074DF394" w14:textId="750DA0D8" w:rsidR="00EC0CC0" w:rsidDel="004F1137" w:rsidRDefault="00EC0CC0" w:rsidP="00E67D24">
            <w:pPr>
              <w:numPr>
                <w:ilvl w:val="0"/>
                <w:numId w:val="18"/>
              </w:numPr>
              <w:spacing w:line="276" w:lineRule="auto"/>
              <w:rPr>
                <w:del w:id="339" w:author="Groot, Karina de" w:date="2026-10-13T14:40:00Z" w16du:dateUtc="2026-10-13T12:40:00Z"/>
              </w:rPr>
            </w:pPr>
            <w:del w:id="340" w:author="Groot, Karina de" w:date="2026-10-13T14:40:00Z" w16du:dateUtc="2026-10-13T12:40:00Z">
              <w:r w:rsidDel="004F1137">
                <w:delText>rente en kosten = 40%</w:delText>
              </w:r>
            </w:del>
          </w:p>
          <w:p w14:paraId="54861A27" w14:textId="26E07070" w:rsidR="00EC0CC0" w:rsidRDefault="00EC0CC0" w:rsidP="00E67D24">
            <w:pPr>
              <w:numPr>
                <w:ilvl w:val="0"/>
                <w:numId w:val="18"/>
              </w:numPr>
              <w:spacing w:line="276" w:lineRule="auto"/>
            </w:pPr>
            <w:del w:id="341" w:author="Groot, Karina de" w:date="2026-10-13T14:40:00Z" w16du:dateUtc="2026-10-13T12:40:00Z">
              <w:r w:rsidDel="004F1137">
                <w:delText>tezamen ten belope van = 140%</w:delText>
              </w:r>
            </w:del>
          </w:p>
          <w:p w14:paraId="7F6C281B" w14:textId="4D421F08" w:rsidR="00EC0CC0" w:rsidRPr="00ED3FA0" w:rsidRDefault="00EC0CC0" w:rsidP="00E67D24">
            <w:pPr>
              <w:spacing w:line="276" w:lineRule="auto"/>
              <w:rPr>
                <w:szCs w:val="18"/>
                <w:u w:val="single"/>
              </w:rPr>
            </w:pPr>
            <w:r w:rsidRPr="00ED3FA0">
              <w:rPr>
                <w:szCs w:val="18"/>
                <w:u w:val="single"/>
              </w:rPr>
              <w:lastRenderedPageBreak/>
              <w:t>Mapping bedrag</w:t>
            </w:r>
            <w:ins w:id="342" w:author="Groot, Karina de" w:date="2026-10-13T14:40:00Z" w16du:dateUtc="2026-10-13T12:40:00Z">
              <w:r w:rsidR="004F1137">
                <w:rPr>
                  <w:szCs w:val="18"/>
                  <w:u w:val="single"/>
                </w:rPr>
                <w:t>rente</w:t>
              </w:r>
            </w:ins>
            <w:r w:rsidRPr="00ED3FA0">
              <w:rPr>
                <w:szCs w:val="18"/>
                <w:u w:val="single"/>
              </w:rPr>
              <w:t>:</w:t>
            </w:r>
          </w:p>
          <w:p w14:paraId="734B8EB0" w14:textId="77777777" w:rsidR="00EC0CC0" w:rsidRPr="00ED3FA0" w:rsidRDefault="00EC0CC0" w:rsidP="00E67D24">
            <w:pPr>
              <w:spacing w:line="276" w:lineRule="auto"/>
              <w:rPr>
                <w:szCs w:val="18"/>
                <w:u w:val="single"/>
              </w:rPr>
            </w:pPr>
            <w:r w:rsidRPr="00ED3FA0">
              <w:rPr>
                <w:rFonts w:cs="Arial"/>
                <w:sz w:val="16"/>
                <w:szCs w:val="16"/>
              </w:rPr>
              <w:t>//IMKAD_AangebodenStuk/StukdeelHypotheek [aanduidingHypotheek = leeg of niet aanwezig]</w:t>
            </w:r>
          </w:p>
          <w:p w14:paraId="34ADF1F2" w14:textId="77777777" w:rsidR="00EC0CC0" w:rsidRPr="00ED3FA0" w:rsidRDefault="00EC0CC0" w:rsidP="00E67D24">
            <w:pPr>
              <w:spacing w:line="276" w:lineRule="auto"/>
              <w:rPr>
                <w:sz w:val="16"/>
                <w:szCs w:val="16"/>
              </w:rPr>
            </w:pPr>
            <w:r w:rsidRPr="00ED3FA0">
              <w:rPr>
                <w:sz w:val="16"/>
                <w:szCs w:val="16"/>
              </w:rPr>
              <w:tab/>
              <w:t>./bedragRente/som</w:t>
            </w:r>
          </w:p>
          <w:p w14:paraId="10279C12" w14:textId="77777777" w:rsidR="00EC0CC0" w:rsidRPr="00ED3FA0" w:rsidRDefault="00EC0CC0" w:rsidP="00E67D24">
            <w:pPr>
              <w:spacing w:line="276" w:lineRule="auto"/>
              <w:rPr>
                <w:sz w:val="16"/>
                <w:szCs w:val="16"/>
              </w:rPr>
            </w:pPr>
            <w:r w:rsidRPr="00ED3FA0">
              <w:rPr>
                <w:sz w:val="16"/>
                <w:szCs w:val="16"/>
              </w:rPr>
              <w:tab/>
              <w:t>./bedragRente/valuta</w:t>
            </w:r>
          </w:p>
          <w:p w14:paraId="5A9B1922" w14:textId="77777777" w:rsidR="00EC0CC0" w:rsidRPr="00ED3FA0" w:rsidRDefault="00EC0CC0" w:rsidP="00E67D24">
            <w:pPr>
              <w:spacing w:line="276" w:lineRule="auto"/>
              <w:rPr>
                <w:szCs w:val="18"/>
              </w:rPr>
            </w:pPr>
          </w:p>
          <w:p w14:paraId="0B2008D8" w14:textId="77777777" w:rsidR="00EC0CC0" w:rsidRPr="00ED3FA0" w:rsidRDefault="00EC0CC0" w:rsidP="00E67D24">
            <w:pPr>
              <w:spacing w:line="276" w:lineRule="auto"/>
              <w:rPr>
                <w:szCs w:val="18"/>
                <w:u w:val="single"/>
              </w:rPr>
            </w:pPr>
            <w:r w:rsidRPr="00ED3FA0">
              <w:rPr>
                <w:szCs w:val="18"/>
                <w:u w:val="single"/>
              </w:rPr>
              <w:t>Mapping totaalbedrag:</w:t>
            </w:r>
          </w:p>
          <w:p w14:paraId="66FFF1A0" w14:textId="77777777" w:rsidR="00EC0CC0" w:rsidRPr="00ED3FA0" w:rsidRDefault="00EC0CC0" w:rsidP="00E67D24">
            <w:pPr>
              <w:spacing w:line="276" w:lineRule="auto"/>
              <w:rPr>
                <w:szCs w:val="18"/>
                <w:u w:val="single"/>
              </w:rPr>
            </w:pPr>
            <w:r w:rsidRPr="00ED3FA0">
              <w:rPr>
                <w:rFonts w:cs="Arial"/>
                <w:sz w:val="16"/>
                <w:szCs w:val="16"/>
              </w:rPr>
              <w:t>//IMKAD_AangebodenStuk/StukdeelHypotheek [aanduidingHypotheek = leeg of niet aanwezig]</w:t>
            </w:r>
          </w:p>
          <w:p w14:paraId="03E578F2" w14:textId="77777777" w:rsidR="00EC0CC0" w:rsidRPr="00ED3FA0" w:rsidRDefault="00EC0CC0" w:rsidP="00E67D24">
            <w:pPr>
              <w:spacing w:line="276" w:lineRule="auto"/>
              <w:rPr>
                <w:sz w:val="16"/>
                <w:szCs w:val="16"/>
              </w:rPr>
            </w:pPr>
            <w:r w:rsidRPr="00ED3FA0">
              <w:rPr>
                <w:sz w:val="16"/>
                <w:szCs w:val="16"/>
              </w:rPr>
              <w:tab/>
              <w:t>./bedragTotaal/som</w:t>
            </w:r>
          </w:p>
          <w:p w14:paraId="586B3EC9" w14:textId="155D8C05" w:rsidR="00EC0CC0" w:rsidRDefault="00EC0CC0" w:rsidP="00E67D24">
            <w:pPr>
              <w:spacing w:line="276" w:lineRule="auto"/>
            </w:pPr>
            <w:r w:rsidRPr="00ED3FA0">
              <w:rPr>
                <w:sz w:val="16"/>
                <w:szCs w:val="16"/>
              </w:rPr>
              <w:tab/>
              <w:t>./bedragTotaal/valuta</w:t>
            </w:r>
          </w:p>
        </w:tc>
      </w:tr>
    </w:tbl>
    <w:p w14:paraId="3ABEB8B2" w14:textId="13E7FC20" w:rsidR="007F4EF1" w:rsidRDefault="007F4EF1"/>
    <w:p w14:paraId="1AA6F6D4" w14:textId="23507DFC" w:rsidR="00A07C46" w:rsidRPr="00E538A6" w:rsidRDefault="00A07C46" w:rsidP="00E67D24">
      <w:pPr>
        <w:pStyle w:val="Kop2"/>
      </w:pPr>
      <w:bookmarkStart w:id="343" w:name="_Toc128561594"/>
      <w:bookmarkStart w:id="344" w:name="_Toc128561696"/>
      <w:bookmarkStart w:id="345" w:name="_Toc128561697"/>
      <w:bookmarkEnd w:id="343"/>
      <w:bookmarkEnd w:id="344"/>
      <w:r w:rsidRPr="00E538A6">
        <w:t>Verpanding</w:t>
      </w:r>
      <w:bookmarkEnd w:id="345"/>
    </w:p>
    <w:p w14:paraId="03D12DEC" w14:textId="77777777" w:rsidR="00A44B0E" w:rsidRDefault="00A44B0E" w:rsidP="00657EBC">
      <w:pPr>
        <w:rPr>
          <w:lang w:val="nl"/>
        </w:rPr>
      </w:pPr>
      <w:bookmarkStart w:id="346" w:name="_Toc128561279"/>
      <w:bookmarkEnd w:id="346"/>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A44B0E" w:rsidRPr="00343045" w14:paraId="07A3F09D" w14:textId="77777777" w:rsidTr="00E67D24">
        <w:tc>
          <w:tcPr>
            <w:tcW w:w="6771" w:type="dxa"/>
            <w:shd w:val="clear" w:color="auto" w:fill="DEEAF6" w:themeFill="accent1" w:themeFillTint="33"/>
          </w:tcPr>
          <w:p w14:paraId="67D68118" w14:textId="224541D9" w:rsidR="00A44B0E" w:rsidRPr="00ED3FA0" w:rsidRDefault="00A44B0E" w:rsidP="0006478B">
            <w:pPr>
              <w:rPr>
                <w:rFonts w:cs="Arial"/>
                <w:color w:val="FF0000"/>
              </w:rPr>
            </w:pPr>
            <w:r w:rsidRPr="00ED3FA0">
              <w:rPr>
                <w:b/>
              </w:rPr>
              <w:t>Modeldocument tekst</w:t>
            </w:r>
          </w:p>
        </w:tc>
        <w:tc>
          <w:tcPr>
            <w:tcW w:w="7371" w:type="dxa"/>
            <w:shd w:val="clear" w:color="auto" w:fill="DEEAF6" w:themeFill="accent1" w:themeFillTint="33"/>
          </w:tcPr>
          <w:p w14:paraId="2B236344" w14:textId="68D36301" w:rsidR="00A44B0E" w:rsidRDefault="00A44B0E" w:rsidP="008B5B38">
            <w:r w:rsidRPr="00ED3FA0">
              <w:rPr>
                <w:b/>
              </w:rPr>
              <w:t>Toelichting</w:t>
            </w:r>
          </w:p>
        </w:tc>
      </w:tr>
      <w:tr w:rsidR="00657EBC" w:rsidRPr="00343045" w14:paraId="13D47B7A" w14:textId="77777777" w:rsidTr="00ED3FA0">
        <w:tc>
          <w:tcPr>
            <w:tcW w:w="6771" w:type="dxa"/>
          </w:tcPr>
          <w:p w14:paraId="792CCDBA" w14:textId="11F8DADF" w:rsidR="00657EBC" w:rsidRPr="00ED3FA0" w:rsidRDefault="00402E12" w:rsidP="007702B1">
            <w:pPr>
              <w:spacing w:line="276" w:lineRule="auto"/>
              <w:rPr>
                <w:color w:val="800080"/>
              </w:rPr>
            </w:pPr>
            <w:r w:rsidRPr="00ED3FA0">
              <w:rPr>
                <w:rFonts w:cs="Arial"/>
                <w:color w:val="FF0000"/>
              </w:rPr>
              <w:t xml:space="preserve">verleent de </w:t>
            </w:r>
            <w:r w:rsidR="00111134" w:rsidRPr="00ED3FA0">
              <w:rPr>
                <w:rFonts w:cs="Arial"/>
                <w:color w:val="FF0000"/>
              </w:rPr>
              <w:t>schuldenaar</w:t>
            </w:r>
            <w:r w:rsidRPr="00ED3FA0">
              <w:rPr>
                <w:rFonts w:cs="Arial"/>
                <w:color w:val="FF0000"/>
              </w:rPr>
              <w:t xml:space="preserve"> bij deze aan </w:t>
            </w:r>
            <w:r w:rsidR="00351AAD">
              <w:rPr>
                <w:rFonts w:cs="Arial"/>
                <w:color w:val="FF0000"/>
              </w:rPr>
              <w:t>Moneyou</w:t>
            </w:r>
            <w:r w:rsidRPr="00ED3FA0">
              <w:rPr>
                <w:rFonts w:cs="Arial"/>
                <w:color w:val="FF0000"/>
              </w:rPr>
              <w:t xml:space="preserve">, die van de </w:t>
            </w:r>
            <w:r w:rsidR="00111134" w:rsidRPr="00ED3FA0">
              <w:rPr>
                <w:rFonts w:cs="Arial"/>
                <w:color w:val="FF0000"/>
              </w:rPr>
              <w:t>schuldenaar</w:t>
            </w:r>
            <w:r w:rsidRPr="00ED3FA0">
              <w:rPr>
                <w:rFonts w:cs="Arial"/>
                <w:color w:val="FF0000"/>
              </w:rPr>
              <w:t xml:space="preserve"> aanvaardt, het recht van</w:t>
            </w:r>
            <w:r w:rsidR="00CA0AA8">
              <w:rPr>
                <w:rFonts w:ascii="Times New Roman" w:hAnsi="Times New Roman"/>
              </w:rPr>
              <w:t xml:space="preserve"> </w:t>
            </w:r>
            <w:r w:rsidR="00CA0AA8" w:rsidRPr="00F96CB5">
              <w:rPr>
                <w:rFonts w:cs="Arial"/>
              </w:rPr>
              <w:fldChar w:fldCharType="begin"/>
            </w:r>
            <w:r w:rsidR="00CA0AA8" w:rsidRPr="00F96CB5">
              <w:rPr>
                <w:rFonts w:cs="Arial"/>
              </w:rPr>
              <w:instrText>MacroButton Nomacro §</w:instrText>
            </w:r>
            <w:r w:rsidR="00CA0AA8" w:rsidRPr="00F96CB5">
              <w:rPr>
                <w:rFonts w:cs="Arial"/>
              </w:rPr>
              <w:fldChar w:fldCharType="end"/>
            </w:r>
            <w:r w:rsidR="00CA0AA8" w:rsidRPr="00947BC5">
              <w:rPr>
                <w:rFonts w:cs="Arial"/>
              </w:rPr>
              <w:t>telwoord</w:t>
            </w:r>
            <w:r w:rsidR="00CA0AA8" w:rsidRPr="00F96CB5">
              <w:rPr>
                <w:rFonts w:cs="Arial"/>
              </w:rPr>
              <w:fldChar w:fldCharType="begin"/>
            </w:r>
            <w:r w:rsidR="00CA0AA8" w:rsidRPr="00F96CB5">
              <w:rPr>
                <w:rFonts w:cs="Arial"/>
              </w:rPr>
              <w:instrText>MacroButton Nomacro §</w:instrText>
            </w:r>
            <w:r w:rsidR="00CA0AA8" w:rsidRPr="00F96CB5">
              <w:rPr>
                <w:rFonts w:cs="Arial"/>
              </w:rPr>
              <w:fldChar w:fldCharType="end"/>
            </w:r>
            <w:r w:rsidRPr="00ED3FA0">
              <w:rPr>
                <w:rFonts w:cs="Arial"/>
              </w:rPr>
              <w:t xml:space="preserve"> </w:t>
            </w:r>
            <w:r w:rsidRPr="00ED3FA0">
              <w:rPr>
                <w:rFonts w:cs="Arial"/>
                <w:color w:val="FF0000"/>
              </w:rPr>
              <w:t>hypotheek op het hierna te omschrijven onderpand:</w:t>
            </w:r>
          </w:p>
        </w:tc>
        <w:tc>
          <w:tcPr>
            <w:tcW w:w="7371" w:type="dxa"/>
          </w:tcPr>
          <w:p w14:paraId="46DD491D" w14:textId="77777777" w:rsidR="008B5B38" w:rsidRPr="00ED3FA0" w:rsidRDefault="008B5B38" w:rsidP="007702B1">
            <w:pPr>
              <w:spacing w:line="276" w:lineRule="auto"/>
              <w:rPr>
                <w:u w:val="single"/>
              </w:rPr>
            </w:pPr>
            <w:r>
              <w:t>Deze tekst wordt altijd vermeld, waarbij telwoord optioneel is.</w:t>
            </w:r>
            <w:r w:rsidRPr="00ED3FA0">
              <w:rPr>
                <w:lang w:val="nl"/>
              </w:rPr>
              <w:t xml:space="preserve"> Wanneer het telwoord niet in de akte moet worden vermeld dan wordt deze variabele niet opgenomen in het essentialiabestand. Deze variabele wordt als getal in het essentialiabestand opgenomen maar als tekst in de akte.</w:t>
            </w:r>
          </w:p>
          <w:p w14:paraId="324AB0C8" w14:textId="77777777" w:rsidR="008B5B38" w:rsidRDefault="008B5B38" w:rsidP="008B5B38"/>
          <w:p w14:paraId="766CBAED" w14:textId="77777777" w:rsidR="008B5B38" w:rsidRPr="00ED3FA0" w:rsidRDefault="008B5B38" w:rsidP="008B5B38">
            <w:pPr>
              <w:rPr>
                <w:szCs w:val="18"/>
                <w:u w:val="single"/>
              </w:rPr>
            </w:pPr>
            <w:r w:rsidRPr="00ED3FA0">
              <w:rPr>
                <w:szCs w:val="18"/>
                <w:u w:val="single"/>
              </w:rPr>
              <w:t>Mapping:</w:t>
            </w:r>
          </w:p>
          <w:p w14:paraId="444C00DF" w14:textId="77777777" w:rsidR="008B5B38" w:rsidRPr="00ED3FA0" w:rsidRDefault="008B5B38" w:rsidP="00ED3FA0">
            <w:pPr>
              <w:spacing w:before="72"/>
              <w:rPr>
                <w:szCs w:val="18"/>
                <w:u w:val="single"/>
              </w:rPr>
            </w:pPr>
            <w:r w:rsidRPr="00ED3FA0">
              <w:rPr>
                <w:rFonts w:cs="Arial"/>
                <w:sz w:val="16"/>
                <w:szCs w:val="16"/>
              </w:rPr>
              <w:t>//IMKAD_AangebodenStuk/StukdeelHypotheek [aanduidingHypotheek = leeg of niet aanwezig]</w:t>
            </w:r>
          </w:p>
          <w:p w14:paraId="32CA3EB5" w14:textId="77777777" w:rsidR="00657EBC" w:rsidRPr="00943EC1" w:rsidRDefault="008B5B38" w:rsidP="00ED3FA0">
            <w:pPr>
              <w:spacing w:line="240" w:lineRule="auto"/>
            </w:pPr>
            <w:r w:rsidRPr="00ED3FA0">
              <w:rPr>
                <w:szCs w:val="18"/>
              </w:rPr>
              <w:tab/>
            </w:r>
            <w:r w:rsidRPr="00ED3FA0">
              <w:rPr>
                <w:sz w:val="16"/>
                <w:szCs w:val="16"/>
              </w:rPr>
              <w:t>./rangordeHypotheek</w:t>
            </w:r>
          </w:p>
        </w:tc>
      </w:tr>
      <w:tr w:rsidR="00657EBC" w:rsidRPr="00343045" w14:paraId="765DDDD6" w14:textId="77777777" w:rsidTr="00ED3FA0">
        <w:tc>
          <w:tcPr>
            <w:tcW w:w="6771" w:type="dxa"/>
          </w:tcPr>
          <w:p w14:paraId="5991A301" w14:textId="77777777" w:rsidR="00657EBC" w:rsidRPr="00ED3FA0" w:rsidRDefault="00657EBC" w:rsidP="00ED3FA0">
            <w:pPr>
              <w:autoSpaceDE w:val="0"/>
              <w:autoSpaceDN w:val="0"/>
              <w:adjustRightInd w:val="0"/>
              <w:rPr>
                <w:rFonts w:cs="Arial"/>
                <w:color w:val="FF0000"/>
              </w:rPr>
            </w:pPr>
            <w:r w:rsidRPr="00ED3FA0">
              <w:rPr>
                <w:rFonts w:cs="Arial"/>
                <w:color w:val="FF0000"/>
                <w:highlight w:val="yellow"/>
              </w:rPr>
              <w:t>TEKSTBLOK RECHT</w:t>
            </w:r>
            <w:r w:rsidRPr="00ED3FA0">
              <w:rPr>
                <w:rFonts w:cs="Arial"/>
                <w:color w:val="FF0000"/>
              </w:rPr>
              <w:t xml:space="preserve"> </w:t>
            </w:r>
            <w:r w:rsidRPr="00ED3FA0">
              <w:rPr>
                <w:rFonts w:cs="Arial"/>
                <w:color w:val="FF0000"/>
                <w:highlight w:val="yellow"/>
              </w:rPr>
              <w:t>TEKSTBLOK REGISTERGOED: perceel/ appartementsrecht/ schip/netwerk</w:t>
            </w:r>
            <w:r w:rsidRPr="00ED3FA0">
              <w:rPr>
                <w:rFonts w:cs="Arial"/>
                <w:color w:val="FF0000"/>
              </w:rPr>
              <w:t xml:space="preserve">; </w:t>
            </w:r>
          </w:p>
          <w:p w14:paraId="4327333B" w14:textId="77777777" w:rsidR="00657EBC" w:rsidRPr="00ED3FA0" w:rsidRDefault="00657EBC" w:rsidP="0006478B">
            <w:pPr>
              <w:rPr>
                <w:rFonts w:cs="Arial"/>
                <w:color w:val="FF0000"/>
              </w:rPr>
            </w:pPr>
          </w:p>
        </w:tc>
        <w:tc>
          <w:tcPr>
            <w:tcW w:w="7371" w:type="dxa"/>
          </w:tcPr>
          <w:p w14:paraId="51E53E6A" w14:textId="662DB522" w:rsidR="00657EBC" w:rsidRPr="00124E96" w:rsidRDefault="003C703D" w:rsidP="00E67D24">
            <w:pPr>
              <w:spacing w:line="276" w:lineRule="auto"/>
            </w:pPr>
            <w:ins w:id="347" w:author="Groot, Karina de" w:date="2026-10-13T15:11:00Z" w16du:dateUtc="2026-10-13T13:11:00Z">
              <w:r w:rsidRPr="004D4FDE">
                <w:rPr>
                  <w:szCs w:val="18"/>
                </w:rPr>
                <w:t>Herhalende combinatie van minimaal één TEKSTBLOK RECHT met één TEKSTBLOK REGISTERGOED, wanneer er meer dan één combinatie wordt getoond dan wordt de tekst per combinatie voorafgegaan door een opvolgende letter</w:t>
              </w:r>
              <w:r w:rsidRPr="004D4FDE">
                <w:rPr>
                  <w:szCs w:val="18"/>
                  <w:lang w:val="nl"/>
                </w:rPr>
                <w:t xml:space="preserve"> beginnend bij ‘a.’. Elke opsomming eindig met een puntkomma (;)</w:t>
              </w:r>
              <w:r>
                <w:rPr>
                  <w:szCs w:val="18"/>
                  <w:lang w:val="nl"/>
                </w:rPr>
                <w:t xml:space="preserve"> </w:t>
              </w:r>
            </w:ins>
            <w:del w:id="348" w:author="Groot, Karina de" w:date="2026-10-13T15:11:00Z" w16du:dateUtc="2026-10-13T13:11:00Z">
              <w:r w:rsidR="00657EBC" w:rsidDel="003C703D">
                <w:delText xml:space="preserve">Combinatie van één TEKSTBLOK RECHT </w:delText>
              </w:r>
              <w:r w:rsidR="00657EBC" w:rsidRPr="00124E96" w:rsidDel="003C703D">
                <w:delText>met één TEKSTBLOK REGISTERGOED</w:delText>
              </w:r>
            </w:del>
            <w:ins w:id="349" w:author="Groot, Karina de" w:date="2026-10-13T15:11:00Z" w16du:dateUtc="2026-10-13T13:11:00Z">
              <w:r>
                <w:t>.</w:t>
              </w:r>
            </w:ins>
            <w:del w:id="350" w:author="Groot, Karina de" w:date="2026-10-13T15:11:00Z" w16du:dateUtc="2026-10-13T13:11:00Z">
              <w:r w:rsidR="00657EBC" w:rsidRPr="00124E96" w:rsidDel="003C703D">
                <w:delText xml:space="preserve"> </w:delText>
              </w:r>
            </w:del>
          </w:p>
          <w:p w14:paraId="62985C7F" w14:textId="77777777" w:rsidR="00657EBC" w:rsidRDefault="00657EBC" w:rsidP="00E67D24">
            <w:pPr>
              <w:spacing w:line="276" w:lineRule="auto"/>
            </w:pPr>
          </w:p>
          <w:p w14:paraId="0A2154DF" w14:textId="77777777" w:rsidR="00657EBC" w:rsidRDefault="00657EBC" w:rsidP="00E67D24">
            <w:pPr>
              <w:spacing w:line="276" w:lineRule="auto"/>
            </w:pPr>
            <w:r>
              <w:lastRenderedPageBreak/>
              <w:t>Van TEKSTBLOK REGISTERGOED zijn alleen de objecten perceel, appartementsrecht, netwerk en schip van toepassing.</w:t>
            </w:r>
          </w:p>
          <w:p w14:paraId="3BC1B598" w14:textId="77777777" w:rsidR="00657EBC" w:rsidRPr="00ED3FA0" w:rsidRDefault="00657EBC" w:rsidP="00E67D24">
            <w:pPr>
              <w:spacing w:line="276" w:lineRule="auto"/>
              <w:rPr>
                <w:lang w:val="nl"/>
              </w:rPr>
            </w:pPr>
            <w:r w:rsidRPr="00ED3FA0">
              <w:rPr>
                <w:lang w:val="nl"/>
              </w:rPr>
              <w:t>Er moet minimaal één combinatie recht/registergoed zijn, er kunnen er meerdere zijn.</w:t>
            </w:r>
          </w:p>
          <w:p w14:paraId="1160661B" w14:textId="77777777" w:rsidR="00657EBC" w:rsidRPr="00ED3FA0" w:rsidRDefault="00657EBC" w:rsidP="00E67D24">
            <w:pPr>
              <w:spacing w:line="276" w:lineRule="auto"/>
              <w:rPr>
                <w:lang w:val="nl"/>
              </w:rPr>
            </w:pPr>
          </w:p>
          <w:p w14:paraId="3A39E423" w14:textId="77777777" w:rsidR="008B5B38" w:rsidRPr="00ED3FA0" w:rsidRDefault="008B5B38" w:rsidP="00E67D24">
            <w:pPr>
              <w:spacing w:line="276" w:lineRule="auto"/>
              <w:rPr>
                <w:sz w:val="20"/>
                <w:u w:val="single"/>
                <w:lang w:val="nl"/>
              </w:rPr>
            </w:pPr>
            <w:r w:rsidRPr="00ED3FA0">
              <w:rPr>
                <w:sz w:val="20"/>
                <w:u w:val="single"/>
                <w:lang w:val="nl"/>
              </w:rPr>
              <w:t>Mapping:</w:t>
            </w:r>
          </w:p>
          <w:p w14:paraId="59F1F3BF" w14:textId="77777777" w:rsidR="008B5B38" w:rsidRPr="00ED3FA0" w:rsidRDefault="008B5B38" w:rsidP="00E67D24">
            <w:pPr>
              <w:spacing w:line="276" w:lineRule="auto"/>
              <w:rPr>
                <w:sz w:val="16"/>
                <w:szCs w:val="16"/>
                <w:lang w:val="nl"/>
              </w:rPr>
            </w:pPr>
            <w:r w:rsidRPr="00ED3FA0">
              <w:rPr>
                <w:sz w:val="16"/>
                <w:szCs w:val="16"/>
                <w:lang w:val="nl"/>
              </w:rPr>
              <w:t>Voor het registergoed geldt het volgende pad:</w:t>
            </w:r>
          </w:p>
          <w:p w14:paraId="3220C8D8" w14:textId="77777777" w:rsidR="008B5B38" w:rsidRPr="00ED3FA0" w:rsidRDefault="008B5B38" w:rsidP="00E67D24">
            <w:pPr>
              <w:spacing w:line="276" w:lineRule="auto"/>
              <w:rPr>
                <w:sz w:val="16"/>
                <w:szCs w:val="16"/>
              </w:rPr>
            </w:pPr>
            <w:r w:rsidRPr="00ED3FA0">
              <w:rPr>
                <w:rFonts w:cs="Arial"/>
                <w:sz w:val="16"/>
                <w:szCs w:val="16"/>
              </w:rPr>
              <w:t>//IMKAD_AangebodenStuk/StukdeelHypotheek [aanduidingHypotheek = leeg of niet aanwezig]</w:t>
            </w:r>
            <w:r w:rsidRPr="00ED3FA0">
              <w:rPr>
                <w:sz w:val="16"/>
                <w:szCs w:val="16"/>
                <w:lang w:val="nl"/>
              </w:rPr>
              <w:t xml:space="preserve"> </w:t>
            </w:r>
            <w:r w:rsidRPr="00ED3FA0">
              <w:rPr>
                <w:sz w:val="16"/>
                <w:szCs w:val="16"/>
              </w:rPr>
              <w:t>/IMKAD_ZakelijkRecht…</w:t>
            </w:r>
          </w:p>
          <w:p w14:paraId="2EC5D3DF" w14:textId="77777777" w:rsidR="00CC11A6" w:rsidRPr="00ED3FA0" w:rsidRDefault="00CC11A6" w:rsidP="0061754B">
            <w:pPr>
              <w:rPr>
                <w:sz w:val="16"/>
                <w:szCs w:val="16"/>
              </w:rPr>
            </w:pPr>
          </w:p>
        </w:tc>
      </w:tr>
      <w:tr w:rsidR="00657EBC" w:rsidRPr="00343045" w14:paraId="3A3770D0" w14:textId="77777777" w:rsidTr="00ED3FA0">
        <w:tc>
          <w:tcPr>
            <w:tcW w:w="6771" w:type="dxa"/>
          </w:tcPr>
          <w:p w14:paraId="0A14540E" w14:textId="77777777" w:rsidR="00657EBC" w:rsidRPr="00ED3FA0" w:rsidRDefault="00657EBC" w:rsidP="0006478B">
            <w:pPr>
              <w:rPr>
                <w:color w:val="FF0000"/>
              </w:rPr>
            </w:pPr>
            <w:r w:rsidRPr="00ED3FA0">
              <w:rPr>
                <w:color w:val="FF0000"/>
              </w:rPr>
              <w:t xml:space="preserve">hierna </w:t>
            </w:r>
            <w:r w:rsidRPr="00ED3FA0">
              <w:rPr>
                <w:color w:val="800080"/>
              </w:rPr>
              <w:t>zowel samen als afzonderlijk</w:t>
            </w:r>
            <w:r w:rsidRPr="00ED3FA0">
              <w:rPr>
                <w:color w:val="FF0000"/>
              </w:rPr>
              <w:t xml:space="preserve"> te noemen het: ‘</w:t>
            </w:r>
            <w:r w:rsidRPr="00ED3FA0">
              <w:rPr>
                <w:color w:val="FF0000"/>
                <w:u w:val="single"/>
              </w:rPr>
              <w:t>onderpand</w:t>
            </w:r>
            <w:r w:rsidRPr="00ED3FA0">
              <w:rPr>
                <w:color w:val="FF0000"/>
              </w:rPr>
              <w:t>’.</w:t>
            </w:r>
          </w:p>
        </w:tc>
        <w:tc>
          <w:tcPr>
            <w:tcW w:w="7371" w:type="dxa"/>
          </w:tcPr>
          <w:p w14:paraId="48E9538F" w14:textId="77777777" w:rsidR="00657EBC" w:rsidRPr="00943EC1" w:rsidRDefault="00657EBC" w:rsidP="0006478B">
            <w:r>
              <w:t>Deze tekst wordt altijd vermeld op een nieuwe regel waarbij de o</w:t>
            </w:r>
            <w:r w:rsidRPr="00ED3FA0">
              <w:rPr>
                <w:rFonts w:cs="Arial"/>
                <w:snapToGrid/>
                <w:kern w:val="0"/>
                <w:szCs w:val="18"/>
                <w:lang w:eastAsia="nl-NL"/>
              </w:rPr>
              <w:t xml:space="preserve">ptionele </w:t>
            </w:r>
            <w:r w:rsidR="00A63E2A" w:rsidRPr="00ED3FA0">
              <w:rPr>
                <w:rFonts w:cs="Arial"/>
              </w:rPr>
              <w:t xml:space="preserve">tekst </w:t>
            </w:r>
            <w:r w:rsidRPr="00ED3FA0">
              <w:rPr>
                <w:rFonts w:cs="Arial"/>
              </w:rPr>
              <w:t>w</w:t>
            </w:r>
            <w:r w:rsidRPr="00ED3FA0">
              <w:rPr>
                <w:rFonts w:cs="Arial"/>
                <w:snapToGrid/>
                <w:kern w:val="0"/>
                <w:szCs w:val="18"/>
                <w:lang w:eastAsia="nl-NL"/>
              </w:rPr>
              <w:t>ordt getoond wanneer er meer dan 1 recht vermeld wordt.</w:t>
            </w:r>
          </w:p>
        </w:tc>
      </w:tr>
    </w:tbl>
    <w:p w14:paraId="7BEFA98F" w14:textId="77777777" w:rsidR="002F1A9C" w:rsidRDefault="002F1A9C" w:rsidP="002F1A9C">
      <w:pPr>
        <w:pStyle w:val="Kop2"/>
      </w:pPr>
      <w:bookmarkStart w:id="351" w:name="_Ref380950027"/>
      <w:bookmarkStart w:id="352" w:name="_Toc128561280"/>
      <w:bookmarkStart w:id="353" w:name="_Toc128561698"/>
      <w:r w:rsidRPr="002F1A9C">
        <w:t>Overbruggingshypotheek</w:t>
      </w:r>
      <w:bookmarkEnd w:id="351"/>
      <w:bookmarkEnd w:id="352"/>
      <w:bookmarkEnd w:id="353"/>
    </w:p>
    <w:p w14:paraId="3448D686" w14:textId="77777777" w:rsidR="002F1A9C" w:rsidRDefault="002F1A9C"/>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360E00" w:rsidRPr="00343045" w14:paraId="6E8011D7" w14:textId="77777777" w:rsidTr="0026165A">
        <w:tc>
          <w:tcPr>
            <w:tcW w:w="6771" w:type="dxa"/>
            <w:shd w:val="clear" w:color="auto" w:fill="DEEAF6" w:themeFill="accent1" w:themeFillTint="33"/>
          </w:tcPr>
          <w:p w14:paraId="73119A7E" w14:textId="2F964525" w:rsidR="00360E00" w:rsidRPr="00ED3FA0" w:rsidRDefault="00360E00" w:rsidP="00E67D24">
            <w:pPr>
              <w:spacing w:line="276" w:lineRule="auto"/>
              <w:rPr>
                <w:rFonts w:cs="Arial"/>
                <w:snapToGrid/>
                <w:color w:val="800080"/>
                <w:sz w:val="20"/>
                <w:highlight w:val="yellow"/>
              </w:rPr>
            </w:pPr>
            <w:r w:rsidRPr="00ED3FA0">
              <w:rPr>
                <w:b/>
              </w:rPr>
              <w:t>Modeldocument tekst</w:t>
            </w:r>
          </w:p>
        </w:tc>
        <w:tc>
          <w:tcPr>
            <w:tcW w:w="7371" w:type="dxa"/>
            <w:shd w:val="clear" w:color="auto" w:fill="DEEAF6" w:themeFill="accent1" w:themeFillTint="33"/>
          </w:tcPr>
          <w:p w14:paraId="0560D2B5" w14:textId="3F5B9E2B" w:rsidR="00360E00" w:rsidRDefault="00360E00" w:rsidP="003B041C">
            <w:pPr>
              <w:spacing w:line="276" w:lineRule="auto"/>
            </w:pPr>
            <w:r w:rsidRPr="00ED3FA0">
              <w:rPr>
                <w:b/>
              </w:rPr>
              <w:t>Toelichting</w:t>
            </w:r>
          </w:p>
        </w:tc>
      </w:tr>
      <w:tr w:rsidR="008B5B38" w:rsidRPr="00343045" w14:paraId="7AC5F73A" w14:textId="77777777" w:rsidTr="00ED3FA0">
        <w:tc>
          <w:tcPr>
            <w:tcW w:w="6771" w:type="dxa"/>
          </w:tcPr>
          <w:p w14:paraId="05E37F41" w14:textId="77777777" w:rsidR="00DA6A39" w:rsidRPr="00852A57" w:rsidRDefault="00DA6A39" w:rsidP="00DA6A39">
            <w:pPr>
              <w:tabs>
                <w:tab w:val="left" w:pos="-720"/>
                <w:tab w:val="left" w:pos="0"/>
                <w:tab w:val="left" w:pos="720"/>
              </w:tabs>
              <w:suppressAutoHyphens/>
              <w:rPr>
                <w:ins w:id="354" w:author="Groot, Karina de" w:date="2026-09-28T09:47:00Z" w16du:dateUtc="2026-09-28T07:47:00Z"/>
                <w:rFonts w:cs="Arial"/>
              </w:rPr>
            </w:pPr>
            <w:ins w:id="355" w:author="Groot, Karina de" w:date="2026-09-28T09:47:00Z" w16du:dateUtc="2026-09-28T07:47:00Z">
              <w:r w:rsidRPr="00F01B9D">
                <w:rPr>
                  <w:rFonts w:cs="Arial"/>
                  <w:color w:val="800080"/>
                  <w:u w:val="single"/>
                </w:rPr>
                <w:t>Overbruggingshypotheek</w:t>
              </w:r>
              <w:r w:rsidRPr="00852A57">
                <w:rPr>
                  <w:rFonts w:cs="Arial"/>
                </w:rPr>
                <w:tab/>
              </w:r>
            </w:ins>
          </w:p>
          <w:p w14:paraId="695AAB05" w14:textId="0395882E" w:rsidR="008B5B38" w:rsidRPr="00ED3FA0" w:rsidRDefault="00DA6A39" w:rsidP="00DA6A39">
            <w:pPr>
              <w:rPr>
                <w:color w:val="FF0000"/>
              </w:rPr>
            </w:pPr>
            <w:ins w:id="356" w:author="Groot, Karina de" w:date="2026-09-28T09:47:00Z" w16du:dateUtc="2026-09-28T07:47:00Z">
              <w:r w:rsidRPr="004D4FDE">
                <w:rPr>
                  <w:rFonts w:cs="Arial"/>
                  <w:color w:val="800080"/>
                </w:rPr>
                <w:t xml:space="preserve">Voorts verleent de schuldenaar, tot meerdere zekerheid voor de betaling van de schuld als hierboven vermeld, bij deze aan Moneyou, die van de schuldenaar aanvaardt, het recht van </w:t>
              </w:r>
              <w:r w:rsidRPr="003B5F74">
                <w:rPr>
                  <w:rFonts w:cs="Arial"/>
                  <w:color w:val="000000" w:themeColor="text1"/>
                  <w:rPrChange w:id="357" w:author="Groot, Karina de" w:date="2026-09-28T09:48:00Z" w16du:dateUtc="2026-09-28T07:48:00Z">
                    <w:rPr>
                      <w:rFonts w:cs="Arial"/>
                      <w:color w:val="800080"/>
                    </w:rPr>
                  </w:rPrChange>
                </w:rPr>
                <w:fldChar w:fldCharType="begin"/>
              </w:r>
              <w:r w:rsidRPr="003B5F74">
                <w:rPr>
                  <w:rFonts w:cs="Arial"/>
                  <w:color w:val="000000" w:themeColor="text1"/>
                  <w:rPrChange w:id="358" w:author="Groot, Karina de" w:date="2026-09-28T09:48:00Z" w16du:dateUtc="2026-09-28T07:48:00Z">
                    <w:rPr>
                      <w:rFonts w:cs="Arial"/>
                      <w:color w:val="800080"/>
                    </w:rPr>
                  </w:rPrChange>
                </w:rPr>
                <w:instrText>MacroButton Nomacro §</w:instrText>
              </w:r>
              <w:r w:rsidRPr="003B5F74">
                <w:rPr>
                  <w:rFonts w:cs="Arial"/>
                  <w:color w:val="000000" w:themeColor="text1"/>
                  <w:rPrChange w:id="359" w:author="Groot, Karina de" w:date="2026-09-28T09:48:00Z" w16du:dateUtc="2026-09-28T07:48:00Z">
                    <w:rPr>
                      <w:rFonts w:cs="Arial"/>
                      <w:color w:val="800080"/>
                    </w:rPr>
                  </w:rPrChange>
                </w:rPr>
                <w:fldChar w:fldCharType="end"/>
              </w:r>
              <w:r w:rsidRPr="003B5F74">
                <w:rPr>
                  <w:rFonts w:cs="Arial"/>
                  <w:color w:val="000000" w:themeColor="text1"/>
                  <w:rPrChange w:id="360" w:author="Groot, Karina de" w:date="2026-09-28T09:48:00Z" w16du:dateUtc="2026-09-28T07:48:00Z">
                    <w:rPr>
                      <w:rFonts w:cs="Arial"/>
                      <w:color w:val="800080"/>
                    </w:rPr>
                  </w:rPrChange>
                </w:rPr>
                <w:t>telwoord</w:t>
              </w:r>
              <w:r w:rsidRPr="003B5F74">
                <w:rPr>
                  <w:rFonts w:cs="Arial"/>
                  <w:color w:val="000000" w:themeColor="text1"/>
                  <w:rPrChange w:id="361" w:author="Groot, Karina de" w:date="2026-09-28T09:48:00Z" w16du:dateUtc="2026-09-28T07:48:00Z">
                    <w:rPr>
                      <w:rFonts w:cs="Arial"/>
                      <w:color w:val="800080"/>
                    </w:rPr>
                  </w:rPrChange>
                </w:rPr>
                <w:fldChar w:fldCharType="begin"/>
              </w:r>
              <w:r w:rsidRPr="003B5F74">
                <w:rPr>
                  <w:rFonts w:cs="Arial"/>
                  <w:color w:val="000000" w:themeColor="text1"/>
                  <w:rPrChange w:id="362" w:author="Groot, Karina de" w:date="2026-09-28T09:48:00Z" w16du:dateUtc="2026-09-28T07:48:00Z">
                    <w:rPr>
                      <w:rFonts w:cs="Arial"/>
                      <w:color w:val="800080"/>
                    </w:rPr>
                  </w:rPrChange>
                </w:rPr>
                <w:instrText>MacroButton Nomacro §</w:instrText>
              </w:r>
              <w:r w:rsidRPr="003B5F74">
                <w:rPr>
                  <w:rFonts w:cs="Arial"/>
                  <w:color w:val="000000" w:themeColor="text1"/>
                  <w:rPrChange w:id="363" w:author="Groot, Karina de" w:date="2026-09-28T09:48:00Z" w16du:dateUtc="2026-09-28T07:48:00Z">
                    <w:rPr>
                      <w:rFonts w:cs="Arial"/>
                      <w:color w:val="800080"/>
                    </w:rPr>
                  </w:rPrChange>
                </w:rPr>
                <w:fldChar w:fldCharType="end"/>
              </w:r>
              <w:r w:rsidRPr="003B5F74">
                <w:rPr>
                  <w:rFonts w:cs="Arial"/>
                  <w:color w:val="000000" w:themeColor="text1"/>
                  <w:rPrChange w:id="364" w:author="Groot, Karina de" w:date="2026-09-28T09:48:00Z" w16du:dateUtc="2026-09-28T07:48:00Z">
                    <w:rPr>
                      <w:rFonts w:cs="Arial"/>
                      <w:color w:val="800080"/>
                    </w:rPr>
                  </w:rPrChange>
                </w:rPr>
                <w:t xml:space="preserve"> </w:t>
              </w:r>
              <w:r w:rsidRPr="004D4FDE">
                <w:rPr>
                  <w:rFonts w:cs="Arial"/>
                  <w:color w:val="800080"/>
                </w:rPr>
                <w:t>hypotheek op het hierna te omschrijven onderpand:</w:t>
              </w:r>
            </w:ins>
            <w:del w:id="365" w:author="Groot, Karina de" w:date="2026-09-28T09:47:00Z" w16du:dateUtc="2026-09-28T07:47:00Z">
              <w:r w:rsidR="008B5B38" w:rsidRPr="00ED3FA0" w:rsidDel="00DA6A39">
                <w:rPr>
                  <w:rFonts w:cs="Arial"/>
                  <w:snapToGrid/>
                  <w:color w:val="800080"/>
                  <w:sz w:val="20"/>
                  <w:highlight w:val="yellow"/>
                </w:rPr>
                <w:delText>TEKSTBLOK OVERBRUGGINGSHYPOTHEEK</w:delText>
              </w:r>
              <w:r w:rsidR="000F617C" w:rsidRPr="00ED3FA0" w:rsidDel="00DA6A39">
                <w:rPr>
                  <w:rFonts w:cs="Arial"/>
                  <w:snapToGrid/>
                  <w:color w:val="800080"/>
                  <w:sz w:val="20"/>
                </w:rPr>
                <w:delText>.</w:delText>
              </w:r>
            </w:del>
          </w:p>
        </w:tc>
        <w:tc>
          <w:tcPr>
            <w:tcW w:w="7371" w:type="dxa"/>
          </w:tcPr>
          <w:p w14:paraId="3A34B3F6" w14:textId="19A0B80D" w:rsidR="00DA6A39" w:rsidRDefault="00DA6A39" w:rsidP="00DA6A39">
            <w:pPr>
              <w:rPr>
                <w:ins w:id="366" w:author="Groot, Karina de" w:date="2026-09-28T09:47:00Z" w16du:dateUtc="2026-09-28T07:47:00Z"/>
              </w:rPr>
            </w:pPr>
            <w:ins w:id="367" w:author="Groot, Karina de" w:date="2026-09-28T09:47:00Z" w16du:dateUtc="2026-09-28T07:47:00Z">
              <w:r>
                <w:t>Optioneel tekstblok dat alleen vermeld wordt indien een overbruggingshypotheek aanwezig is.</w:t>
              </w:r>
            </w:ins>
            <w:ins w:id="368" w:author="Groot, Karina de" w:date="2026-09-28T09:48:00Z" w16du:dateUtc="2026-09-28T07:48:00Z">
              <w:r w:rsidR="00B06CAC">
                <w:t xml:space="preserve"> Het telwoord is optioneel</w:t>
              </w:r>
            </w:ins>
          </w:p>
          <w:p w14:paraId="12E8CA6C" w14:textId="77777777" w:rsidR="00DA6A39" w:rsidRPr="004D4FDE" w:rsidRDefault="00DA6A39" w:rsidP="00DA6A39">
            <w:pPr>
              <w:rPr>
                <w:ins w:id="369" w:author="Groot, Karina de" w:date="2026-09-28T09:47:00Z" w16du:dateUtc="2026-09-28T07:47:00Z"/>
                <w:b/>
                <w:bCs/>
              </w:rPr>
            </w:pPr>
            <w:ins w:id="370" w:author="Groot, Karina de" w:date="2026-09-28T09:47:00Z" w16du:dateUtc="2026-09-28T07:47:00Z">
              <w:r w:rsidRPr="004D4FDE">
                <w:rPr>
                  <w:b/>
                  <w:bCs/>
                  <w:u w:val="single"/>
                </w:rPr>
                <w:t>Mapping</w:t>
              </w:r>
              <w:r>
                <w:rPr>
                  <w:b/>
                  <w:bCs/>
                  <w:u w:val="single"/>
                </w:rPr>
                <w:t xml:space="preserve"> tonen overbruggingshypotheek</w:t>
              </w:r>
              <w:r w:rsidRPr="004D4FDE">
                <w:rPr>
                  <w:b/>
                  <w:bCs/>
                </w:rPr>
                <w:t>:</w:t>
              </w:r>
            </w:ins>
          </w:p>
          <w:p w14:paraId="07AA53D9" w14:textId="77777777" w:rsidR="00DA6A39" w:rsidRDefault="00DA6A39" w:rsidP="00DA6A39">
            <w:pPr>
              <w:rPr>
                <w:ins w:id="371" w:author="Groot, Karina de" w:date="2026-09-28T09:47:00Z" w16du:dateUtc="2026-09-28T07:47:00Z"/>
                <w:sz w:val="16"/>
                <w:szCs w:val="16"/>
              </w:rPr>
            </w:pPr>
            <w:ins w:id="372" w:author="Groot, Karina de" w:date="2026-09-28T09:47:00Z" w16du:dateUtc="2026-09-28T07:47:00Z">
              <w:r w:rsidRPr="00975A8F">
                <w:rPr>
                  <w:sz w:val="16"/>
                  <w:szCs w:val="16"/>
                </w:rPr>
                <w:t>//IMKAD_AangebodenStuk/StukdeelHypotheek [aanduidingHypotheek = ‘overbruggingshypotheek’]</w:t>
              </w:r>
            </w:ins>
          </w:p>
          <w:p w14:paraId="2C5F71AB" w14:textId="77777777" w:rsidR="00DA6A39" w:rsidRDefault="00DA6A39" w:rsidP="00DA6A39">
            <w:pPr>
              <w:rPr>
                <w:ins w:id="373" w:author="Groot, Karina de" w:date="2026-09-28T09:47:00Z" w16du:dateUtc="2026-09-28T07:47:00Z"/>
                <w:sz w:val="16"/>
                <w:szCs w:val="16"/>
              </w:rPr>
            </w:pPr>
          </w:p>
          <w:p w14:paraId="64986BAF" w14:textId="77777777" w:rsidR="00DA6A39" w:rsidRPr="00591217" w:rsidRDefault="00DA6A39" w:rsidP="00DA6A39">
            <w:pPr>
              <w:spacing w:line="240" w:lineRule="auto"/>
              <w:rPr>
                <w:ins w:id="374" w:author="Groot, Karina de" w:date="2026-09-28T09:47:00Z" w16du:dateUtc="2026-09-28T07:47:00Z"/>
                <w:b/>
                <w:bCs/>
                <w:szCs w:val="18"/>
                <w:u w:val="single"/>
              </w:rPr>
            </w:pPr>
            <w:ins w:id="375" w:author="Groot, Karina de" w:date="2026-09-28T09:47:00Z" w16du:dateUtc="2026-09-28T07:47:00Z">
              <w:r w:rsidRPr="00591217">
                <w:rPr>
                  <w:b/>
                  <w:bCs/>
                  <w:szCs w:val="18"/>
                  <w:u w:val="single"/>
                </w:rPr>
                <w:t>Mapping telwoord:</w:t>
              </w:r>
            </w:ins>
          </w:p>
          <w:p w14:paraId="46680C1D" w14:textId="77777777" w:rsidR="00DA6A39" w:rsidRPr="00AC3B3D" w:rsidRDefault="00DA6A39" w:rsidP="00DA6A39">
            <w:pPr>
              <w:spacing w:line="276" w:lineRule="auto"/>
              <w:rPr>
                <w:ins w:id="376" w:author="Groot, Karina de" w:date="2026-09-28T09:47:00Z" w16du:dateUtc="2026-09-28T07:47:00Z"/>
                <w:rFonts w:cs="Arial"/>
                <w:szCs w:val="18"/>
              </w:rPr>
            </w:pPr>
            <w:ins w:id="377" w:author="Groot, Karina de" w:date="2026-09-28T09:47:00Z" w16du:dateUtc="2026-09-28T07:47:00Z">
              <w:r w:rsidRPr="007C7480">
                <w:rPr>
                  <w:rFonts w:cs="Arial"/>
                  <w:szCs w:val="18"/>
                </w:rPr>
                <w:t>//IMKAD_AangebodenStuk/</w:t>
              </w:r>
              <w:r w:rsidRPr="00AC3B3D">
                <w:rPr>
                  <w:szCs w:val="18"/>
                </w:rPr>
                <w:t xml:space="preserve"> StukdeelHypotheek</w:t>
              </w:r>
              <w:r w:rsidRPr="00AC3B3D">
                <w:rPr>
                  <w:rFonts w:cs="Arial"/>
                  <w:szCs w:val="18"/>
                </w:rPr>
                <w:t>[aanduidingHypotheek = ‘overbruggingshypotheek’] = aanwezig</w:t>
              </w:r>
            </w:ins>
          </w:p>
          <w:p w14:paraId="565FBE93" w14:textId="2DF7D1EA" w:rsidR="008B5B38" w:rsidRPr="00DA6A39" w:rsidDel="00DA6A39" w:rsidRDefault="00DA6A39">
            <w:pPr>
              <w:rPr>
                <w:del w:id="378" w:author="Groot, Karina de" w:date="2026-09-28T09:47:00Z" w16du:dateUtc="2026-09-28T07:47:00Z"/>
                <w:sz w:val="16"/>
                <w:szCs w:val="16"/>
                <w:rPrChange w:id="379" w:author="Groot, Karina de" w:date="2026-09-28T09:47:00Z" w16du:dateUtc="2026-09-28T07:47:00Z">
                  <w:rPr>
                    <w:del w:id="380" w:author="Groot, Karina de" w:date="2026-09-28T09:47:00Z" w16du:dateUtc="2026-09-28T07:47:00Z"/>
                  </w:rPr>
                </w:rPrChange>
              </w:rPr>
              <w:pPrChange w:id="381" w:author="Groot, Karina de" w:date="2026-09-28T09:47:00Z" w16du:dateUtc="2026-09-28T07:47:00Z">
                <w:pPr>
                  <w:spacing w:line="276" w:lineRule="auto"/>
                </w:pPr>
              </w:pPrChange>
            </w:pPr>
            <w:ins w:id="382" w:author="Groot, Karina de" w:date="2026-09-28T09:47:00Z" w16du:dateUtc="2026-09-28T07:47:00Z">
              <w:r w:rsidRPr="007C7480">
                <w:rPr>
                  <w:szCs w:val="18"/>
                </w:rPr>
                <w:t>./</w:t>
              </w:r>
              <w:r w:rsidRPr="007C7480">
                <w:rPr>
                  <w:rFonts w:cs="Arial"/>
                  <w:szCs w:val="18"/>
                </w:rPr>
                <w:t>rangordeHypotheek</w:t>
              </w:r>
            </w:ins>
            <w:del w:id="383" w:author="Groot, Karina de" w:date="2026-09-28T09:47:00Z" w16du:dateUtc="2026-09-28T07:47:00Z">
              <w:r w:rsidR="005A013D" w:rsidDel="00DA6A39">
                <w:delText>O</w:delText>
              </w:r>
              <w:r w:rsidR="008B5B38" w:rsidDel="00DA6A39">
                <w:delText>ptioneel tekstblok</w:delText>
              </w:r>
              <w:r w:rsidR="005A013D" w:rsidDel="00DA6A39">
                <w:delText xml:space="preserve"> dat</w:delText>
              </w:r>
              <w:r w:rsidR="008B5B38" w:rsidDel="00DA6A39">
                <w:delText xml:space="preserve"> alleen vermeld </w:delText>
              </w:r>
              <w:r w:rsidR="005A013D" w:rsidDel="00DA6A39">
                <w:delText xml:space="preserve">wordt </w:delText>
              </w:r>
              <w:r w:rsidR="008B5B38" w:rsidDel="00DA6A39">
                <w:delText>indien een overbruggingshypotheek aanwezig is.</w:delText>
              </w:r>
            </w:del>
          </w:p>
          <w:p w14:paraId="321EEC7D" w14:textId="32A90E8C" w:rsidR="008B5B38" w:rsidDel="00DA6A39" w:rsidRDefault="008B5B38" w:rsidP="007702B1">
            <w:pPr>
              <w:spacing w:line="276" w:lineRule="auto"/>
              <w:rPr>
                <w:del w:id="384" w:author="Groot, Karina de" w:date="2026-09-28T09:47:00Z" w16du:dateUtc="2026-09-28T07:47:00Z"/>
              </w:rPr>
            </w:pPr>
          </w:p>
          <w:p w14:paraId="67633E24" w14:textId="01948261" w:rsidR="004075B6" w:rsidDel="00DA6A39" w:rsidRDefault="004075B6" w:rsidP="007702B1">
            <w:pPr>
              <w:spacing w:line="276" w:lineRule="auto"/>
              <w:rPr>
                <w:del w:id="385" w:author="Groot, Karina de" w:date="2026-09-28T09:47:00Z" w16du:dateUtc="2026-09-28T07:47:00Z"/>
              </w:rPr>
            </w:pPr>
            <w:del w:id="386" w:author="Groot, Karina de" w:date="2026-09-28T09:47:00Z" w16du:dateUtc="2026-09-28T07:47:00Z">
              <w:r w:rsidDel="00DA6A39">
                <w:delText>De aanduiding voor de verkrijgende partij die in dit tekstblok getoond wordt moet hetzelfde zijn als de aanduiding die in het modeldocument getoond wordt. Dit is voor elk modeldocument verschillend en daarom is de tekst voor deze tekstkeuze hier opgenomen.</w:delText>
              </w:r>
            </w:del>
          </w:p>
          <w:p w14:paraId="6553D6E6" w14:textId="395A75D1" w:rsidR="004075B6" w:rsidDel="00DA6A39" w:rsidRDefault="004075B6" w:rsidP="007702B1">
            <w:pPr>
              <w:spacing w:line="276" w:lineRule="auto"/>
              <w:rPr>
                <w:del w:id="387" w:author="Groot, Karina de" w:date="2026-09-28T09:47:00Z" w16du:dateUtc="2026-09-28T07:47:00Z"/>
              </w:rPr>
            </w:pPr>
          </w:p>
          <w:p w14:paraId="5C681E01" w14:textId="68A98EF4" w:rsidR="008B5B38" w:rsidDel="00DA6A39" w:rsidRDefault="008B5B38" w:rsidP="007702B1">
            <w:pPr>
              <w:spacing w:line="276" w:lineRule="auto"/>
              <w:rPr>
                <w:del w:id="388" w:author="Groot, Karina de" w:date="2026-09-28T09:47:00Z" w16du:dateUtc="2026-09-28T07:47:00Z"/>
              </w:rPr>
            </w:pPr>
            <w:del w:id="389" w:author="Groot, Karina de" w:date="2026-09-28T09:47:00Z" w16du:dateUtc="2026-09-28T07:47:00Z">
              <w:r w:rsidRPr="00ED3FA0" w:rsidDel="00DA6A39">
                <w:rPr>
                  <w:u w:val="single"/>
                </w:rPr>
                <w:delText>Mapping</w:delText>
              </w:r>
              <w:r w:rsidDel="00DA6A39">
                <w:delText>:</w:delText>
              </w:r>
            </w:del>
          </w:p>
          <w:p w14:paraId="2153EE26" w14:textId="207D0C92" w:rsidR="008C3270" w:rsidDel="00DA6A39" w:rsidRDefault="008B5B38" w:rsidP="007702B1">
            <w:pPr>
              <w:spacing w:line="276" w:lineRule="auto"/>
              <w:rPr>
                <w:del w:id="390" w:author="Groot, Karina de" w:date="2026-09-28T09:47:00Z" w16du:dateUtc="2026-09-28T07:47:00Z"/>
              </w:rPr>
            </w:pPr>
            <w:del w:id="391" w:author="Groot, Karina de" w:date="2026-09-28T09:47:00Z" w16du:dateUtc="2026-09-28T07:47:00Z">
              <w:r w:rsidRPr="00ED3FA0" w:rsidDel="00DA6A39">
                <w:rPr>
                  <w:sz w:val="16"/>
                  <w:szCs w:val="16"/>
                </w:rPr>
                <w:delText>//IMKAD_AangebodenStuk/StukdeelHypotheek [aanduidingHypotheek = ‘overbruggingshypotheek’]</w:delText>
              </w:r>
            </w:del>
          </w:p>
          <w:p w14:paraId="2BE3DCDB" w14:textId="63E04506" w:rsidR="004075B6" w:rsidRPr="00ED3FA0" w:rsidDel="00DA6A39" w:rsidRDefault="004075B6" w:rsidP="007702B1">
            <w:pPr>
              <w:spacing w:line="276" w:lineRule="auto"/>
              <w:rPr>
                <w:del w:id="392" w:author="Groot, Karina de" w:date="2026-09-28T09:47:00Z" w16du:dateUtc="2026-09-28T07:47:00Z"/>
                <w:sz w:val="16"/>
                <w:szCs w:val="16"/>
              </w:rPr>
            </w:pPr>
            <w:del w:id="393" w:author="Groot, Karina de" w:date="2026-09-28T09:47:00Z" w16du:dateUtc="2026-09-28T07:47:00Z">
              <w:r w:rsidRPr="00ED3FA0" w:rsidDel="00DA6A39">
                <w:rPr>
                  <w:sz w:val="16"/>
                  <w:szCs w:val="16"/>
                </w:rPr>
                <w:tab/>
                <w:delText>./tekstkeuze/</w:delText>
              </w:r>
            </w:del>
          </w:p>
          <w:p w14:paraId="5F9C881C" w14:textId="75F7976E" w:rsidR="004075B6" w:rsidRPr="00ED3FA0" w:rsidDel="00DA6A39" w:rsidRDefault="004075B6" w:rsidP="007702B1">
            <w:pPr>
              <w:spacing w:line="276" w:lineRule="auto"/>
              <w:rPr>
                <w:del w:id="394" w:author="Groot, Karina de" w:date="2026-09-28T09:47:00Z" w16du:dateUtc="2026-09-28T07:47:00Z"/>
                <w:sz w:val="16"/>
                <w:szCs w:val="16"/>
              </w:rPr>
            </w:pPr>
            <w:del w:id="395" w:author="Groot, Karina de" w:date="2026-09-28T09:47:00Z" w16du:dateUtc="2026-09-28T07:47:00Z">
              <w:r w:rsidRPr="00ED3FA0" w:rsidDel="00DA6A39">
                <w:rPr>
                  <w:sz w:val="16"/>
                  <w:szCs w:val="16"/>
                </w:rPr>
                <w:tab/>
              </w:r>
              <w:r w:rsidRPr="00ED3FA0" w:rsidDel="00DA6A39">
                <w:rPr>
                  <w:sz w:val="16"/>
                  <w:szCs w:val="16"/>
                </w:rPr>
                <w:tab/>
                <w:delText>./tagNaam(‘k_VerkrijgerOverbrugging’)</w:delText>
              </w:r>
            </w:del>
          </w:p>
          <w:p w14:paraId="131E901D" w14:textId="73607A44" w:rsidR="004075B6" w:rsidRPr="00ED3FA0" w:rsidDel="00DA6A39" w:rsidRDefault="004075B6" w:rsidP="007702B1">
            <w:pPr>
              <w:spacing w:line="276" w:lineRule="auto"/>
              <w:rPr>
                <w:del w:id="396" w:author="Groot, Karina de" w:date="2026-09-28T09:47:00Z" w16du:dateUtc="2026-09-28T07:47:00Z"/>
                <w:rFonts w:cs="Arial"/>
                <w:snapToGrid/>
                <w:kern w:val="0"/>
                <w:sz w:val="16"/>
                <w:szCs w:val="16"/>
                <w:lang w:eastAsia="nl-NL"/>
              </w:rPr>
            </w:pPr>
            <w:del w:id="397" w:author="Groot, Karina de" w:date="2026-09-28T09:47:00Z" w16du:dateUtc="2026-09-28T07:47:00Z">
              <w:r w:rsidRPr="00ED3FA0" w:rsidDel="00DA6A39">
                <w:rPr>
                  <w:sz w:val="16"/>
                  <w:szCs w:val="16"/>
                </w:rPr>
                <w:tab/>
              </w:r>
              <w:r w:rsidRPr="00ED3FA0" w:rsidDel="00DA6A39">
                <w:rPr>
                  <w:sz w:val="16"/>
                  <w:szCs w:val="16"/>
                </w:rPr>
                <w:tab/>
                <w:delText>./tekst (‘</w:delText>
              </w:r>
              <w:r w:rsidR="00351AAD" w:rsidDel="00DA6A39">
                <w:rPr>
                  <w:sz w:val="16"/>
                  <w:szCs w:val="16"/>
                </w:rPr>
                <w:delText>Moneyou</w:delText>
              </w:r>
              <w:r w:rsidRPr="00ED3FA0" w:rsidDel="00DA6A39">
                <w:rPr>
                  <w:sz w:val="16"/>
                  <w:szCs w:val="16"/>
                </w:rPr>
                <w:delText>’)</w:delText>
              </w:r>
            </w:del>
          </w:p>
          <w:p w14:paraId="168B5844" w14:textId="573F8095" w:rsidR="008B5B38" w:rsidRDefault="008C3270" w:rsidP="007702B1">
            <w:pPr>
              <w:spacing w:line="276" w:lineRule="auto"/>
            </w:pPr>
            <w:del w:id="398" w:author="Groot, Karina de" w:date="2026-09-28T09:47:00Z" w16du:dateUtc="2026-09-28T07:47:00Z">
              <w:r w:rsidRPr="00ED3FA0" w:rsidDel="00DA6A39">
                <w:rPr>
                  <w:rFonts w:cs="Arial"/>
                  <w:snapToGrid/>
                  <w:kern w:val="0"/>
                  <w:sz w:val="16"/>
                  <w:szCs w:val="16"/>
                  <w:lang w:eastAsia="nl-NL"/>
                </w:rPr>
                <w:delText>-de overige mapping is opgenomen in het genoemde tekstblok.</w:delText>
              </w:r>
            </w:del>
          </w:p>
        </w:tc>
      </w:tr>
      <w:tr w:rsidR="00B50B6A" w:rsidRPr="00343045" w14:paraId="68F42335" w14:textId="77777777" w:rsidTr="00ED3FA0">
        <w:trPr>
          <w:ins w:id="399" w:author="Groot, Karina de" w:date="2026-09-28T09:57:00Z"/>
        </w:trPr>
        <w:tc>
          <w:tcPr>
            <w:tcW w:w="6771" w:type="dxa"/>
          </w:tcPr>
          <w:p w14:paraId="07DEB1DC" w14:textId="25ACCE3F" w:rsidR="00B50B6A" w:rsidRPr="00F01B9D" w:rsidRDefault="00B50B6A" w:rsidP="00DA6A39">
            <w:pPr>
              <w:tabs>
                <w:tab w:val="left" w:pos="-720"/>
                <w:tab w:val="left" w:pos="0"/>
                <w:tab w:val="left" w:pos="720"/>
              </w:tabs>
              <w:suppressAutoHyphens/>
              <w:rPr>
                <w:ins w:id="400" w:author="Groot, Karina de" w:date="2026-09-28T09:57:00Z" w16du:dateUtc="2026-09-28T07:57:00Z"/>
                <w:rFonts w:cs="Arial"/>
                <w:color w:val="800080"/>
                <w:u w:val="single"/>
              </w:rPr>
            </w:pPr>
            <w:ins w:id="401" w:author="Groot, Karina de" w:date="2026-09-28T09:58:00Z" w16du:dateUtc="2026-09-28T07:58:00Z">
              <w:r w:rsidRPr="002A4B22">
                <w:rPr>
                  <w:rFonts w:cs="Arial"/>
                  <w:color w:val="800080"/>
                  <w:szCs w:val="18"/>
                  <w:highlight w:val="yellow"/>
                </w:rPr>
                <w:t>TEKSTBLOK RECHT</w:t>
              </w:r>
              <w:r w:rsidRPr="002A4B22">
                <w:rPr>
                  <w:rFonts w:cs="Arial"/>
                  <w:color w:val="800080"/>
                  <w:szCs w:val="18"/>
                </w:rPr>
                <w:t xml:space="preserve"> </w:t>
              </w:r>
              <w:r w:rsidRPr="002A4B22">
                <w:rPr>
                  <w:rFonts w:cs="Arial"/>
                  <w:color w:val="800080"/>
                  <w:szCs w:val="18"/>
                  <w:highlight w:val="yellow"/>
                </w:rPr>
                <w:t>TEKSTBLOK REGISTERGOED</w:t>
              </w:r>
            </w:ins>
            <w:ins w:id="402" w:author="Groot, Karina de" w:date="2026-10-13T15:09:00Z" w16du:dateUtc="2026-10-13T13:09:00Z">
              <w:r w:rsidR="00A61AD2">
                <w:rPr>
                  <w:rFonts w:cs="Arial"/>
                  <w:color w:val="800080"/>
                  <w:szCs w:val="18"/>
                </w:rPr>
                <w:t>.</w:t>
              </w:r>
            </w:ins>
          </w:p>
        </w:tc>
        <w:tc>
          <w:tcPr>
            <w:tcW w:w="7371" w:type="dxa"/>
          </w:tcPr>
          <w:p w14:paraId="69D86312" w14:textId="1D488B69" w:rsidR="00B50B6A" w:rsidRPr="004D4FDE" w:rsidRDefault="00B50B6A" w:rsidP="00B50B6A">
            <w:pPr>
              <w:spacing w:line="276" w:lineRule="auto"/>
              <w:rPr>
                <w:ins w:id="403" w:author="Groot, Karina de" w:date="2026-09-28T09:58:00Z" w16du:dateUtc="2026-09-28T07:58:00Z"/>
                <w:szCs w:val="18"/>
              </w:rPr>
            </w:pPr>
            <w:ins w:id="404" w:author="Groot, Karina de" w:date="2026-09-28T09:58:00Z" w16du:dateUtc="2026-09-28T07:58:00Z">
              <w:r w:rsidRPr="004D4FDE">
                <w:rPr>
                  <w:szCs w:val="18"/>
                </w:rPr>
                <w:t>Herhalende combinatie van minimaal één TEKSTBLOK RECHT met één TEKSTBLOK REGISTERGOED, wanneer er meer dan één combinatie wordt getoond dan wordt de tekst per combinatie voorafgegaan door een opvolgende letter</w:t>
              </w:r>
              <w:r w:rsidRPr="004D4FDE">
                <w:rPr>
                  <w:szCs w:val="18"/>
                  <w:lang w:val="nl"/>
                </w:rPr>
                <w:t xml:space="preserve"> beginnend bij ‘a.’. Elke opsomming eindig met een puntkomma (;)</w:t>
              </w:r>
            </w:ins>
            <w:ins w:id="405" w:author="Groot, Karina de" w:date="2026-10-13T15:09:00Z" w16du:dateUtc="2026-10-13T13:09:00Z">
              <w:r w:rsidR="00A61AD2">
                <w:rPr>
                  <w:szCs w:val="18"/>
                  <w:lang w:val="nl"/>
                </w:rPr>
                <w:t xml:space="preserve"> en de laatste wordt afgesloten met een punt</w:t>
              </w:r>
            </w:ins>
            <w:ins w:id="406" w:author="Groot, Karina de" w:date="2026-10-13T15:12:00Z" w16du:dateUtc="2026-10-13T13:12:00Z">
              <w:r w:rsidR="00256904">
                <w:rPr>
                  <w:szCs w:val="18"/>
                  <w:lang w:val="nl"/>
                </w:rPr>
                <w:t>.</w:t>
              </w:r>
            </w:ins>
          </w:p>
          <w:p w14:paraId="2D5DA3F9" w14:textId="77777777" w:rsidR="00B50B6A" w:rsidRPr="004D4FDE" w:rsidRDefault="00B50B6A" w:rsidP="00B50B6A">
            <w:pPr>
              <w:spacing w:line="276" w:lineRule="auto"/>
              <w:rPr>
                <w:ins w:id="407" w:author="Groot, Karina de" w:date="2026-09-28T09:58:00Z" w16du:dateUtc="2026-09-28T07:58:00Z"/>
                <w:szCs w:val="18"/>
              </w:rPr>
            </w:pPr>
          </w:p>
          <w:p w14:paraId="7C6859A6" w14:textId="77777777" w:rsidR="00B50B6A" w:rsidRPr="004D4FDE" w:rsidRDefault="00B50B6A" w:rsidP="00B50B6A">
            <w:pPr>
              <w:spacing w:line="276" w:lineRule="auto"/>
              <w:rPr>
                <w:ins w:id="408" w:author="Groot, Karina de" w:date="2026-09-28T09:58:00Z" w16du:dateUtc="2026-09-28T07:58:00Z"/>
                <w:szCs w:val="18"/>
                <w:lang w:val="nl"/>
              </w:rPr>
            </w:pPr>
            <w:ins w:id="409" w:author="Groot, Karina de" w:date="2026-09-28T09:58:00Z" w16du:dateUtc="2026-09-28T07:58:00Z">
              <w:r w:rsidRPr="004D4FDE">
                <w:rPr>
                  <w:szCs w:val="18"/>
                </w:rPr>
                <w:t>Van TEKSTBLOK REGISTERGOED zijn alleen de objecten perceel, appartementsrecht, netwerk en schip van toepassing.</w:t>
              </w:r>
              <w:r w:rsidRPr="004D4FDE">
                <w:rPr>
                  <w:szCs w:val="18"/>
                  <w:lang w:val="nl"/>
                </w:rPr>
                <w:t xml:space="preserve"> </w:t>
              </w:r>
            </w:ins>
          </w:p>
          <w:p w14:paraId="4A443F79" w14:textId="77777777" w:rsidR="00B50B6A" w:rsidRPr="004D4FDE" w:rsidRDefault="00B50B6A" w:rsidP="00B50B6A">
            <w:pPr>
              <w:spacing w:line="276" w:lineRule="auto"/>
              <w:rPr>
                <w:ins w:id="410" w:author="Groot, Karina de" w:date="2026-09-28T09:58:00Z" w16du:dateUtc="2026-09-28T07:58:00Z"/>
                <w:szCs w:val="18"/>
                <w:lang w:val="nl"/>
              </w:rPr>
            </w:pPr>
          </w:p>
          <w:p w14:paraId="3743DCB3" w14:textId="77777777" w:rsidR="00B50B6A" w:rsidRPr="004D4FDE" w:rsidRDefault="00B50B6A" w:rsidP="00B50B6A">
            <w:pPr>
              <w:spacing w:line="276" w:lineRule="auto"/>
              <w:rPr>
                <w:ins w:id="411" w:author="Groot, Karina de" w:date="2026-09-28T09:58:00Z" w16du:dateUtc="2026-09-28T07:58:00Z"/>
                <w:b/>
                <w:bCs/>
                <w:szCs w:val="18"/>
                <w:u w:val="single"/>
                <w:lang w:val="nl"/>
              </w:rPr>
            </w:pPr>
            <w:ins w:id="412" w:author="Groot, Karina de" w:date="2026-09-28T09:58:00Z" w16du:dateUtc="2026-09-28T07:58:00Z">
              <w:r w:rsidRPr="004D4FDE">
                <w:rPr>
                  <w:b/>
                  <w:bCs/>
                  <w:szCs w:val="18"/>
                  <w:u w:val="single"/>
                  <w:lang w:val="nl"/>
                </w:rPr>
                <w:t>Mapping recht en registergoed:</w:t>
              </w:r>
            </w:ins>
          </w:p>
          <w:p w14:paraId="41768D67" w14:textId="77777777" w:rsidR="00B50B6A" w:rsidRPr="004D4FDE" w:rsidRDefault="00B50B6A" w:rsidP="00B50B6A">
            <w:pPr>
              <w:spacing w:line="276" w:lineRule="auto"/>
              <w:rPr>
                <w:ins w:id="413" w:author="Groot, Karina de" w:date="2026-09-28T09:58:00Z" w16du:dateUtc="2026-09-28T07:58:00Z"/>
                <w:szCs w:val="18"/>
              </w:rPr>
            </w:pPr>
            <w:ins w:id="414" w:author="Groot, Karina de" w:date="2026-09-28T09:58:00Z" w16du:dateUtc="2026-09-28T07:58:00Z">
              <w:r w:rsidRPr="004D4FDE">
                <w:rPr>
                  <w:szCs w:val="18"/>
                </w:rPr>
                <w:t>//IMKAD_AangebodenStuk/StukdeelHypotheek[aanduidingHypotheek = overbruggingshypotheek’]</w:t>
              </w:r>
            </w:ins>
          </w:p>
          <w:p w14:paraId="7C1B821B" w14:textId="77777777" w:rsidR="00B50B6A" w:rsidRPr="004D4FDE" w:rsidRDefault="00B50B6A" w:rsidP="00B50B6A">
            <w:pPr>
              <w:spacing w:line="276" w:lineRule="auto"/>
              <w:rPr>
                <w:ins w:id="415" w:author="Groot, Karina de" w:date="2026-09-28T09:58:00Z" w16du:dateUtc="2026-09-28T07:58:00Z"/>
                <w:szCs w:val="18"/>
              </w:rPr>
            </w:pPr>
            <w:ins w:id="416" w:author="Groot, Karina de" w:date="2026-09-28T09:58:00Z" w16du:dateUtc="2026-09-28T07:58:00Z">
              <w:r w:rsidRPr="004D4FDE">
                <w:rPr>
                  <w:szCs w:val="18"/>
                </w:rPr>
                <w:t>/IMKAD_ZakelijkRecht</w:t>
              </w:r>
            </w:ins>
          </w:p>
          <w:p w14:paraId="055A0165" w14:textId="465B2FE8" w:rsidR="00B50B6A" w:rsidRDefault="00B50B6A" w:rsidP="00B50B6A">
            <w:pPr>
              <w:rPr>
                <w:ins w:id="417" w:author="Groot, Karina de" w:date="2026-09-28T09:57:00Z" w16du:dateUtc="2026-09-28T07:57:00Z"/>
              </w:rPr>
            </w:pPr>
            <w:ins w:id="418" w:author="Groot, Karina de" w:date="2026-09-28T09:58:00Z" w16du:dateUtc="2026-09-28T07:58:00Z">
              <w:r w:rsidRPr="004D4FDE">
                <w:rPr>
                  <w:szCs w:val="18"/>
                  <w:lang w:val="nl"/>
                </w:rPr>
                <w:t>- verdere mapping is opgenomen in het genoemde tekstblok.</w:t>
              </w:r>
            </w:ins>
          </w:p>
        </w:tc>
      </w:tr>
    </w:tbl>
    <w:p w14:paraId="17AA53B3" w14:textId="77777777" w:rsidR="00657EBC" w:rsidRPr="00297D9B" w:rsidRDefault="00657EBC" w:rsidP="00395834"/>
    <w:p w14:paraId="7C59B598" w14:textId="19CE36DC" w:rsidR="008B5B38" w:rsidRPr="00D6596D" w:rsidRDefault="008B5B38" w:rsidP="008B5B38">
      <w:pPr>
        <w:pStyle w:val="Kop2"/>
        <w:rPr>
          <w:lang w:val="en-US"/>
        </w:rPr>
      </w:pPr>
      <w:bookmarkStart w:id="419" w:name="_Toc303094585"/>
      <w:bookmarkStart w:id="420" w:name="_Toc303322411"/>
      <w:bookmarkStart w:id="421" w:name="_Toc128561281"/>
      <w:bookmarkStart w:id="422" w:name="_Toc128561699"/>
      <w:bookmarkEnd w:id="419"/>
      <w:bookmarkEnd w:id="420"/>
      <w:r>
        <w:rPr>
          <w:lang w:val="en-US"/>
        </w:rPr>
        <w:t>Afsluiting</w:t>
      </w:r>
      <w:bookmarkEnd w:id="421"/>
      <w:bookmarkEnd w:id="422"/>
    </w:p>
    <w:p w14:paraId="2B49B081" w14:textId="77777777" w:rsidR="00657EBC" w:rsidRDefault="00657EBC" w:rsidP="00657EBC">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3410D7" w:rsidRPr="00343045" w14:paraId="76BDEB34" w14:textId="77777777" w:rsidTr="007702B1">
        <w:tc>
          <w:tcPr>
            <w:tcW w:w="6771" w:type="dxa"/>
            <w:shd w:val="clear" w:color="auto" w:fill="DEEAF6" w:themeFill="accent1" w:themeFillTint="33"/>
          </w:tcPr>
          <w:p w14:paraId="5F73FEF6" w14:textId="127A820D" w:rsidR="003410D7" w:rsidRPr="00ED3FA0" w:rsidDel="00351AAD" w:rsidRDefault="003410D7" w:rsidP="00ED3FA0">
            <w:pPr>
              <w:autoSpaceDE w:val="0"/>
              <w:autoSpaceDN w:val="0"/>
              <w:adjustRightInd w:val="0"/>
              <w:rPr>
                <w:rFonts w:cs="Arial"/>
                <w:color w:val="FF0000"/>
              </w:rPr>
            </w:pPr>
            <w:r w:rsidRPr="00ED3FA0">
              <w:rPr>
                <w:b/>
              </w:rPr>
              <w:t>Modeldocument tekst</w:t>
            </w:r>
          </w:p>
        </w:tc>
        <w:tc>
          <w:tcPr>
            <w:tcW w:w="7371" w:type="dxa"/>
            <w:shd w:val="clear" w:color="auto" w:fill="DEEAF6" w:themeFill="accent1" w:themeFillTint="33"/>
          </w:tcPr>
          <w:p w14:paraId="0009102B" w14:textId="2F5958C5" w:rsidR="003410D7" w:rsidRDefault="003410D7" w:rsidP="00540C6B">
            <w:r w:rsidRPr="00ED3FA0">
              <w:rPr>
                <w:b/>
              </w:rPr>
              <w:t>Toelichting</w:t>
            </w:r>
          </w:p>
        </w:tc>
      </w:tr>
      <w:tr w:rsidR="00B62CC1" w:rsidRPr="00343045" w14:paraId="2A1141DB" w14:textId="77777777" w:rsidTr="00ED3FA0">
        <w:tc>
          <w:tcPr>
            <w:tcW w:w="6771" w:type="dxa"/>
          </w:tcPr>
          <w:p w14:paraId="5EBFB17F" w14:textId="5B77AB39" w:rsidR="00B62CC1" w:rsidRPr="00ED3FA0" w:rsidRDefault="00351AAD" w:rsidP="00ED3FA0">
            <w:pPr>
              <w:autoSpaceDE w:val="0"/>
              <w:autoSpaceDN w:val="0"/>
              <w:adjustRightInd w:val="0"/>
              <w:rPr>
                <w:rFonts w:cs="Arial"/>
                <w:color w:val="FF0000"/>
                <w:highlight w:val="yellow"/>
              </w:rPr>
            </w:pPr>
            <w:r>
              <w:rPr>
                <w:rFonts w:cs="Arial"/>
                <w:color w:val="FF0000"/>
              </w:rPr>
              <w:t>Moneyou</w:t>
            </w:r>
            <w:r w:rsidR="00B62CC1" w:rsidRPr="00ED3FA0">
              <w:rPr>
                <w:rFonts w:cs="Arial"/>
                <w:color w:val="FF0000"/>
              </w:rPr>
              <w:t xml:space="preserve"> verklaarde hierbij alle aan haar gegeven rechten en bevoegdheden te aanvaarden.</w:t>
            </w:r>
          </w:p>
        </w:tc>
        <w:tc>
          <w:tcPr>
            <w:tcW w:w="7371" w:type="dxa"/>
          </w:tcPr>
          <w:p w14:paraId="7B092D06" w14:textId="77777777" w:rsidR="00B62CC1" w:rsidRDefault="00B62CC1" w:rsidP="00540C6B">
            <w:r>
              <w:t>Deze tekst wordt altijd vermeld.</w:t>
            </w:r>
          </w:p>
        </w:tc>
      </w:tr>
      <w:tr w:rsidR="00657EBC" w:rsidRPr="00343045" w14:paraId="0C8A8183" w14:textId="77777777" w:rsidTr="00ED3FA0">
        <w:tc>
          <w:tcPr>
            <w:tcW w:w="6771" w:type="dxa"/>
          </w:tcPr>
          <w:p w14:paraId="73184001" w14:textId="77777777" w:rsidR="00657EBC" w:rsidRPr="00E67D24" w:rsidRDefault="00657EBC" w:rsidP="00E67D24">
            <w:pPr>
              <w:rPr>
                <w:u w:val="single"/>
              </w:rPr>
            </w:pPr>
            <w:r w:rsidRPr="00BF125D">
              <w:rPr>
                <w:rFonts w:cs="Arial"/>
                <w:color w:val="800080"/>
                <w:u w:val="single"/>
              </w:rPr>
              <w:t>Woonplaats</w:t>
            </w:r>
          </w:p>
          <w:p w14:paraId="045C5137" w14:textId="77777777" w:rsidR="00657EBC" w:rsidRPr="00ED3FA0" w:rsidRDefault="00657EBC" w:rsidP="0006478B">
            <w:pPr>
              <w:rPr>
                <w:color w:val="800080"/>
              </w:rPr>
            </w:pPr>
            <w:r w:rsidRPr="00ED3FA0">
              <w:rPr>
                <w:rFonts w:cs="Arial"/>
                <w:color w:val="800080"/>
              </w:rPr>
              <w:t xml:space="preserve">Partijen kiezen woonplaats ten kantore van de bewaarder van deze </w:t>
            </w:r>
            <w:r w:rsidR="004D66B7" w:rsidRPr="00ED3FA0">
              <w:rPr>
                <w:rFonts w:cs="Arial"/>
                <w:color w:val="800080"/>
              </w:rPr>
              <w:t>a</w:t>
            </w:r>
            <w:r w:rsidRPr="00ED3FA0">
              <w:rPr>
                <w:rFonts w:cs="Arial"/>
                <w:color w:val="800080"/>
              </w:rPr>
              <w:t>kte.</w:t>
            </w:r>
          </w:p>
        </w:tc>
        <w:tc>
          <w:tcPr>
            <w:tcW w:w="7371" w:type="dxa"/>
          </w:tcPr>
          <w:p w14:paraId="64A45F5A" w14:textId="77777777" w:rsidR="00CF6DD7" w:rsidRPr="004E7A50" w:rsidRDefault="00CF6DD7" w:rsidP="00E67D24">
            <w:pPr>
              <w:spacing w:before="72" w:line="276" w:lineRule="auto"/>
            </w:pPr>
            <w:r w:rsidRPr="004E7A50">
              <w:t xml:space="preserve">Deze paragraaf is verplicht als één van de </w:t>
            </w:r>
            <w:r>
              <w:t xml:space="preserve">personen uit één van de </w:t>
            </w:r>
            <w:r w:rsidRPr="004E7A50">
              <w:t>partijen een buitenlands adres heeft.</w:t>
            </w:r>
            <w:r>
              <w:t xml:space="preserve"> </w:t>
            </w:r>
            <w:r w:rsidRPr="00B84162">
              <w:t>(Het modeldocument dwingt dit niet af.)</w:t>
            </w:r>
          </w:p>
          <w:p w14:paraId="10EAFEA1" w14:textId="77777777" w:rsidR="00657EBC" w:rsidRPr="0051376E" w:rsidRDefault="00742BD7" w:rsidP="00E67D24">
            <w:pPr>
              <w:spacing w:before="72" w:line="276" w:lineRule="auto"/>
            </w:pPr>
            <w:r>
              <w:t>T</w:t>
            </w:r>
            <w:r w:rsidRPr="00ED3FA0">
              <w:rPr>
                <w:lang w:val="nl"/>
              </w:rPr>
              <w:t xml:space="preserve">ekst om aan te geven dat de woonplaats ten kantore van de bewaarder wordt gekozen. </w:t>
            </w:r>
            <w:r w:rsidR="00657EBC" w:rsidRPr="0051376E">
              <w:t xml:space="preserve">De woonplaatskeuze heeft betrekking op alle </w:t>
            </w:r>
            <w:r>
              <w:t>partijen</w:t>
            </w:r>
            <w:r w:rsidR="00657EBC" w:rsidRPr="0051376E">
              <w:t xml:space="preserve">, zowel de </w:t>
            </w:r>
            <w:r>
              <w:t>verkrijger</w:t>
            </w:r>
            <w:r w:rsidR="00657EBC" w:rsidRPr="0051376E">
              <w:t xml:space="preserve"> als de </w:t>
            </w:r>
            <w:r>
              <w:t>vervreemder</w:t>
            </w:r>
            <w:r w:rsidR="00657EBC" w:rsidRPr="0051376E">
              <w:t>.</w:t>
            </w:r>
          </w:p>
          <w:p w14:paraId="22370E6D" w14:textId="77777777" w:rsidR="00742BD7" w:rsidRDefault="00742BD7" w:rsidP="00E67D24">
            <w:pPr>
              <w:spacing w:before="72" w:line="276" w:lineRule="auto"/>
            </w:pPr>
          </w:p>
          <w:p w14:paraId="35313E52" w14:textId="77777777" w:rsidR="00BD7B5E" w:rsidRPr="00ED3FA0" w:rsidRDefault="00BD7B5E" w:rsidP="00E67D24">
            <w:pPr>
              <w:keepNext/>
              <w:spacing w:line="276" w:lineRule="auto"/>
              <w:rPr>
                <w:u w:val="single"/>
              </w:rPr>
            </w:pPr>
            <w:r w:rsidRPr="00ED3FA0">
              <w:rPr>
                <w:u w:val="single"/>
              </w:rPr>
              <w:lastRenderedPageBreak/>
              <w:t>Mapping:</w:t>
            </w:r>
          </w:p>
          <w:p w14:paraId="3D3097A5" w14:textId="77777777" w:rsidR="00BD7B5E" w:rsidRPr="00ED3FA0" w:rsidRDefault="00BD7B5E" w:rsidP="00E67D24">
            <w:pPr>
              <w:keepNext/>
              <w:spacing w:line="276" w:lineRule="auto"/>
              <w:rPr>
                <w:sz w:val="16"/>
                <w:szCs w:val="16"/>
              </w:rPr>
            </w:pPr>
            <w:r w:rsidRPr="00ED3FA0">
              <w:rPr>
                <w:sz w:val="16"/>
                <w:szCs w:val="16"/>
              </w:rPr>
              <w:t>//IMKAD_AangebodenStuk/</w:t>
            </w:r>
          </w:p>
          <w:p w14:paraId="0C367634" w14:textId="77777777" w:rsidR="00BD7B5E" w:rsidRPr="00ED3FA0" w:rsidRDefault="00BD7B5E" w:rsidP="00E67D24">
            <w:pPr>
              <w:keepNext/>
              <w:spacing w:line="276" w:lineRule="auto"/>
              <w:rPr>
                <w:sz w:val="16"/>
                <w:szCs w:val="16"/>
              </w:rPr>
            </w:pPr>
            <w:r w:rsidRPr="00ED3FA0">
              <w:rPr>
                <w:sz w:val="16"/>
                <w:szCs w:val="16"/>
              </w:rPr>
              <w:t>./tia_TekstKeuze/</w:t>
            </w:r>
          </w:p>
          <w:p w14:paraId="20615387" w14:textId="77777777" w:rsidR="00BD7B5E" w:rsidRPr="00ED3FA0" w:rsidRDefault="00BD7B5E" w:rsidP="00E67D24">
            <w:pPr>
              <w:keepNext/>
              <w:spacing w:line="276" w:lineRule="auto"/>
              <w:ind w:left="227"/>
              <w:rPr>
                <w:sz w:val="16"/>
                <w:szCs w:val="16"/>
              </w:rPr>
            </w:pPr>
            <w:r w:rsidRPr="00ED3FA0">
              <w:rPr>
                <w:sz w:val="16"/>
                <w:szCs w:val="16"/>
              </w:rPr>
              <w:t>./tagNaam(‘k_Woonplaatskeuze’)</w:t>
            </w:r>
          </w:p>
          <w:p w14:paraId="50CE2314" w14:textId="61419550" w:rsidR="00BD7B5E" w:rsidRPr="00ED3FA0" w:rsidRDefault="00BD7B5E" w:rsidP="00E67D24">
            <w:pPr>
              <w:keepNext/>
              <w:autoSpaceDE w:val="0"/>
              <w:autoSpaceDN w:val="0"/>
              <w:adjustRightInd w:val="0"/>
              <w:spacing w:line="276" w:lineRule="auto"/>
              <w:ind w:left="227"/>
              <w:rPr>
                <w:i/>
                <w:sz w:val="16"/>
                <w:szCs w:val="16"/>
              </w:rPr>
            </w:pPr>
            <w:r w:rsidRPr="00ED3FA0">
              <w:rPr>
                <w:sz w:val="16"/>
                <w:szCs w:val="16"/>
              </w:rPr>
              <w:t>./tekst</w:t>
            </w:r>
            <w:r w:rsidRPr="00ED3FA0">
              <w:rPr>
                <w:i/>
                <w:sz w:val="16"/>
                <w:szCs w:val="16"/>
              </w:rPr>
              <w:t>(</w:t>
            </w:r>
            <w:r w:rsidR="005D1EF9" w:rsidRPr="005D1EF9">
              <w:rPr>
                <w:rFonts w:cs="Arial"/>
                <w:color w:val="800080"/>
                <w:sz w:val="16"/>
                <w:szCs w:val="16"/>
              </w:rPr>
              <w:t>Partijen kiezen woonplaats ten kantore van de bewaarder van deze akte</w:t>
            </w:r>
            <w:r w:rsidR="005D1EF9" w:rsidRPr="00ED3FA0">
              <w:rPr>
                <w:rFonts w:cs="Arial"/>
                <w:color w:val="800080"/>
              </w:rPr>
              <w:t>.</w:t>
            </w:r>
            <w:r w:rsidRPr="00ED3FA0">
              <w:rPr>
                <w:i/>
                <w:sz w:val="16"/>
                <w:szCs w:val="16"/>
              </w:rPr>
              <w:t>)</w:t>
            </w:r>
          </w:p>
          <w:p w14:paraId="0F24A995" w14:textId="77777777" w:rsidR="00657EBC" w:rsidRPr="00943EC1" w:rsidRDefault="00BD7B5E" w:rsidP="00E67D24">
            <w:pPr>
              <w:spacing w:line="276" w:lineRule="auto"/>
            </w:pPr>
            <w:r w:rsidRPr="00ED3FA0">
              <w:rPr>
                <w:i/>
                <w:sz w:val="16"/>
                <w:szCs w:val="16"/>
              </w:rPr>
              <w:t>De koptekst ‘</w:t>
            </w:r>
            <w:r w:rsidRPr="00ED3FA0">
              <w:rPr>
                <w:i/>
                <w:sz w:val="16"/>
                <w:szCs w:val="16"/>
                <w:u w:val="single"/>
              </w:rPr>
              <w:t xml:space="preserve">Woonplaatskeuze </w:t>
            </w:r>
            <w:r w:rsidRPr="00ED3FA0">
              <w:rPr>
                <w:i/>
                <w:sz w:val="16"/>
                <w:szCs w:val="16"/>
              </w:rPr>
              <w:t>’wordt niet in de keuzetekst opgenomen, maar dient getoond te worden als de ‘tekst’ bij de betreffende tagnaam is ingevuld.</w:t>
            </w:r>
          </w:p>
        </w:tc>
      </w:tr>
      <w:tr w:rsidR="00657EBC" w:rsidRPr="00343045" w14:paraId="19A6DB34" w14:textId="77777777" w:rsidTr="00ED3FA0">
        <w:tc>
          <w:tcPr>
            <w:tcW w:w="6771" w:type="dxa"/>
          </w:tcPr>
          <w:p w14:paraId="22747784" w14:textId="77777777" w:rsidR="00657EBC" w:rsidRPr="00E67D24" w:rsidRDefault="00657EBC" w:rsidP="0026165A">
            <w:pPr>
              <w:rPr>
                <w:color w:val="FF0000"/>
                <w:u w:val="single"/>
              </w:rPr>
            </w:pPr>
            <w:r w:rsidRPr="00E67D24">
              <w:rPr>
                <w:color w:val="FF0000"/>
                <w:u w:val="single"/>
              </w:rPr>
              <w:lastRenderedPageBreak/>
              <w:t>EINDE KADASTERDEEL</w:t>
            </w:r>
          </w:p>
          <w:p w14:paraId="389743E6" w14:textId="06DE8A83" w:rsidR="00AD32F2" w:rsidRPr="00ED3FA0" w:rsidRDefault="00AD32F2" w:rsidP="00ED3FA0">
            <w:pPr>
              <w:tabs>
                <w:tab w:val="left" w:pos="-720"/>
              </w:tabs>
              <w:suppressAutoHyphens/>
              <w:outlineLvl w:val="0"/>
              <w:rPr>
                <w:rFonts w:cs="Arial"/>
                <w:color w:val="800080"/>
                <w:u w:val="single"/>
              </w:rPr>
            </w:pPr>
          </w:p>
        </w:tc>
        <w:tc>
          <w:tcPr>
            <w:tcW w:w="7371" w:type="dxa"/>
          </w:tcPr>
          <w:p w14:paraId="1E14A912" w14:textId="77777777" w:rsidR="00657EBC" w:rsidRPr="00943EC1" w:rsidRDefault="00657EBC" w:rsidP="0006478B">
            <w:r>
              <w:t>Deze tekst wordt altijd vermeld.</w:t>
            </w:r>
          </w:p>
        </w:tc>
      </w:tr>
    </w:tbl>
    <w:p w14:paraId="31340E31" w14:textId="77777777" w:rsidR="00F71903" w:rsidRPr="00297D9B" w:rsidRDefault="00F71903" w:rsidP="00395834">
      <w:bookmarkStart w:id="423" w:name="_Toc248216324"/>
      <w:bookmarkStart w:id="424" w:name="_Toc265506410"/>
    </w:p>
    <w:p w14:paraId="35113F66" w14:textId="20633B53" w:rsidR="00657EBC" w:rsidRPr="00D6596D" w:rsidRDefault="00F71903" w:rsidP="00657EBC">
      <w:pPr>
        <w:pStyle w:val="Kop2"/>
        <w:rPr>
          <w:lang w:val="en-US"/>
        </w:rPr>
      </w:pPr>
      <w:del w:id="425" w:author="Groot, Karina de" w:date="2026-09-28T09:59:00Z" w16du:dateUtc="2026-09-28T07:59:00Z">
        <w:r w:rsidRPr="00EE582E" w:rsidDel="003022EE">
          <w:rPr>
            <w:lang w:val="nl-NL"/>
          </w:rPr>
          <w:br w:type="page"/>
        </w:r>
      </w:del>
      <w:bookmarkStart w:id="426" w:name="_Toc128561282"/>
      <w:bookmarkStart w:id="427" w:name="_Toc128561700"/>
      <w:r w:rsidR="00657EBC" w:rsidRPr="00D6596D">
        <w:rPr>
          <w:lang w:val="en-US"/>
        </w:rPr>
        <w:t>Vrije gedeelte</w:t>
      </w:r>
      <w:bookmarkEnd w:id="423"/>
      <w:bookmarkEnd w:id="424"/>
      <w:bookmarkEnd w:id="426"/>
      <w:bookmarkEnd w:id="427"/>
    </w:p>
    <w:p w14:paraId="71B9FE79" w14:textId="77777777" w:rsidR="00657EBC" w:rsidRDefault="00657EBC" w:rsidP="00657EBC">
      <w:pPr>
        <w:rPr>
          <w:lang w:val="en-US"/>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F41196" w:rsidRPr="00A10B2A" w14:paraId="54723D7C" w14:textId="77777777" w:rsidTr="0026165A">
        <w:tc>
          <w:tcPr>
            <w:tcW w:w="6771" w:type="dxa"/>
            <w:shd w:val="clear" w:color="auto" w:fill="DEEAF6" w:themeFill="accent1" w:themeFillTint="33"/>
          </w:tcPr>
          <w:p w14:paraId="020F989B" w14:textId="25BBCA1F" w:rsidR="00F41196" w:rsidRPr="00ED3FA0" w:rsidRDefault="00F41196" w:rsidP="00E67D24">
            <w:pPr>
              <w:spacing w:line="276" w:lineRule="auto"/>
              <w:rPr>
                <w:rFonts w:cs="Arial"/>
                <w:color w:val="999999"/>
              </w:rPr>
            </w:pPr>
            <w:r w:rsidRPr="00ED3FA0">
              <w:rPr>
                <w:b/>
              </w:rPr>
              <w:t>Modeldocument tekst</w:t>
            </w:r>
          </w:p>
        </w:tc>
        <w:tc>
          <w:tcPr>
            <w:tcW w:w="7371" w:type="dxa"/>
            <w:shd w:val="clear" w:color="auto" w:fill="DEEAF6" w:themeFill="accent1" w:themeFillTint="33"/>
          </w:tcPr>
          <w:p w14:paraId="2B5E1C59" w14:textId="7867B04B" w:rsidR="00F41196" w:rsidRPr="00343045" w:rsidRDefault="00F41196" w:rsidP="00E67D24">
            <w:pPr>
              <w:spacing w:line="276" w:lineRule="auto"/>
            </w:pPr>
            <w:r w:rsidRPr="00ED3FA0">
              <w:rPr>
                <w:b/>
              </w:rPr>
              <w:t>Toelichting</w:t>
            </w:r>
          </w:p>
        </w:tc>
      </w:tr>
      <w:tr w:rsidR="00657EBC" w:rsidRPr="00A10B2A" w14:paraId="1203A1AB" w14:textId="77777777" w:rsidTr="00ED3FA0">
        <w:tc>
          <w:tcPr>
            <w:tcW w:w="6771" w:type="dxa"/>
          </w:tcPr>
          <w:p w14:paraId="6D4E0679" w14:textId="77777777" w:rsidR="00657EBC" w:rsidRPr="00ED3FA0" w:rsidRDefault="00657EBC" w:rsidP="0006478B">
            <w:pPr>
              <w:rPr>
                <w:rFonts w:cs="Arial"/>
                <w:color w:val="999999"/>
              </w:rPr>
            </w:pPr>
          </w:p>
        </w:tc>
        <w:tc>
          <w:tcPr>
            <w:tcW w:w="7371" w:type="dxa"/>
          </w:tcPr>
          <w:p w14:paraId="655B33AF" w14:textId="77777777" w:rsidR="00657EBC" w:rsidRPr="00343045" w:rsidRDefault="00657EBC" w:rsidP="00E67D24">
            <w:pPr>
              <w:spacing w:before="72" w:line="276" w:lineRule="auto"/>
            </w:pPr>
            <w:r w:rsidRPr="00343045">
              <w:t>Dit is vrije tekst, die als geheel opgenomen kan worden in het es</w:t>
            </w:r>
            <w:r>
              <w:t xml:space="preserve">sentialiabestand. Het Kadaster </w:t>
            </w:r>
            <w:r w:rsidRPr="00343045">
              <w:t>doet hier niets mee.</w:t>
            </w:r>
          </w:p>
          <w:p w14:paraId="76DAB7C8" w14:textId="77777777" w:rsidR="00657EBC" w:rsidRDefault="00657EBC" w:rsidP="00E67D24">
            <w:pPr>
              <w:spacing w:before="72" w:line="276" w:lineRule="auto"/>
            </w:pPr>
            <w:r>
              <w:t>De Kadaster stylesheet</w:t>
            </w:r>
            <w:r w:rsidRPr="00343045">
              <w:t xml:space="preserve"> biedt geen ondersteuning voor het invullen van variabelen uit dit tekstdeel.</w:t>
            </w:r>
            <w:r w:rsidRPr="00A10B2A">
              <w:t xml:space="preserve"> </w:t>
            </w:r>
          </w:p>
          <w:p w14:paraId="3FC9737C" w14:textId="77777777" w:rsidR="00657EBC" w:rsidRDefault="00657EBC" w:rsidP="00E67D24">
            <w:pPr>
              <w:spacing w:before="72" w:line="276" w:lineRule="auto"/>
            </w:pPr>
          </w:p>
          <w:p w14:paraId="2E603164" w14:textId="77777777" w:rsidR="00657EBC" w:rsidRPr="00ED3FA0" w:rsidRDefault="00657EBC" w:rsidP="00E67D24">
            <w:pPr>
              <w:spacing w:before="72" w:line="276" w:lineRule="auto"/>
              <w:rPr>
                <w:szCs w:val="18"/>
                <w:u w:val="single"/>
              </w:rPr>
            </w:pPr>
            <w:r w:rsidRPr="00ED3FA0">
              <w:rPr>
                <w:szCs w:val="18"/>
                <w:u w:val="single"/>
              </w:rPr>
              <w:t>Mapping:</w:t>
            </w:r>
          </w:p>
          <w:p w14:paraId="3B539EE6" w14:textId="77777777" w:rsidR="00657EBC" w:rsidRPr="00A10B2A" w:rsidRDefault="00657EBC" w:rsidP="00E67D24">
            <w:pPr>
              <w:spacing w:before="72" w:line="276" w:lineRule="auto"/>
            </w:pPr>
            <w:r w:rsidRPr="00ED3FA0">
              <w:rPr>
                <w:szCs w:val="18"/>
              </w:rPr>
              <w:t>/IMKAD_Aangebodenstuk/tia_TekstTweedeDeel</w:t>
            </w:r>
          </w:p>
        </w:tc>
      </w:tr>
    </w:tbl>
    <w:p w14:paraId="3F52DDC5" w14:textId="77777777" w:rsidR="00EE7EEC" w:rsidRPr="00EE7EEC" w:rsidRDefault="00EE7EEC" w:rsidP="00351FBE">
      <w:bookmarkStart w:id="428" w:name="_Toc265827830"/>
      <w:bookmarkStart w:id="429" w:name="_Toc265833429"/>
      <w:bookmarkStart w:id="430" w:name="_Toc266091682"/>
      <w:bookmarkStart w:id="431" w:name="_Toc266169670"/>
      <w:bookmarkStart w:id="432" w:name="_Toc266169867"/>
      <w:bookmarkStart w:id="433" w:name="_Toc265827831"/>
      <w:bookmarkStart w:id="434" w:name="_Toc265833430"/>
      <w:bookmarkStart w:id="435" w:name="_Toc266091683"/>
      <w:bookmarkStart w:id="436" w:name="_Toc266169671"/>
      <w:bookmarkStart w:id="437" w:name="_Toc266169868"/>
      <w:bookmarkEnd w:id="428"/>
      <w:bookmarkEnd w:id="429"/>
      <w:bookmarkEnd w:id="430"/>
      <w:bookmarkEnd w:id="431"/>
      <w:bookmarkEnd w:id="432"/>
      <w:bookmarkEnd w:id="433"/>
      <w:bookmarkEnd w:id="434"/>
      <w:bookmarkEnd w:id="435"/>
      <w:bookmarkEnd w:id="436"/>
      <w:bookmarkEnd w:id="437"/>
    </w:p>
    <w:sectPr w:rsidR="00EE7EEC" w:rsidRPr="00EE7EEC" w:rsidSect="00EC70E9">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87E76" w14:textId="77777777" w:rsidR="0018318F" w:rsidRDefault="0018318F">
      <w:r>
        <w:separator/>
      </w:r>
    </w:p>
  </w:endnote>
  <w:endnote w:type="continuationSeparator" w:id="0">
    <w:p w14:paraId="6DC95F2A" w14:textId="77777777" w:rsidR="0018318F" w:rsidRDefault="0018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Essent Proforma">
    <w:altName w:val="Arial"/>
    <w:charset w:val="00"/>
    <w:family w:val="auto"/>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5D72" w14:textId="77777777" w:rsidR="0018318F" w:rsidRDefault="0018318F">
      <w:r>
        <w:separator/>
      </w:r>
    </w:p>
  </w:footnote>
  <w:footnote w:type="continuationSeparator" w:id="0">
    <w:p w14:paraId="3CAAF46D" w14:textId="77777777" w:rsidR="0018318F" w:rsidRDefault="00183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8C3270" w14:paraId="21E75533" w14:textId="77777777" w:rsidTr="00AC6D05">
      <w:tc>
        <w:tcPr>
          <w:tcW w:w="4181" w:type="dxa"/>
        </w:tcPr>
        <w:p w14:paraId="5A8B0262" w14:textId="77777777" w:rsidR="008C3270" w:rsidRPr="00BF7D37" w:rsidRDefault="008C3270" w:rsidP="00AC6D05">
          <w:pPr>
            <w:pStyle w:val="tussenkopje"/>
            <w:spacing w:before="0"/>
            <w:rPr>
              <w:b/>
              <w:bCs/>
            </w:rPr>
          </w:pPr>
          <w:r w:rsidRPr="00BF7D37">
            <w:rPr>
              <w:b/>
              <w:bCs/>
            </w:rPr>
            <w:t>Datum</w:t>
          </w:r>
        </w:p>
      </w:tc>
    </w:tr>
    <w:tr w:rsidR="008C3270" w14:paraId="4EB1F5AF" w14:textId="77777777" w:rsidTr="00AC6D05">
      <w:tc>
        <w:tcPr>
          <w:tcW w:w="4181" w:type="dxa"/>
        </w:tcPr>
        <w:p w14:paraId="42BC5913" w14:textId="590CB416" w:rsidR="008C3270" w:rsidRPr="00AA4829" w:rsidRDefault="000F29CB" w:rsidP="00AC6D05">
          <w:pPr>
            <w:spacing w:line="240" w:lineRule="auto"/>
            <w:rPr>
              <w:rFonts w:cs="Arial"/>
            </w:rPr>
          </w:pPr>
          <w:ins w:id="33" w:author="Groot, Karina de" w:date="2026-09-08T10:22:00Z" w16du:dateUtc="2026-09-08T08:22:00Z">
            <w:r>
              <w:t>8 september 2026</w:t>
            </w:r>
          </w:ins>
          <w:del w:id="34" w:author="Groot, Karina de" w:date="2026-09-08T10:22:00Z" w16du:dateUtc="2026-09-08T08:22:00Z">
            <w:r w:rsidR="00F64B4D" w:rsidDel="000F29CB">
              <w:delText>1 maart 2023</w:delText>
            </w:r>
          </w:del>
        </w:p>
      </w:tc>
    </w:tr>
    <w:tr w:rsidR="008C3270" w14:paraId="3BCC3767" w14:textId="77777777" w:rsidTr="00AC6D05">
      <w:tc>
        <w:tcPr>
          <w:tcW w:w="4181" w:type="dxa"/>
        </w:tcPr>
        <w:p w14:paraId="1C2B14DE" w14:textId="77777777" w:rsidR="008C3270" w:rsidRPr="00BF7D37" w:rsidRDefault="008C3270" w:rsidP="00BF7D37">
          <w:pPr>
            <w:pStyle w:val="tussenkopje"/>
            <w:tabs>
              <w:tab w:val="left" w:pos="2985"/>
            </w:tabs>
            <w:spacing w:before="0"/>
            <w:rPr>
              <w:b/>
              <w:bCs/>
            </w:rPr>
          </w:pPr>
          <w:r w:rsidRPr="00BF7D37">
            <w:rPr>
              <w:b/>
              <w:bCs/>
            </w:rPr>
            <w:t>Titel</w:t>
          </w:r>
          <w:r w:rsidRPr="00BF7D37">
            <w:rPr>
              <w:b/>
              <w:bCs/>
            </w:rPr>
            <w:tab/>
          </w:r>
        </w:p>
      </w:tc>
    </w:tr>
    <w:tr w:rsidR="008C3270" w14:paraId="6A1F52E3" w14:textId="77777777" w:rsidTr="00AC6D05">
      <w:tc>
        <w:tcPr>
          <w:tcW w:w="4181" w:type="dxa"/>
        </w:tcPr>
        <w:p w14:paraId="24765172" w14:textId="73669BC1" w:rsidR="008C3270" w:rsidRPr="004E6779" w:rsidRDefault="00DA7839" w:rsidP="00AC6D05">
          <w:pPr>
            <w:spacing w:line="240" w:lineRule="auto"/>
            <w:rPr>
              <w:rFonts w:cs="Arial"/>
            </w:rPr>
          </w:pPr>
          <w:r>
            <w:rPr>
              <w:rFonts w:cs="Arial"/>
            </w:rPr>
            <w:t xml:space="preserve">Toelichting modeldocument ABN AMRO </w:t>
          </w:r>
          <w:del w:id="35" w:author="Groot, Karina de" w:date="2026-09-08T10:08:00Z" w16du:dateUtc="2026-09-08T08:08:00Z">
            <w:r w:rsidDel="00BF7D37">
              <w:rPr>
                <w:rFonts w:cs="Arial"/>
              </w:rPr>
              <w:delText>-</w:delText>
            </w:r>
          </w:del>
          <w:ins w:id="36" w:author="Groot, Karina de" w:date="2026-09-08T10:08:00Z" w16du:dateUtc="2026-09-08T08:08:00Z">
            <w:r w:rsidR="00BF7D37">
              <w:rPr>
                <w:rFonts w:cs="Arial"/>
              </w:rPr>
              <w:t>–</w:t>
            </w:r>
          </w:ins>
          <w:r>
            <w:rPr>
              <w:rFonts w:cs="Arial"/>
            </w:rPr>
            <w:t xml:space="preserve"> Moneyou</w:t>
          </w:r>
          <w:ins w:id="37" w:author="Groot, Karina de" w:date="2026-09-08T10:08:00Z" w16du:dateUtc="2026-09-08T08:08:00Z">
            <w:r w:rsidR="00BF7D37">
              <w:rPr>
                <w:rFonts w:cs="Arial"/>
              </w:rPr>
              <w:t xml:space="preserve"> v4.0</w:t>
            </w:r>
          </w:ins>
        </w:p>
      </w:tc>
    </w:tr>
    <w:tr w:rsidR="008C3270" w14:paraId="10AD4494" w14:textId="77777777" w:rsidTr="00AC6D05">
      <w:tc>
        <w:tcPr>
          <w:tcW w:w="4181" w:type="dxa"/>
        </w:tcPr>
        <w:p w14:paraId="4EBBAB73" w14:textId="77777777" w:rsidR="008C3270" w:rsidRPr="00BF7D37" w:rsidRDefault="008C3270" w:rsidP="00BF7D37">
          <w:pPr>
            <w:pStyle w:val="tussenkopje"/>
            <w:spacing w:before="0"/>
            <w:rPr>
              <w:b/>
              <w:bCs/>
            </w:rPr>
          </w:pPr>
          <w:r w:rsidRPr="00BF7D37">
            <w:rPr>
              <w:b/>
              <w:bCs/>
            </w:rPr>
            <w:t>Versie</w:t>
          </w:r>
        </w:p>
      </w:tc>
    </w:tr>
    <w:tr w:rsidR="008C3270" w14:paraId="66239DA3" w14:textId="77777777" w:rsidTr="00AC6D05">
      <w:tc>
        <w:tcPr>
          <w:tcW w:w="4181" w:type="dxa"/>
        </w:tcPr>
        <w:p w14:paraId="622CA786" w14:textId="571FED4D" w:rsidR="008C3270" w:rsidRPr="00AA4829" w:rsidRDefault="00025FA4" w:rsidP="00AC6D05">
          <w:pPr>
            <w:spacing w:line="240" w:lineRule="auto"/>
            <w:rPr>
              <w:rFonts w:cs="Arial"/>
            </w:rPr>
          </w:pPr>
          <w:ins w:id="38" w:author="Groot, Karina de" w:date="2026-09-08T10:08:00Z" w16du:dateUtc="2026-09-08T08:08:00Z">
            <w:r>
              <w:t>5</w:t>
            </w:r>
          </w:ins>
          <w:del w:id="39" w:author="Groot, Karina de" w:date="2026-09-08T10:08:00Z" w16du:dateUtc="2026-09-08T08:08:00Z">
            <w:r w:rsidR="00F64B4D" w:rsidDel="00025FA4">
              <w:delText>4</w:delText>
            </w:r>
          </w:del>
          <w:r w:rsidR="00F64B4D">
            <w:t>.0</w:t>
          </w:r>
        </w:p>
      </w:tc>
    </w:tr>
    <w:tr w:rsidR="008C3270" w14:paraId="247B074A" w14:textId="77777777" w:rsidTr="00AC6D05">
      <w:tc>
        <w:tcPr>
          <w:tcW w:w="4181" w:type="dxa"/>
        </w:tcPr>
        <w:p w14:paraId="7F636DDF" w14:textId="77777777" w:rsidR="008C3270" w:rsidRPr="00BF7D37" w:rsidRDefault="008C3270" w:rsidP="00BF7D37">
          <w:pPr>
            <w:pStyle w:val="tussenkopje"/>
            <w:spacing w:before="0"/>
            <w:rPr>
              <w:b/>
              <w:bCs/>
            </w:rPr>
          </w:pPr>
          <w:r w:rsidRPr="00BF7D37">
            <w:rPr>
              <w:b/>
              <w:bCs/>
            </w:rPr>
            <w:t>Blad</w:t>
          </w:r>
        </w:p>
      </w:tc>
    </w:tr>
    <w:tr w:rsidR="008C3270" w14:paraId="2DD76C93" w14:textId="77777777" w:rsidTr="00AC6D05">
      <w:tc>
        <w:tcPr>
          <w:tcW w:w="4181" w:type="dxa"/>
        </w:tcPr>
        <w:p w14:paraId="1ED35E5A" w14:textId="77777777" w:rsidR="008C3270" w:rsidRPr="00312C31" w:rsidRDefault="008C3270"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4942B6">
            <w:rPr>
              <w:rFonts w:cs="Arial"/>
              <w:noProof/>
            </w:rPr>
            <w:t>2</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4942B6">
            <w:rPr>
              <w:rFonts w:cs="Arial"/>
              <w:noProof/>
            </w:rPr>
            <w:t>21</w:t>
          </w:r>
          <w:r w:rsidRPr="00312C31">
            <w:rPr>
              <w:rFonts w:cs="Arial"/>
            </w:rPr>
            <w:fldChar w:fldCharType="end"/>
          </w:r>
        </w:p>
      </w:tc>
    </w:tr>
  </w:tbl>
  <w:p w14:paraId="3C6D20FD" w14:textId="7310B35D" w:rsidR="008C3270" w:rsidRDefault="008C327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F716" w14:textId="77777777" w:rsidR="008C3270" w:rsidRDefault="00E8410D">
    <w:pPr>
      <w:pStyle w:val="Koptekst"/>
    </w:pPr>
    <w:r>
      <w:rPr>
        <w:noProof/>
        <w:snapToGrid/>
        <w:lang w:eastAsia="nl-NL"/>
      </w:rPr>
      <w:drawing>
        <wp:anchor distT="0" distB="0" distL="114300" distR="114300" simplePos="0" relativeHeight="251658240" behindDoc="1" locked="1" layoutInCell="1" allowOverlap="1" wp14:anchorId="628B3ED2" wp14:editId="12F5F4FB">
          <wp:simplePos x="0" y="0"/>
          <wp:positionH relativeFrom="column">
            <wp:posOffset>1814195</wp:posOffset>
          </wp:positionH>
          <wp:positionV relativeFrom="page">
            <wp:posOffset>154940</wp:posOffset>
          </wp:positionV>
          <wp:extent cx="2266950" cy="1752600"/>
          <wp:effectExtent l="0" t="0" r="0" b="0"/>
          <wp:wrapNone/>
          <wp:docPr id="7" name="Afbeelding 7" descr="Kadaster beeldmerk wimpel RGB 2k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daster beeldmerk wimpel RGB 2kleu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752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212" w:tblpY="625"/>
      <w:tblW w:w="0" w:type="auto"/>
      <w:tblCellMar>
        <w:left w:w="70" w:type="dxa"/>
        <w:right w:w="70" w:type="dxa"/>
      </w:tblCellMar>
      <w:tblLook w:val="0000" w:firstRow="0" w:lastRow="0" w:firstColumn="0" w:lastColumn="0" w:noHBand="0" w:noVBand="0"/>
    </w:tblPr>
    <w:tblGrid>
      <w:gridCol w:w="4181"/>
    </w:tblGrid>
    <w:tr w:rsidR="008C3270" w14:paraId="31F6A0BA" w14:textId="77777777" w:rsidTr="00AC6D05">
      <w:tc>
        <w:tcPr>
          <w:tcW w:w="4181" w:type="dxa"/>
        </w:tcPr>
        <w:p w14:paraId="3E5730C4" w14:textId="77777777" w:rsidR="008C3270" w:rsidRPr="000F29CB" w:rsidRDefault="008C3270" w:rsidP="00AC6D05">
          <w:pPr>
            <w:pStyle w:val="tussenkopje"/>
            <w:spacing w:before="0"/>
            <w:rPr>
              <w:b/>
              <w:bCs/>
            </w:rPr>
          </w:pPr>
          <w:r w:rsidRPr="000F29CB">
            <w:rPr>
              <w:b/>
              <w:bCs/>
            </w:rPr>
            <w:t>Datum</w:t>
          </w:r>
        </w:p>
      </w:tc>
    </w:tr>
    <w:tr w:rsidR="008C3270" w14:paraId="30F97BA6" w14:textId="77777777" w:rsidTr="00AC6D05">
      <w:tc>
        <w:tcPr>
          <w:tcW w:w="4181" w:type="dxa"/>
        </w:tcPr>
        <w:p w14:paraId="5D80CB06" w14:textId="0ECDF9E4" w:rsidR="008C3270" w:rsidRPr="000F0AA7" w:rsidRDefault="003022EE" w:rsidP="00AC6D05">
          <w:pPr>
            <w:spacing w:line="240" w:lineRule="auto"/>
          </w:pPr>
          <w:fldSimple w:instr=" STYLEREF Datumopmaakprofiel\l  \* MERGEFORMAT ">
            <w:r w:rsidR="00256904">
              <w:rPr>
                <w:noProof/>
              </w:rPr>
              <w:t>22-02-2012</w:t>
            </w:r>
          </w:fldSimple>
        </w:p>
      </w:tc>
    </w:tr>
    <w:tr w:rsidR="008C3270" w14:paraId="77DA5BB7" w14:textId="77777777" w:rsidTr="00AC6D05">
      <w:tc>
        <w:tcPr>
          <w:tcW w:w="4181" w:type="dxa"/>
        </w:tcPr>
        <w:p w14:paraId="6E095A4E" w14:textId="77777777" w:rsidR="008C3270" w:rsidRPr="000F29CB" w:rsidRDefault="008C3270" w:rsidP="000F29CB">
          <w:pPr>
            <w:pStyle w:val="tussenkopje"/>
            <w:spacing w:before="0"/>
          </w:pPr>
          <w:r w:rsidRPr="000F29CB">
            <w:t>Titel</w:t>
          </w:r>
        </w:p>
      </w:tc>
    </w:tr>
    <w:tr w:rsidR="008C3270" w14:paraId="2EFA2940" w14:textId="77777777" w:rsidTr="00AC6D05">
      <w:tc>
        <w:tcPr>
          <w:tcW w:w="4181" w:type="dxa"/>
        </w:tcPr>
        <w:p w14:paraId="0EFD8594" w14:textId="67B7A7F9" w:rsidR="008C3270" w:rsidRDefault="003022EE" w:rsidP="00AC6D05">
          <w:pPr>
            <w:spacing w:line="240" w:lineRule="auto"/>
          </w:pPr>
          <w:fldSimple w:instr=" STYLEREF Titel \* MERGEFORMAT ">
            <w:r w:rsidR="00256904">
              <w:rPr>
                <w:noProof/>
              </w:rPr>
              <w:t>Toelichting Modeldocument ABN AMRO - Moneyou v4.0</w:t>
            </w:r>
          </w:fldSimple>
        </w:p>
      </w:tc>
    </w:tr>
    <w:tr w:rsidR="008C3270" w14:paraId="709E22AC" w14:textId="77777777" w:rsidTr="00AC6D05">
      <w:tc>
        <w:tcPr>
          <w:tcW w:w="4181" w:type="dxa"/>
        </w:tcPr>
        <w:p w14:paraId="4E0D55B7" w14:textId="77777777" w:rsidR="008C3270" w:rsidRPr="000F29CB" w:rsidRDefault="008C3270" w:rsidP="000F29CB">
          <w:pPr>
            <w:pStyle w:val="tussenkopje"/>
            <w:spacing w:before="0"/>
          </w:pPr>
          <w:r w:rsidRPr="000F29CB">
            <w:t>Versie</w:t>
          </w:r>
        </w:p>
      </w:tc>
    </w:tr>
    <w:tr w:rsidR="008C3270" w14:paraId="40295109" w14:textId="77777777" w:rsidTr="00AC6D05">
      <w:tc>
        <w:tcPr>
          <w:tcW w:w="4181" w:type="dxa"/>
        </w:tcPr>
        <w:p w14:paraId="7DA50E7A" w14:textId="7EC4CB38" w:rsidR="008C3270" w:rsidRDefault="000F29CB" w:rsidP="00AC6D05">
          <w:pPr>
            <w:spacing w:line="240" w:lineRule="auto"/>
          </w:pPr>
          <w:ins w:id="46" w:author="Groot, Karina de" w:date="2026-09-08T10:22:00Z" w16du:dateUtc="2026-09-08T08:22:00Z">
            <w:r>
              <w:t>5.0</w:t>
            </w:r>
          </w:ins>
          <w:del w:id="47" w:author="Groot, Karina de" w:date="2026-09-08T10:22:00Z" w16du:dateUtc="2026-09-08T08:22:00Z">
            <w:r w:rsidR="00FC4983" w:rsidDel="000F29CB">
              <w:delText>4.0</w:delText>
            </w:r>
          </w:del>
        </w:p>
      </w:tc>
    </w:tr>
    <w:tr w:rsidR="008C3270" w14:paraId="5B931DA2" w14:textId="77777777" w:rsidTr="00AC6D05">
      <w:tc>
        <w:tcPr>
          <w:tcW w:w="4181" w:type="dxa"/>
        </w:tcPr>
        <w:p w14:paraId="0C16A3B5" w14:textId="77777777" w:rsidR="008C3270" w:rsidRPr="000F29CB" w:rsidRDefault="008C3270" w:rsidP="000F29CB">
          <w:pPr>
            <w:pStyle w:val="tussenkopje"/>
            <w:spacing w:before="0"/>
          </w:pPr>
          <w:r w:rsidRPr="000F29CB">
            <w:t>Blad</w:t>
          </w:r>
        </w:p>
      </w:tc>
    </w:tr>
    <w:tr w:rsidR="008C3270" w14:paraId="251745E2" w14:textId="77777777" w:rsidTr="00AC6D05">
      <w:tc>
        <w:tcPr>
          <w:tcW w:w="4181" w:type="dxa"/>
        </w:tcPr>
        <w:p w14:paraId="35E4C99C" w14:textId="77777777" w:rsidR="008C3270" w:rsidRDefault="008C3270" w:rsidP="00AC6D05">
          <w:pPr>
            <w:spacing w:line="240" w:lineRule="auto"/>
          </w:pPr>
          <w:r>
            <w:fldChar w:fldCharType="begin"/>
          </w:r>
          <w:r>
            <w:instrText xml:space="preserve"> PAGE  \* MERGEFORMAT </w:instrText>
          </w:r>
          <w:r>
            <w:fldChar w:fldCharType="separate"/>
          </w:r>
          <w:r w:rsidR="004942B6">
            <w:rPr>
              <w:noProof/>
            </w:rPr>
            <w:t>3</w:t>
          </w:r>
          <w:r>
            <w:fldChar w:fldCharType="end"/>
          </w:r>
          <w:r>
            <w:t xml:space="preserve"> van</w:t>
          </w:r>
          <w:r w:rsidRPr="00636B54">
            <w:t xml:space="preserve"> </w:t>
          </w:r>
          <w:fldSimple w:instr=" NUMPAGES ">
            <w:r w:rsidR="004942B6">
              <w:rPr>
                <w:noProof/>
              </w:rPr>
              <w:t>21</w:t>
            </w:r>
          </w:fldSimple>
        </w:p>
      </w:tc>
    </w:tr>
  </w:tbl>
  <w:p w14:paraId="08E0AB46" w14:textId="2162E03D" w:rsidR="008C3270" w:rsidRDefault="008C3270">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7032" w:tblpY="625"/>
      <w:tblW w:w="0" w:type="auto"/>
      <w:tblCellMar>
        <w:left w:w="70" w:type="dxa"/>
        <w:right w:w="70" w:type="dxa"/>
      </w:tblCellMar>
      <w:tblLook w:val="0000" w:firstRow="0" w:lastRow="0" w:firstColumn="0" w:lastColumn="0" w:noHBand="0" w:noVBand="0"/>
    </w:tblPr>
    <w:tblGrid>
      <w:gridCol w:w="4181"/>
    </w:tblGrid>
    <w:tr w:rsidR="008C3270" w14:paraId="70246002" w14:textId="77777777" w:rsidTr="00AC6D05">
      <w:tc>
        <w:tcPr>
          <w:tcW w:w="4181" w:type="dxa"/>
        </w:tcPr>
        <w:p w14:paraId="4E8F7265" w14:textId="77777777" w:rsidR="008C3270" w:rsidRPr="000F29CB" w:rsidRDefault="008C3270" w:rsidP="00AC6D05">
          <w:pPr>
            <w:pStyle w:val="tussenkopje"/>
            <w:spacing w:before="0"/>
            <w:rPr>
              <w:b/>
              <w:bCs/>
            </w:rPr>
          </w:pPr>
          <w:r w:rsidRPr="000F29CB">
            <w:rPr>
              <w:b/>
              <w:bCs/>
            </w:rPr>
            <w:t>Datum</w:t>
          </w:r>
        </w:p>
      </w:tc>
    </w:tr>
    <w:tr w:rsidR="008C3270" w14:paraId="6FA5793D" w14:textId="77777777" w:rsidTr="00AC6D05">
      <w:tc>
        <w:tcPr>
          <w:tcW w:w="4181" w:type="dxa"/>
        </w:tcPr>
        <w:p w14:paraId="3E842C54" w14:textId="4C918045" w:rsidR="008C3270" w:rsidRPr="00AA4829" w:rsidRDefault="003022EE" w:rsidP="00AC6D05">
          <w:pPr>
            <w:spacing w:line="240" w:lineRule="auto"/>
            <w:rPr>
              <w:rFonts w:cs="Arial"/>
            </w:rPr>
          </w:pPr>
          <w:fldSimple w:instr=" STYLEREF Datumopmaakprofiel\l  \* MERGEFORMAT ">
            <w:r w:rsidR="00256904">
              <w:rPr>
                <w:noProof/>
              </w:rPr>
              <w:t>8 september 2026</w:t>
            </w:r>
          </w:fldSimple>
        </w:p>
      </w:tc>
    </w:tr>
    <w:tr w:rsidR="008C3270" w14:paraId="55E9F4AA" w14:textId="77777777" w:rsidTr="00AC6D05">
      <w:tc>
        <w:tcPr>
          <w:tcW w:w="4181" w:type="dxa"/>
        </w:tcPr>
        <w:p w14:paraId="3A291A7D" w14:textId="77777777" w:rsidR="008C3270" w:rsidRPr="000F29CB" w:rsidRDefault="008C3270" w:rsidP="000F29CB">
          <w:pPr>
            <w:pStyle w:val="tussenkopje"/>
            <w:tabs>
              <w:tab w:val="left" w:pos="2985"/>
            </w:tabs>
            <w:spacing w:before="0"/>
            <w:rPr>
              <w:b/>
              <w:bCs/>
            </w:rPr>
          </w:pPr>
          <w:r w:rsidRPr="000F29CB">
            <w:rPr>
              <w:b/>
              <w:bCs/>
            </w:rPr>
            <w:t>Titel</w:t>
          </w:r>
          <w:r w:rsidRPr="000F29CB">
            <w:rPr>
              <w:b/>
              <w:bCs/>
            </w:rPr>
            <w:tab/>
          </w:r>
        </w:p>
      </w:tc>
    </w:tr>
    <w:tr w:rsidR="008C3270" w14:paraId="6677E93D" w14:textId="77777777" w:rsidTr="00AC6D05">
      <w:tc>
        <w:tcPr>
          <w:tcW w:w="4181" w:type="dxa"/>
        </w:tcPr>
        <w:p w14:paraId="0B5C1400" w14:textId="6FB58C37" w:rsidR="008C3270" w:rsidRPr="004E6779" w:rsidRDefault="008C3270" w:rsidP="00AC6D05">
          <w:pPr>
            <w:spacing w:line="240" w:lineRule="auto"/>
            <w:rPr>
              <w:rFonts w:cs="Arial"/>
            </w:rPr>
          </w:pPr>
          <w:r w:rsidRPr="004E6779">
            <w:rPr>
              <w:rFonts w:cs="Arial"/>
            </w:rPr>
            <w:fldChar w:fldCharType="begin"/>
          </w:r>
          <w:r w:rsidRPr="004E6779">
            <w:rPr>
              <w:rFonts w:cs="Arial"/>
            </w:rPr>
            <w:instrText xml:space="preserve"> STYLEREF Titel \* MERGEFORMAT </w:instrText>
          </w:r>
          <w:r w:rsidRPr="004E6779">
            <w:rPr>
              <w:rFonts w:cs="Arial"/>
            </w:rPr>
            <w:fldChar w:fldCharType="separate"/>
          </w:r>
          <w:r w:rsidR="00256904">
            <w:rPr>
              <w:rFonts w:cs="Arial"/>
              <w:noProof/>
            </w:rPr>
            <w:t>Toelichting Modeldocument ABN AMRO - Moneyou v4.0</w:t>
          </w:r>
          <w:r w:rsidRPr="004E6779">
            <w:rPr>
              <w:rFonts w:cs="Arial"/>
            </w:rPr>
            <w:fldChar w:fldCharType="end"/>
          </w:r>
        </w:p>
      </w:tc>
    </w:tr>
    <w:tr w:rsidR="008C3270" w14:paraId="097E5671" w14:textId="77777777" w:rsidTr="00AC6D05">
      <w:tc>
        <w:tcPr>
          <w:tcW w:w="4181" w:type="dxa"/>
        </w:tcPr>
        <w:p w14:paraId="213BAD91" w14:textId="77777777" w:rsidR="008C3270" w:rsidRPr="000F29CB" w:rsidRDefault="008C3270" w:rsidP="000F29CB">
          <w:pPr>
            <w:pStyle w:val="tussenkopje"/>
            <w:spacing w:before="0"/>
            <w:rPr>
              <w:b/>
              <w:bCs/>
            </w:rPr>
          </w:pPr>
          <w:r w:rsidRPr="000F29CB">
            <w:rPr>
              <w:b/>
              <w:bCs/>
            </w:rPr>
            <w:t>Versie</w:t>
          </w:r>
        </w:p>
      </w:tc>
    </w:tr>
    <w:bookmarkStart w:id="77" w:name="VersieInKop"/>
    <w:tr w:rsidR="008C3270" w14:paraId="3DB79731" w14:textId="77777777" w:rsidTr="00AC6D05">
      <w:tc>
        <w:tcPr>
          <w:tcW w:w="4181" w:type="dxa"/>
        </w:tcPr>
        <w:p w14:paraId="4EC6DA75" w14:textId="48AA487B" w:rsidR="008C3270" w:rsidRPr="00AA4829" w:rsidRDefault="008C3270" w:rsidP="00AC6D05">
          <w:pPr>
            <w:spacing w:line="240" w:lineRule="auto"/>
            <w:rPr>
              <w:rFonts w:cs="Arial"/>
            </w:rPr>
          </w:pPr>
          <w:r>
            <w:fldChar w:fldCharType="begin"/>
          </w:r>
          <w:r>
            <w:instrText xml:space="preserve"> STYLEREF Versie\l  \* MERGEFORMAT </w:instrText>
          </w:r>
          <w:r>
            <w:fldChar w:fldCharType="separate"/>
          </w:r>
          <w:r w:rsidR="00256904">
            <w:rPr>
              <w:noProof/>
            </w:rPr>
            <w:t>5.0</w:t>
          </w:r>
          <w:r>
            <w:fldChar w:fldCharType="end"/>
          </w:r>
          <w:bookmarkEnd w:id="77"/>
        </w:p>
      </w:tc>
    </w:tr>
    <w:tr w:rsidR="008C3270" w14:paraId="1798B5D1" w14:textId="77777777" w:rsidTr="00AC6D05">
      <w:tc>
        <w:tcPr>
          <w:tcW w:w="4181" w:type="dxa"/>
        </w:tcPr>
        <w:p w14:paraId="473000BA" w14:textId="77777777" w:rsidR="008C3270" w:rsidRPr="000F29CB" w:rsidRDefault="008C3270" w:rsidP="000F29CB">
          <w:pPr>
            <w:pStyle w:val="tussenkopje"/>
            <w:spacing w:before="0"/>
            <w:rPr>
              <w:b/>
              <w:bCs/>
            </w:rPr>
          </w:pPr>
          <w:r w:rsidRPr="000F29CB">
            <w:rPr>
              <w:b/>
              <w:bCs/>
            </w:rPr>
            <w:t>Blad</w:t>
          </w:r>
        </w:p>
      </w:tc>
    </w:tr>
    <w:tr w:rsidR="008C3270" w14:paraId="52C3CA90" w14:textId="77777777" w:rsidTr="00AC6D05">
      <w:tc>
        <w:tcPr>
          <w:tcW w:w="4181" w:type="dxa"/>
        </w:tcPr>
        <w:p w14:paraId="5883C906" w14:textId="77777777" w:rsidR="008C3270" w:rsidRPr="00312C31" w:rsidRDefault="008C3270" w:rsidP="00AC6D05">
          <w:pPr>
            <w:spacing w:line="240" w:lineRule="auto"/>
            <w:rPr>
              <w:rFonts w:cs="Arial"/>
            </w:rPr>
          </w:pPr>
          <w:r w:rsidRPr="00312C31">
            <w:rPr>
              <w:rFonts w:cs="Arial"/>
            </w:rPr>
            <w:fldChar w:fldCharType="begin"/>
          </w:r>
          <w:r w:rsidRPr="00312C31">
            <w:rPr>
              <w:rFonts w:cs="Arial"/>
            </w:rPr>
            <w:instrText xml:space="preserve"> PAGE  \* MERGEFORMAT </w:instrText>
          </w:r>
          <w:r w:rsidRPr="00312C31">
            <w:rPr>
              <w:rFonts w:cs="Arial"/>
            </w:rPr>
            <w:fldChar w:fldCharType="separate"/>
          </w:r>
          <w:r w:rsidR="004942B6">
            <w:rPr>
              <w:rFonts w:cs="Arial"/>
              <w:noProof/>
            </w:rPr>
            <w:t>12</w:t>
          </w:r>
          <w:r w:rsidRPr="00312C31">
            <w:rPr>
              <w:rFonts w:cs="Arial"/>
            </w:rPr>
            <w:fldChar w:fldCharType="end"/>
          </w:r>
          <w:r w:rsidRPr="00312C31">
            <w:rPr>
              <w:rFonts w:cs="Arial"/>
            </w:rPr>
            <w:t xml:space="preserve"> van </w:t>
          </w:r>
          <w:r w:rsidRPr="00312C31">
            <w:rPr>
              <w:rFonts w:cs="Arial"/>
            </w:rPr>
            <w:fldChar w:fldCharType="begin"/>
          </w:r>
          <w:r w:rsidRPr="00312C31">
            <w:rPr>
              <w:rFonts w:cs="Arial"/>
            </w:rPr>
            <w:instrText xml:space="preserve"> NUMPAGES </w:instrText>
          </w:r>
          <w:r w:rsidRPr="00312C31">
            <w:rPr>
              <w:rFonts w:cs="Arial"/>
            </w:rPr>
            <w:fldChar w:fldCharType="separate"/>
          </w:r>
          <w:r w:rsidR="004942B6">
            <w:rPr>
              <w:rFonts w:cs="Arial"/>
              <w:noProof/>
            </w:rPr>
            <w:t>21</w:t>
          </w:r>
          <w:r w:rsidRPr="00312C31">
            <w:rPr>
              <w:rFonts w:cs="Arial"/>
            </w:rPr>
            <w:fldChar w:fldCharType="end"/>
          </w:r>
        </w:p>
      </w:tc>
    </w:tr>
  </w:tbl>
  <w:p w14:paraId="3C3ED8EB" w14:textId="77777777" w:rsidR="008C3270" w:rsidRDefault="008C3270">
    <w:pPr>
      <w:pStyle w:val="Koptekst"/>
    </w:pPr>
  </w:p>
  <w:p w14:paraId="52148AB5" w14:textId="77777777" w:rsidR="008C3270" w:rsidRDefault="008C3270">
    <w:pPr>
      <w:pStyle w:val="Koptekst"/>
    </w:pPr>
  </w:p>
  <w:p w14:paraId="791A2BB3" w14:textId="7A0FDA06" w:rsidR="008C3270" w:rsidRDefault="000F29CB" w:rsidP="000F29CB">
    <w:pPr>
      <w:pStyle w:val="Koptekst"/>
      <w:tabs>
        <w:tab w:val="clear" w:pos="9072"/>
        <w:tab w:val="left" w:pos="4536"/>
      </w:tabs>
    </w:pPr>
    <w:r>
      <w:tab/>
    </w:r>
  </w:p>
  <w:p w14:paraId="7C0B6C15" w14:textId="77777777" w:rsidR="008C3270" w:rsidRDefault="008C3270">
    <w:pPr>
      <w:pStyle w:val="Koptekst"/>
    </w:pPr>
  </w:p>
  <w:p w14:paraId="5D3E5DC9" w14:textId="77777777" w:rsidR="008C3270" w:rsidRDefault="008C3270">
    <w:pPr>
      <w:pStyle w:val="Koptekst"/>
    </w:pPr>
  </w:p>
  <w:p w14:paraId="3CA0C11C" w14:textId="77777777" w:rsidR="008C3270" w:rsidRDefault="008C3270">
    <w:pPr>
      <w:pStyle w:val="Koptekst"/>
    </w:pPr>
  </w:p>
  <w:p w14:paraId="7E1D27E2" w14:textId="77777777" w:rsidR="008C3270" w:rsidRDefault="008C3270">
    <w:pPr>
      <w:pStyle w:val="Koptekst"/>
    </w:pPr>
  </w:p>
  <w:p w14:paraId="3F900BB4" w14:textId="77777777" w:rsidR="008C3270" w:rsidRDefault="008C3270">
    <w:pPr>
      <w:pStyle w:val="Koptekst"/>
    </w:pPr>
  </w:p>
  <w:p w14:paraId="141DC2F3" w14:textId="77777777" w:rsidR="008C3270" w:rsidRDefault="008C3270">
    <w:pPr>
      <w:pStyle w:val="Koptekst"/>
    </w:pPr>
  </w:p>
  <w:p w14:paraId="54CC8D7D" w14:textId="77777777" w:rsidR="008C3270" w:rsidRDefault="008C3270">
    <w:pPr>
      <w:pStyle w:val="Koptekst"/>
    </w:pPr>
  </w:p>
  <w:p w14:paraId="465CCA81" w14:textId="07B85A40" w:rsidR="008C3270" w:rsidRDefault="008C327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182E"/>
    <w:multiLevelType w:val="hybridMultilevel"/>
    <w:tmpl w:val="C896C69A"/>
    <w:lvl w:ilvl="0" w:tplc="BF8036E4">
      <w:start w:val="1"/>
      <w:numFmt w:val="decimal"/>
      <w:lvlText w:val="%1."/>
      <w:lvlJc w:val="left"/>
      <w:pPr>
        <w:tabs>
          <w:tab w:val="num" w:pos="720"/>
        </w:tabs>
        <w:ind w:left="720" w:hanging="360"/>
      </w:pPr>
      <w:rPr>
        <w:rFonts w:ascii="Arial" w:eastAsia="Times New Roman" w:hAnsi="Arial" w:cs="Times New Roman"/>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0C8446C5"/>
    <w:multiLevelType w:val="hybridMultilevel"/>
    <w:tmpl w:val="4F04DFB4"/>
    <w:lvl w:ilvl="0" w:tplc="4D260C8C">
      <w:start w:val="1"/>
      <w:numFmt w:val="bullet"/>
      <w:lvlText w:val="-"/>
      <w:lvlJc w:val="left"/>
      <w:pPr>
        <w:tabs>
          <w:tab w:val="num" w:pos="587"/>
        </w:tabs>
        <w:ind w:left="587" w:hanging="360"/>
      </w:pPr>
      <w:rPr>
        <w:rFonts w:ascii="Arial" w:hAnsi="Arial" w:hint="default"/>
      </w:rPr>
    </w:lvl>
    <w:lvl w:ilvl="1" w:tplc="04130003" w:tentative="1">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10D56C4A"/>
    <w:multiLevelType w:val="hybridMultilevel"/>
    <w:tmpl w:val="C70A7474"/>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1511356"/>
    <w:multiLevelType w:val="hybridMultilevel"/>
    <w:tmpl w:val="19727FC8"/>
    <w:lvl w:ilvl="0" w:tplc="04130001">
      <w:start w:val="1"/>
      <w:numFmt w:val="decimal"/>
      <w:lvlText w:val="%1."/>
      <w:lvlJc w:val="left"/>
      <w:pPr>
        <w:tabs>
          <w:tab w:val="num" w:pos="360"/>
        </w:tabs>
        <w:ind w:left="36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22566D34"/>
    <w:multiLevelType w:val="hybridMultilevel"/>
    <w:tmpl w:val="5576ED74"/>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5" w15:restartNumberingAfterBreak="0">
    <w:nsid w:val="2B61750D"/>
    <w:multiLevelType w:val="hybridMultilevel"/>
    <w:tmpl w:val="0E702186"/>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6" w15:restartNumberingAfterBreak="0">
    <w:nsid w:val="2D7817EC"/>
    <w:multiLevelType w:val="hybridMultilevel"/>
    <w:tmpl w:val="F9ACE6D0"/>
    <w:lvl w:ilvl="0" w:tplc="C4D01D42">
      <w:start w:val="1"/>
      <w:numFmt w:val="decimal"/>
      <w:lvlText w:val="%1)"/>
      <w:lvlJc w:val="left"/>
      <w:pPr>
        <w:tabs>
          <w:tab w:val="num" w:pos="720"/>
        </w:tabs>
        <w:ind w:left="720" w:hanging="360"/>
      </w:pPr>
      <w:rPr>
        <w:rFonts w:hint="default"/>
      </w:rPr>
    </w:lvl>
    <w:lvl w:ilvl="1" w:tplc="312E2B6A"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7" w15:restartNumberingAfterBreak="0">
    <w:nsid w:val="2EB04EF5"/>
    <w:multiLevelType w:val="multilevel"/>
    <w:tmpl w:val="9776FC54"/>
    <w:lvl w:ilvl="0">
      <w:start w:val="1"/>
      <w:numFmt w:val="decimal"/>
      <w:lvlText w:val="%1."/>
      <w:lvlJc w:val="left"/>
      <w:pPr>
        <w:tabs>
          <w:tab w:val="num" w:pos="1800"/>
        </w:tabs>
        <w:ind w:left="1800" w:hanging="360"/>
      </w:pPr>
    </w:lvl>
    <w:lvl w:ilvl="1">
      <w:start w:val="1"/>
      <w:numFmt w:val="lowerLetter"/>
      <w:lvlText w:val="%2."/>
      <w:lvlJc w:val="left"/>
      <w:pPr>
        <w:tabs>
          <w:tab w:val="num" w:pos="2880"/>
        </w:tabs>
        <w:ind w:left="2880" w:hanging="360"/>
      </w:pPr>
    </w:lvl>
    <w:lvl w:ilvl="2">
      <w:start w:val="1"/>
      <w:numFmt w:val="lowerRoman"/>
      <w:lvlText w:val="%3."/>
      <w:lvlJc w:val="right"/>
      <w:pPr>
        <w:tabs>
          <w:tab w:val="num" w:pos="3600"/>
        </w:tabs>
        <w:ind w:left="3600" w:hanging="180"/>
      </w:p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start w:val="1"/>
      <w:numFmt w:val="lowerRoman"/>
      <w:lvlText w:val="%6."/>
      <w:lvlJc w:val="right"/>
      <w:pPr>
        <w:tabs>
          <w:tab w:val="num" w:pos="5760"/>
        </w:tabs>
        <w:ind w:left="5760" w:hanging="180"/>
      </w:pPr>
    </w:lvl>
    <w:lvl w:ilvl="6">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start w:val="1"/>
      <w:numFmt w:val="lowerRoman"/>
      <w:lvlText w:val="%9."/>
      <w:lvlJc w:val="right"/>
      <w:pPr>
        <w:tabs>
          <w:tab w:val="num" w:pos="7920"/>
        </w:tabs>
        <w:ind w:left="7920" w:hanging="180"/>
      </w:pPr>
    </w:lvl>
  </w:abstractNum>
  <w:abstractNum w:abstractNumId="8" w15:restartNumberingAfterBreak="0">
    <w:nsid w:val="2FA048EC"/>
    <w:multiLevelType w:val="hybridMultilevel"/>
    <w:tmpl w:val="9304A1B2"/>
    <w:lvl w:ilvl="0" w:tplc="F21A5F5A">
      <w:start w:val="1"/>
      <w:numFmt w:val="lowerLetter"/>
      <w:lvlText w:val="%1."/>
      <w:lvlJc w:val="left"/>
      <w:pPr>
        <w:tabs>
          <w:tab w:val="num" w:pos="1800"/>
        </w:tabs>
        <w:ind w:left="1800" w:hanging="360"/>
      </w:pPr>
      <w:rPr>
        <w:rFonts w:hint="default"/>
      </w:rPr>
    </w:lvl>
    <w:lvl w:ilvl="1" w:tplc="04130019" w:tentative="1">
      <w:start w:val="1"/>
      <w:numFmt w:val="lowerLetter"/>
      <w:lvlText w:val="%2."/>
      <w:lvlJc w:val="left"/>
      <w:pPr>
        <w:tabs>
          <w:tab w:val="num" w:pos="2880"/>
        </w:tabs>
        <w:ind w:left="2880" w:hanging="360"/>
      </w:pPr>
    </w:lvl>
    <w:lvl w:ilvl="2" w:tplc="0413001B" w:tentative="1">
      <w:start w:val="1"/>
      <w:numFmt w:val="lowerRoman"/>
      <w:lvlText w:val="%3."/>
      <w:lvlJc w:val="right"/>
      <w:pPr>
        <w:tabs>
          <w:tab w:val="num" w:pos="3600"/>
        </w:tabs>
        <w:ind w:left="3600" w:hanging="180"/>
      </w:pPr>
    </w:lvl>
    <w:lvl w:ilvl="3" w:tplc="0413000F" w:tentative="1">
      <w:start w:val="1"/>
      <w:numFmt w:val="decimal"/>
      <w:lvlText w:val="%4."/>
      <w:lvlJc w:val="left"/>
      <w:pPr>
        <w:tabs>
          <w:tab w:val="num" w:pos="4320"/>
        </w:tabs>
        <w:ind w:left="4320" w:hanging="360"/>
      </w:pPr>
    </w:lvl>
    <w:lvl w:ilvl="4" w:tplc="04130019" w:tentative="1">
      <w:start w:val="1"/>
      <w:numFmt w:val="lowerLetter"/>
      <w:lvlText w:val="%5."/>
      <w:lvlJc w:val="left"/>
      <w:pPr>
        <w:tabs>
          <w:tab w:val="num" w:pos="5040"/>
        </w:tabs>
        <w:ind w:left="5040" w:hanging="360"/>
      </w:pPr>
    </w:lvl>
    <w:lvl w:ilvl="5" w:tplc="0413001B" w:tentative="1">
      <w:start w:val="1"/>
      <w:numFmt w:val="lowerRoman"/>
      <w:lvlText w:val="%6."/>
      <w:lvlJc w:val="right"/>
      <w:pPr>
        <w:tabs>
          <w:tab w:val="num" w:pos="5760"/>
        </w:tabs>
        <w:ind w:left="5760" w:hanging="180"/>
      </w:pPr>
    </w:lvl>
    <w:lvl w:ilvl="6" w:tplc="0413000F" w:tentative="1">
      <w:start w:val="1"/>
      <w:numFmt w:val="decimal"/>
      <w:lvlText w:val="%7."/>
      <w:lvlJc w:val="left"/>
      <w:pPr>
        <w:tabs>
          <w:tab w:val="num" w:pos="6480"/>
        </w:tabs>
        <w:ind w:left="6480" w:hanging="360"/>
      </w:pPr>
    </w:lvl>
    <w:lvl w:ilvl="7" w:tplc="04130019" w:tentative="1">
      <w:start w:val="1"/>
      <w:numFmt w:val="lowerLetter"/>
      <w:lvlText w:val="%8."/>
      <w:lvlJc w:val="left"/>
      <w:pPr>
        <w:tabs>
          <w:tab w:val="num" w:pos="7200"/>
        </w:tabs>
        <w:ind w:left="7200" w:hanging="360"/>
      </w:pPr>
    </w:lvl>
    <w:lvl w:ilvl="8" w:tplc="0413001B" w:tentative="1">
      <w:start w:val="1"/>
      <w:numFmt w:val="lowerRoman"/>
      <w:lvlText w:val="%9."/>
      <w:lvlJc w:val="right"/>
      <w:pPr>
        <w:tabs>
          <w:tab w:val="num" w:pos="7920"/>
        </w:tabs>
        <w:ind w:left="7920" w:hanging="180"/>
      </w:pPr>
    </w:lvl>
  </w:abstractNum>
  <w:abstractNum w:abstractNumId="9" w15:restartNumberingAfterBreak="0">
    <w:nsid w:val="3044701D"/>
    <w:multiLevelType w:val="hybridMultilevel"/>
    <w:tmpl w:val="445277E2"/>
    <w:lvl w:ilvl="0" w:tplc="B804EDFA">
      <w:numFmt w:val="bullet"/>
      <w:lvlText w:val="-"/>
      <w:lvlJc w:val="left"/>
      <w:pPr>
        <w:tabs>
          <w:tab w:val="num" w:pos="360"/>
        </w:tabs>
        <w:ind w:left="360" w:hanging="360"/>
      </w:pPr>
      <w:rPr>
        <w:rFonts w:ascii="Arial" w:eastAsia="Times New Roman" w:hAnsi="Arial" w:cs="Arial" w:hint="default"/>
      </w:rPr>
    </w:lvl>
    <w:lvl w:ilvl="1" w:tplc="04130019" w:tentative="1">
      <w:start w:val="1"/>
      <w:numFmt w:val="bullet"/>
      <w:lvlText w:val="o"/>
      <w:lvlJc w:val="left"/>
      <w:pPr>
        <w:tabs>
          <w:tab w:val="num" w:pos="1080"/>
        </w:tabs>
        <w:ind w:left="1080" w:hanging="360"/>
      </w:pPr>
      <w:rPr>
        <w:rFonts w:ascii="Courier New" w:hAnsi="Courier New" w:cs="Courier New" w:hint="default"/>
      </w:rPr>
    </w:lvl>
    <w:lvl w:ilvl="2" w:tplc="0413001B" w:tentative="1">
      <w:start w:val="1"/>
      <w:numFmt w:val="bullet"/>
      <w:lvlText w:val=""/>
      <w:lvlJc w:val="left"/>
      <w:pPr>
        <w:tabs>
          <w:tab w:val="num" w:pos="1800"/>
        </w:tabs>
        <w:ind w:left="1800" w:hanging="360"/>
      </w:pPr>
      <w:rPr>
        <w:rFonts w:ascii="Wingdings" w:hAnsi="Wingdings" w:hint="default"/>
      </w:rPr>
    </w:lvl>
    <w:lvl w:ilvl="3" w:tplc="0413000F" w:tentative="1">
      <w:start w:val="1"/>
      <w:numFmt w:val="bullet"/>
      <w:lvlText w:val=""/>
      <w:lvlJc w:val="left"/>
      <w:pPr>
        <w:tabs>
          <w:tab w:val="num" w:pos="2520"/>
        </w:tabs>
        <w:ind w:left="2520" w:hanging="360"/>
      </w:pPr>
      <w:rPr>
        <w:rFonts w:ascii="Symbol" w:hAnsi="Symbol" w:hint="default"/>
      </w:rPr>
    </w:lvl>
    <w:lvl w:ilvl="4" w:tplc="04130019" w:tentative="1">
      <w:start w:val="1"/>
      <w:numFmt w:val="bullet"/>
      <w:lvlText w:val="o"/>
      <w:lvlJc w:val="left"/>
      <w:pPr>
        <w:tabs>
          <w:tab w:val="num" w:pos="3240"/>
        </w:tabs>
        <w:ind w:left="3240" w:hanging="360"/>
      </w:pPr>
      <w:rPr>
        <w:rFonts w:ascii="Courier New" w:hAnsi="Courier New" w:cs="Courier New" w:hint="default"/>
      </w:rPr>
    </w:lvl>
    <w:lvl w:ilvl="5" w:tplc="0413001B" w:tentative="1">
      <w:start w:val="1"/>
      <w:numFmt w:val="bullet"/>
      <w:lvlText w:val=""/>
      <w:lvlJc w:val="left"/>
      <w:pPr>
        <w:tabs>
          <w:tab w:val="num" w:pos="3960"/>
        </w:tabs>
        <w:ind w:left="3960" w:hanging="360"/>
      </w:pPr>
      <w:rPr>
        <w:rFonts w:ascii="Wingdings" w:hAnsi="Wingdings" w:hint="default"/>
      </w:rPr>
    </w:lvl>
    <w:lvl w:ilvl="6" w:tplc="0413000F" w:tentative="1">
      <w:start w:val="1"/>
      <w:numFmt w:val="bullet"/>
      <w:lvlText w:val=""/>
      <w:lvlJc w:val="left"/>
      <w:pPr>
        <w:tabs>
          <w:tab w:val="num" w:pos="4680"/>
        </w:tabs>
        <w:ind w:left="4680" w:hanging="360"/>
      </w:pPr>
      <w:rPr>
        <w:rFonts w:ascii="Symbol" w:hAnsi="Symbol" w:hint="default"/>
      </w:rPr>
    </w:lvl>
    <w:lvl w:ilvl="7" w:tplc="04130019" w:tentative="1">
      <w:start w:val="1"/>
      <w:numFmt w:val="bullet"/>
      <w:lvlText w:val="o"/>
      <w:lvlJc w:val="left"/>
      <w:pPr>
        <w:tabs>
          <w:tab w:val="num" w:pos="5400"/>
        </w:tabs>
        <w:ind w:left="5400" w:hanging="360"/>
      </w:pPr>
      <w:rPr>
        <w:rFonts w:ascii="Courier New" w:hAnsi="Courier New" w:cs="Courier New" w:hint="default"/>
      </w:rPr>
    </w:lvl>
    <w:lvl w:ilvl="8" w:tplc="0413001B"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0CA6FA7"/>
    <w:multiLevelType w:val="hybridMultilevel"/>
    <w:tmpl w:val="5CE0758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D83EF1"/>
    <w:multiLevelType w:val="hybridMultilevel"/>
    <w:tmpl w:val="FB9C5CCE"/>
    <w:lvl w:ilvl="0" w:tplc="0413000F">
      <w:start w:val="1"/>
      <w:numFmt w:val="decimal"/>
      <w:lvlText w:val="%1."/>
      <w:lvlJc w:val="left"/>
      <w:pPr>
        <w:tabs>
          <w:tab w:val="num" w:pos="720"/>
        </w:tabs>
        <w:ind w:left="720" w:hanging="360"/>
      </w:p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424A5443"/>
    <w:multiLevelType w:val="hybridMultilevel"/>
    <w:tmpl w:val="8F10E1D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633B4B"/>
    <w:multiLevelType w:val="hybridMultilevel"/>
    <w:tmpl w:val="C400D720"/>
    <w:lvl w:ilvl="0" w:tplc="B804EDFA">
      <w:start w:val="1"/>
      <w:numFmt w:val="bullet"/>
      <w:pStyle w:val="streepjeInspr"/>
      <w:lvlText w:val="-"/>
      <w:lvlJc w:val="left"/>
      <w:pPr>
        <w:tabs>
          <w:tab w:val="num" w:pos="587"/>
        </w:tabs>
        <w:ind w:left="454" w:hanging="227"/>
      </w:pPr>
      <w:rPr>
        <w:rFonts w:ascii="Helvetica" w:hAnsi="Helvetica" w:hint="default"/>
      </w:rPr>
    </w:lvl>
    <w:lvl w:ilvl="1" w:tplc="04090019">
      <w:start w:val="1"/>
      <w:numFmt w:val="bullet"/>
      <w:lvlText w:val="o"/>
      <w:lvlJc w:val="left"/>
      <w:pPr>
        <w:tabs>
          <w:tab w:val="num" w:pos="1080"/>
        </w:tabs>
        <w:ind w:left="1080" w:hanging="360"/>
      </w:pPr>
      <w:rPr>
        <w:rFonts w:ascii="Courier New" w:hAnsi="Courier New"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4A109CA"/>
    <w:multiLevelType w:val="hybridMultilevel"/>
    <w:tmpl w:val="7D8E1940"/>
    <w:lvl w:ilvl="0" w:tplc="C4D01D42">
      <w:start w:val="1"/>
      <w:numFmt w:val="decimal"/>
      <w:lvlText w:val="%1)"/>
      <w:lvlJc w:val="left"/>
      <w:pPr>
        <w:tabs>
          <w:tab w:val="num" w:pos="720"/>
        </w:tabs>
        <w:ind w:left="720" w:hanging="360"/>
      </w:pPr>
      <w:rPr>
        <w:rFonts w:hint="default"/>
      </w:rPr>
    </w:lvl>
    <w:lvl w:ilvl="1" w:tplc="04130003" w:tentative="1">
      <w:start w:val="1"/>
      <w:numFmt w:val="lowerLetter"/>
      <w:lvlText w:val="%2."/>
      <w:lvlJc w:val="left"/>
      <w:pPr>
        <w:tabs>
          <w:tab w:val="num" w:pos="1440"/>
        </w:tabs>
        <w:ind w:left="1440" w:hanging="360"/>
      </w:pPr>
    </w:lvl>
    <w:lvl w:ilvl="2" w:tplc="04130005" w:tentative="1">
      <w:start w:val="1"/>
      <w:numFmt w:val="lowerRoman"/>
      <w:lvlText w:val="%3."/>
      <w:lvlJc w:val="right"/>
      <w:pPr>
        <w:tabs>
          <w:tab w:val="num" w:pos="2160"/>
        </w:tabs>
        <w:ind w:left="2160" w:hanging="180"/>
      </w:pPr>
    </w:lvl>
    <w:lvl w:ilvl="3" w:tplc="04130001" w:tentative="1">
      <w:start w:val="1"/>
      <w:numFmt w:val="decimal"/>
      <w:lvlText w:val="%4."/>
      <w:lvlJc w:val="left"/>
      <w:pPr>
        <w:tabs>
          <w:tab w:val="num" w:pos="2880"/>
        </w:tabs>
        <w:ind w:left="2880" w:hanging="360"/>
      </w:pPr>
    </w:lvl>
    <w:lvl w:ilvl="4" w:tplc="04130003" w:tentative="1">
      <w:start w:val="1"/>
      <w:numFmt w:val="lowerLetter"/>
      <w:lvlText w:val="%5."/>
      <w:lvlJc w:val="left"/>
      <w:pPr>
        <w:tabs>
          <w:tab w:val="num" w:pos="3600"/>
        </w:tabs>
        <w:ind w:left="3600" w:hanging="360"/>
      </w:pPr>
    </w:lvl>
    <w:lvl w:ilvl="5" w:tplc="04130005" w:tentative="1">
      <w:start w:val="1"/>
      <w:numFmt w:val="lowerRoman"/>
      <w:lvlText w:val="%6."/>
      <w:lvlJc w:val="right"/>
      <w:pPr>
        <w:tabs>
          <w:tab w:val="num" w:pos="4320"/>
        </w:tabs>
        <w:ind w:left="4320" w:hanging="180"/>
      </w:pPr>
    </w:lvl>
    <w:lvl w:ilvl="6" w:tplc="04130001" w:tentative="1">
      <w:start w:val="1"/>
      <w:numFmt w:val="decimal"/>
      <w:lvlText w:val="%7."/>
      <w:lvlJc w:val="left"/>
      <w:pPr>
        <w:tabs>
          <w:tab w:val="num" w:pos="5040"/>
        </w:tabs>
        <w:ind w:left="5040" w:hanging="360"/>
      </w:pPr>
    </w:lvl>
    <w:lvl w:ilvl="7" w:tplc="04130003" w:tentative="1">
      <w:start w:val="1"/>
      <w:numFmt w:val="lowerLetter"/>
      <w:lvlText w:val="%8."/>
      <w:lvlJc w:val="left"/>
      <w:pPr>
        <w:tabs>
          <w:tab w:val="num" w:pos="5760"/>
        </w:tabs>
        <w:ind w:left="5760" w:hanging="360"/>
      </w:pPr>
    </w:lvl>
    <w:lvl w:ilvl="8" w:tplc="04130005" w:tentative="1">
      <w:start w:val="1"/>
      <w:numFmt w:val="lowerRoman"/>
      <w:lvlText w:val="%9."/>
      <w:lvlJc w:val="right"/>
      <w:pPr>
        <w:tabs>
          <w:tab w:val="num" w:pos="6480"/>
        </w:tabs>
        <w:ind w:left="6480" w:hanging="180"/>
      </w:pPr>
    </w:lvl>
  </w:abstractNum>
  <w:abstractNum w:abstractNumId="15" w15:restartNumberingAfterBreak="0">
    <w:nsid w:val="55001720"/>
    <w:multiLevelType w:val="hybridMultilevel"/>
    <w:tmpl w:val="7FB605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66D5608"/>
    <w:multiLevelType w:val="hybridMultilevel"/>
    <w:tmpl w:val="14E047BC"/>
    <w:lvl w:ilvl="0" w:tplc="B804EDFA">
      <w:start w:val="1"/>
      <w:numFmt w:val="bullet"/>
      <w:pStyle w:val="bullet"/>
      <w:lvlText w:val=""/>
      <w:lvlJc w:val="left"/>
      <w:pPr>
        <w:tabs>
          <w:tab w:val="num" w:pos="360"/>
        </w:tabs>
        <w:ind w:left="227" w:hanging="227"/>
      </w:pPr>
      <w:rPr>
        <w:rFonts w:ascii="Symbol" w:hAnsi="Symbol" w:hint="default"/>
      </w:rPr>
    </w:lvl>
    <w:lvl w:ilvl="1" w:tplc="04130019">
      <w:start w:val="1"/>
      <w:numFmt w:val="bullet"/>
      <w:lvlText w:val=""/>
      <w:lvlJc w:val="left"/>
      <w:pPr>
        <w:tabs>
          <w:tab w:val="num" w:pos="1440"/>
        </w:tabs>
        <w:ind w:left="1440" w:hanging="360"/>
      </w:pPr>
      <w:rPr>
        <w:rFonts w:ascii="Symbol" w:hAnsi="Symbol" w:hint="default"/>
      </w:rPr>
    </w:lvl>
    <w:lvl w:ilvl="2" w:tplc="0413001B" w:tentative="1">
      <w:start w:val="1"/>
      <w:numFmt w:val="bullet"/>
      <w:lvlText w:val=""/>
      <w:lvlJc w:val="left"/>
      <w:pPr>
        <w:tabs>
          <w:tab w:val="num" w:pos="2160"/>
        </w:tabs>
        <w:ind w:left="2160" w:hanging="360"/>
      </w:pPr>
      <w:rPr>
        <w:rFonts w:ascii="Wingdings" w:hAnsi="Wingdings" w:hint="default"/>
      </w:rPr>
    </w:lvl>
    <w:lvl w:ilvl="3" w:tplc="0413000F" w:tentative="1">
      <w:start w:val="1"/>
      <w:numFmt w:val="bullet"/>
      <w:lvlText w:val=""/>
      <w:lvlJc w:val="left"/>
      <w:pPr>
        <w:tabs>
          <w:tab w:val="num" w:pos="2880"/>
        </w:tabs>
        <w:ind w:left="2880" w:hanging="360"/>
      </w:pPr>
      <w:rPr>
        <w:rFonts w:ascii="Symbol" w:hAnsi="Symbol" w:hint="default"/>
      </w:rPr>
    </w:lvl>
    <w:lvl w:ilvl="4" w:tplc="04130019" w:tentative="1">
      <w:start w:val="1"/>
      <w:numFmt w:val="bullet"/>
      <w:lvlText w:val="o"/>
      <w:lvlJc w:val="left"/>
      <w:pPr>
        <w:tabs>
          <w:tab w:val="num" w:pos="3600"/>
        </w:tabs>
        <w:ind w:left="3600" w:hanging="360"/>
      </w:pPr>
      <w:rPr>
        <w:rFonts w:ascii="Courier New" w:hAnsi="Courier New" w:hint="default"/>
      </w:rPr>
    </w:lvl>
    <w:lvl w:ilvl="5" w:tplc="0413001B" w:tentative="1">
      <w:start w:val="1"/>
      <w:numFmt w:val="bullet"/>
      <w:lvlText w:val=""/>
      <w:lvlJc w:val="left"/>
      <w:pPr>
        <w:tabs>
          <w:tab w:val="num" w:pos="4320"/>
        </w:tabs>
        <w:ind w:left="4320" w:hanging="360"/>
      </w:pPr>
      <w:rPr>
        <w:rFonts w:ascii="Wingdings" w:hAnsi="Wingdings" w:hint="default"/>
      </w:rPr>
    </w:lvl>
    <w:lvl w:ilvl="6" w:tplc="0413000F" w:tentative="1">
      <w:start w:val="1"/>
      <w:numFmt w:val="bullet"/>
      <w:lvlText w:val=""/>
      <w:lvlJc w:val="left"/>
      <w:pPr>
        <w:tabs>
          <w:tab w:val="num" w:pos="5040"/>
        </w:tabs>
        <w:ind w:left="5040" w:hanging="360"/>
      </w:pPr>
      <w:rPr>
        <w:rFonts w:ascii="Symbol" w:hAnsi="Symbol" w:hint="default"/>
      </w:rPr>
    </w:lvl>
    <w:lvl w:ilvl="7" w:tplc="04130019" w:tentative="1">
      <w:start w:val="1"/>
      <w:numFmt w:val="bullet"/>
      <w:lvlText w:val="o"/>
      <w:lvlJc w:val="left"/>
      <w:pPr>
        <w:tabs>
          <w:tab w:val="num" w:pos="5760"/>
        </w:tabs>
        <w:ind w:left="5760" w:hanging="360"/>
      </w:pPr>
      <w:rPr>
        <w:rFonts w:ascii="Courier New" w:hAnsi="Courier New" w:hint="default"/>
      </w:rPr>
    </w:lvl>
    <w:lvl w:ilvl="8" w:tplc="0413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0C5D5A"/>
    <w:multiLevelType w:val="hybridMultilevel"/>
    <w:tmpl w:val="21AC0D34"/>
    <w:lvl w:ilvl="0" w:tplc="04130001">
      <w:start w:val="1"/>
      <w:numFmt w:val="decimal"/>
      <w:lvlText w:val="%1."/>
      <w:lvlJc w:val="left"/>
      <w:pPr>
        <w:tabs>
          <w:tab w:val="num" w:pos="1080"/>
        </w:tabs>
        <w:ind w:left="1080" w:hanging="360"/>
      </w:pPr>
    </w:lvl>
    <w:lvl w:ilvl="1" w:tplc="04130019" w:tentative="1">
      <w:start w:val="1"/>
      <w:numFmt w:val="lowerLetter"/>
      <w:lvlText w:val="%2."/>
      <w:lvlJc w:val="left"/>
      <w:pPr>
        <w:tabs>
          <w:tab w:val="num" w:pos="2160"/>
        </w:tabs>
        <w:ind w:left="2160" w:hanging="360"/>
      </w:pPr>
    </w:lvl>
    <w:lvl w:ilvl="2" w:tplc="0413001B" w:tentative="1">
      <w:start w:val="1"/>
      <w:numFmt w:val="lowerRoman"/>
      <w:lvlText w:val="%3."/>
      <w:lvlJc w:val="right"/>
      <w:pPr>
        <w:tabs>
          <w:tab w:val="num" w:pos="2880"/>
        </w:tabs>
        <w:ind w:left="2880" w:hanging="180"/>
      </w:pPr>
    </w:lvl>
    <w:lvl w:ilvl="3" w:tplc="0413000F" w:tentative="1">
      <w:start w:val="1"/>
      <w:numFmt w:val="decimal"/>
      <w:lvlText w:val="%4."/>
      <w:lvlJc w:val="left"/>
      <w:pPr>
        <w:tabs>
          <w:tab w:val="num" w:pos="3600"/>
        </w:tabs>
        <w:ind w:left="3600" w:hanging="360"/>
      </w:pPr>
    </w:lvl>
    <w:lvl w:ilvl="4" w:tplc="04130019" w:tentative="1">
      <w:start w:val="1"/>
      <w:numFmt w:val="lowerLetter"/>
      <w:lvlText w:val="%5."/>
      <w:lvlJc w:val="left"/>
      <w:pPr>
        <w:tabs>
          <w:tab w:val="num" w:pos="4320"/>
        </w:tabs>
        <w:ind w:left="4320" w:hanging="360"/>
      </w:pPr>
    </w:lvl>
    <w:lvl w:ilvl="5" w:tplc="0413001B" w:tentative="1">
      <w:start w:val="1"/>
      <w:numFmt w:val="lowerRoman"/>
      <w:lvlText w:val="%6."/>
      <w:lvlJc w:val="right"/>
      <w:pPr>
        <w:tabs>
          <w:tab w:val="num" w:pos="5040"/>
        </w:tabs>
        <w:ind w:left="5040" w:hanging="180"/>
      </w:pPr>
    </w:lvl>
    <w:lvl w:ilvl="6" w:tplc="0413000F" w:tentative="1">
      <w:start w:val="1"/>
      <w:numFmt w:val="decimal"/>
      <w:lvlText w:val="%7."/>
      <w:lvlJc w:val="left"/>
      <w:pPr>
        <w:tabs>
          <w:tab w:val="num" w:pos="5760"/>
        </w:tabs>
        <w:ind w:left="5760" w:hanging="360"/>
      </w:pPr>
    </w:lvl>
    <w:lvl w:ilvl="7" w:tplc="04130019" w:tentative="1">
      <w:start w:val="1"/>
      <w:numFmt w:val="lowerLetter"/>
      <w:lvlText w:val="%8."/>
      <w:lvlJc w:val="left"/>
      <w:pPr>
        <w:tabs>
          <w:tab w:val="num" w:pos="6480"/>
        </w:tabs>
        <w:ind w:left="6480" w:hanging="360"/>
      </w:pPr>
    </w:lvl>
    <w:lvl w:ilvl="8" w:tplc="0413001B" w:tentative="1">
      <w:start w:val="1"/>
      <w:numFmt w:val="lowerRoman"/>
      <w:lvlText w:val="%9."/>
      <w:lvlJc w:val="right"/>
      <w:pPr>
        <w:tabs>
          <w:tab w:val="num" w:pos="7200"/>
        </w:tabs>
        <w:ind w:left="7200" w:hanging="180"/>
      </w:pPr>
    </w:lvl>
  </w:abstractNum>
  <w:abstractNum w:abstractNumId="18"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A144A5B"/>
    <w:multiLevelType w:val="hybridMultilevel"/>
    <w:tmpl w:val="3EEAFB8C"/>
    <w:lvl w:ilvl="0" w:tplc="11A4FDE4">
      <w:start w:val="1"/>
      <w:numFmt w:val="bullet"/>
      <w:pStyle w:val="streepje"/>
      <w:lvlText w:val="-"/>
      <w:lvlJc w:val="left"/>
      <w:pPr>
        <w:tabs>
          <w:tab w:val="num" w:pos="360"/>
        </w:tabs>
        <w:ind w:left="227" w:hanging="227"/>
      </w:pPr>
      <w:rPr>
        <w:rFonts w:hint="default"/>
      </w:rPr>
    </w:lvl>
    <w:lvl w:ilvl="1" w:tplc="A2C02DC6" w:tentative="1">
      <w:start w:val="1"/>
      <w:numFmt w:val="bullet"/>
      <w:lvlText w:val="o"/>
      <w:lvlJc w:val="left"/>
      <w:pPr>
        <w:tabs>
          <w:tab w:val="num" w:pos="1440"/>
        </w:tabs>
        <w:ind w:left="1440" w:hanging="360"/>
      </w:pPr>
      <w:rPr>
        <w:rFonts w:ascii="Courier New" w:hAnsi="Courier New" w:hint="default"/>
      </w:rPr>
    </w:lvl>
    <w:lvl w:ilvl="2" w:tplc="64CE94CE" w:tentative="1">
      <w:start w:val="1"/>
      <w:numFmt w:val="bullet"/>
      <w:lvlText w:val=""/>
      <w:lvlJc w:val="left"/>
      <w:pPr>
        <w:tabs>
          <w:tab w:val="num" w:pos="2160"/>
        </w:tabs>
        <w:ind w:left="2160" w:hanging="360"/>
      </w:pPr>
      <w:rPr>
        <w:rFonts w:ascii="Wingdings" w:hAnsi="Wingdings" w:hint="default"/>
      </w:rPr>
    </w:lvl>
    <w:lvl w:ilvl="3" w:tplc="0748936E" w:tentative="1">
      <w:start w:val="1"/>
      <w:numFmt w:val="bullet"/>
      <w:lvlText w:val=""/>
      <w:lvlJc w:val="left"/>
      <w:pPr>
        <w:tabs>
          <w:tab w:val="num" w:pos="2880"/>
        </w:tabs>
        <w:ind w:left="2880" w:hanging="360"/>
      </w:pPr>
      <w:rPr>
        <w:rFonts w:ascii="Symbol" w:hAnsi="Symbol" w:hint="default"/>
      </w:rPr>
    </w:lvl>
    <w:lvl w:ilvl="4" w:tplc="88468C4C" w:tentative="1">
      <w:start w:val="1"/>
      <w:numFmt w:val="bullet"/>
      <w:lvlText w:val="o"/>
      <w:lvlJc w:val="left"/>
      <w:pPr>
        <w:tabs>
          <w:tab w:val="num" w:pos="3600"/>
        </w:tabs>
        <w:ind w:left="3600" w:hanging="360"/>
      </w:pPr>
      <w:rPr>
        <w:rFonts w:ascii="Courier New" w:hAnsi="Courier New" w:hint="default"/>
      </w:rPr>
    </w:lvl>
    <w:lvl w:ilvl="5" w:tplc="BB58CA70" w:tentative="1">
      <w:start w:val="1"/>
      <w:numFmt w:val="bullet"/>
      <w:lvlText w:val=""/>
      <w:lvlJc w:val="left"/>
      <w:pPr>
        <w:tabs>
          <w:tab w:val="num" w:pos="4320"/>
        </w:tabs>
        <w:ind w:left="4320" w:hanging="360"/>
      </w:pPr>
      <w:rPr>
        <w:rFonts w:ascii="Wingdings" w:hAnsi="Wingdings" w:hint="default"/>
      </w:rPr>
    </w:lvl>
    <w:lvl w:ilvl="6" w:tplc="C49E6368" w:tentative="1">
      <w:start w:val="1"/>
      <w:numFmt w:val="bullet"/>
      <w:lvlText w:val=""/>
      <w:lvlJc w:val="left"/>
      <w:pPr>
        <w:tabs>
          <w:tab w:val="num" w:pos="5040"/>
        </w:tabs>
        <w:ind w:left="5040" w:hanging="360"/>
      </w:pPr>
      <w:rPr>
        <w:rFonts w:ascii="Symbol" w:hAnsi="Symbol" w:hint="default"/>
      </w:rPr>
    </w:lvl>
    <w:lvl w:ilvl="7" w:tplc="10886ED6" w:tentative="1">
      <w:start w:val="1"/>
      <w:numFmt w:val="bullet"/>
      <w:lvlText w:val="o"/>
      <w:lvlJc w:val="left"/>
      <w:pPr>
        <w:tabs>
          <w:tab w:val="num" w:pos="5760"/>
        </w:tabs>
        <w:ind w:left="5760" w:hanging="360"/>
      </w:pPr>
      <w:rPr>
        <w:rFonts w:ascii="Courier New" w:hAnsi="Courier New" w:hint="default"/>
      </w:rPr>
    </w:lvl>
    <w:lvl w:ilvl="8" w:tplc="A9AA5E0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F73067"/>
    <w:multiLevelType w:val="hybridMultilevel"/>
    <w:tmpl w:val="C1F46006"/>
    <w:lvl w:ilvl="0" w:tplc="B804EDFA">
      <w:start w:val="1"/>
      <w:numFmt w:val="bullet"/>
      <w:pStyle w:val="opsomInspr"/>
      <w:lvlText w:val=""/>
      <w:lvlJc w:val="left"/>
      <w:pPr>
        <w:tabs>
          <w:tab w:val="num" w:pos="587"/>
        </w:tabs>
        <w:ind w:left="454" w:hanging="227"/>
      </w:pPr>
      <w:rPr>
        <w:rFonts w:ascii="Symbol" w:hAnsi="Symbol" w:hint="default"/>
        <w:sz w:val="18"/>
      </w:rPr>
    </w:lvl>
    <w:lvl w:ilvl="1" w:tplc="04130019">
      <w:start w:val="1"/>
      <w:numFmt w:val="bullet"/>
      <w:lvlText w:val="o"/>
      <w:lvlJc w:val="left"/>
      <w:pPr>
        <w:tabs>
          <w:tab w:val="num" w:pos="366"/>
        </w:tabs>
        <w:ind w:left="366" w:hanging="360"/>
      </w:pPr>
      <w:rPr>
        <w:rFonts w:ascii="Courier New" w:hAnsi="Courier New" w:hint="default"/>
      </w:rPr>
    </w:lvl>
    <w:lvl w:ilvl="2" w:tplc="0413001B">
      <w:start w:val="1"/>
      <w:numFmt w:val="bullet"/>
      <w:lvlText w:val=""/>
      <w:lvlJc w:val="left"/>
      <w:pPr>
        <w:tabs>
          <w:tab w:val="num" w:pos="1086"/>
        </w:tabs>
        <w:ind w:left="1086" w:hanging="360"/>
      </w:pPr>
      <w:rPr>
        <w:rFonts w:ascii="Wingdings" w:hAnsi="Wingdings" w:hint="default"/>
      </w:rPr>
    </w:lvl>
    <w:lvl w:ilvl="3" w:tplc="0413000F" w:tentative="1">
      <w:start w:val="1"/>
      <w:numFmt w:val="bullet"/>
      <w:lvlText w:val=""/>
      <w:lvlJc w:val="left"/>
      <w:pPr>
        <w:tabs>
          <w:tab w:val="num" w:pos="1806"/>
        </w:tabs>
        <w:ind w:left="1806" w:hanging="360"/>
      </w:pPr>
      <w:rPr>
        <w:rFonts w:ascii="Symbol" w:hAnsi="Symbol" w:hint="default"/>
      </w:rPr>
    </w:lvl>
    <w:lvl w:ilvl="4" w:tplc="04130019" w:tentative="1">
      <w:start w:val="1"/>
      <w:numFmt w:val="bullet"/>
      <w:lvlText w:val="o"/>
      <w:lvlJc w:val="left"/>
      <w:pPr>
        <w:tabs>
          <w:tab w:val="num" w:pos="2526"/>
        </w:tabs>
        <w:ind w:left="2526" w:hanging="360"/>
      </w:pPr>
      <w:rPr>
        <w:rFonts w:ascii="Courier New" w:hAnsi="Courier New" w:hint="default"/>
      </w:rPr>
    </w:lvl>
    <w:lvl w:ilvl="5" w:tplc="0413001B" w:tentative="1">
      <w:start w:val="1"/>
      <w:numFmt w:val="bullet"/>
      <w:lvlText w:val=""/>
      <w:lvlJc w:val="left"/>
      <w:pPr>
        <w:tabs>
          <w:tab w:val="num" w:pos="3246"/>
        </w:tabs>
        <w:ind w:left="3246" w:hanging="360"/>
      </w:pPr>
      <w:rPr>
        <w:rFonts w:ascii="Wingdings" w:hAnsi="Wingdings" w:hint="default"/>
      </w:rPr>
    </w:lvl>
    <w:lvl w:ilvl="6" w:tplc="0413000F" w:tentative="1">
      <w:start w:val="1"/>
      <w:numFmt w:val="bullet"/>
      <w:lvlText w:val=""/>
      <w:lvlJc w:val="left"/>
      <w:pPr>
        <w:tabs>
          <w:tab w:val="num" w:pos="3966"/>
        </w:tabs>
        <w:ind w:left="3966" w:hanging="360"/>
      </w:pPr>
      <w:rPr>
        <w:rFonts w:ascii="Symbol" w:hAnsi="Symbol" w:hint="default"/>
      </w:rPr>
    </w:lvl>
    <w:lvl w:ilvl="7" w:tplc="04130019" w:tentative="1">
      <w:start w:val="1"/>
      <w:numFmt w:val="bullet"/>
      <w:lvlText w:val="o"/>
      <w:lvlJc w:val="left"/>
      <w:pPr>
        <w:tabs>
          <w:tab w:val="num" w:pos="4686"/>
        </w:tabs>
        <w:ind w:left="4686" w:hanging="360"/>
      </w:pPr>
      <w:rPr>
        <w:rFonts w:ascii="Courier New" w:hAnsi="Courier New" w:hint="default"/>
      </w:rPr>
    </w:lvl>
    <w:lvl w:ilvl="8" w:tplc="0413001B" w:tentative="1">
      <w:start w:val="1"/>
      <w:numFmt w:val="bullet"/>
      <w:lvlText w:val=""/>
      <w:lvlJc w:val="left"/>
      <w:pPr>
        <w:tabs>
          <w:tab w:val="num" w:pos="5406"/>
        </w:tabs>
        <w:ind w:left="5406" w:hanging="360"/>
      </w:pPr>
      <w:rPr>
        <w:rFonts w:ascii="Wingdings" w:hAnsi="Wingdings" w:hint="default"/>
      </w:rPr>
    </w:lvl>
  </w:abstractNum>
  <w:abstractNum w:abstractNumId="21" w15:restartNumberingAfterBreak="0">
    <w:nsid w:val="6E1A1DD1"/>
    <w:multiLevelType w:val="multilevel"/>
    <w:tmpl w:val="AD0649F8"/>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22" w15:restartNumberingAfterBreak="0">
    <w:nsid w:val="6EB975C5"/>
    <w:multiLevelType w:val="hybridMultilevel"/>
    <w:tmpl w:val="C3D2F73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0E13C37"/>
    <w:multiLevelType w:val="hybridMultilevel"/>
    <w:tmpl w:val="7EE0C2A6"/>
    <w:lvl w:ilvl="0" w:tplc="04130001">
      <w:start w:val="1"/>
      <w:numFmt w:val="decimal"/>
      <w:lvlText w:val="%1."/>
      <w:lvlJc w:val="left"/>
      <w:pPr>
        <w:tabs>
          <w:tab w:val="num" w:pos="360"/>
        </w:tabs>
        <w:ind w:left="36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76613B20"/>
    <w:multiLevelType w:val="hybridMultilevel"/>
    <w:tmpl w:val="19089926"/>
    <w:lvl w:ilvl="0" w:tplc="8768351A">
      <w:numFmt w:val="bullet"/>
      <w:lvlText w:val="-"/>
      <w:lvlJc w:val="left"/>
      <w:pPr>
        <w:tabs>
          <w:tab w:val="num" w:pos="720"/>
        </w:tabs>
        <w:ind w:left="720" w:hanging="360"/>
      </w:pPr>
      <w:rPr>
        <w:rFonts w:ascii="Arial" w:eastAsia="Times New Roman" w:hAnsi="Arial" w:cs="Arial" w:hint="default"/>
      </w:rPr>
    </w:lvl>
    <w:lvl w:ilvl="1" w:tplc="7F1CE7D8" w:tentative="1">
      <w:start w:val="1"/>
      <w:numFmt w:val="bullet"/>
      <w:lvlText w:val="o"/>
      <w:lvlJc w:val="left"/>
      <w:pPr>
        <w:tabs>
          <w:tab w:val="num" w:pos="1440"/>
        </w:tabs>
        <w:ind w:left="1440" w:hanging="360"/>
      </w:pPr>
      <w:rPr>
        <w:rFonts w:ascii="Courier New" w:hAnsi="Courier New" w:cs="Courier New" w:hint="default"/>
      </w:rPr>
    </w:lvl>
    <w:lvl w:ilvl="2" w:tplc="041057F0" w:tentative="1">
      <w:start w:val="1"/>
      <w:numFmt w:val="bullet"/>
      <w:lvlText w:val=""/>
      <w:lvlJc w:val="left"/>
      <w:pPr>
        <w:tabs>
          <w:tab w:val="num" w:pos="2160"/>
        </w:tabs>
        <w:ind w:left="2160" w:hanging="360"/>
      </w:pPr>
      <w:rPr>
        <w:rFonts w:ascii="Wingdings" w:hAnsi="Wingdings" w:hint="default"/>
      </w:rPr>
    </w:lvl>
    <w:lvl w:ilvl="3" w:tplc="F56AAB20" w:tentative="1">
      <w:start w:val="1"/>
      <w:numFmt w:val="bullet"/>
      <w:lvlText w:val=""/>
      <w:lvlJc w:val="left"/>
      <w:pPr>
        <w:tabs>
          <w:tab w:val="num" w:pos="2880"/>
        </w:tabs>
        <w:ind w:left="2880" w:hanging="360"/>
      </w:pPr>
      <w:rPr>
        <w:rFonts w:ascii="Symbol" w:hAnsi="Symbol" w:hint="default"/>
      </w:rPr>
    </w:lvl>
    <w:lvl w:ilvl="4" w:tplc="6A0260F8" w:tentative="1">
      <w:start w:val="1"/>
      <w:numFmt w:val="bullet"/>
      <w:lvlText w:val="o"/>
      <w:lvlJc w:val="left"/>
      <w:pPr>
        <w:tabs>
          <w:tab w:val="num" w:pos="3600"/>
        </w:tabs>
        <w:ind w:left="3600" w:hanging="360"/>
      </w:pPr>
      <w:rPr>
        <w:rFonts w:ascii="Courier New" w:hAnsi="Courier New" w:cs="Courier New" w:hint="default"/>
      </w:rPr>
    </w:lvl>
    <w:lvl w:ilvl="5" w:tplc="9C8E8B38" w:tentative="1">
      <w:start w:val="1"/>
      <w:numFmt w:val="bullet"/>
      <w:lvlText w:val=""/>
      <w:lvlJc w:val="left"/>
      <w:pPr>
        <w:tabs>
          <w:tab w:val="num" w:pos="4320"/>
        </w:tabs>
        <w:ind w:left="4320" w:hanging="360"/>
      </w:pPr>
      <w:rPr>
        <w:rFonts w:ascii="Wingdings" w:hAnsi="Wingdings" w:hint="default"/>
      </w:rPr>
    </w:lvl>
    <w:lvl w:ilvl="6" w:tplc="627ED9B0" w:tentative="1">
      <w:start w:val="1"/>
      <w:numFmt w:val="bullet"/>
      <w:lvlText w:val=""/>
      <w:lvlJc w:val="left"/>
      <w:pPr>
        <w:tabs>
          <w:tab w:val="num" w:pos="5040"/>
        </w:tabs>
        <w:ind w:left="5040" w:hanging="360"/>
      </w:pPr>
      <w:rPr>
        <w:rFonts w:ascii="Symbol" w:hAnsi="Symbol" w:hint="default"/>
      </w:rPr>
    </w:lvl>
    <w:lvl w:ilvl="7" w:tplc="EA741C9E" w:tentative="1">
      <w:start w:val="1"/>
      <w:numFmt w:val="bullet"/>
      <w:lvlText w:val="o"/>
      <w:lvlJc w:val="left"/>
      <w:pPr>
        <w:tabs>
          <w:tab w:val="num" w:pos="5760"/>
        </w:tabs>
        <w:ind w:left="5760" w:hanging="360"/>
      </w:pPr>
      <w:rPr>
        <w:rFonts w:ascii="Courier New" w:hAnsi="Courier New" w:cs="Courier New" w:hint="default"/>
      </w:rPr>
    </w:lvl>
    <w:lvl w:ilvl="8" w:tplc="1CC033C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C24187"/>
    <w:multiLevelType w:val="hybridMultilevel"/>
    <w:tmpl w:val="72D267F8"/>
    <w:lvl w:ilvl="0" w:tplc="4D260C8C">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6" w15:restartNumberingAfterBreak="0">
    <w:nsid w:val="76E57B1A"/>
    <w:multiLevelType w:val="hybridMultilevel"/>
    <w:tmpl w:val="B3925E42"/>
    <w:lvl w:ilvl="0" w:tplc="04130011">
      <w:start w:val="1"/>
      <w:numFmt w:val="bullet"/>
      <w:lvlText w:val="-"/>
      <w:lvlJc w:val="left"/>
      <w:pPr>
        <w:tabs>
          <w:tab w:val="num" w:pos="360"/>
        </w:tabs>
        <w:ind w:left="360" w:hanging="360"/>
      </w:pPr>
      <w:rPr>
        <w:rFonts w:ascii="Arial" w:hAnsi="Arial" w:hint="default"/>
      </w:rPr>
    </w:lvl>
    <w:lvl w:ilvl="1" w:tplc="EC64527A">
      <w:numFmt w:val="bullet"/>
      <w:lvlText w:val="-"/>
      <w:lvlJc w:val="left"/>
      <w:pPr>
        <w:tabs>
          <w:tab w:val="num" w:pos="1080"/>
        </w:tabs>
        <w:ind w:left="1080" w:hanging="360"/>
      </w:pPr>
      <w:rPr>
        <w:rFonts w:ascii="Arial" w:eastAsia="Times New Roman" w:hAnsi="Arial" w:cs="Arial" w:hint="default"/>
      </w:r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16cid:durableId="197158323">
    <w:abstractNumId w:val="21"/>
  </w:num>
  <w:num w:numId="2" w16cid:durableId="1345743394">
    <w:abstractNumId w:val="16"/>
  </w:num>
  <w:num w:numId="3" w16cid:durableId="2008626729">
    <w:abstractNumId w:val="20"/>
  </w:num>
  <w:num w:numId="4" w16cid:durableId="1527258640">
    <w:abstractNumId w:val="19"/>
  </w:num>
  <w:num w:numId="5" w16cid:durableId="813445409">
    <w:abstractNumId w:val="13"/>
  </w:num>
  <w:num w:numId="6" w16cid:durableId="1686862160">
    <w:abstractNumId w:val="24"/>
  </w:num>
  <w:num w:numId="7" w16cid:durableId="66726800">
    <w:abstractNumId w:val="25"/>
  </w:num>
  <w:num w:numId="8" w16cid:durableId="1366952856">
    <w:abstractNumId w:val="5"/>
  </w:num>
  <w:num w:numId="9" w16cid:durableId="606012375">
    <w:abstractNumId w:val="26"/>
  </w:num>
  <w:num w:numId="10" w16cid:durableId="966475896">
    <w:abstractNumId w:val="6"/>
  </w:num>
  <w:num w:numId="11" w16cid:durableId="1009257369">
    <w:abstractNumId w:val="4"/>
  </w:num>
  <w:num w:numId="12" w16cid:durableId="140200718">
    <w:abstractNumId w:val="14"/>
  </w:num>
  <w:num w:numId="13" w16cid:durableId="1343816861">
    <w:abstractNumId w:val="21"/>
  </w:num>
  <w:num w:numId="14" w16cid:durableId="711274114">
    <w:abstractNumId w:val="21"/>
  </w:num>
  <w:num w:numId="15" w16cid:durableId="698163392">
    <w:abstractNumId w:val="21"/>
  </w:num>
  <w:num w:numId="16" w16cid:durableId="2126581925">
    <w:abstractNumId w:val="21"/>
  </w:num>
  <w:num w:numId="17" w16cid:durableId="16390502">
    <w:abstractNumId w:val="21"/>
  </w:num>
  <w:num w:numId="18" w16cid:durableId="1954359093">
    <w:abstractNumId w:val="9"/>
  </w:num>
  <w:num w:numId="19" w16cid:durableId="693651833">
    <w:abstractNumId w:val="21"/>
  </w:num>
  <w:num w:numId="20" w16cid:durableId="548734816">
    <w:abstractNumId w:val="0"/>
  </w:num>
  <w:num w:numId="21" w16cid:durableId="1387532248">
    <w:abstractNumId w:val="21"/>
  </w:num>
  <w:num w:numId="22" w16cid:durableId="866721480">
    <w:abstractNumId w:val="21"/>
  </w:num>
  <w:num w:numId="23" w16cid:durableId="192697191">
    <w:abstractNumId w:val="21"/>
  </w:num>
  <w:num w:numId="24" w16cid:durableId="66923541">
    <w:abstractNumId w:val="21"/>
  </w:num>
  <w:num w:numId="25" w16cid:durableId="1157185672">
    <w:abstractNumId w:val="21"/>
  </w:num>
  <w:num w:numId="26" w16cid:durableId="796073062">
    <w:abstractNumId w:val="17"/>
  </w:num>
  <w:num w:numId="27" w16cid:durableId="931007301">
    <w:abstractNumId w:val="3"/>
  </w:num>
  <w:num w:numId="28" w16cid:durableId="95635339">
    <w:abstractNumId w:val="23"/>
  </w:num>
  <w:num w:numId="29" w16cid:durableId="974138503">
    <w:abstractNumId w:val="8"/>
  </w:num>
  <w:num w:numId="30" w16cid:durableId="191891646">
    <w:abstractNumId w:val="7"/>
  </w:num>
  <w:num w:numId="31" w16cid:durableId="22020560">
    <w:abstractNumId w:val="1"/>
  </w:num>
  <w:num w:numId="32" w16cid:durableId="1197230408">
    <w:abstractNumId w:val="19"/>
  </w:num>
  <w:num w:numId="33" w16cid:durableId="953636991">
    <w:abstractNumId w:val="19"/>
  </w:num>
  <w:num w:numId="34" w16cid:durableId="211383968">
    <w:abstractNumId w:val="11"/>
  </w:num>
  <w:num w:numId="35" w16cid:durableId="1767383701">
    <w:abstractNumId w:val="22"/>
  </w:num>
  <w:num w:numId="36" w16cid:durableId="1619293730">
    <w:abstractNumId w:val="10"/>
  </w:num>
  <w:num w:numId="37" w16cid:durableId="373891227">
    <w:abstractNumId w:val="12"/>
  </w:num>
  <w:num w:numId="38" w16cid:durableId="791365733">
    <w:abstractNumId w:val="21"/>
  </w:num>
  <w:num w:numId="39" w16cid:durableId="1361972826">
    <w:abstractNumId w:val="15"/>
  </w:num>
  <w:num w:numId="40" w16cid:durableId="1723600658">
    <w:abstractNumId w:val="2"/>
  </w:num>
  <w:num w:numId="41" w16cid:durableId="119376116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A6"/>
    <w:rsid w:val="0002323E"/>
    <w:rsid w:val="00025FA4"/>
    <w:rsid w:val="00031087"/>
    <w:rsid w:val="00033B7D"/>
    <w:rsid w:val="00036699"/>
    <w:rsid w:val="00040299"/>
    <w:rsid w:val="00044621"/>
    <w:rsid w:val="00052331"/>
    <w:rsid w:val="000612DE"/>
    <w:rsid w:val="0006478B"/>
    <w:rsid w:val="00065BFA"/>
    <w:rsid w:val="00070324"/>
    <w:rsid w:val="00081144"/>
    <w:rsid w:val="00082F0E"/>
    <w:rsid w:val="00090249"/>
    <w:rsid w:val="00091D60"/>
    <w:rsid w:val="00096E4C"/>
    <w:rsid w:val="000A5335"/>
    <w:rsid w:val="000B1E06"/>
    <w:rsid w:val="000B74BF"/>
    <w:rsid w:val="000C5E6C"/>
    <w:rsid w:val="000C6B30"/>
    <w:rsid w:val="000C6EA6"/>
    <w:rsid w:val="000D2CF6"/>
    <w:rsid w:val="000D42A7"/>
    <w:rsid w:val="000D7412"/>
    <w:rsid w:val="000E3805"/>
    <w:rsid w:val="000E4971"/>
    <w:rsid w:val="000E675B"/>
    <w:rsid w:val="000E74B6"/>
    <w:rsid w:val="000F29CB"/>
    <w:rsid w:val="000F617C"/>
    <w:rsid w:val="001058C7"/>
    <w:rsid w:val="00106808"/>
    <w:rsid w:val="00111134"/>
    <w:rsid w:val="00112E93"/>
    <w:rsid w:val="00132A32"/>
    <w:rsid w:val="00145540"/>
    <w:rsid w:val="00146862"/>
    <w:rsid w:val="001556F7"/>
    <w:rsid w:val="00162F90"/>
    <w:rsid w:val="001646B0"/>
    <w:rsid w:val="00174645"/>
    <w:rsid w:val="0017477D"/>
    <w:rsid w:val="00181E1D"/>
    <w:rsid w:val="0018318F"/>
    <w:rsid w:val="001A487F"/>
    <w:rsid w:val="001A4BA4"/>
    <w:rsid w:val="001B17A8"/>
    <w:rsid w:val="001C0D1F"/>
    <w:rsid w:val="001C553F"/>
    <w:rsid w:val="001C67D9"/>
    <w:rsid w:val="001D044D"/>
    <w:rsid w:val="001D1EEF"/>
    <w:rsid w:val="001D2C95"/>
    <w:rsid w:val="001D4EE3"/>
    <w:rsid w:val="001E08AA"/>
    <w:rsid w:val="001E2451"/>
    <w:rsid w:val="001E3505"/>
    <w:rsid w:val="001E4FFA"/>
    <w:rsid w:val="001E7A5E"/>
    <w:rsid w:val="001F433B"/>
    <w:rsid w:val="001F4E86"/>
    <w:rsid w:val="001F5928"/>
    <w:rsid w:val="00203E4D"/>
    <w:rsid w:val="0020612E"/>
    <w:rsid w:val="002136C7"/>
    <w:rsid w:val="0022107D"/>
    <w:rsid w:val="00226990"/>
    <w:rsid w:val="00237E17"/>
    <w:rsid w:val="00242350"/>
    <w:rsid w:val="00245766"/>
    <w:rsid w:val="002557AA"/>
    <w:rsid w:val="00256904"/>
    <w:rsid w:val="00257B47"/>
    <w:rsid w:val="0026165A"/>
    <w:rsid w:val="00266324"/>
    <w:rsid w:val="002738AF"/>
    <w:rsid w:val="00276CF6"/>
    <w:rsid w:val="00285B66"/>
    <w:rsid w:val="00286317"/>
    <w:rsid w:val="002863C3"/>
    <w:rsid w:val="002904FC"/>
    <w:rsid w:val="00293605"/>
    <w:rsid w:val="00295CFD"/>
    <w:rsid w:val="00297D9B"/>
    <w:rsid w:val="002A13B5"/>
    <w:rsid w:val="002A376F"/>
    <w:rsid w:val="002A536C"/>
    <w:rsid w:val="002A53C6"/>
    <w:rsid w:val="002B1738"/>
    <w:rsid w:val="002B421B"/>
    <w:rsid w:val="002E6476"/>
    <w:rsid w:val="002E7B3F"/>
    <w:rsid w:val="002F1A9C"/>
    <w:rsid w:val="00301544"/>
    <w:rsid w:val="003022EE"/>
    <w:rsid w:val="00314D85"/>
    <w:rsid w:val="00327465"/>
    <w:rsid w:val="003339BC"/>
    <w:rsid w:val="00333FCF"/>
    <w:rsid w:val="003343E5"/>
    <w:rsid w:val="0033687C"/>
    <w:rsid w:val="00336E42"/>
    <w:rsid w:val="003378EC"/>
    <w:rsid w:val="003410D7"/>
    <w:rsid w:val="00351AAD"/>
    <w:rsid w:val="00351FBE"/>
    <w:rsid w:val="0035501C"/>
    <w:rsid w:val="00355CA6"/>
    <w:rsid w:val="00357642"/>
    <w:rsid w:val="00360E00"/>
    <w:rsid w:val="00367D3B"/>
    <w:rsid w:val="00372D53"/>
    <w:rsid w:val="00374F63"/>
    <w:rsid w:val="00375BB1"/>
    <w:rsid w:val="00376394"/>
    <w:rsid w:val="00377B2D"/>
    <w:rsid w:val="00377D87"/>
    <w:rsid w:val="00383323"/>
    <w:rsid w:val="00385163"/>
    <w:rsid w:val="00385A22"/>
    <w:rsid w:val="00390380"/>
    <w:rsid w:val="003921BD"/>
    <w:rsid w:val="00395834"/>
    <w:rsid w:val="003A329C"/>
    <w:rsid w:val="003A7E30"/>
    <w:rsid w:val="003B041C"/>
    <w:rsid w:val="003B2D08"/>
    <w:rsid w:val="003B5F74"/>
    <w:rsid w:val="003B6759"/>
    <w:rsid w:val="003C1354"/>
    <w:rsid w:val="003C3345"/>
    <w:rsid w:val="003C703D"/>
    <w:rsid w:val="003D2AD6"/>
    <w:rsid w:val="003D4869"/>
    <w:rsid w:val="003E0486"/>
    <w:rsid w:val="003F571F"/>
    <w:rsid w:val="003F66F3"/>
    <w:rsid w:val="00402E12"/>
    <w:rsid w:val="00405CEB"/>
    <w:rsid w:val="004064C0"/>
    <w:rsid w:val="004075B6"/>
    <w:rsid w:val="00410723"/>
    <w:rsid w:val="00424FB0"/>
    <w:rsid w:val="0043264A"/>
    <w:rsid w:val="004344F7"/>
    <w:rsid w:val="00437064"/>
    <w:rsid w:val="0043767A"/>
    <w:rsid w:val="004400E4"/>
    <w:rsid w:val="00450FA9"/>
    <w:rsid w:val="0045301E"/>
    <w:rsid w:val="00465453"/>
    <w:rsid w:val="00467853"/>
    <w:rsid w:val="00472636"/>
    <w:rsid w:val="0047655F"/>
    <w:rsid w:val="004817BB"/>
    <w:rsid w:val="00481F9A"/>
    <w:rsid w:val="004867CD"/>
    <w:rsid w:val="004868F1"/>
    <w:rsid w:val="0049067A"/>
    <w:rsid w:val="0049126B"/>
    <w:rsid w:val="00491E73"/>
    <w:rsid w:val="00491EFF"/>
    <w:rsid w:val="00492231"/>
    <w:rsid w:val="004942B6"/>
    <w:rsid w:val="0049545A"/>
    <w:rsid w:val="004B1A86"/>
    <w:rsid w:val="004B28E2"/>
    <w:rsid w:val="004B3925"/>
    <w:rsid w:val="004B5EDD"/>
    <w:rsid w:val="004B7691"/>
    <w:rsid w:val="004C32FB"/>
    <w:rsid w:val="004C3994"/>
    <w:rsid w:val="004C4E3C"/>
    <w:rsid w:val="004C75A0"/>
    <w:rsid w:val="004D3CFF"/>
    <w:rsid w:val="004D52C5"/>
    <w:rsid w:val="004D5B23"/>
    <w:rsid w:val="004D66B7"/>
    <w:rsid w:val="004D6B8D"/>
    <w:rsid w:val="004D71C7"/>
    <w:rsid w:val="004E34A8"/>
    <w:rsid w:val="004F0BDC"/>
    <w:rsid w:val="004F1137"/>
    <w:rsid w:val="005001D4"/>
    <w:rsid w:val="005027CE"/>
    <w:rsid w:val="00504902"/>
    <w:rsid w:val="005061C0"/>
    <w:rsid w:val="005113B9"/>
    <w:rsid w:val="0051222B"/>
    <w:rsid w:val="00515C91"/>
    <w:rsid w:val="00520287"/>
    <w:rsid w:val="0052109F"/>
    <w:rsid w:val="00521215"/>
    <w:rsid w:val="0052147D"/>
    <w:rsid w:val="0052278B"/>
    <w:rsid w:val="00526F4B"/>
    <w:rsid w:val="00527300"/>
    <w:rsid w:val="00531231"/>
    <w:rsid w:val="0053238F"/>
    <w:rsid w:val="00532D37"/>
    <w:rsid w:val="00540528"/>
    <w:rsid w:val="00540C6B"/>
    <w:rsid w:val="0054727A"/>
    <w:rsid w:val="005556EF"/>
    <w:rsid w:val="005573A1"/>
    <w:rsid w:val="005677FF"/>
    <w:rsid w:val="0057263F"/>
    <w:rsid w:val="005734EA"/>
    <w:rsid w:val="00573999"/>
    <w:rsid w:val="00573D94"/>
    <w:rsid w:val="00575A93"/>
    <w:rsid w:val="005924A9"/>
    <w:rsid w:val="00594328"/>
    <w:rsid w:val="00597543"/>
    <w:rsid w:val="005A013D"/>
    <w:rsid w:val="005A18B6"/>
    <w:rsid w:val="005A39E8"/>
    <w:rsid w:val="005A6411"/>
    <w:rsid w:val="005B4A66"/>
    <w:rsid w:val="005C0949"/>
    <w:rsid w:val="005D1EF9"/>
    <w:rsid w:val="005D3C29"/>
    <w:rsid w:val="005E02F5"/>
    <w:rsid w:val="005E0C55"/>
    <w:rsid w:val="005E222D"/>
    <w:rsid w:val="005F02E8"/>
    <w:rsid w:val="005F0841"/>
    <w:rsid w:val="005F38A9"/>
    <w:rsid w:val="005F5F75"/>
    <w:rsid w:val="0061754B"/>
    <w:rsid w:val="00623A05"/>
    <w:rsid w:val="0062467E"/>
    <w:rsid w:val="00634FE1"/>
    <w:rsid w:val="006426A8"/>
    <w:rsid w:val="006518F0"/>
    <w:rsid w:val="0065694E"/>
    <w:rsid w:val="00657EBC"/>
    <w:rsid w:val="00665CE9"/>
    <w:rsid w:val="006669F0"/>
    <w:rsid w:val="00670D0E"/>
    <w:rsid w:val="00670E14"/>
    <w:rsid w:val="0068198E"/>
    <w:rsid w:val="006833D4"/>
    <w:rsid w:val="0068660A"/>
    <w:rsid w:val="00686BCE"/>
    <w:rsid w:val="0068782E"/>
    <w:rsid w:val="0069240C"/>
    <w:rsid w:val="006A1EAA"/>
    <w:rsid w:val="006A1F1A"/>
    <w:rsid w:val="006A22C9"/>
    <w:rsid w:val="006A6A2B"/>
    <w:rsid w:val="006A6D1B"/>
    <w:rsid w:val="006A71F3"/>
    <w:rsid w:val="006B14F4"/>
    <w:rsid w:val="006C2D39"/>
    <w:rsid w:val="006C57C7"/>
    <w:rsid w:val="006C7C2B"/>
    <w:rsid w:val="006D23EB"/>
    <w:rsid w:val="006D6340"/>
    <w:rsid w:val="006D652D"/>
    <w:rsid w:val="006D69F4"/>
    <w:rsid w:val="006E1588"/>
    <w:rsid w:val="006E44C3"/>
    <w:rsid w:val="006E6585"/>
    <w:rsid w:val="006E7B98"/>
    <w:rsid w:val="006F27DE"/>
    <w:rsid w:val="006F7850"/>
    <w:rsid w:val="007035A2"/>
    <w:rsid w:val="00704127"/>
    <w:rsid w:val="007143FA"/>
    <w:rsid w:val="00717CF3"/>
    <w:rsid w:val="00722D22"/>
    <w:rsid w:val="00723681"/>
    <w:rsid w:val="007251F1"/>
    <w:rsid w:val="007309E7"/>
    <w:rsid w:val="00731B57"/>
    <w:rsid w:val="00732230"/>
    <w:rsid w:val="00735C73"/>
    <w:rsid w:val="0073625C"/>
    <w:rsid w:val="0073642E"/>
    <w:rsid w:val="00741A63"/>
    <w:rsid w:val="00742BD7"/>
    <w:rsid w:val="00747CE9"/>
    <w:rsid w:val="00753120"/>
    <w:rsid w:val="00753612"/>
    <w:rsid w:val="00753B2B"/>
    <w:rsid w:val="00754D2C"/>
    <w:rsid w:val="00761DEA"/>
    <w:rsid w:val="007702B1"/>
    <w:rsid w:val="00773E5E"/>
    <w:rsid w:val="00774673"/>
    <w:rsid w:val="0078453B"/>
    <w:rsid w:val="007929AE"/>
    <w:rsid w:val="00792ADC"/>
    <w:rsid w:val="00793AA3"/>
    <w:rsid w:val="007A77D7"/>
    <w:rsid w:val="007B0F08"/>
    <w:rsid w:val="007B1BA6"/>
    <w:rsid w:val="007B28E3"/>
    <w:rsid w:val="007B6913"/>
    <w:rsid w:val="007B7233"/>
    <w:rsid w:val="007C3D1C"/>
    <w:rsid w:val="007D02B0"/>
    <w:rsid w:val="007D2210"/>
    <w:rsid w:val="007E6A28"/>
    <w:rsid w:val="007E7E23"/>
    <w:rsid w:val="007F4EF1"/>
    <w:rsid w:val="007F7015"/>
    <w:rsid w:val="00801D2A"/>
    <w:rsid w:val="0080474E"/>
    <w:rsid w:val="00807082"/>
    <w:rsid w:val="00810812"/>
    <w:rsid w:val="0081257A"/>
    <w:rsid w:val="00813D95"/>
    <w:rsid w:val="00814AE7"/>
    <w:rsid w:val="00816837"/>
    <w:rsid w:val="00843D2B"/>
    <w:rsid w:val="00845AFB"/>
    <w:rsid w:val="00846DD2"/>
    <w:rsid w:val="00846E78"/>
    <w:rsid w:val="0086383C"/>
    <w:rsid w:val="00873C68"/>
    <w:rsid w:val="008746AA"/>
    <w:rsid w:val="0087591B"/>
    <w:rsid w:val="008764C6"/>
    <w:rsid w:val="008765EE"/>
    <w:rsid w:val="00880BFB"/>
    <w:rsid w:val="008910E5"/>
    <w:rsid w:val="008A0213"/>
    <w:rsid w:val="008A27BB"/>
    <w:rsid w:val="008A3CF1"/>
    <w:rsid w:val="008A4518"/>
    <w:rsid w:val="008A4AF4"/>
    <w:rsid w:val="008B2C36"/>
    <w:rsid w:val="008B4D65"/>
    <w:rsid w:val="008B5904"/>
    <w:rsid w:val="008B5B38"/>
    <w:rsid w:val="008B6B0C"/>
    <w:rsid w:val="008B705B"/>
    <w:rsid w:val="008C1A43"/>
    <w:rsid w:val="008C2324"/>
    <w:rsid w:val="008C2D13"/>
    <w:rsid w:val="008C3270"/>
    <w:rsid w:val="008C4C46"/>
    <w:rsid w:val="008C6072"/>
    <w:rsid w:val="008D20AB"/>
    <w:rsid w:val="008D4043"/>
    <w:rsid w:val="008D6032"/>
    <w:rsid w:val="008E3646"/>
    <w:rsid w:val="008F174A"/>
    <w:rsid w:val="008F2905"/>
    <w:rsid w:val="008F4C69"/>
    <w:rsid w:val="00900DC6"/>
    <w:rsid w:val="00901074"/>
    <w:rsid w:val="00912EEF"/>
    <w:rsid w:val="009219C5"/>
    <w:rsid w:val="0092390B"/>
    <w:rsid w:val="009240F4"/>
    <w:rsid w:val="00930DFD"/>
    <w:rsid w:val="009322B5"/>
    <w:rsid w:val="009322CC"/>
    <w:rsid w:val="0093595D"/>
    <w:rsid w:val="00941723"/>
    <w:rsid w:val="00951400"/>
    <w:rsid w:val="00963893"/>
    <w:rsid w:val="00965951"/>
    <w:rsid w:val="00967E83"/>
    <w:rsid w:val="0097530C"/>
    <w:rsid w:val="00981449"/>
    <w:rsid w:val="009837E2"/>
    <w:rsid w:val="00990015"/>
    <w:rsid w:val="00990B2B"/>
    <w:rsid w:val="009A7848"/>
    <w:rsid w:val="009B25CF"/>
    <w:rsid w:val="009C5A79"/>
    <w:rsid w:val="009D3D56"/>
    <w:rsid w:val="009E3909"/>
    <w:rsid w:val="009E750C"/>
    <w:rsid w:val="009F3AD9"/>
    <w:rsid w:val="009F3B53"/>
    <w:rsid w:val="00A013E5"/>
    <w:rsid w:val="00A07C46"/>
    <w:rsid w:val="00A12FCF"/>
    <w:rsid w:val="00A13D7C"/>
    <w:rsid w:val="00A220C1"/>
    <w:rsid w:val="00A27389"/>
    <w:rsid w:val="00A32764"/>
    <w:rsid w:val="00A339F0"/>
    <w:rsid w:val="00A438C6"/>
    <w:rsid w:val="00A44B0E"/>
    <w:rsid w:val="00A47531"/>
    <w:rsid w:val="00A5528D"/>
    <w:rsid w:val="00A5798B"/>
    <w:rsid w:val="00A61792"/>
    <w:rsid w:val="00A61AD2"/>
    <w:rsid w:val="00A63E2A"/>
    <w:rsid w:val="00A667CE"/>
    <w:rsid w:val="00A66B22"/>
    <w:rsid w:val="00A678DA"/>
    <w:rsid w:val="00A81BF4"/>
    <w:rsid w:val="00A83799"/>
    <w:rsid w:val="00A84140"/>
    <w:rsid w:val="00A862BD"/>
    <w:rsid w:val="00A9397B"/>
    <w:rsid w:val="00AA74E9"/>
    <w:rsid w:val="00AB3421"/>
    <w:rsid w:val="00AB3493"/>
    <w:rsid w:val="00AC6D05"/>
    <w:rsid w:val="00AC6FF1"/>
    <w:rsid w:val="00AC7339"/>
    <w:rsid w:val="00AD10A4"/>
    <w:rsid w:val="00AD32F2"/>
    <w:rsid w:val="00AF3B04"/>
    <w:rsid w:val="00AF60E4"/>
    <w:rsid w:val="00AF72A7"/>
    <w:rsid w:val="00AF7EB2"/>
    <w:rsid w:val="00B0067F"/>
    <w:rsid w:val="00B02029"/>
    <w:rsid w:val="00B05012"/>
    <w:rsid w:val="00B05ADB"/>
    <w:rsid w:val="00B06CAC"/>
    <w:rsid w:val="00B1730A"/>
    <w:rsid w:val="00B30F38"/>
    <w:rsid w:val="00B340A8"/>
    <w:rsid w:val="00B43565"/>
    <w:rsid w:val="00B43A99"/>
    <w:rsid w:val="00B50B6A"/>
    <w:rsid w:val="00B5775B"/>
    <w:rsid w:val="00B57C84"/>
    <w:rsid w:val="00B62CC1"/>
    <w:rsid w:val="00B6792D"/>
    <w:rsid w:val="00B70042"/>
    <w:rsid w:val="00B7291B"/>
    <w:rsid w:val="00B74BA8"/>
    <w:rsid w:val="00B77D27"/>
    <w:rsid w:val="00B83B53"/>
    <w:rsid w:val="00B86DA1"/>
    <w:rsid w:val="00B905F4"/>
    <w:rsid w:val="00B933F4"/>
    <w:rsid w:val="00B93764"/>
    <w:rsid w:val="00B96128"/>
    <w:rsid w:val="00BA2CA1"/>
    <w:rsid w:val="00BC225C"/>
    <w:rsid w:val="00BC5E7D"/>
    <w:rsid w:val="00BD2CBE"/>
    <w:rsid w:val="00BD7B5E"/>
    <w:rsid w:val="00BE1B40"/>
    <w:rsid w:val="00BE3D61"/>
    <w:rsid w:val="00BF125D"/>
    <w:rsid w:val="00BF16C3"/>
    <w:rsid w:val="00BF4434"/>
    <w:rsid w:val="00BF4D39"/>
    <w:rsid w:val="00BF7D37"/>
    <w:rsid w:val="00C016FB"/>
    <w:rsid w:val="00C031D0"/>
    <w:rsid w:val="00C03947"/>
    <w:rsid w:val="00C049BD"/>
    <w:rsid w:val="00C05546"/>
    <w:rsid w:val="00C101BB"/>
    <w:rsid w:val="00C20252"/>
    <w:rsid w:val="00C211A3"/>
    <w:rsid w:val="00C2327D"/>
    <w:rsid w:val="00C24693"/>
    <w:rsid w:val="00C41E26"/>
    <w:rsid w:val="00C42967"/>
    <w:rsid w:val="00C4464C"/>
    <w:rsid w:val="00C45DB8"/>
    <w:rsid w:val="00C46570"/>
    <w:rsid w:val="00C611C1"/>
    <w:rsid w:val="00C653D7"/>
    <w:rsid w:val="00C75349"/>
    <w:rsid w:val="00C75C3E"/>
    <w:rsid w:val="00C75FA5"/>
    <w:rsid w:val="00C91B60"/>
    <w:rsid w:val="00C929EC"/>
    <w:rsid w:val="00C975A2"/>
    <w:rsid w:val="00CA0AA8"/>
    <w:rsid w:val="00CA19B7"/>
    <w:rsid w:val="00CB7D15"/>
    <w:rsid w:val="00CC11A6"/>
    <w:rsid w:val="00CC1CD8"/>
    <w:rsid w:val="00CD6936"/>
    <w:rsid w:val="00CE0E7F"/>
    <w:rsid w:val="00CF1A64"/>
    <w:rsid w:val="00CF6DD7"/>
    <w:rsid w:val="00CF7C28"/>
    <w:rsid w:val="00D11008"/>
    <w:rsid w:val="00D11613"/>
    <w:rsid w:val="00D17490"/>
    <w:rsid w:val="00D20005"/>
    <w:rsid w:val="00D253E8"/>
    <w:rsid w:val="00D30E51"/>
    <w:rsid w:val="00D372CD"/>
    <w:rsid w:val="00D56546"/>
    <w:rsid w:val="00D61240"/>
    <w:rsid w:val="00D62903"/>
    <w:rsid w:val="00D63412"/>
    <w:rsid w:val="00D6357B"/>
    <w:rsid w:val="00D71239"/>
    <w:rsid w:val="00D74505"/>
    <w:rsid w:val="00D74FD0"/>
    <w:rsid w:val="00D83C69"/>
    <w:rsid w:val="00D923DA"/>
    <w:rsid w:val="00DA10FE"/>
    <w:rsid w:val="00DA19CB"/>
    <w:rsid w:val="00DA663C"/>
    <w:rsid w:val="00DA6A39"/>
    <w:rsid w:val="00DA7839"/>
    <w:rsid w:val="00DB5507"/>
    <w:rsid w:val="00DC110A"/>
    <w:rsid w:val="00DC2DD2"/>
    <w:rsid w:val="00DC6012"/>
    <w:rsid w:val="00DD775D"/>
    <w:rsid w:val="00DE63BB"/>
    <w:rsid w:val="00DF1ACD"/>
    <w:rsid w:val="00DF1D34"/>
    <w:rsid w:val="00E04A43"/>
    <w:rsid w:val="00E117AF"/>
    <w:rsid w:val="00E24C24"/>
    <w:rsid w:val="00E25487"/>
    <w:rsid w:val="00E2643D"/>
    <w:rsid w:val="00E2664A"/>
    <w:rsid w:val="00E3302B"/>
    <w:rsid w:val="00E3562E"/>
    <w:rsid w:val="00E3684F"/>
    <w:rsid w:val="00E43E10"/>
    <w:rsid w:val="00E538A6"/>
    <w:rsid w:val="00E56004"/>
    <w:rsid w:val="00E60D2F"/>
    <w:rsid w:val="00E665B7"/>
    <w:rsid w:val="00E67D24"/>
    <w:rsid w:val="00E7108A"/>
    <w:rsid w:val="00E72544"/>
    <w:rsid w:val="00E81EB7"/>
    <w:rsid w:val="00E838E0"/>
    <w:rsid w:val="00E8410D"/>
    <w:rsid w:val="00E924B8"/>
    <w:rsid w:val="00E9708A"/>
    <w:rsid w:val="00EA330E"/>
    <w:rsid w:val="00EA4B5E"/>
    <w:rsid w:val="00EA6259"/>
    <w:rsid w:val="00EB5359"/>
    <w:rsid w:val="00EB58C0"/>
    <w:rsid w:val="00EB6D36"/>
    <w:rsid w:val="00EC09EE"/>
    <w:rsid w:val="00EC0CA3"/>
    <w:rsid w:val="00EC0CC0"/>
    <w:rsid w:val="00EC0ED4"/>
    <w:rsid w:val="00EC359C"/>
    <w:rsid w:val="00EC3924"/>
    <w:rsid w:val="00EC4A96"/>
    <w:rsid w:val="00EC67E2"/>
    <w:rsid w:val="00EC70E9"/>
    <w:rsid w:val="00ED0C84"/>
    <w:rsid w:val="00ED299F"/>
    <w:rsid w:val="00ED3FA0"/>
    <w:rsid w:val="00ED5FF5"/>
    <w:rsid w:val="00ED76E7"/>
    <w:rsid w:val="00EE0010"/>
    <w:rsid w:val="00EE2870"/>
    <w:rsid w:val="00EE55AF"/>
    <w:rsid w:val="00EE582E"/>
    <w:rsid w:val="00EE7EEC"/>
    <w:rsid w:val="00EF0BFB"/>
    <w:rsid w:val="00EF2759"/>
    <w:rsid w:val="00F113BE"/>
    <w:rsid w:val="00F12945"/>
    <w:rsid w:val="00F16B22"/>
    <w:rsid w:val="00F27B45"/>
    <w:rsid w:val="00F31043"/>
    <w:rsid w:val="00F319D2"/>
    <w:rsid w:val="00F324DE"/>
    <w:rsid w:val="00F33300"/>
    <w:rsid w:val="00F36141"/>
    <w:rsid w:val="00F41196"/>
    <w:rsid w:val="00F50B27"/>
    <w:rsid w:val="00F5255D"/>
    <w:rsid w:val="00F573B6"/>
    <w:rsid w:val="00F64B4D"/>
    <w:rsid w:val="00F714A2"/>
    <w:rsid w:val="00F71903"/>
    <w:rsid w:val="00F720CE"/>
    <w:rsid w:val="00F76736"/>
    <w:rsid w:val="00F7709A"/>
    <w:rsid w:val="00F85278"/>
    <w:rsid w:val="00F90E9D"/>
    <w:rsid w:val="00F91D91"/>
    <w:rsid w:val="00F93674"/>
    <w:rsid w:val="00F93F6A"/>
    <w:rsid w:val="00FB0E02"/>
    <w:rsid w:val="00FB1A70"/>
    <w:rsid w:val="00FB4C9D"/>
    <w:rsid w:val="00FC29A1"/>
    <w:rsid w:val="00FC4983"/>
    <w:rsid w:val="00FC5C69"/>
    <w:rsid w:val="00FD65E8"/>
    <w:rsid w:val="00FD7875"/>
    <w:rsid w:val="00FD7A0C"/>
    <w:rsid w:val="00FF178B"/>
    <w:rsid w:val="00FF50F1"/>
    <w:rsid w:val="00FF586F"/>
    <w:rsid w:val="00FF5887"/>
    <w:rsid w:val="00FF7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EEBDC"/>
  <w15:chartTrackingRefBased/>
  <w15:docId w15:val="{06CEAC2B-8301-469D-A2DC-B368F8360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096E4C"/>
    <w:pPr>
      <w:spacing w:line="280" w:lineRule="atLeast"/>
    </w:pPr>
    <w:rPr>
      <w:rFonts w:ascii="Arial" w:hAnsi="Arial"/>
      <w:snapToGrid w:val="0"/>
      <w:kern w:val="28"/>
      <w:sz w:val="18"/>
      <w:lang w:eastAsia="en-US"/>
    </w:rPr>
  </w:style>
  <w:style w:type="paragraph" w:styleId="Kop1">
    <w:name w:val="heading 1"/>
    <w:basedOn w:val="Standaard"/>
    <w:next w:val="Standaard"/>
    <w:link w:val="Kop1Char"/>
    <w:qFormat/>
    <w:rsid w:val="000C6EA6"/>
    <w:pPr>
      <w:keepNext/>
      <w:numPr>
        <w:numId w:val="1"/>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link w:val="Kop2Char"/>
    <w:qFormat/>
    <w:rsid w:val="000C6EA6"/>
    <w:pPr>
      <w:numPr>
        <w:ilvl w:val="1"/>
      </w:numPr>
      <w:spacing w:after="0" w:line="280" w:lineRule="atLeast"/>
      <w:outlineLvl w:val="1"/>
    </w:pPr>
    <w:rPr>
      <w:bCs w:val="0"/>
      <w:sz w:val="18"/>
    </w:rPr>
  </w:style>
  <w:style w:type="paragraph" w:styleId="Kop3">
    <w:name w:val="heading 3"/>
    <w:basedOn w:val="Kop2"/>
    <w:next w:val="Standaard"/>
    <w:link w:val="Kop3Char"/>
    <w:qFormat/>
    <w:rsid w:val="000C6EA6"/>
    <w:pPr>
      <w:numPr>
        <w:ilvl w:val="2"/>
      </w:numPr>
      <w:outlineLvl w:val="2"/>
    </w:pPr>
    <w:rPr>
      <w:b w:val="0"/>
      <w:bCs/>
      <w:szCs w:val="26"/>
    </w:rPr>
  </w:style>
  <w:style w:type="paragraph" w:styleId="Kop4">
    <w:name w:val="heading 4"/>
    <w:basedOn w:val="Standaard"/>
    <w:next w:val="Standaard"/>
    <w:qFormat/>
    <w:rsid w:val="000C6EA6"/>
    <w:pPr>
      <w:keepNext/>
      <w:numPr>
        <w:ilvl w:val="3"/>
        <w:numId w:val="1"/>
      </w:numPr>
      <w:tabs>
        <w:tab w:val="left" w:pos="1588"/>
      </w:tabs>
      <w:spacing w:before="240"/>
      <w:outlineLvl w:val="3"/>
    </w:pPr>
    <w:rPr>
      <w:i/>
      <w:szCs w:val="28"/>
    </w:rPr>
  </w:style>
  <w:style w:type="paragraph" w:styleId="Kop5">
    <w:name w:val="heading 5"/>
    <w:basedOn w:val="Kop4"/>
    <w:next w:val="Standaard"/>
    <w:qFormat/>
    <w:rsid w:val="000C6EA6"/>
    <w:pPr>
      <w:numPr>
        <w:ilvl w:val="4"/>
      </w:numPr>
      <w:outlineLvl w:val="4"/>
    </w:pPr>
    <w:rPr>
      <w:iCs/>
      <w:szCs w:val="26"/>
    </w:rPr>
  </w:style>
  <w:style w:type="paragraph" w:styleId="Kop6">
    <w:name w:val="heading 6"/>
    <w:basedOn w:val="Standaard"/>
    <w:next w:val="Standaard"/>
    <w:qFormat/>
    <w:rsid w:val="000C6EA6"/>
    <w:pPr>
      <w:numPr>
        <w:ilvl w:val="5"/>
        <w:numId w:val="1"/>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rsid w:val="000C6EA6"/>
    <w:pPr>
      <w:numPr>
        <w:ilvl w:val="6"/>
        <w:numId w:val="1"/>
      </w:numPr>
      <w:spacing w:before="240" w:after="60" w:line="240" w:lineRule="exact"/>
      <w:outlineLvl w:val="6"/>
    </w:pPr>
    <w:rPr>
      <w:rFonts w:ascii="Times New Roman" w:hAnsi="Times New Roman"/>
      <w:bCs/>
      <w:sz w:val="24"/>
    </w:rPr>
  </w:style>
  <w:style w:type="paragraph" w:styleId="Kop8">
    <w:name w:val="heading 8"/>
    <w:basedOn w:val="Standaard"/>
    <w:next w:val="Standaard"/>
    <w:qFormat/>
    <w:rsid w:val="000C6EA6"/>
    <w:pPr>
      <w:numPr>
        <w:ilvl w:val="7"/>
        <w:numId w:val="1"/>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rsid w:val="000C6EA6"/>
    <w:pPr>
      <w:numPr>
        <w:ilvl w:val="8"/>
        <w:numId w:val="1"/>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sid w:val="000C6EA6"/>
    <w:rPr>
      <w:rFonts w:ascii="Arial" w:hAnsi="Arial"/>
      <w:b/>
      <w:bCs/>
      <w:snapToGrid w:val="0"/>
      <w:kern w:val="28"/>
      <w:lang w:val="nl" w:eastAsia="en-US" w:bidi="ar-SA"/>
    </w:rPr>
  </w:style>
  <w:style w:type="character" w:customStyle="1" w:styleId="Kop2Char">
    <w:name w:val="Kop 2 Char"/>
    <w:link w:val="Kop2"/>
    <w:rsid w:val="000C6EA6"/>
    <w:rPr>
      <w:rFonts w:ascii="Arial" w:hAnsi="Arial"/>
      <w:b/>
      <w:bCs/>
      <w:snapToGrid w:val="0"/>
      <w:kern w:val="28"/>
      <w:sz w:val="18"/>
      <w:lang w:val="nl" w:eastAsia="en-US" w:bidi="ar-SA"/>
    </w:rPr>
  </w:style>
  <w:style w:type="character" w:customStyle="1" w:styleId="Kop3Char">
    <w:name w:val="Kop 3 Char"/>
    <w:link w:val="Kop3"/>
    <w:rsid w:val="00BE3D61"/>
    <w:rPr>
      <w:rFonts w:ascii="Arial" w:hAnsi="Arial"/>
      <w:b/>
      <w:bCs/>
      <w:snapToGrid w:val="0"/>
      <w:kern w:val="28"/>
      <w:sz w:val="18"/>
      <w:szCs w:val="26"/>
      <w:lang w:val="nl" w:eastAsia="en-US" w:bidi="ar-SA"/>
    </w:rPr>
  </w:style>
  <w:style w:type="paragraph" w:styleId="Koptekst">
    <w:name w:val="header"/>
    <w:basedOn w:val="Standaard"/>
    <w:rsid w:val="000C6EA6"/>
    <w:pPr>
      <w:tabs>
        <w:tab w:val="center" w:pos="4536"/>
        <w:tab w:val="right" w:pos="9072"/>
      </w:tabs>
      <w:spacing w:line="240" w:lineRule="exact"/>
    </w:pPr>
    <w:rPr>
      <w:bCs/>
      <w:sz w:val="20"/>
    </w:rPr>
  </w:style>
  <w:style w:type="paragraph" w:styleId="Voettekst">
    <w:name w:val="footer"/>
    <w:basedOn w:val="Standaard"/>
    <w:rsid w:val="000C6EA6"/>
    <w:pPr>
      <w:tabs>
        <w:tab w:val="center" w:pos="4536"/>
        <w:tab w:val="right" w:pos="9072"/>
      </w:tabs>
    </w:pPr>
  </w:style>
  <w:style w:type="character" w:styleId="Paginanummer">
    <w:name w:val="page number"/>
    <w:basedOn w:val="Standaardalinea-lettertype"/>
    <w:rsid w:val="000C6EA6"/>
  </w:style>
  <w:style w:type="paragraph" w:styleId="Datum">
    <w:name w:val="Date"/>
    <w:basedOn w:val="Standaard"/>
    <w:next w:val="Standaard"/>
    <w:rsid w:val="000C6EA6"/>
    <w:pPr>
      <w:spacing w:line="240" w:lineRule="exact"/>
    </w:pPr>
    <w:rPr>
      <w:bCs/>
      <w:sz w:val="20"/>
    </w:rPr>
  </w:style>
  <w:style w:type="paragraph" w:customStyle="1" w:styleId="onderwerp">
    <w:name w:val="onderwerp"/>
    <w:basedOn w:val="Standaard"/>
    <w:rsid w:val="000C6EA6"/>
    <w:pPr>
      <w:framePr w:hSpace="142" w:wrap="around" w:vAnchor="page" w:hAnchor="margin" w:xAlign="right" w:y="625"/>
      <w:spacing w:line="240" w:lineRule="atLeast"/>
    </w:pPr>
    <w:rPr>
      <w:bCs/>
      <w:sz w:val="20"/>
      <w:lang w:val="nl"/>
    </w:rPr>
  </w:style>
  <w:style w:type="paragraph" w:styleId="Plattetekst">
    <w:name w:val="Body Text"/>
    <w:basedOn w:val="Standaard"/>
    <w:rsid w:val="000C6EA6"/>
    <w:pPr>
      <w:framePr w:w="1939" w:h="14753" w:hRule="exact" w:wrap="around" w:vAnchor="page" w:hAnchor="page" w:x="9288" w:y="1855"/>
      <w:spacing w:line="220" w:lineRule="atLeast"/>
    </w:pPr>
    <w:rPr>
      <w:snapToGrid/>
      <w:kern w:val="0"/>
      <w:sz w:val="20"/>
      <w:lang w:eastAsia="nl-NL"/>
    </w:rPr>
  </w:style>
  <w:style w:type="paragraph" w:customStyle="1" w:styleId="Bullet0">
    <w:name w:val="Bullet"/>
    <w:basedOn w:val="Standaard"/>
    <w:rsid w:val="000C6EA6"/>
    <w:pPr>
      <w:spacing w:line="240" w:lineRule="atLeast"/>
      <w:ind w:left="567" w:hanging="567"/>
    </w:pPr>
    <w:rPr>
      <w:rFonts w:ascii="Times New Roman" w:hAnsi="Times New Roman"/>
      <w:snapToGrid/>
      <w:kern w:val="0"/>
      <w:sz w:val="22"/>
    </w:rPr>
  </w:style>
  <w:style w:type="paragraph" w:customStyle="1" w:styleId="Vertrouwelijk">
    <w:name w:val="Vertrouwelijk"/>
    <w:basedOn w:val="Standaard"/>
    <w:next w:val="Standaard"/>
    <w:rsid w:val="000C6EA6"/>
    <w:pPr>
      <w:framePr w:wrap="around" w:vAnchor="page" w:hAnchor="page" w:x="7212" w:y="625"/>
      <w:spacing w:line="240" w:lineRule="atLeast"/>
    </w:pPr>
    <w:rPr>
      <w:b/>
    </w:rPr>
  </w:style>
  <w:style w:type="paragraph" w:customStyle="1" w:styleId="Sjabloonnaam">
    <w:name w:val="Sjabloonnaam"/>
    <w:basedOn w:val="Standaard"/>
    <w:rsid w:val="000C6EA6"/>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0C6EA6"/>
    <w:pPr>
      <w:spacing w:line="280" w:lineRule="exact"/>
    </w:pPr>
    <w:rPr>
      <w:b/>
      <w:sz w:val="20"/>
    </w:rPr>
  </w:style>
  <w:style w:type="paragraph" w:customStyle="1" w:styleId="streepje">
    <w:name w:val="streepje"/>
    <w:basedOn w:val="Standaard"/>
    <w:rsid w:val="000C6EA6"/>
    <w:pPr>
      <w:numPr>
        <w:numId w:val="4"/>
      </w:numPr>
      <w:tabs>
        <w:tab w:val="left" w:pos="227"/>
        <w:tab w:val="left" w:pos="454"/>
      </w:tabs>
    </w:pPr>
    <w:rPr>
      <w:lang w:val="nl"/>
    </w:rPr>
  </w:style>
  <w:style w:type="paragraph" w:customStyle="1" w:styleId="Trefwoordenregister">
    <w:name w:val="Trefwoordenregister"/>
    <w:basedOn w:val="Standaard"/>
    <w:next w:val="Standaard"/>
    <w:rsid w:val="000C6EA6"/>
    <w:rPr>
      <w:b/>
      <w:bCs/>
      <w:sz w:val="20"/>
      <w:lang w:val="nl"/>
    </w:rPr>
  </w:style>
  <w:style w:type="paragraph" w:customStyle="1" w:styleId="bullet">
    <w:name w:val="bullet"/>
    <w:basedOn w:val="Standaard"/>
    <w:rsid w:val="000C6EA6"/>
    <w:pPr>
      <w:numPr>
        <w:numId w:val="2"/>
      </w:numPr>
      <w:tabs>
        <w:tab w:val="left" w:pos="227"/>
        <w:tab w:val="left" w:pos="454"/>
      </w:tabs>
    </w:pPr>
    <w:rPr>
      <w:bCs/>
    </w:rPr>
  </w:style>
  <w:style w:type="paragraph" w:customStyle="1" w:styleId="Afdeling">
    <w:name w:val="Afdeling"/>
    <w:basedOn w:val="Standaard"/>
    <w:rsid w:val="000C6EA6"/>
    <w:rPr>
      <w:b/>
      <w:bCs/>
      <w:sz w:val="20"/>
      <w:lang w:val="nl"/>
    </w:rPr>
  </w:style>
  <w:style w:type="paragraph" w:styleId="Titel">
    <w:name w:val="Title"/>
    <w:basedOn w:val="Standaard"/>
    <w:qFormat/>
    <w:rsid w:val="000C6EA6"/>
    <w:rPr>
      <w:b/>
      <w:bCs/>
      <w:sz w:val="20"/>
      <w:lang w:val="fr-FR"/>
    </w:rPr>
  </w:style>
  <w:style w:type="paragraph" w:styleId="Ondertitel">
    <w:name w:val="Subtitle"/>
    <w:aliases w:val="Subtitel"/>
    <w:basedOn w:val="Koptekst"/>
    <w:qFormat/>
    <w:rsid w:val="000C6EA6"/>
    <w:pPr>
      <w:tabs>
        <w:tab w:val="clear" w:pos="4536"/>
        <w:tab w:val="clear" w:pos="9072"/>
      </w:tabs>
    </w:pPr>
    <w:rPr>
      <w:lang w:val="es-ES_tradnl"/>
    </w:rPr>
  </w:style>
  <w:style w:type="paragraph" w:styleId="Inhopg1">
    <w:name w:val="toc 1"/>
    <w:basedOn w:val="Standaard"/>
    <w:next w:val="Standaard"/>
    <w:autoRedefine/>
    <w:uiPriority w:val="39"/>
    <w:rsid w:val="000C6EA6"/>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rsid w:val="00DA10FE"/>
    <w:pPr>
      <w:spacing w:before="0"/>
    </w:pPr>
    <w:rPr>
      <w:b w:val="0"/>
      <w:bCs w:val="0"/>
      <w:szCs w:val="18"/>
    </w:rPr>
  </w:style>
  <w:style w:type="character" w:styleId="Hyperlink">
    <w:name w:val="Hyperlink"/>
    <w:uiPriority w:val="99"/>
    <w:rsid w:val="000C6EA6"/>
    <w:rPr>
      <w:color w:val="0000FF"/>
      <w:u w:val="single"/>
    </w:rPr>
  </w:style>
  <w:style w:type="paragraph" w:customStyle="1" w:styleId="versie">
    <w:name w:val="versie"/>
    <w:basedOn w:val="Standaard"/>
    <w:rsid w:val="000C6EA6"/>
    <w:pPr>
      <w:framePr w:hSpace="142" w:wrap="around" w:vAnchor="page" w:hAnchor="page" w:x="7212" w:y="625"/>
      <w:spacing w:line="240" w:lineRule="atLeast"/>
    </w:pPr>
    <w:rPr>
      <w:lang w:val="nl"/>
    </w:rPr>
  </w:style>
  <w:style w:type="paragraph" w:customStyle="1" w:styleId="opsomInspr">
    <w:name w:val="opsomInspr"/>
    <w:basedOn w:val="Standaard"/>
    <w:rsid w:val="000C6EA6"/>
    <w:pPr>
      <w:numPr>
        <w:numId w:val="3"/>
      </w:numPr>
      <w:tabs>
        <w:tab w:val="clear" w:pos="587"/>
        <w:tab w:val="left" w:pos="680"/>
        <w:tab w:val="left" w:pos="907"/>
      </w:tabs>
      <w:ind w:left="680" w:hanging="226"/>
    </w:pPr>
  </w:style>
  <w:style w:type="paragraph" w:customStyle="1" w:styleId="streepjeInspr">
    <w:name w:val="streepjeInspr"/>
    <w:basedOn w:val="Standaard"/>
    <w:rsid w:val="000C6EA6"/>
    <w:pPr>
      <w:numPr>
        <w:numId w:val="5"/>
      </w:numPr>
      <w:tabs>
        <w:tab w:val="clear" w:pos="587"/>
        <w:tab w:val="left" w:pos="454"/>
        <w:tab w:val="left" w:pos="680"/>
      </w:tabs>
    </w:pPr>
  </w:style>
  <w:style w:type="paragraph" w:customStyle="1" w:styleId="kopje">
    <w:name w:val="kopje"/>
    <w:basedOn w:val="Standaard"/>
    <w:next w:val="Standaard"/>
    <w:rsid w:val="000C6EA6"/>
    <w:pPr>
      <w:spacing w:before="120" w:line="281" w:lineRule="auto"/>
    </w:pPr>
    <w:rPr>
      <w:b/>
    </w:rPr>
  </w:style>
  <w:style w:type="paragraph" w:customStyle="1" w:styleId="tussenkopje">
    <w:name w:val="tussenkopje"/>
    <w:basedOn w:val="Standaard"/>
    <w:rsid w:val="000C6EA6"/>
    <w:pPr>
      <w:spacing w:before="90" w:line="240" w:lineRule="atLeast"/>
    </w:pPr>
    <w:rPr>
      <w:sz w:val="14"/>
      <w:lang w:val="nl"/>
    </w:rPr>
  </w:style>
  <w:style w:type="paragraph" w:customStyle="1" w:styleId="Kop">
    <w:name w:val="Kop"/>
    <w:basedOn w:val="Kop2"/>
    <w:rsid w:val="000C6EA6"/>
    <w:pPr>
      <w:framePr w:wrap="around" w:vAnchor="page" w:hAnchor="page" w:x="7212" w:y="625"/>
      <w:numPr>
        <w:ilvl w:val="0"/>
        <w:numId w:val="0"/>
      </w:numPr>
      <w:spacing w:line="240" w:lineRule="atLeast"/>
    </w:pPr>
  </w:style>
  <w:style w:type="paragraph" w:customStyle="1" w:styleId="Bijlagenblad">
    <w:name w:val="Bijlagenblad"/>
    <w:basedOn w:val="Standaard"/>
    <w:next w:val="Standaard"/>
    <w:rsid w:val="000C6EA6"/>
    <w:rPr>
      <w:b/>
      <w:bCs/>
      <w:sz w:val="20"/>
      <w:lang w:val="nl"/>
    </w:rPr>
  </w:style>
  <w:style w:type="character" w:customStyle="1" w:styleId="Versie0">
    <w:name w:val="Versie"/>
    <w:rsid w:val="000C6EA6"/>
    <w:rPr>
      <w:rFonts w:ascii="Arial" w:hAnsi="Arial"/>
      <w:sz w:val="18"/>
    </w:rPr>
  </w:style>
  <w:style w:type="character" w:customStyle="1" w:styleId="Datumopmaakprofiel">
    <w:name w:val="Datumopmaakprofiel"/>
    <w:rsid w:val="000C6EA6"/>
    <w:rPr>
      <w:rFonts w:ascii="Arial" w:hAnsi="Arial"/>
      <w:sz w:val="18"/>
    </w:rPr>
  </w:style>
  <w:style w:type="paragraph" w:customStyle="1" w:styleId="Verzendlijst">
    <w:name w:val="Verzendlijst"/>
    <w:basedOn w:val="Standaard"/>
    <w:next w:val="Standaard"/>
    <w:rsid w:val="000C6EA6"/>
    <w:rPr>
      <w:b/>
      <w:sz w:val="20"/>
      <w:lang w:val="nl"/>
    </w:rPr>
  </w:style>
  <w:style w:type="paragraph" w:styleId="Lijstopsomteken">
    <w:name w:val="List Bullet"/>
    <w:basedOn w:val="Standaard"/>
    <w:autoRedefine/>
    <w:rsid w:val="000C6EA6"/>
    <w:pPr>
      <w:spacing w:line="240" w:lineRule="exact"/>
      <w:ind w:left="283" w:hanging="283"/>
    </w:pPr>
    <w:rPr>
      <w:rFonts w:ascii="Times New Roman" w:hAnsi="Times New Roman"/>
      <w:snapToGrid/>
      <w:kern w:val="0"/>
      <w:sz w:val="22"/>
    </w:rPr>
  </w:style>
  <w:style w:type="paragraph" w:customStyle="1" w:styleId="Alinea">
    <w:name w:val="Alinea"/>
    <w:basedOn w:val="Standaard"/>
    <w:next w:val="Standaard"/>
    <w:rsid w:val="000C6EA6"/>
  </w:style>
  <w:style w:type="paragraph" w:customStyle="1" w:styleId="Opsomming">
    <w:name w:val="Opsomming"/>
    <w:basedOn w:val="streepje"/>
    <w:next w:val="streepje"/>
    <w:rsid w:val="000C6EA6"/>
  </w:style>
  <w:style w:type="paragraph" w:customStyle="1" w:styleId="Bijlage">
    <w:name w:val="Bijlage"/>
    <w:basedOn w:val="Standaard"/>
    <w:next w:val="Standaard"/>
    <w:rsid w:val="000C6EA6"/>
    <w:pPr>
      <w:pageBreakBefore/>
      <w:spacing w:after="240" w:line="240" w:lineRule="atLeast"/>
    </w:pPr>
    <w:rPr>
      <w:rFonts w:ascii="Times New Roman" w:hAnsi="Times New Roman"/>
      <w:b/>
      <w:snapToGrid/>
      <w:kern w:val="0"/>
      <w:sz w:val="24"/>
    </w:rPr>
  </w:style>
  <w:style w:type="paragraph" w:customStyle="1" w:styleId="Toelichting">
    <w:name w:val="Toelichting"/>
    <w:basedOn w:val="Standaard"/>
    <w:next w:val="Standaard"/>
    <w:rsid w:val="000C6EA6"/>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
    <w:name w:val="tabelkopje"/>
    <w:basedOn w:val="Standaard"/>
    <w:autoRedefine/>
    <w:rsid w:val="000C6EA6"/>
    <w:pPr>
      <w:overflowPunct w:val="0"/>
      <w:autoSpaceDE w:val="0"/>
      <w:autoSpaceDN w:val="0"/>
      <w:adjustRightInd w:val="0"/>
      <w:spacing w:line="240" w:lineRule="auto"/>
      <w:textAlignment w:val="baseline"/>
    </w:pPr>
    <w:rPr>
      <w:rFonts w:ascii="Essent Proforma" w:hAnsi="Essent Proforma"/>
      <w:b/>
      <w:bCs/>
      <w:snapToGrid/>
      <w:kern w:val="0"/>
      <w:sz w:val="23"/>
      <w:szCs w:val="24"/>
      <w:lang w:val="en-GB" w:eastAsia="nl-NL"/>
    </w:rPr>
  </w:style>
  <w:style w:type="paragraph" w:customStyle="1" w:styleId="tabelkopjeWIT">
    <w:name w:val="tabelkopjeWIT"/>
    <w:basedOn w:val="tabelkopje"/>
    <w:autoRedefine/>
    <w:rsid w:val="000C6EA6"/>
    <w:rPr>
      <w:color w:val="FFFFFF"/>
      <w:lang w:val="nl-NL"/>
    </w:rPr>
  </w:style>
  <w:style w:type="paragraph" w:customStyle="1" w:styleId="Disclaimer">
    <w:name w:val="Disclaimer"/>
    <w:basedOn w:val="Standaard"/>
    <w:rsid w:val="000C6EA6"/>
    <w:pPr>
      <w:widowControl w:val="0"/>
      <w:overflowPunct w:val="0"/>
      <w:autoSpaceDE w:val="0"/>
      <w:autoSpaceDN w:val="0"/>
      <w:adjustRightInd w:val="0"/>
      <w:spacing w:line="240" w:lineRule="auto"/>
      <w:textAlignment w:val="baseline"/>
    </w:pPr>
    <w:rPr>
      <w:rFonts w:ascii="Essent Proforma" w:hAnsi="Essent Proforma"/>
      <w:i/>
      <w:snapToGrid/>
      <w:kern w:val="0"/>
      <w:sz w:val="16"/>
      <w:lang w:val="nl" w:eastAsia="nl-NL"/>
    </w:rPr>
  </w:style>
  <w:style w:type="paragraph" w:customStyle="1" w:styleId="TableText">
    <w:name w:val="Table Text"/>
    <w:basedOn w:val="Standaard"/>
    <w:rsid w:val="000C6EA6"/>
    <w:pPr>
      <w:spacing w:line="240" w:lineRule="auto"/>
    </w:pPr>
    <w:rPr>
      <w:rFonts w:ascii="Times New Roman" w:hAnsi="Times New Roman"/>
      <w:snapToGrid/>
      <w:kern w:val="0"/>
      <w:sz w:val="24"/>
      <w:lang w:val="en-US"/>
    </w:rPr>
  </w:style>
  <w:style w:type="paragraph" w:customStyle="1" w:styleId="TableHeaderText">
    <w:name w:val="Table Header Text"/>
    <w:basedOn w:val="TableText"/>
    <w:rsid w:val="000C6EA6"/>
    <w:pPr>
      <w:jc w:val="center"/>
    </w:pPr>
    <w:rPr>
      <w:b/>
    </w:rPr>
  </w:style>
  <w:style w:type="table" w:styleId="Tabelraster">
    <w:name w:val="Table Grid"/>
    <w:basedOn w:val="Standaardtabel"/>
    <w:rsid w:val="000C6EA6"/>
    <w:pPr>
      <w:spacing w:line="280" w:lineRule="atLeast"/>
    </w:pPr>
    <w:rPr>
      <w:rFonts w:ascii="Arial" w:hAnsi="Arial"/>
      <w:sz w:val="18"/>
    </w:rPr>
    <w:tblPr>
      <w:tblBorders>
        <w:insideH w:val="single" w:sz="4" w:space="0" w:color="auto"/>
      </w:tblBorders>
    </w:tblPr>
  </w:style>
  <w:style w:type="character" w:customStyle="1" w:styleId="Tabelkopje0">
    <w:name w:val="Tabelkopje"/>
    <w:rsid w:val="000C6EA6"/>
    <w:rPr>
      <w:rFonts w:ascii="Arial" w:hAnsi="Arial"/>
      <w:b/>
      <w:bCs/>
      <w:sz w:val="16"/>
    </w:rPr>
  </w:style>
  <w:style w:type="paragraph" w:customStyle="1" w:styleId="Tabelrijen">
    <w:name w:val="Tabelrijen"/>
    <w:basedOn w:val="Standaard"/>
    <w:rsid w:val="000C6EA6"/>
  </w:style>
  <w:style w:type="paragraph" w:customStyle="1" w:styleId="ToelichtingBullet">
    <w:name w:val="Toelichting_Bullet"/>
    <w:basedOn w:val="bullet"/>
    <w:next w:val="Standaard"/>
    <w:rsid w:val="000C6EA6"/>
    <w:pPr>
      <w:numPr>
        <w:numId w:val="0"/>
      </w:numPr>
    </w:pPr>
    <w:rPr>
      <w:i/>
      <w:vanish/>
      <w:color w:val="FF0000"/>
    </w:rPr>
  </w:style>
  <w:style w:type="paragraph" w:customStyle="1" w:styleId="Directie">
    <w:name w:val="Directie"/>
    <w:basedOn w:val="Standaard"/>
    <w:next w:val="Standaard"/>
    <w:rsid w:val="000C6EA6"/>
    <w:pPr>
      <w:spacing w:line="280" w:lineRule="exact"/>
    </w:pPr>
    <w:rPr>
      <w:b/>
      <w:sz w:val="20"/>
    </w:rPr>
  </w:style>
  <w:style w:type="paragraph" w:customStyle="1" w:styleId="InfoBlue">
    <w:name w:val="InfoBlue"/>
    <w:basedOn w:val="Standaard"/>
    <w:next w:val="Standaard"/>
    <w:link w:val="InfoBlueChar"/>
    <w:autoRedefine/>
    <w:rsid w:val="00531231"/>
    <w:pPr>
      <w:widowControl w:val="0"/>
      <w:tabs>
        <w:tab w:val="left" w:pos="540"/>
        <w:tab w:val="left" w:pos="1260"/>
      </w:tabs>
      <w:spacing w:after="120" w:line="240" w:lineRule="atLeast"/>
    </w:pPr>
    <w:rPr>
      <w:i/>
      <w:snapToGrid/>
      <w:color w:val="FF0000"/>
      <w:kern w:val="0"/>
    </w:rPr>
  </w:style>
  <w:style w:type="character" w:customStyle="1" w:styleId="InfoBlueChar">
    <w:name w:val="InfoBlue Char"/>
    <w:link w:val="InfoBlue"/>
    <w:rsid w:val="00531231"/>
    <w:rPr>
      <w:rFonts w:ascii="Arial" w:hAnsi="Arial"/>
      <w:i/>
      <w:color w:val="FF0000"/>
      <w:sz w:val="18"/>
      <w:lang w:val="nl-NL" w:eastAsia="en-US" w:bidi="ar-SA"/>
    </w:rPr>
  </w:style>
  <w:style w:type="paragraph" w:styleId="Bijschrift">
    <w:name w:val="caption"/>
    <w:basedOn w:val="Standaard"/>
    <w:next w:val="Standaard"/>
    <w:qFormat/>
    <w:rsid w:val="000C6EA6"/>
    <w:pPr>
      <w:widowControl w:val="0"/>
      <w:spacing w:line="240" w:lineRule="atLeast"/>
    </w:pPr>
    <w:rPr>
      <w:b/>
      <w:bCs/>
      <w:snapToGrid/>
      <w:kern w:val="0"/>
      <w:sz w:val="20"/>
      <w:lang w:val="en-US"/>
    </w:rPr>
  </w:style>
  <w:style w:type="paragraph" w:styleId="Inhopg3">
    <w:name w:val="toc 3"/>
    <w:basedOn w:val="Standaard"/>
    <w:next w:val="Standaard"/>
    <w:autoRedefine/>
    <w:uiPriority w:val="39"/>
    <w:rsid w:val="00F90E9D"/>
    <w:pPr>
      <w:ind w:left="360"/>
    </w:pPr>
  </w:style>
  <w:style w:type="paragraph" w:customStyle="1" w:styleId="VersieDatum">
    <w:name w:val="VersieDatum"/>
    <w:basedOn w:val="Standaard"/>
    <w:rsid w:val="00BE3D61"/>
    <w:pPr>
      <w:widowControl w:val="0"/>
      <w:spacing w:line="240" w:lineRule="atLeast"/>
    </w:pPr>
    <w:rPr>
      <w:snapToGrid/>
      <w:kern w:val="0"/>
      <w:sz w:val="20"/>
      <w:lang w:val="en-US"/>
    </w:rPr>
  </w:style>
  <w:style w:type="paragraph" w:styleId="Voetnoottekst">
    <w:name w:val="footnote text"/>
    <w:basedOn w:val="Standaard"/>
    <w:semiHidden/>
    <w:rsid w:val="00BE3D61"/>
    <w:pPr>
      <w:keepNext/>
      <w:keepLines/>
      <w:widowControl w:val="0"/>
      <w:pBdr>
        <w:bottom w:val="single" w:sz="6" w:space="0" w:color="000000"/>
      </w:pBdr>
      <w:spacing w:before="40" w:after="40" w:line="240" w:lineRule="atLeast"/>
      <w:ind w:left="360" w:hanging="360"/>
    </w:pPr>
    <w:rPr>
      <w:rFonts w:ascii="Helvetica" w:hAnsi="Helvetica"/>
      <w:snapToGrid/>
      <w:kern w:val="0"/>
      <w:sz w:val="16"/>
      <w:lang w:val="en-US"/>
    </w:rPr>
  </w:style>
  <w:style w:type="paragraph" w:styleId="Documentstructuur">
    <w:name w:val="Document Map"/>
    <w:basedOn w:val="Standaard"/>
    <w:semiHidden/>
    <w:rsid w:val="00BE3D61"/>
    <w:pPr>
      <w:widowControl w:val="0"/>
      <w:shd w:val="clear" w:color="auto" w:fill="000080"/>
      <w:spacing w:line="240" w:lineRule="atLeast"/>
    </w:pPr>
    <w:rPr>
      <w:rFonts w:ascii="Tahoma" w:hAnsi="Tahoma"/>
      <w:snapToGrid/>
      <w:kern w:val="0"/>
      <w:sz w:val="20"/>
      <w:lang w:val="en-US"/>
    </w:rPr>
  </w:style>
  <w:style w:type="paragraph" w:styleId="Inhopg4">
    <w:name w:val="toc 4"/>
    <w:basedOn w:val="Standaard"/>
    <w:next w:val="Standaard"/>
    <w:semiHidden/>
    <w:rsid w:val="00BE3D61"/>
    <w:pPr>
      <w:widowControl w:val="0"/>
      <w:spacing w:line="240" w:lineRule="atLeast"/>
      <w:ind w:left="600"/>
    </w:pPr>
    <w:rPr>
      <w:snapToGrid/>
      <w:kern w:val="0"/>
      <w:sz w:val="20"/>
      <w:lang w:val="en-US"/>
    </w:rPr>
  </w:style>
  <w:style w:type="paragraph" w:styleId="Inhopg5">
    <w:name w:val="toc 5"/>
    <w:basedOn w:val="Standaard"/>
    <w:next w:val="Standaard"/>
    <w:semiHidden/>
    <w:rsid w:val="00BE3D61"/>
    <w:pPr>
      <w:widowControl w:val="0"/>
      <w:spacing w:line="240" w:lineRule="atLeast"/>
      <w:ind w:left="800"/>
    </w:pPr>
    <w:rPr>
      <w:snapToGrid/>
      <w:kern w:val="0"/>
      <w:sz w:val="20"/>
      <w:lang w:val="en-US"/>
    </w:rPr>
  </w:style>
  <w:style w:type="paragraph" w:styleId="Inhopg6">
    <w:name w:val="toc 6"/>
    <w:basedOn w:val="Standaard"/>
    <w:next w:val="Standaard"/>
    <w:semiHidden/>
    <w:rsid w:val="00BE3D61"/>
    <w:pPr>
      <w:widowControl w:val="0"/>
      <w:spacing w:line="240" w:lineRule="atLeast"/>
      <w:ind w:left="1000"/>
    </w:pPr>
    <w:rPr>
      <w:snapToGrid/>
      <w:kern w:val="0"/>
      <w:sz w:val="20"/>
      <w:lang w:val="en-US"/>
    </w:rPr>
  </w:style>
  <w:style w:type="paragraph" w:styleId="Inhopg7">
    <w:name w:val="toc 7"/>
    <w:basedOn w:val="Standaard"/>
    <w:next w:val="Standaard"/>
    <w:semiHidden/>
    <w:rsid w:val="00BE3D61"/>
    <w:pPr>
      <w:widowControl w:val="0"/>
      <w:spacing w:line="240" w:lineRule="atLeast"/>
      <w:ind w:left="1200"/>
    </w:pPr>
    <w:rPr>
      <w:snapToGrid/>
      <w:kern w:val="0"/>
      <w:sz w:val="20"/>
      <w:lang w:val="en-US"/>
    </w:rPr>
  </w:style>
  <w:style w:type="paragraph" w:styleId="Inhopg8">
    <w:name w:val="toc 8"/>
    <w:basedOn w:val="Standaard"/>
    <w:next w:val="Standaard"/>
    <w:semiHidden/>
    <w:rsid w:val="00BE3D61"/>
    <w:pPr>
      <w:widowControl w:val="0"/>
      <w:spacing w:line="240" w:lineRule="atLeast"/>
      <w:ind w:left="1400"/>
    </w:pPr>
    <w:rPr>
      <w:snapToGrid/>
      <w:kern w:val="0"/>
      <w:sz w:val="20"/>
      <w:lang w:val="en-US"/>
    </w:rPr>
  </w:style>
  <w:style w:type="paragraph" w:styleId="Inhopg9">
    <w:name w:val="toc 9"/>
    <w:basedOn w:val="Standaard"/>
    <w:next w:val="Standaard"/>
    <w:semiHidden/>
    <w:rsid w:val="00BE3D61"/>
    <w:pPr>
      <w:widowControl w:val="0"/>
      <w:spacing w:line="240" w:lineRule="atLeast"/>
      <w:ind w:left="1600"/>
    </w:pPr>
    <w:rPr>
      <w:snapToGrid/>
      <w:kern w:val="0"/>
      <w:sz w:val="20"/>
      <w:lang w:val="en-US"/>
    </w:rPr>
  </w:style>
  <w:style w:type="paragraph" w:styleId="Tekstopmerking">
    <w:name w:val="annotation text"/>
    <w:basedOn w:val="Standaard"/>
    <w:semiHidden/>
    <w:rsid w:val="00BE3D61"/>
    <w:rPr>
      <w:sz w:val="20"/>
    </w:rPr>
  </w:style>
  <w:style w:type="paragraph" w:styleId="Onderwerpvanopmerking">
    <w:name w:val="annotation subject"/>
    <w:basedOn w:val="Tekstopmerking"/>
    <w:next w:val="Tekstopmerking"/>
    <w:semiHidden/>
    <w:rsid w:val="00BE3D61"/>
    <w:pPr>
      <w:widowControl w:val="0"/>
      <w:spacing w:line="240" w:lineRule="atLeast"/>
    </w:pPr>
    <w:rPr>
      <w:b/>
      <w:bCs/>
      <w:snapToGrid/>
      <w:kern w:val="0"/>
      <w:lang w:val="en-US"/>
    </w:rPr>
  </w:style>
  <w:style w:type="paragraph" w:customStyle="1" w:styleId="InfoBlueintable">
    <w:name w:val="InfoBlue (in table)"/>
    <w:basedOn w:val="InfoBlue"/>
    <w:next w:val="Standaard"/>
    <w:rsid w:val="00BE3D61"/>
    <w:pPr>
      <w:widowControl/>
      <w:tabs>
        <w:tab w:val="clear" w:pos="540"/>
        <w:tab w:val="clear" w:pos="1260"/>
      </w:tabs>
    </w:pPr>
    <w:rPr>
      <w:color w:val="0000FF"/>
      <w:sz w:val="20"/>
    </w:rPr>
  </w:style>
  <w:style w:type="paragraph" w:styleId="Ballontekst">
    <w:name w:val="Balloon Text"/>
    <w:basedOn w:val="Standaard"/>
    <w:semiHidden/>
    <w:rsid w:val="00BE3D61"/>
    <w:pPr>
      <w:widowControl w:val="0"/>
      <w:spacing w:line="240" w:lineRule="atLeast"/>
    </w:pPr>
    <w:rPr>
      <w:rFonts w:ascii="Tahoma" w:hAnsi="Tahoma" w:cs="Tahoma"/>
      <w:snapToGrid/>
      <w:kern w:val="0"/>
      <w:sz w:val="16"/>
      <w:szCs w:val="16"/>
      <w:lang w:val="en-US"/>
    </w:rPr>
  </w:style>
  <w:style w:type="paragraph" w:styleId="Tekstzonderopmaak">
    <w:name w:val="Plain Text"/>
    <w:basedOn w:val="Standaard"/>
    <w:rsid w:val="00BE3D61"/>
    <w:pPr>
      <w:spacing w:line="240" w:lineRule="auto"/>
    </w:pPr>
    <w:rPr>
      <w:rFonts w:ascii="Courier New" w:hAnsi="Courier New" w:cs="Courier New"/>
      <w:snapToGrid/>
      <w:kern w:val="0"/>
      <w:sz w:val="20"/>
      <w:lang w:val="en-US"/>
    </w:rPr>
  </w:style>
  <w:style w:type="paragraph" w:customStyle="1" w:styleId="VersieNummer">
    <w:name w:val="VersieNummer"/>
    <w:basedOn w:val="Standaard"/>
    <w:rsid w:val="00BE3D61"/>
    <w:pPr>
      <w:widowControl w:val="0"/>
      <w:spacing w:line="240" w:lineRule="atLeast"/>
    </w:pPr>
    <w:rPr>
      <w:snapToGrid/>
      <w:kern w:val="0"/>
      <w:sz w:val="20"/>
      <w:lang w:val="en-US"/>
    </w:rPr>
  </w:style>
  <w:style w:type="character" w:customStyle="1" w:styleId="m1">
    <w:name w:val="m1"/>
    <w:rsid w:val="00BE3D61"/>
    <w:rPr>
      <w:color w:val="0000FF"/>
    </w:rPr>
  </w:style>
  <w:style w:type="character" w:customStyle="1" w:styleId="t1">
    <w:name w:val="t1"/>
    <w:rsid w:val="00BE3D61"/>
    <w:rPr>
      <w:color w:val="990000"/>
    </w:rPr>
  </w:style>
  <w:style w:type="character" w:customStyle="1" w:styleId="tx1">
    <w:name w:val="tx1"/>
    <w:rsid w:val="00BE3D61"/>
    <w:rPr>
      <w:b/>
      <w:bCs/>
    </w:rPr>
  </w:style>
  <w:style w:type="paragraph" w:styleId="Normaalweb">
    <w:name w:val="Normal (Web)"/>
    <w:basedOn w:val="Standaard"/>
    <w:rsid w:val="00BE3D61"/>
    <w:pPr>
      <w:spacing w:before="100" w:beforeAutospacing="1" w:after="100" w:afterAutospacing="1" w:line="240" w:lineRule="auto"/>
    </w:pPr>
    <w:rPr>
      <w:rFonts w:ascii="Times New Roman" w:hAnsi="Times New Roman"/>
      <w:snapToGrid/>
      <w:kern w:val="0"/>
      <w:sz w:val="24"/>
      <w:szCs w:val="24"/>
      <w:lang w:eastAsia="nl-NL"/>
    </w:rPr>
  </w:style>
  <w:style w:type="character" w:styleId="Nadruk">
    <w:name w:val="Emphasis"/>
    <w:qFormat/>
    <w:rsid w:val="00BE3D61"/>
    <w:rPr>
      <w:i/>
      <w:iCs/>
    </w:rPr>
  </w:style>
  <w:style w:type="table" w:styleId="Professioneletabel">
    <w:name w:val="Table Professional"/>
    <w:basedOn w:val="Standaardtabel"/>
    <w:rsid w:val="00657EBC"/>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semiHidden/>
    <w:rsid w:val="00717CF3"/>
    <w:rPr>
      <w:sz w:val="16"/>
      <w:szCs w:val="16"/>
    </w:rPr>
  </w:style>
  <w:style w:type="paragraph" w:styleId="Revisie">
    <w:name w:val="Revision"/>
    <w:hidden/>
    <w:uiPriority w:val="99"/>
    <w:semiHidden/>
    <w:rsid w:val="00EC359C"/>
    <w:rPr>
      <w:rFonts w:ascii="Arial" w:hAnsi="Arial"/>
      <w:snapToGrid w:val="0"/>
      <w:kern w:val="28"/>
      <w:sz w:val="18"/>
      <w:lang w:eastAsia="en-US"/>
    </w:rPr>
  </w:style>
  <w:style w:type="paragraph" w:styleId="Kopvaninhoudsopgave">
    <w:name w:val="TOC Heading"/>
    <w:basedOn w:val="Kop1"/>
    <w:next w:val="Standaard"/>
    <w:uiPriority w:val="39"/>
    <w:unhideWhenUsed/>
    <w:qFormat/>
    <w:rsid w:val="00351AAD"/>
    <w:pPr>
      <w:keepLines/>
      <w:numPr>
        <w:numId w:val="0"/>
      </w:numPr>
      <w:overflowPunct/>
      <w:autoSpaceDE/>
      <w:autoSpaceDN/>
      <w:adjustRightInd/>
      <w:spacing w:after="0" w:line="259" w:lineRule="auto"/>
      <w:textAlignment w:val="auto"/>
      <w:outlineLvl w:val="9"/>
    </w:pPr>
    <w:rPr>
      <w:rFonts w:asciiTheme="majorHAnsi" w:eastAsiaTheme="majorEastAsia" w:hAnsiTheme="majorHAnsi" w:cstheme="majorBidi"/>
      <w:b w:val="0"/>
      <w:bCs w:val="0"/>
      <w:snapToGrid/>
      <w:color w:val="2E74B5" w:themeColor="accent1" w:themeShade="BF"/>
      <w:kern w:val="0"/>
      <w:sz w:val="32"/>
      <w:szCs w:val="32"/>
      <w:lang w:val="nl-NL" w:eastAsia="nl-NL"/>
    </w:rPr>
  </w:style>
  <w:style w:type="character" w:customStyle="1" w:styleId="Ondertitel1">
    <w:name w:val="Ondertitel1"/>
    <w:rsid w:val="00BF7D37"/>
    <w:rPr>
      <w:rFonts w:ascii="Arial" w:hAnsi="Arial"/>
      <w:b/>
      <w:color w:val="007EA9"/>
      <w:sz w:val="22"/>
    </w:rPr>
  </w:style>
  <w:style w:type="paragraph" w:styleId="Lijstalinea">
    <w:name w:val="List Paragraph"/>
    <w:basedOn w:val="Standaard"/>
    <w:uiPriority w:val="34"/>
    <w:qFormat/>
    <w:rsid w:val="001C0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2491">
      <w:bodyDiv w:val="1"/>
      <w:marLeft w:val="0"/>
      <w:marRight w:val="0"/>
      <w:marTop w:val="0"/>
      <w:marBottom w:val="0"/>
      <w:divBdr>
        <w:top w:val="none" w:sz="0" w:space="0" w:color="auto"/>
        <w:left w:val="none" w:sz="0" w:space="0" w:color="auto"/>
        <w:bottom w:val="none" w:sz="0" w:space="0" w:color="auto"/>
        <w:right w:val="none" w:sz="0" w:space="0" w:color="auto"/>
      </w:divBdr>
    </w:div>
    <w:div w:id="79379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17A5F-5061-4AFC-B4BC-29952AB54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19</Pages>
  <Words>3893</Words>
  <Characters>21414</Characters>
  <Application>Microsoft Office Word</Application>
  <DocSecurity>0</DocSecurity>
  <Lines>178</Lines>
  <Paragraphs>50</Paragraphs>
  <ScaleCrop>false</ScaleCrop>
  <HeadingPairs>
    <vt:vector size="2" baseType="variant">
      <vt:variant>
        <vt:lpstr>Titel</vt:lpstr>
      </vt:variant>
      <vt:variant>
        <vt:i4>1</vt:i4>
      </vt:variant>
    </vt:vector>
  </HeadingPairs>
  <TitlesOfParts>
    <vt:vector size="1" baseType="lpstr">
      <vt:lpstr/>
    </vt:vector>
  </TitlesOfParts>
  <Company>Kadaster</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Kadaster ICT/AA/IE</dc:creator>
  <cp:keywords/>
  <dc:description/>
  <cp:lastModifiedBy>Groot, Karina de</cp:lastModifiedBy>
  <cp:revision>28</cp:revision>
  <cp:lastPrinted>2013-08-07T09:47:00Z</cp:lastPrinted>
  <dcterms:created xsi:type="dcterms:W3CDTF">2026-09-08T08:06:00Z</dcterms:created>
  <dcterms:modified xsi:type="dcterms:W3CDTF">2026-10-13T13:12:00Z</dcterms:modified>
</cp:coreProperties>
</file>