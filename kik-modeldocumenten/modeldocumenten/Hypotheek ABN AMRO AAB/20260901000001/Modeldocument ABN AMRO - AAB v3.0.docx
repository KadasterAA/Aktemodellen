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DC7AB" w14:textId="77777777" w:rsidR="00784683" w:rsidRDefault="00784683" w:rsidP="00134B06">
      <w:pPr>
        <w:suppressAutoHyphens/>
        <w:outlineLvl w:val="0"/>
        <w:rPr>
          <w:rFonts w:ascii="Arial" w:hAnsi="Arial" w:cs="Arial"/>
          <w:b/>
          <w:sz w:val="24"/>
          <w:szCs w:val="24"/>
        </w:rPr>
      </w:pPr>
    </w:p>
    <w:p w14:paraId="48F1CF73" w14:textId="77777777" w:rsidR="00784683" w:rsidRDefault="00784683" w:rsidP="00134B06">
      <w:pPr>
        <w:suppressAutoHyphens/>
        <w:outlineLvl w:val="0"/>
        <w:rPr>
          <w:rFonts w:ascii="Arial" w:hAnsi="Arial" w:cs="Arial"/>
          <w:b/>
          <w:sz w:val="24"/>
          <w:szCs w:val="24"/>
        </w:rPr>
      </w:pPr>
    </w:p>
    <w:p w14:paraId="7FB050EE" w14:textId="69402699" w:rsidR="00784683" w:rsidRPr="00134B06" w:rsidRDefault="00560BC7" w:rsidP="00784683">
      <w:pPr>
        <w:suppressAutoHyphens/>
        <w:outlineLvl w:val="0"/>
        <w:rPr>
          <w:rFonts w:ascii="Arial" w:hAnsi="Arial" w:cs="Arial"/>
        </w:rPr>
      </w:pPr>
      <w:r>
        <w:rPr>
          <w:rFonts w:ascii="Arial" w:hAnsi="Arial" w:cs="Arial"/>
          <w:b/>
          <w:sz w:val="24"/>
          <w:szCs w:val="24"/>
        </w:rPr>
        <w:t>Hypotheekakte ABN AMRO</w:t>
      </w:r>
      <w:r w:rsidR="00784683">
        <w:rPr>
          <w:rFonts w:ascii="Arial" w:hAnsi="Arial" w:cs="Arial"/>
          <w:b/>
          <w:sz w:val="24"/>
          <w:szCs w:val="24"/>
        </w:rPr>
        <w:t xml:space="preserve"> </w:t>
      </w:r>
      <w:r>
        <w:rPr>
          <w:rFonts w:ascii="Arial" w:hAnsi="Arial" w:cs="Arial"/>
          <w:b/>
          <w:sz w:val="24"/>
          <w:szCs w:val="24"/>
        </w:rPr>
        <w:t xml:space="preserve">- </w:t>
      </w:r>
      <w:r w:rsidR="00784683">
        <w:rPr>
          <w:rFonts w:ascii="Arial" w:hAnsi="Arial" w:cs="Arial"/>
          <w:b/>
          <w:sz w:val="24"/>
          <w:szCs w:val="24"/>
        </w:rPr>
        <w:t>AAB</w:t>
      </w:r>
      <w:r w:rsidR="00784683">
        <w:rPr>
          <w:rFonts w:ascii="Arial" w:hAnsi="Arial" w:cs="Arial"/>
        </w:rPr>
        <w:tab/>
      </w:r>
      <w:r w:rsidR="00784683">
        <w:rPr>
          <w:rFonts w:ascii="Arial" w:hAnsi="Arial" w:cs="Arial"/>
        </w:rPr>
        <w:tab/>
      </w:r>
      <w:r w:rsidR="00784683" w:rsidRPr="00134B06">
        <w:rPr>
          <w:rFonts w:ascii="Arial" w:hAnsi="Arial" w:cs="Arial"/>
        </w:rPr>
        <w:t xml:space="preserve">(Model ABN AMRO Bank N.V. </w:t>
      </w:r>
      <w:r w:rsidR="00760FDA">
        <w:rPr>
          <w:rFonts w:ascii="Arial" w:hAnsi="Arial" w:cs="Arial"/>
        </w:rPr>
        <w:t>2</w:t>
      </w:r>
      <w:del w:id="0" w:author="Groote Haar, Linda" w:date="2026-08-12T10:05:00Z" w16du:dateUtc="2026-08-12T08:05:00Z">
        <w:r w:rsidR="00760FDA" w:rsidDel="00747FCF">
          <w:rPr>
            <w:rFonts w:ascii="Arial" w:hAnsi="Arial" w:cs="Arial"/>
          </w:rPr>
          <w:delText>8</w:delText>
        </w:r>
      </w:del>
      <w:ins w:id="1" w:author="Groote Haar, Linda" w:date="2026-08-12T10:05:00Z" w16du:dateUtc="2026-08-12T08:05:00Z">
        <w:r w:rsidR="00747FCF">
          <w:rPr>
            <w:rFonts w:ascii="Arial" w:hAnsi="Arial" w:cs="Arial"/>
          </w:rPr>
          <w:t>6</w:t>
        </w:r>
      </w:ins>
      <w:r w:rsidR="00760FDA">
        <w:rPr>
          <w:rFonts w:ascii="Arial" w:hAnsi="Arial" w:cs="Arial"/>
        </w:rPr>
        <w:t>.</w:t>
      </w:r>
      <w:r w:rsidR="00784683" w:rsidRPr="00134B06">
        <w:rPr>
          <w:rFonts w:ascii="Arial" w:hAnsi="Arial" w:cs="Arial"/>
        </w:rPr>
        <w:t>0</w:t>
      </w:r>
      <w:r w:rsidR="00760FDA">
        <w:rPr>
          <w:rFonts w:ascii="Arial" w:hAnsi="Arial" w:cs="Arial"/>
        </w:rPr>
        <w:t>1</w:t>
      </w:r>
      <w:r w:rsidR="00784683" w:rsidRPr="00134B06">
        <w:rPr>
          <w:rFonts w:ascii="Arial" w:hAnsi="Arial" w:cs="Arial"/>
        </w:rPr>
        <w:t xml:space="preserve">) </w:t>
      </w:r>
    </w:p>
    <w:p w14:paraId="2A1DB8B7" w14:textId="77777777" w:rsidR="00784683" w:rsidRDefault="00784683" w:rsidP="00134B06">
      <w:pPr>
        <w:suppressAutoHyphens/>
        <w:outlineLvl w:val="0"/>
        <w:rPr>
          <w:rFonts w:ascii="Arial" w:hAnsi="Arial" w:cs="Arial"/>
          <w:b/>
        </w:rPr>
      </w:pPr>
    </w:p>
    <w:p w14:paraId="514420DE" w14:textId="77777777" w:rsidR="00134B06" w:rsidRPr="00134B06" w:rsidRDefault="00134B06" w:rsidP="00134B06">
      <w:pPr>
        <w:ind w:right="96"/>
        <w:rPr>
          <w:rFonts w:ascii="Arial" w:hAnsi="Arial" w:cs="Arial"/>
          <w:b/>
          <w:color w:val="000000"/>
        </w:rPr>
      </w:pPr>
    </w:p>
    <w:p w14:paraId="3DADBD10" w14:textId="77777777" w:rsidR="00134B06" w:rsidRPr="00134B06" w:rsidRDefault="00134B06" w:rsidP="00134B06">
      <w:pPr>
        <w:ind w:right="96"/>
        <w:rPr>
          <w:rFonts w:ascii="Arial" w:hAnsi="Arial" w:cs="Arial"/>
          <w:b/>
          <w:color w:val="000000"/>
        </w:rPr>
      </w:pPr>
    </w:p>
    <w:p w14:paraId="4D3AF58A" w14:textId="1BADD0C5" w:rsidR="00134B06" w:rsidRPr="000853CA" w:rsidRDefault="00134B06" w:rsidP="00134B06">
      <w:pPr>
        <w:ind w:right="96"/>
        <w:rPr>
          <w:rFonts w:ascii="Arial" w:hAnsi="Arial" w:cs="Arial"/>
          <w:b/>
          <w:color w:val="000000"/>
          <w:u w:val="single"/>
        </w:rPr>
      </w:pPr>
      <w:r w:rsidRPr="000853CA">
        <w:rPr>
          <w:rFonts w:ascii="Arial" w:hAnsi="Arial" w:cs="Arial"/>
          <w:b/>
          <w:color w:val="000000"/>
          <w:u w:val="single"/>
        </w:rPr>
        <w:t xml:space="preserve">Versie </w:t>
      </w:r>
      <w:ins w:id="2" w:author="Groot, Karina de" w:date="2026-09-08T09:44:00Z" w16du:dateUtc="2026-09-08T07:44:00Z">
        <w:r w:rsidR="00504106">
          <w:rPr>
            <w:rFonts w:ascii="Arial" w:hAnsi="Arial" w:cs="Arial"/>
            <w:b/>
            <w:color w:val="000000"/>
            <w:u w:val="single"/>
          </w:rPr>
          <w:t>3.0</w:t>
        </w:r>
      </w:ins>
      <w:del w:id="3" w:author="Groot, Karina de" w:date="2026-09-08T09:44:00Z" w16du:dateUtc="2026-09-08T07:44:00Z">
        <w:r w:rsidR="00672A4D" w:rsidDel="00504106">
          <w:rPr>
            <w:rFonts w:ascii="Arial" w:hAnsi="Arial" w:cs="Arial"/>
            <w:b/>
            <w:color w:val="000000"/>
            <w:u w:val="single"/>
          </w:rPr>
          <w:delText>2.</w:delText>
        </w:r>
      </w:del>
      <w:del w:id="4" w:author="Groote Haar, Linda" w:date="2026-08-12T10:06:00Z" w16du:dateUtc="2026-08-12T08:06:00Z">
        <w:r w:rsidR="00755A9C" w:rsidDel="00747FCF">
          <w:rPr>
            <w:rFonts w:ascii="Arial" w:hAnsi="Arial" w:cs="Arial"/>
            <w:b/>
            <w:color w:val="000000"/>
            <w:u w:val="single"/>
          </w:rPr>
          <w:delText>8</w:delText>
        </w:r>
      </w:del>
      <w:ins w:id="5" w:author="Groote Haar, Linda" w:date="2026-08-12T10:06:00Z" w16du:dateUtc="2026-08-12T08:06:00Z">
        <w:del w:id="6" w:author="Groot, Karina de" w:date="2026-09-08T09:44:00Z" w16du:dateUtc="2026-09-08T07:44:00Z">
          <w:r w:rsidR="00747FCF" w:rsidDel="00504106">
            <w:rPr>
              <w:rFonts w:ascii="Arial" w:hAnsi="Arial" w:cs="Arial"/>
              <w:b/>
              <w:color w:val="000000"/>
              <w:u w:val="single"/>
            </w:rPr>
            <w:delText>9</w:delText>
          </w:r>
        </w:del>
      </w:ins>
      <w:del w:id="7" w:author="Groot, Karina de" w:date="2026-09-08T09:44:00Z" w16du:dateUtc="2026-09-08T07:44:00Z">
        <w:r w:rsidR="00C001D5" w:rsidDel="00504106">
          <w:rPr>
            <w:rFonts w:ascii="Arial" w:hAnsi="Arial" w:cs="Arial"/>
            <w:b/>
            <w:color w:val="000000"/>
            <w:u w:val="single"/>
          </w:rPr>
          <w:delText>.0</w:delText>
        </w:r>
      </w:del>
      <w:r w:rsidRPr="000853CA">
        <w:rPr>
          <w:rFonts w:ascii="Arial" w:hAnsi="Arial" w:cs="Arial"/>
          <w:b/>
          <w:color w:val="000000"/>
          <w:u w:val="single"/>
        </w:rPr>
        <w:tab/>
      </w:r>
      <w:r w:rsidRPr="000853CA">
        <w:rPr>
          <w:rFonts w:ascii="Arial" w:hAnsi="Arial" w:cs="Arial"/>
          <w:b/>
          <w:color w:val="000000"/>
          <w:u w:val="single"/>
        </w:rPr>
        <w:tab/>
      </w:r>
      <w:r w:rsidR="000853CA" w:rsidRPr="000853CA">
        <w:rPr>
          <w:rFonts w:ascii="Arial" w:hAnsi="Arial" w:cs="Arial"/>
          <w:b/>
          <w:color w:val="000000"/>
          <w:u w:val="single"/>
        </w:rPr>
        <w:t xml:space="preserve">d.d. </w:t>
      </w:r>
      <w:del w:id="8" w:author="Groote Haar, Linda" w:date="2026-08-12T10:06:00Z" w16du:dateUtc="2026-08-12T08:06:00Z">
        <w:r w:rsidR="00505F5F" w:rsidDel="00747FCF">
          <w:rPr>
            <w:rFonts w:ascii="Arial" w:hAnsi="Arial" w:cs="Arial"/>
            <w:b/>
            <w:color w:val="000000"/>
            <w:u w:val="single"/>
          </w:rPr>
          <w:delText>0</w:delText>
        </w:r>
        <w:r w:rsidR="00E64F6A" w:rsidDel="00747FCF">
          <w:rPr>
            <w:rFonts w:ascii="Arial" w:hAnsi="Arial" w:cs="Arial"/>
            <w:b/>
            <w:color w:val="000000"/>
            <w:u w:val="single"/>
          </w:rPr>
          <w:delText>8</w:delText>
        </w:r>
        <w:r w:rsidR="00FB4CB7" w:rsidDel="00747FCF">
          <w:rPr>
            <w:rFonts w:ascii="Arial" w:hAnsi="Arial" w:cs="Arial"/>
            <w:b/>
            <w:color w:val="000000"/>
            <w:u w:val="single"/>
          </w:rPr>
          <w:delText>-0</w:delText>
        </w:r>
        <w:r w:rsidR="00755A9C" w:rsidDel="00747FCF">
          <w:rPr>
            <w:rFonts w:ascii="Arial" w:hAnsi="Arial" w:cs="Arial"/>
            <w:b/>
            <w:color w:val="000000"/>
            <w:u w:val="single"/>
          </w:rPr>
          <w:delText>3</w:delText>
        </w:r>
        <w:r w:rsidR="00FB4CB7" w:rsidDel="00747FCF">
          <w:rPr>
            <w:rFonts w:ascii="Arial" w:hAnsi="Arial" w:cs="Arial"/>
            <w:b/>
            <w:color w:val="000000"/>
            <w:u w:val="single"/>
          </w:rPr>
          <w:delText>-201</w:delText>
        </w:r>
        <w:r w:rsidR="00C001D5" w:rsidDel="00747FCF">
          <w:rPr>
            <w:rFonts w:ascii="Arial" w:hAnsi="Arial" w:cs="Arial"/>
            <w:b/>
            <w:color w:val="000000"/>
            <w:u w:val="single"/>
          </w:rPr>
          <w:delText>6</w:delText>
        </w:r>
      </w:del>
      <w:ins w:id="9" w:author="Groote Haar, Linda" w:date="2026-08-12T10:06:00Z" w16du:dateUtc="2026-08-12T08:06:00Z">
        <w:r w:rsidR="00747FCF">
          <w:rPr>
            <w:rFonts w:ascii="Arial" w:hAnsi="Arial" w:cs="Arial"/>
            <w:b/>
            <w:color w:val="000000"/>
            <w:u w:val="single"/>
          </w:rPr>
          <w:t>12-08-2026</w:t>
        </w:r>
      </w:ins>
    </w:p>
    <w:p w14:paraId="69EA8A18" w14:textId="77777777" w:rsidR="00134B06" w:rsidRPr="00784683" w:rsidRDefault="00134B06" w:rsidP="00134B06">
      <w:pPr>
        <w:suppressAutoHyphens/>
        <w:rPr>
          <w:rFonts w:ascii="Arial" w:hAnsi="Arial" w:cs="Arial"/>
        </w:rPr>
      </w:pPr>
    </w:p>
    <w:p w14:paraId="65C0A830" w14:textId="77777777" w:rsidR="00134B06" w:rsidRPr="00784683" w:rsidRDefault="00134B06" w:rsidP="00134B06">
      <w:pPr>
        <w:tabs>
          <w:tab w:val="left" w:pos="-1440"/>
          <w:tab w:val="left" w:pos="-720"/>
        </w:tabs>
        <w:suppressAutoHyphens/>
        <w:rPr>
          <w:rFonts w:ascii="Arial" w:hAnsi="Arial" w:cs="Arial"/>
          <w:color w:val="FF0000"/>
        </w:rPr>
      </w:pPr>
      <w:r w:rsidRPr="00784683">
        <w:rPr>
          <w:rFonts w:ascii="Arial" w:hAnsi="Arial" w:cs="Arial"/>
          <w:color w:val="FF0000"/>
          <w:highlight w:val="yellow"/>
        </w:rPr>
        <w:t>TEKSTBLOK EQUIVALENTIEVERKLARING</w:t>
      </w:r>
      <w:r w:rsidRPr="00784683">
        <w:rPr>
          <w:rFonts w:ascii="Arial" w:hAnsi="Arial" w:cs="Arial"/>
          <w:color w:val="FF0000"/>
        </w:rPr>
        <w:t>.</w:t>
      </w:r>
    </w:p>
    <w:p w14:paraId="2B0121BD" w14:textId="77777777" w:rsidR="00134B06" w:rsidRDefault="00134B06" w:rsidP="00134B06">
      <w:pPr>
        <w:tabs>
          <w:tab w:val="left" w:pos="-1440"/>
          <w:tab w:val="left" w:pos="-720"/>
        </w:tabs>
        <w:suppressAutoHyphens/>
        <w:rPr>
          <w:rFonts w:ascii="Arial" w:hAnsi="Arial" w:cs="Arial"/>
          <w:color w:val="800080"/>
        </w:rPr>
      </w:pPr>
    </w:p>
    <w:p w14:paraId="65782381" w14:textId="77777777" w:rsidR="000853CA" w:rsidRDefault="000853CA" w:rsidP="00D24FED">
      <w:pPr>
        <w:tabs>
          <w:tab w:val="left" w:pos="-1440"/>
          <w:tab w:val="left" w:pos="-720"/>
        </w:tabs>
        <w:suppressAutoHyphens/>
        <w:rPr>
          <w:rFonts w:ascii="Arial" w:hAnsi="Arial" w:cs="Arial"/>
          <w:color w:val="800080"/>
        </w:rPr>
      </w:pPr>
    </w:p>
    <w:p w14:paraId="4CF6EF84" w14:textId="77777777" w:rsidR="00444041" w:rsidRPr="00444041" w:rsidRDefault="00444041" w:rsidP="00444041">
      <w:pPr>
        <w:tabs>
          <w:tab w:val="left" w:pos="-1440"/>
          <w:tab w:val="left" w:pos="-720"/>
        </w:tabs>
        <w:suppressAutoHyphens/>
        <w:jc w:val="center"/>
        <w:rPr>
          <w:rFonts w:ascii="Arial" w:hAnsi="Arial" w:cs="Arial"/>
          <w:color w:val="800080"/>
        </w:rPr>
      </w:pPr>
      <w:r w:rsidRPr="00444041">
        <w:rPr>
          <w:rFonts w:ascii="Arial" w:hAnsi="Arial" w:cs="Arial"/>
          <w:color w:val="800080"/>
          <w:highlight w:val="yellow"/>
        </w:rPr>
        <w:t>TEKSTBLOK TITEL HYPOTHEEKAKTEN</w:t>
      </w:r>
    </w:p>
    <w:p w14:paraId="384F8B1F" w14:textId="77777777" w:rsidR="00134B06" w:rsidRPr="00784683" w:rsidRDefault="00134B06" w:rsidP="00134B06">
      <w:pPr>
        <w:tabs>
          <w:tab w:val="left" w:pos="-1440"/>
          <w:tab w:val="left" w:pos="-720"/>
        </w:tabs>
        <w:suppressAutoHyphens/>
        <w:rPr>
          <w:rFonts w:ascii="Arial" w:hAnsi="Arial" w:cs="Arial"/>
          <w:color w:val="339966"/>
        </w:rPr>
      </w:pPr>
    </w:p>
    <w:p w14:paraId="5E98FAE1" w14:textId="77777777" w:rsidR="00134B06" w:rsidRPr="00784683" w:rsidRDefault="00134B06" w:rsidP="00134B06">
      <w:pPr>
        <w:tabs>
          <w:tab w:val="left" w:pos="-1440"/>
          <w:tab w:val="left" w:pos="-720"/>
        </w:tabs>
        <w:suppressAutoHyphens/>
        <w:rPr>
          <w:rFonts w:ascii="Arial" w:hAnsi="Arial" w:cs="Arial"/>
          <w:color w:val="FF0000"/>
          <w:highlight w:val="yellow"/>
        </w:rPr>
      </w:pPr>
      <w:r w:rsidRPr="00784683">
        <w:rPr>
          <w:rFonts w:ascii="Arial" w:hAnsi="Arial" w:cs="Arial"/>
          <w:color w:val="FF0000"/>
          <w:highlight w:val="yellow"/>
        </w:rPr>
        <w:t>TEKSTBLOK AANHEF</w:t>
      </w:r>
      <w:r w:rsidRPr="00784683">
        <w:rPr>
          <w:rFonts w:ascii="Arial" w:hAnsi="Arial" w:cs="Arial"/>
          <w:color w:val="FF0000"/>
        </w:rPr>
        <w:t>:</w:t>
      </w:r>
      <w:r w:rsidRPr="00784683">
        <w:rPr>
          <w:rFonts w:ascii="Arial" w:hAnsi="Arial" w:cs="Arial"/>
          <w:color w:val="FF0000"/>
          <w:highlight w:val="yellow"/>
        </w:rPr>
        <w:t xml:space="preserve"> </w:t>
      </w:r>
    </w:p>
    <w:p w14:paraId="0E7A0AA0" w14:textId="6A79DD39" w:rsidR="006F35F8" w:rsidRPr="00022174" w:rsidRDefault="00E275D2">
      <w:pPr>
        <w:tabs>
          <w:tab w:val="left" w:pos="-1440"/>
          <w:tab w:val="left" w:pos="-720"/>
        </w:tabs>
        <w:suppressAutoHyphens/>
        <w:ind w:left="142" w:hanging="142"/>
        <w:rPr>
          <w:ins w:id="10" w:author="Groot, Karina de" w:date="2026-08-31T10:53:00Z" w16du:dateUtc="2026-08-31T08:53:00Z"/>
          <w:rFonts w:ascii="Arial" w:hAnsi="Arial" w:cs="Arial"/>
          <w:bCs/>
          <w:color w:val="FF0000"/>
        </w:rPr>
        <w:pPrChange w:id="11" w:author="Groot, Karina de" w:date="2026-08-31T11:02:00Z" w16du:dateUtc="2026-08-31T09:02:00Z">
          <w:pPr>
            <w:tabs>
              <w:tab w:val="left" w:pos="-1440"/>
              <w:tab w:val="left" w:pos="-720"/>
            </w:tabs>
            <w:suppressAutoHyphens/>
            <w:ind w:left="284" w:hanging="284"/>
          </w:pPr>
        </w:pPrChange>
      </w:pPr>
      <w:del w:id="12" w:author="Groot, Karina de" w:date="2026-08-31T11:01:00Z" w16du:dateUtc="2026-08-31T09:01:00Z">
        <w:r w:rsidRPr="00FB4CB7" w:rsidDel="00544E9E">
          <w:rPr>
            <w:rFonts w:ascii="Arial" w:hAnsi="Arial" w:cs="Arial"/>
          </w:rPr>
          <w:fldChar w:fldCharType="begin"/>
        </w:r>
        <w:r w:rsidRPr="00FB4CB7" w:rsidDel="00544E9E">
          <w:rPr>
            <w:rFonts w:ascii="Arial" w:hAnsi="Arial" w:cs="Arial"/>
          </w:rPr>
          <w:delInstrText>MacroButton Nomacro §</w:delInstrText>
        </w:r>
        <w:r w:rsidRPr="00FB4CB7" w:rsidDel="00544E9E">
          <w:rPr>
            <w:rFonts w:ascii="Arial" w:hAnsi="Arial" w:cs="Arial"/>
          </w:rPr>
          <w:fldChar w:fldCharType="end"/>
        </w:r>
      </w:del>
      <w:r w:rsidR="00134B06" w:rsidRPr="00784683">
        <w:rPr>
          <w:rFonts w:ascii="Arial" w:hAnsi="Arial" w:cs="Arial"/>
          <w:color w:val="FF0000"/>
        </w:rPr>
        <w:t>1</w:t>
      </w:r>
      <w:ins w:id="13" w:author="Groot, Karina de" w:date="2026-08-31T11:02:00Z" w16du:dateUtc="2026-08-31T09:02:00Z">
        <w:r w:rsidR="00544E9E">
          <w:rPr>
            <w:rFonts w:ascii="Arial" w:hAnsi="Arial" w:cs="Arial"/>
            <w:color w:val="FF0000"/>
          </w:rPr>
          <w:t xml:space="preserve">. </w:t>
        </w:r>
      </w:ins>
      <w:ins w:id="14" w:author="Groot, Karina de" w:date="2026-08-31T10:53:00Z" w16du:dateUtc="2026-08-31T08:53:00Z">
        <w:r w:rsidR="006F35F8" w:rsidRPr="00022174">
          <w:rPr>
            <w:rFonts w:ascii="Arial" w:hAnsi="Arial" w:cs="Arial"/>
            <w:bCs/>
            <w:color w:val="FF0000"/>
            <w:highlight w:val="yellow"/>
          </w:rPr>
          <w:t>TEKSTBLOK GEVOLMACHTIGDE</w:t>
        </w:r>
        <w:r w:rsidR="006F35F8" w:rsidRPr="00022174">
          <w:rPr>
            <w:rFonts w:ascii="Arial" w:hAnsi="Arial" w:cs="Arial"/>
            <w:bCs/>
            <w:color w:val="FF0000"/>
          </w:rPr>
          <w:t xml:space="preserve">: </w:t>
        </w:r>
      </w:ins>
    </w:p>
    <w:p w14:paraId="7AF64EA0" w14:textId="3AB77351" w:rsidR="006F35F8" w:rsidRPr="00022174" w:rsidRDefault="006F35F8">
      <w:pPr>
        <w:tabs>
          <w:tab w:val="left" w:pos="-1440"/>
          <w:tab w:val="left" w:pos="-720"/>
        </w:tabs>
        <w:suppressAutoHyphens/>
        <w:ind w:left="284"/>
        <w:rPr>
          <w:ins w:id="15" w:author="Groot, Karina de" w:date="2026-08-31T10:53:00Z" w16du:dateUtc="2026-08-31T08:53:00Z"/>
          <w:rFonts w:ascii="Arial" w:hAnsi="Arial" w:cs="Arial"/>
          <w:color w:val="800080"/>
        </w:rPr>
        <w:pPrChange w:id="16" w:author="Groot, Karina de" w:date="2026-08-31T11:03:00Z" w16du:dateUtc="2026-08-31T09:03:00Z">
          <w:pPr>
            <w:tabs>
              <w:tab w:val="left" w:pos="-1440"/>
              <w:tab w:val="left" w:pos="-720"/>
            </w:tabs>
            <w:suppressAutoHyphens/>
            <w:ind w:left="709" w:hanging="425"/>
          </w:pPr>
        </w:pPrChange>
      </w:pPr>
      <w:ins w:id="17" w:author="Groot, Karina de" w:date="2026-08-31T10:53:00Z" w16du:dateUtc="2026-08-31T08:53:00Z">
        <w:r w:rsidRPr="00022174">
          <w:rPr>
            <w:rFonts w:ascii="Arial" w:hAnsi="Arial" w:cs="Arial"/>
            <w:color w:val="FF0000"/>
            <w:highlight w:val="yellow"/>
          </w:rPr>
          <w:t>TEKSTBLOK RECHTSPERSOON</w:t>
        </w:r>
        <w:r w:rsidRPr="00022174">
          <w:rPr>
            <w:rFonts w:ascii="Arial" w:hAnsi="Arial" w:cs="Arial"/>
            <w:color w:val="800080"/>
          </w:rPr>
          <w:t xml:space="preserve"> (correspond</w:t>
        </w:r>
        <w:r w:rsidRPr="00476D10">
          <w:rPr>
            <w:rFonts w:ascii="Arial" w:hAnsi="Arial" w:cs="Arial"/>
            <w:color w:val="800080"/>
          </w:rPr>
          <w:t>ent</w:t>
        </w:r>
        <w:r w:rsidRPr="00022174">
          <w:rPr>
            <w:rFonts w:ascii="Arial" w:hAnsi="Arial" w:cs="Arial"/>
            <w:color w:val="800080"/>
          </w:rPr>
          <w:t>ieadres voor alle</w:t>
        </w:r>
      </w:ins>
    </w:p>
    <w:p w14:paraId="56333A4C" w14:textId="77777777" w:rsidR="006F35F8" w:rsidRPr="00022174" w:rsidRDefault="006F35F8">
      <w:pPr>
        <w:tabs>
          <w:tab w:val="left" w:pos="-1440"/>
          <w:tab w:val="left" w:pos="-720"/>
        </w:tabs>
        <w:suppressAutoHyphens/>
        <w:ind w:firstLine="284"/>
        <w:rPr>
          <w:ins w:id="18" w:author="Groot, Karina de" w:date="2026-08-31T10:53:00Z" w16du:dateUtc="2026-08-31T08:53:00Z"/>
          <w:rFonts w:ascii="Arial" w:hAnsi="Arial" w:cs="Arial"/>
          <w:color w:val="3366FF"/>
        </w:rPr>
        <w:pPrChange w:id="19" w:author="Groot, Karina de" w:date="2026-08-31T11:01:00Z" w16du:dateUtc="2026-08-31T09:01:00Z">
          <w:pPr>
            <w:tabs>
              <w:tab w:val="left" w:pos="-1440"/>
              <w:tab w:val="left" w:pos="-720"/>
            </w:tabs>
            <w:suppressAutoHyphens/>
            <w:ind w:left="709" w:hanging="425"/>
          </w:pPr>
        </w:pPrChange>
      </w:pPr>
      <w:ins w:id="20" w:author="Groot, Karina de" w:date="2026-08-31T10:53:00Z" w16du:dateUtc="2026-08-31T08:53:00Z">
        <w:r w:rsidRPr="00022174">
          <w:rPr>
            <w:rFonts w:ascii="Arial" w:hAnsi="Arial" w:cs="Arial"/>
            <w:color w:val="800080"/>
          </w:rPr>
          <w:t xml:space="preserve">aangelegenheden betreffende de hierna te vermelden rechtshandelingen: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label</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ins>
    </w:p>
    <w:p w14:paraId="06505E4A" w14:textId="77777777" w:rsidR="006F35F8" w:rsidRPr="00022174" w:rsidRDefault="006F35F8">
      <w:pPr>
        <w:tabs>
          <w:tab w:val="left" w:pos="-1440"/>
          <w:tab w:val="left" w:pos="-720"/>
        </w:tabs>
        <w:suppressAutoHyphens/>
        <w:ind w:firstLine="284"/>
        <w:rPr>
          <w:ins w:id="21" w:author="Groot, Karina de" w:date="2026-08-31T10:53:00Z" w16du:dateUtc="2026-08-31T08:53:00Z"/>
          <w:rFonts w:ascii="Arial" w:hAnsi="Arial" w:cs="Arial"/>
          <w:color w:val="800080"/>
        </w:rPr>
        <w:pPrChange w:id="22" w:author="Groot, Karina de" w:date="2026-08-31T11:01:00Z" w16du:dateUtc="2026-08-31T09:01:00Z">
          <w:pPr>
            <w:tabs>
              <w:tab w:val="left" w:pos="-1440"/>
              <w:tab w:val="left" w:pos="-720"/>
            </w:tabs>
            <w:suppressAutoHyphens/>
            <w:ind w:left="709" w:hanging="425"/>
          </w:pPr>
        </w:pPrChange>
      </w:pPr>
      <w:ins w:id="23" w:author="Groot, Karina de" w:date="2026-08-31T10:53:00Z" w16du:dateUtc="2026-08-31T08:53:00Z">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afdeling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straatnaam</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huisnummer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letter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toevoeging</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 xml:space="preserve"> </w:t>
        </w:r>
        <w:r w:rsidRPr="00022174">
          <w:rPr>
            <w:rFonts w:ascii="Arial" w:hAnsi="Arial" w:cs="Arial"/>
            <w:color w:val="800080"/>
          </w:rPr>
          <w:t>/</w:t>
        </w:r>
      </w:ins>
    </w:p>
    <w:p w14:paraId="543DE6D7" w14:textId="77777777" w:rsidR="006F35F8" w:rsidRPr="00022174" w:rsidRDefault="006F35F8">
      <w:pPr>
        <w:tabs>
          <w:tab w:val="left" w:pos="-1440"/>
          <w:tab w:val="left" w:pos="-720"/>
        </w:tabs>
        <w:suppressAutoHyphens/>
        <w:ind w:firstLine="284"/>
        <w:rPr>
          <w:ins w:id="24" w:author="Groot, Karina de" w:date="2026-08-31T10:53:00Z" w16du:dateUtc="2026-08-31T08:53:00Z"/>
          <w:rFonts w:ascii="Arial" w:hAnsi="Arial" w:cs="Arial"/>
          <w:color w:val="FF0000"/>
        </w:rPr>
        <w:pPrChange w:id="25" w:author="Groot, Karina de" w:date="2026-08-31T11:01:00Z" w16du:dateUtc="2026-08-31T09:01:00Z">
          <w:pPr>
            <w:tabs>
              <w:tab w:val="left" w:pos="-1440"/>
              <w:tab w:val="left" w:pos="-720"/>
            </w:tabs>
            <w:suppressAutoHyphens/>
            <w:ind w:left="709" w:hanging="425"/>
          </w:pPr>
        </w:pPrChange>
      </w:pPr>
      <w:ins w:id="26" w:author="Groot, Karina de" w:date="2026-08-31T10:53:00Z" w16du:dateUtc="2026-08-31T08:53:00Z">
        <w:r w:rsidRPr="00022174">
          <w:rPr>
            <w:rFonts w:ascii="Arial" w:hAnsi="Arial" w:cs="Arial"/>
            <w:color w:val="800080"/>
          </w:rPr>
          <w:t xml:space="preserve">postbus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postbusnummer</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postcode</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regio</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plaats</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3366FF"/>
          </w:rPr>
          <w:t>,</w:t>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straat</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 xml:space="preserve"> </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rPr>
          <w:t>land</w:t>
        </w:r>
        <w:r w:rsidRPr="00022174">
          <w:rPr>
            <w:rFonts w:ascii="Arial" w:hAnsi="Arial" w:cs="Arial"/>
          </w:rPr>
          <w:fldChar w:fldCharType="begin"/>
        </w:r>
        <w:r w:rsidRPr="00022174">
          <w:rPr>
            <w:rFonts w:ascii="Arial" w:hAnsi="Arial" w:cs="Arial"/>
          </w:rPr>
          <w:instrText>MacroButton Nomacro §</w:instrText>
        </w:r>
        <w:r w:rsidRPr="00022174">
          <w:rPr>
            <w:rFonts w:ascii="Arial" w:hAnsi="Arial" w:cs="Arial"/>
          </w:rPr>
          <w:fldChar w:fldCharType="end"/>
        </w:r>
        <w:r w:rsidRPr="00022174">
          <w:rPr>
            <w:rFonts w:ascii="Arial" w:hAnsi="Arial" w:cs="Arial"/>
            <w:color w:val="800080"/>
          </w:rPr>
          <w:t>)</w:t>
        </w:r>
        <w:r w:rsidRPr="00022174">
          <w:rPr>
            <w:rFonts w:ascii="Arial" w:hAnsi="Arial" w:cs="Arial"/>
            <w:color w:val="FF0000"/>
          </w:rPr>
          <w:t>;</w:t>
        </w:r>
      </w:ins>
    </w:p>
    <w:p w14:paraId="2DDD62AE" w14:textId="65CDBB84" w:rsidR="00134B06" w:rsidRPr="00784683" w:rsidDel="006F35F8" w:rsidRDefault="00134B06">
      <w:pPr>
        <w:tabs>
          <w:tab w:val="left" w:pos="-1440"/>
          <w:tab w:val="left" w:pos="-720"/>
        </w:tabs>
        <w:suppressAutoHyphens/>
        <w:ind w:firstLine="284"/>
        <w:rPr>
          <w:del w:id="27" w:author="Groot, Karina de" w:date="2026-08-31T10:53:00Z" w16du:dateUtc="2026-08-31T08:53:00Z"/>
          <w:rFonts w:ascii="Arial" w:hAnsi="Arial" w:cs="Arial"/>
        </w:rPr>
        <w:pPrChange w:id="28" w:author="Groot, Karina de" w:date="2026-08-31T11:01:00Z" w16du:dateUtc="2026-08-31T09:01:00Z">
          <w:pPr>
            <w:tabs>
              <w:tab w:val="left" w:pos="-1440"/>
              <w:tab w:val="left" w:pos="-720"/>
            </w:tabs>
            <w:suppressAutoHyphens/>
          </w:pPr>
        </w:pPrChange>
      </w:pPr>
      <w:del w:id="29" w:author="Groot, Karina de" w:date="2026-08-31T10:53:00Z" w16du:dateUtc="2026-08-31T08:53:00Z">
        <w:r w:rsidRPr="00784683" w:rsidDel="006F35F8">
          <w:rPr>
            <w:rFonts w:ascii="Arial" w:hAnsi="Arial" w:cs="Arial"/>
            <w:color w:val="FF0000"/>
          </w:rPr>
          <w:delText>.</w:delText>
        </w:r>
        <w:r w:rsidRPr="00784683" w:rsidDel="006F35F8">
          <w:rPr>
            <w:rFonts w:ascii="Arial" w:hAnsi="Arial" w:cs="Arial"/>
          </w:rPr>
          <w:delText xml:space="preserve"> </w:delText>
        </w:r>
        <w:r w:rsidR="00E275D2" w:rsidRPr="00FB4CB7" w:rsidDel="006F35F8">
          <w:rPr>
            <w:rFonts w:ascii="Arial" w:hAnsi="Arial" w:cs="Arial"/>
          </w:rPr>
          <w:fldChar w:fldCharType="begin"/>
        </w:r>
        <w:r w:rsidR="00E275D2" w:rsidRPr="00FB4CB7" w:rsidDel="006F35F8">
          <w:rPr>
            <w:rFonts w:ascii="Arial" w:hAnsi="Arial" w:cs="Arial"/>
          </w:rPr>
          <w:delInstrText>MacroButton Nomacro §</w:delInstrText>
        </w:r>
        <w:r w:rsidR="00E275D2" w:rsidRPr="00FB4CB7" w:rsidDel="006F35F8">
          <w:rPr>
            <w:rFonts w:ascii="Arial" w:hAnsi="Arial" w:cs="Arial"/>
          </w:rPr>
          <w:fldChar w:fldCharType="end"/>
        </w:r>
        <w:r w:rsidRPr="00784683" w:rsidDel="006F35F8">
          <w:rPr>
            <w:rFonts w:ascii="Arial" w:hAnsi="Arial" w:cs="Arial"/>
            <w:bCs/>
            <w:color w:val="FF0000"/>
            <w:highlight w:val="yellow"/>
          </w:rPr>
          <w:delText>TEKSTBLOK GEVOLMACHTIGDE</w:delText>
        </w:r>
        <w:r w:rsidRPr="00784683" w:rsidDel="006F35F8">
          <w:rPr>
            <w:rFonts w:ascii="Arial" w:hAnsi="Arial" w:cs="Arial"/>
            <w:bCs/>
            <w:color w:val="FF0000"/>
          </w:rPr>
          <w:delText>:</w:delText>
        </w:r>
        <w:r w:rsidRPr="00784683" w:rsidDel="006F35F8">
          <w:rPr>
            <w:rFonts w:ascii="Arial" w:hAnsi="Arial" w:cs="Arial"/>
          </w:rPr>
          <w:tab/>
        </w:r>
      </w:del>
    </w:p>
    <w:p w14:paraId="211F77FE" w14:textId="729B5716" w:rsidR="00134B06" w:rsidRPr="00784683" w:rsidDel="006F35F8" w:rsidRDefault="00E275D2">
      <w:pPr>
        <w:tabs>
          <w:tab w:val="left" w:pos="-1440"/>
          <w:tab w:val="left" w:pos="-720"/>
        </w:tabs>
        <w:suppressAutoHyphens/>
        <w:ind w:firstLine="284"/>
        <w:rPr>
          <w:del w:id="30" w:author="Groot, Karina de" w:date="2026-08-31T10:53:00Z" w16du:dateUtc="2026-08-31T08:53:00Z"/>
          <w:rFonts w:ascii="Arial" w:hAnsi="Arial" w:cs="Arial"/>
          <w:color w:val="339966"/>
        </w:rPr>
        <w:pPrChange w:id="31" w:author="Groot, Karina de" w:date="2026-08-31T11:01:00Z" w16du:dateUtc="2026-08-31T09:01:00Z">
          <w:pPr>
            <w:tabs>
              <w:tab w:val="left" w:pos="-1440"/>
              <w:tab w:val="left" w:pos="-720"/>
            </w:tabs>
            <w:suppressAutoHyphens/>
          </w:pPr>
        </w:pPrChange>
      </w:pPr>
      <w:del w:id="32" w:author="Groot, Karina de" w:date="2026-08-31T10:53:00Z" w16du:dateUtc="2026-08-31T08:53:00Z">
        <w:r w:rsidRPr="00FB4CB7" w:rsidDel="006F35F8">
          <w:rPr>
            <w:rFonts w:ascii="Arial" w:hAnsi="Arial" w:cs="Arial"/>
          </w:rPr>
          <w:fldChar w:fldCharType="begin"/>
        </w:r>
        <w:r w:rsidRPr="00FB4CB7" w:rsidDel="006F35F8">
          <w:rPr>
            <w:rFonts w:ascii="Arial" w:hAnsi="Arial" w:cs="Arial"/>
          </w:rPr>
          <w:delInstrText>MacroButton Nomacro §</w:delInstrText>
        </w:r>
        <w:r w:rsidRPr="00FB4CB7" w:rsidDel="006F35F8">
          <w:rPr>
            <w:rFonts w:ascii="Arial" w:hAnsi="Arial" w:cs="Arial"/>
          </w:rPr>
          <w:fldChar w:fldCharType="end"/>
        </w:r>
        <w:r w:rsidR="00134B06" w:rsidRPr="00784683" w:rsidDel="006F35F8">
          <w:rPr>
            <w:rFonts w:ascii="Arial" w:hAnsi="Arial" w:cs="Arial"/>
            <w:color w:val="800080"/>
          </w:rPr>
          <w:delText>a.</w:delText>
        </w:r>
        <w:r w:rsidR="00134B06" w:rsidRPr="00784683" w:rsidDel="006F35F8">
          <w:rPr>
            <w:rFonts w:ascii="Arial" w:hAnsi="Arial" w:cs="Arial"/>
          </w:rPr>
          <w:delText xml:space="preserve"> </w:delText>
        </w:r>
        <w:r w:rsidRPr="00FB4CB7" w:rsidDel="006F35F8">
          <w:rPr>
            <w:rFonts w:ascii="Arial" w:hAnsi="Arial" w:cs="Arial"/>
          </w:rPr>
          <w:fldChar w:fldCharType="begin"/>
        </w:r>
        <w:r w:rsidRPr="00FB4CB7" w:rsidDel="006F35F8">
          <w:rPr>
            <w:rFonts w:ascii="Arial" w:hAnsi="Arial" w:cs="Arial"/>
          </w:rPr>
          <w:delInstrText>MacroButton Nomacro §</w:delInstrText>
        </w:r>
        <w:r w:rsidRPr="00FB4CB7" w:rsidDel="006F35F8">
          <w:rPr>
            <w:rFonts w:ascii="Arial" w:hAnsi="Arial" w:cs="Arial"/>
          </w:rPr>
          <w:fldChar w:fldCharType="end"/>
        </w:r>
        <w:r w:rsidR="00134B06" w:rsidRPr="00FB4CB7" w:rsidDel="006F35F8">
          <w:rPr>
            <w:rFonts w:ascii="Arial" w:hAnsi="Arial" w:cs="Arial"/>
            <w:color w:val="339966"/>
            <w:highlight w:val="yellow"/>
          </w:rPr>
          <w:delText>TEKSTBLOK PARTIJ NATUURLIJK PERSOON/TEKSTBLOK PARTIJ NIET NATUURLIJK PERSOON</w:delText>
        </w:r>
        <w:r w:rsidR="00134B06" w:rsidRPr="00784683" w:rsidDel="006F35F8">
          <w:rPr>
            <w:rFonts w:ascii="Arial" w:hAnsi="Arial" w:cs="Arial"/>
            <w:color w:val="FF0000"/>
          </w:rPr>
          <w:delText>;</w:delText>
        </w:r>
        <w:r w:rsidR="00134B06" w:rsidRPr="00784683" w:rsidDel="006F35F8">
          <w:rPr>
            <w:rFonts w:ascii="Arial" w:hAnsi="Arial" w:cs="Arial"/>
            <w:color w:val="008000"/>
          </w:rPr>
          <w:delText xml:space="preserve"> </w:delText>
        </w:r>
      </w:del>
    </w:p>
    <w:p w14:paraId="4F4B0963" w14:textId="3E21BCD4" w:rsidR="00134B06" w:rsidRPr="00784683" w:rsidRDefault="00134B06">
      <w:pPr>
        <w:tabs>
          <w:tab w:val="left" w:pos="-1440"/>
          <w:tab w:val="left" w:pos="-720"/>
        </w:tabs>
        <w:suppressAutoHyphens/>
        <w:ind w:firstLine="284"/>
        <w:rPr>
          <w:rFonts w:ascii="Arial" w:hAnsi="Arial" w:cs="Arial"/>
          <w:color w:val="FF0000"/>
          <w:highlight w:val="yellow"/>
        </w:rPr>
        <w:pPrChange w:id="33" w:author="Groot, Karina de" w:date="2026-08-31T11:01:00Z" w16du:dateUtc="2026-08-31T09:01:00Z">
          <w:pPr>
            <w:tabs>
              <w:tab w:val="left" w:pos="-1440"/>
              <w:tab w:val="left" w:pos="-720"/>
              <w:tab w:val="left" w:pos="425"/>
            </w:tabs>
            <w:suppressAutoHyphens/>
            <w:ind w:left="1440" w:hanging="1140"/>
          </w:pPr>
        </w:pPrChange>
      </w:pPr>
      <w:del w:id="34" w:author="Groot, Karina de" w:date="2026-08-31T10:53:00Z" w16du:dateUtc="2026-08-31T08:53:00Z">
        <w:r w:rsidRPr="009F57F2" w:rsidDel="006F35F8">
          <w:rPr>
            <w:rFonts w:ascii="Arial" w:hAnsi="Arial" w:cs="Arial"/>
            <w:color w:val="800080"/>
          </w:rPr>
          <w:delText xml:space="preserve">    </w:delText>
        </w:r>
      </w:del>
      <w:r w:rsidR="009F57F2" w:rsidRPr="009F57F2">
        <w:rPr>
          <w:rFonts w:ascii="Arial" w:hAnsi="Arial" w:cs="Arial"/>
          <w:color w:val="800080"/>
        </w:rPr>
        <w:t>alsmede haar rechtsopvolgers onder algemene of bijzondere titel</w:t>
      </w:r>
      <w:ins w:id="35" w:author="Groote Haar, Linda" w:date="2026-08-12T10:07:00Z" w16du:dateUtc="2026-08-12T08:07:00Z">
        <w:r w:rsidR="00747FCF">
          <w:rPr>
            <w:rFonts w:ascii="Arial" w:hAnsi="Arial" w:cs="Arial"/>
            <w:color w:val="800080"/>
          </w:rPr>
          <w:t>,</w:t>
        </w:r>
      </w:ins>
      <w:r w:rsidR="009F57F2">
        <w:rPr>
          <w:rFonts w:ascii="Arial" w:hAnsi="Arial" w:cs="Arial"/>
          <w:color w:val="FF0000"/>
        </w:rPr>
        <w:t xml:space="preserve"> </w:t>
      </w:r>
      <w:r w:rsidRPr="00784683">
        <w:rPr>
          <w:rFonts w:ascii="Arial" w:hAnsi="Arial" w:cs="Arial"/>
          <w:color w:val="FF0000"/>
        </w:rPr>
        <w:t>hierna te noemen: ‘</w:t>
      </w:r>
      <w:r w:rsidRPr="00784683">
        <w:rPr>
          <w:rFonts w:ascii="Arial" w:hAnsi="Arial" w:cs="Arial"/>
          <w:color w:val="FF0000"/>
          <w:u w:val="single"/>
        </w:rPr>
        <w:t>Bank</w:t>
      </w:r>
      <w:r w:rsidRPr="00784683">
        <w:rPr>
          <w:rFonts w:ascii="Arial" w:hAnsi="Arial" w:cs="Arial"/>
          <w:color w:val="FF0000"/>
        </w:rPr>
        <w:t>’;</w:t>
      </w:r>
    </w:p>
    <w:p w14:paraId="0CB40B10" w14:textId="68A566C8" w:rsidR="00134B06" w:rsidRPr="00784683" w:rsidRDefault="00E275D2" w:rsidP="00134B06">
      <w:pPr>
        <w:tabs>
          <w:tab w:val="left" w:pos="-1440"/>
          <w:tab w:val="left" w:pos="-720"/>
        </w:tabs>
        <w:suppressAutoHyphens/>
        <w:rPr>
          <w:rFonts w:ascii="Arial" w:hAnsi="Arial" w:cs="Arial"/>
        </w:rPr>
      </w:pPr>
      <w:del w:id="36" w:author="Groot, Karina de" w:date="2026-08-31T11:01:00Z" w16du:dateUtc="2026-08-31T09:01:00Z">
        <w:r w:rsidRPr="00FB4CB7" w:rsidDel="004C74E8">
          <w:rPr>
            <w:rFonts w:ascii="Arial" w:hAnsi="Arial" w:cs="Arial"/>
          </w:rPr>
          <w:fldChar w:fldCharType="begin"/>
        </w:r>
        <w:r w:rsidRPr="00FB4CB7" w:rsidDel="004C74E8">
          <w:rPr>
            <w:rFonts w:ascii="Arial" w:hAnsi="Arial" w:cs="Arial"/>
          </w:rPr>
          <w:delInstrText>MacroButton Nomacro §</w:delInstrText>
        </w:r>
        <w:r w:rsidRPr="00FB4CB7" w:rsidDel="004C74E8">
          <w:rPr>
            <w:rFonts w:ascii="Arial" w:hAnsi="Arial" w:cs="Arial"/>
          </w:rPr>
          <w:fldChar w:fldCharType="end"/>
        </w:r>
      </w:del>
      <w:r w:rsidR="00134B06" w:rsidRPr="00784683">
        <w:rPr>
          <w:rFonts w:ascii="Arial" w:hAnsi="Arial" w:cs="Arial"/>
          <w:color w:val="FF0000"/>
        </w:rPr>
        <w:t>2.</w:t>
      </w:r>
      <w:r w:rsidR="00134B06" w:rsidRPr="00784683">
        <w:rPr>
          <w:rFonts w:ascii="Arial" w:hAnsi="Arial" w:cs="Arial"/>
          <w:color w:val="800080"/>
        </w:rPr>
        <w:t xml:space="preserve"> </w:t>
      </w:r>
      <w:del w:id="37" w:author="Groot, Karina de" w:date="2026-08-31T11:01:00Z" w16du:dateUtc="2026-08-31T09:01:00Z">
        <w:r w:rsidRPr="00FB4CB7" w:rsidDel="004C74E8">
          <w:rPr>
            <w:rFonts w:ascii="Arial" w:hAnsi="Arial" w:cs="Arial"/>
          </w:rPr>
          <w:fldChar w:fldCharType="begin"/>
        </w:r>
        <w:r w:rsidRPr="00FB4CB7" w:rsidDel="004C74E8">
          <w:rPr>
            <w:rFonts w:ascii="Arial" w:hAnsi="Arial" w:cs="Arial"/>
          </w:rPr>
          <w:delInstrText>MacroButton Nomacro §</w:delInstrText>
        </w:r>
        <w:r w:rsidRPr="00FB4CB7" w:rsidDel="004C74E8">
          <w:rPr>
            <w:rFonts w:ascii="Arial" w:hAnsi="Arial" w:cs="Arial"/>
          </w:rPr>
          <w:fldChar w:fldCharType="end"/>
        </w:r>
      </w:del>
      <w:r w:rsidR="00134B06" w:rsidRPr="00784683">
        <w:rPr>
          <w:rFonts w:ascii="Arial" w:hAnsi="Arial" w:cs="Arial"/>
          <w:bCs/>
          <w:color w:val="800080"/>
          <w:highlight w:val="yellow"/>
        </w:rPr>
        <w:t>TEKSTBLOK GEVOLMACHTIGDE</w:t>
      </w:r>
      <w:r w:rsidR="00134B06" w:rsidRPr="00784683">
        <w:rPr>
          <w:rFonts w:ascii="Arial" w:hAnsi="Arial" w:cs="Arial"/>
          <w:bCs/>
          <w:color w:val="800080"/>
        </w:rPr>
        <w:t>:</w:t>
      </w:r>
    </w:p>
    <w:p w14:paraId="72190E18" w14:textId="77777777" w:rsidR="00134B06" w:rsidRPr="00784683" w:rsidRDefault="00E275D2" w:rsidP="00134B06">
      <w:pPr>
        <w:ind w:left="748" w:hanging="448"/>
        <w:rPr>
          <w:rFonts w:ascii="Arial" w:hAnsi="Arial" w:cs="Arial"/>
          <w:color w:val="339966"/>
        </w:rPr>
      </w:pPr>
      <w:r w:rsidRPr="00FB4CB7">
        <w:rPr>
          <w:rFonts w:ascii="Arial" w:hAnsi="Arial" w:cs="Arial"/>
        </w:rPr>
        <w:fldChar w:fldCharType="begin"/>
      </w:r>
      <w:r w:rsidRPr="00FB4CB7">
        <w:rPr>
          <w:rFonts w:ascii="Arial" w:hAnsi="Arial" w:cs="Arial"/>
        </w:rPr>
        <w:instrText>MacroButton Nomacro §</w:instrText>
      </w:r>
      <w:r w:rsidRPr="00FB4CB7">
        <w:rPr>
          <w:rFonts w:ascii="Arial" w:hAnsi="Arial" w:cs="Arial"/>
        </w:rPr>
        <w:fldChar w:fldCharType="end"/>
      </w:r>
      <w:r w:rsidR="00134B06" w:rsidRPr="00784683">
        <w:rPr>
          <w:rFonts w:ascii="Arial" w:hAnsi="Arial" w:cs="Arial"/>
          <w:color w:val="800080"/>
        </w:rPr>
        <w:t>a.</w:t>
      </w:r>
      <w:r w:rsidRPr="00784683" w:rsidDel="00E275D2">
        <w:rPr>
          <w:rFonts w:ascii="Arial" w:hAnsi="Arial" w:cs="Arial"/>
        </w:rPr>
        <w:t xml:space="preserve"> </w:t>
      </w:r>
      <w:r w:rsidRPr="00FB4CB7">
        <w:rPr>
          <w:rFonts w:ascii="Arial" w:hAnsi="Arial" w:cs="Arial"/>
        </w:rPr>
        <w:fldChar w:fldCharType="begin"/>
      </w:r>
      <w:r w:rsidRPr="00FB4CB7">
        <w:rPr>
          <w:rFonts w:ascii="Arial" w:hAnsi="Arial" w:cs="Arial"/>
        </w:rPr>
        <w:instrText>MacroButton Nomacro §</w:instrText>
      </w:r>
      <w:r w:rsidRPr="00FB4CB7">
        <w:rPr>
          <w:rFonts w:ascii="Arial" w:hAnsi="Arial" w:cs="Arial"/>
        </w:rPr>
        <w:fldChar w:fldCharType="end"/>
      </w:r>
      <w:r w:rsidR="00134B06" w:rsidRPr="00FB4CB7">
        <w:rPr>
          <w:rFonts w:ascii="Arial" w:hAnsi="Arial" w:cs="Arial"/>
          <w:color w:val="339966"/>
          <w:highlight w:val="yellow"/>
        </w:rPr>
        <w:t>TEKSTBLOK PARTIJ NATUURLIJK PERSOON/TEKSTBLOK PARTIJ NIET NATUURLIJK PERSOON</w:t>
      </w:r>
      <w:r w:rsidR="00134B06" w:rsidRPr="00784683">
        <w:rPr>
          <w:rFonts w:ascii="Arial" w:hAnsi="Arial" w:cs="Arial"/>
          <w:color w:val="FF0000"/>
        </w:rPr>
        <w:t>;</w:t>
      </w:r>
    </w:p>
    <w:p w14:paraId="463EB225" w14:textId="689AFB0E" w:rsidR="00134B06" w:rsidRDefault="00134B06" w:rsidP="00E935F3">
      <w:pPr>
        <w:tabs>
          <w:tab w:val="left" w:pos="-1440"/>
          <w:tab w:val="left" w:pos="-720"/>
          <w:tab w:val="left" w:pos="425"/>
        </w:tabs>
        <w:suppressAutoHyphens/>
        <w:rPr>
          <w:rFonts w:ascii="Arial" w:hAnsi="Arial" w:cs="Arial"/>
          <w:color w:val="FF0000"/>
        </w:rPr>
      </w:pPr>
      <w:r w:rsidRPr="00784683">
        <w:rPr>
          <w:rFonts w:ascii="Arial" w:hAnsi="Arial" w:cs="Arial"/>
          <w:color w:val="FF0000"/>
        </w:rPr>
        <w:tab/>
      </w:r>
      <w:ins w:id="38" w:author="Groot, Karina de" w:date="2026-09-25T09:43:00Z">
        <w:r w:rsidR="00E935F3" w:rsidRPr="00E935F3">
          <w:rPr>
            <w:rFonts w:ascii="Arial" w:hAnsi="Arial" w:cs="Arial"/>
            <w:color w:val="FF0000"/>
          </w:rPr>
          <w:t>hierna</w:t>
        </w:r>
        <w:r w:rsidR="00E935F3" w:rsidRPr="00F27594">
          <w:rPr>
            <w:rFonts w:ascii="Arial" w:hAnsi="Arial" w:cs="Arial"/>
            <w:color w:val="800080"/>
            <w:rPrChange w:id="39" w:author="Groot, Karina de" w:date="2026-09-25T11:42:00Z" w16du:dateUtc="2026-09-25T09:42:00Z">
              <w:rPr>
                <w:rFonts w:ascii="Arial" w:hAnsi="Arial" w:cs="Arial"/>
                <w:color w:val="FF0000"/>
              </w:rPr>
            </w:rPrChange>
          </w:rPr>
          <w:t>, zowel tezamen als ieder afzonderlijk,</w:t>
        </w:r>
        <w:r w:rsidR="00E935F3" w:rsidRPr="00E935F3">
          <w:rPr>
            <w:rFonts w:ascii="Arial" w:hAnsi="Arial" w:cs="Arial"/>
            <w:color w:val="FF0000"/>
          </w:rPr>
          <w:t xml:space="preserve"> te noemen: </w:t>
        </w:r>
        <w:r w:rsidR="00E935F3" w:rsidRPr="007E74FA">
          <w:rPr>
            <w:rFonts w:ascii="Arial" w:hAnsi="Arial" w:cs="Arial"/>
            <w:color w:val="FF0000"/>
            <w:u w:val="single"/>
            <w:rPrChange w:id="40" w:author="Groot, Karina de" w:date="2026-09-25T11:23:00Z" w16du:dateUtc="2026-09-25T09:23:00Z">
              <w:rPr>
                <w:rFonts w:ascii="Arial" w:hAnsi="Arial" w:cs="Arial"/>
                <w:color w:val="FF0000"/>
              </w:rPr>
            </w:rPrChange>
          </w:rPr>
          <w:t>'Schuldenaar'</w:t>
        </w:r>
        <w:r w:rsidR="00E935F3" w:rsidRPr="00E935F3">
          <w:rPr>
            <w:rFonts w:ascii="Arial" w:hAnsi="Arial" w:cs="Arial"/>
            <w:color w:val="FF0000"/>
          </w:rPr>
          <w:t xml:space="preserve">. </w:t>
        </w:r>
      </w:ins>
      <w:del w:id="41" w:author="Groot, Karina de" w:date="2026-09-25T09:43:00Z" w16du:dateUtc="2026-09-25T07:43:00Z">
        <w:r w:rsidRPr="00784683" w:rsidDel="00E935F3">
          <w:rPr>
            <w:rFonts w:ascii="Arial" w:hAnsi="Arial" w:cs="Arial"/>
            <w:color w:val="FF0000"/>
          </w:rPr>
          <w:delText xml:space="preserve">  </w:delText>
        </w:r>
        <w:r w:rsidR="00EF360A" w:rsidDel="00E935F3">
          <w:rPr>
            <w:rFonts w:ascii="Arial" w:hAnsi="Arial" w:cs="Arial"/>
            <w:color w:val="FF0000"/>
            <w:highlight w:val="yellow"/>
          </w:rPr>
          <w:delText>TEKSTBLOK P</w:delText>
        </w:r>
        <w:r w:rsidR="001F232F" w:rsidRPr="001F232F" w:rsidDel="00E935F3">
          <w:rPr>
            <w:rFonts w:ascii="Arial" w:hAnsi="Arial" w:cs="Arial"/>
            <w:color w:val="FF0000"/>
            <w:highlight w:val="yellow"/>
          </w:rPr>
          <w:delText>ARTIJNAMEN IN HYPOTHEEKAKTEN</w:delText>
        </w:r>
        <w:r w:rsidR="00F15DCA" w:rsidDel="00E935F3">
          <w:rPr>
            <w:rFonts w:ascii="Arial" w:hAnsi="Arial" w:cs="Arial"/>
            <w:color w:val="FF0000"/>
          </w:rPr>
          <w:delText>.</w:delText>
        </w:r>
      </w:del>
    </w:p>
    <w:p w14:paraId="6E44FFFE" w14:textId="017AF784" w:rsidR="009F57F2" w:rsidRPr="00784683" w:rsidRDefault="009F57F2" w:rsidP="00134B06">
      <w:pPr>
        <w:tabs>
          <w:tab w:val="left" w:pos="-1440"/>
          <w:tab w:val="left" w:pos="-720"/>
          <w:tab w:val="left" w:pos="425"/>
        </w:tabs>
        <w:suppressAutoHyphens/>
        <w:rPr>
          <w:rFonts w:ascii="Arial" w:hAnsi="Arial" w:cs="Arial"/>
          <w:bCs/>
          <w:color w:val="FF0000"/>
        </w:rPr>
      </w:pPr>
      <w:r w:rsidRPr="000B6559">
        <w:rPr>
          <w:rFonts w:ascii="Arial" w:hAnsi="Arial"/>
          <w:color w:val="FF0000"/>
        </w:rPr>
        <w:t xml:space="preserve">Van </w:t>
      </w:r>
      <w:r>
        <w:rPr>
          <w:rFonts w:ascii="Arial" w:hAnsi="Arial"/>
          <w:color w:val="FF0000"/>
        </w:rPr>
        <w:t xml:space="preserve">gemelde </w:t>
      </w:r>
      <w:r w:rsidRPr="000B6559">
        <w:rPr>
          <w:rFonts w:ascii="Arial" w:hAnsi="Arial"/>
          <w:color w:val="FF0000"/>
        </w:rPr>
        <w:t>v</w:t>
      </w:r>
      <w:r>
        <w:rPr>
          <w:rFonts w:ascii="Arial" w:hAnsi="Arial"/>
          <w:color w:val="FF0000"/>
        </w:rPr>
        <w:t>olmacht(</w:t>
      </w:r>
      <w:r w:rsidRPr="007A2090">
        <w:rPr>
          <w:rFonts w:ascii="Arial" w:hAnsi="Arial"/>
          <w:color w:val="FF0000"/>
        </w:rPr>
        <w:t>en</w:t>
      </w:r>
      <w:r>
        <w:rPr>
          <w:rFonts w:ascii="Arial" w:hAnsi="Arial"/>
          <w:color w:val="FF0000"/>
        </w:rPr>
        <w:t xml:space="preserve">) </w:t>
      </w:r>
      <w:r w:rsidRPr="000B6559">
        <w:rPr>
          <w:rFonts w:ascii="Arial" w:hAnsi="Arial"/>
          <w:color w:val="FF0000"/>
        </w:rPr>
        <w:t>is mij, notaris</w:t>
      </w:r>
      <w:r>
        <w:rPr>
          <w:rFonts w:ascii="Arial" w:hAnsi="Arial"/>
          <w:color w:val="FF0000"/>
        </w:rPr>
        <w:t xml:space="preserve"> </w:t>
      </w:r>
      <w:r w:rsidRPr="000B6559">
        <w:rPr>
          <w:rFonts w:ascii="Arial" w:hAnsi="Arial"/>
          <w:color w:val="FF0000"/>
        </w:rPr>
        <w:t>genoegzaam gebleken.</w:t>
      </w:r>
    </w:p>
    <w:p w14:paraId="681DA935" w14:textId="29BCA4E0" w:rsidR="00134B06" w:rsidRPr="00784683" w:rsidRDefault="00134B06" w:rsidP="00134B06">
      <w:pPr>
        <w:tabs>
          <w:tab w:val="left" w:pos="-1440"/>
          <w:tab w:val="left" w:pos="-720"/>
        </w:tabs>
        <w:suppressAutoHyphens/>
        <w:rPr>
          <w:rFonts w:ascii="Arial" w:hAnsi="Arial" w:cs="Arial"/>
          <w:color w:val="FF0000"/>
        </w:rPr>
      </w:pPr>
      <w:r w:rsidRPr="00784683">
        <w:rPr>
          <w:rFonts w:ascii="Arial" w:hAnsi="Arial" w:cs="Arial"/>
          <w:color w:val="FF0000"/>
        </w:rPr>
        <w:t>De comparanten</w:t>
      </w:r>
      <w:del w:id="42" w:author="Groote Haar, Linda" w:date="2026-08-12T10:25:00Z" w16du:dateUtc="2026-08-12T08:25:00Z">
        <w:r w:rsidR="00006AF4" w:rsidDel="00E232FF">
          <w:rPr>
            <w:rFonts w:ascii="Arial" w:hAnsi="Arial" w:cs="Arial"/>
            <w:color w:val="800080"/>
          </w:rPr>
          <w:delText>, handelend als gemeld,</w:delText>
        </w:r>
      </w:del>
      <w:r w:rsidRPr="00784683">
        <w:rPr>
          <w:rFonts w:ascii="Arial" w:hAnsi="Arial" w:cs="Arial"/>
          <w:color w:val="FF0000"/>
        </w:rPr>
        <w:t xml:space="preserve">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w:t>
      </w:r>
      <w:r w:rsidR="00A235F3">
        <w:rPr>
          <w:rFonts w:ascii="Arial" w:hAnsi="Arial" w:cs="Arial"/>
          <w:color w:val="FF0000"/>
        </w:rPr>
        <w:t>.</w:t>
      </w:r>
    </w:p>
    <w:p w14:paraId="54F152DC" w14:textId="77777777" w:rsidR="00134B06" w:rsidRPr="00784683" w:rsidRDefault="00A72E99" w:rsidP="00134B06">
      <w:pPr>
        <w:tabs>
          <w:tab w:val="left" w:pos="-720"/>
        </w:tabs>
        <w:suppressAutoHyphens/>
        <w:rPr>
          <w:rFonts w:ascii="Arial" w:hAnsi="Arial" w:cs="Arial"/>
          <w:color w:val="FF0000"/>
        </w:rPr>
      </w:pPr>
      <w:r>
        <w:rPr>
          <w:rFonts w:ascii="Arial" w:hAnsi="Arial" w:cs="Arial"/>
          <w:color w:val="FF0000"/>
        </w:rPr>
        <w:t>1</w:t>
      </w:r>
      <w:r w:rsidR="00134B06" w:rsidRPr="00784683">
        <w:rPr>
          <w:rFonts w:ascii="Arial" w:hAnsi="Arial" w:cs="Arial"/>
          <w:color w:val="FF0000"/>
        </w:rPr>
        <w:t>.</w:t>
      </w:r>
      <w:r w:rsidR="00134B06" w:rsidRPr="00784683">
        <w:rPr>
          <w:rFonts w:ascii="Arial" w:hAnsi="Arial" w:cs="Arial"/>
          <w:color w:val="FF0000"/>
        </w:rPr>
        <w:tab/>
      </w:r>
      <w:r w:rsidR="00134B06" w:rsidRPr="00784683">
        <w:rPr>
          <w:rFonts w:ascii="Arial" w:hAnsi="Arial" w:cs="Arial"/>
          <w:color w:val="FF0000"/>
          <w:u w:val="single"/>
        </w:rPr>
        <w:t>LENING</w:t>
      </w:r>
    </w:p>
    <w:p w14:paraId="49049E62" w14:textId="77777777" w:rsidR="00134B06" w:rsidRPr="00784683" w:rsidRDefault="00134B06" w:rsidP="00134B06">
      <w:pPr>
        <w:tabs>
          <w:tab w:val="left" w:pos="-720"/>
          <w:tab w:val="left" w:pos="0"/>
          <w:tab w:val="left" w:pos="720"/>
        </w:tabs>
        <w:suppressAutoHyphens/>
        <w:ind w:left="1440" w:hanging="1440"/>
        <w:rPr>
          <w:rFonts w:ascii="Arial" w:hAnsi="Arial" w:cs="Arial"/>
          <w:color w:val="FF0000"/>
        </w:rPr>
      </w:pPr>
      <w:r w:rsidRPr="00784683">
        <w:rPr>
          <w:rFonts w:ascii="Arial" w:hAnsi="Arial" w:cs="Arial"/>
          <w:color w:val="FF0000"/>
        </w:rPr>
        <w:tab/>
        <w:t>a.</w:t>
      </w:r>
      <w:r w:rsidRPr="00784683">
        <w:rPr>
          <w:rFonts w:ascii="Arial" w:hAnsi="Arial" w:cs="Arial"/>
          <w:color w:val="FF0000"/>
        </w:rPr>
        <w:tab/>
        <w:t>De Schuldenaar verklaarde wegens van de Bank ter leen ontvangen gelden</w:t>
      </w:r>
    </w:p>
    <w:p w14:paraId="513CF4FC" w14:textId="77777777" w:rsidR="00134B06" w:rsidRPr="00784683" w:rsidRDefault="00134B06" w:rsidP="00134B06">
      <w:pPr>
        <w:tabs>
          <w:tab w:val="left" w:pos="-720"/>
          <w:tab w:val="left" w:pos="0"/>
          <w:tab w:val="left" w:pos="720"/>
        </w:tabs>
        <w:suppressAutoHyphens/>
        <w:ind w:left="1440" w:hanging="1440"/>
        <w:rPr>
          <w:rFonts w:ascii="Arial" w:hAnsi="Arial" w:cs="Arial"/>
        </w:rPr>
      </w:pPr>
      <w:r w:rsidRPr="00784683">
        <w:rPr>
          <w:rFonts w:ascii="Arial" w:hAnsi="Arial" w:cs="Arial"/>
          <w:color w:val="FF0000"/>
        </w:rPr>
        <w:tab/>
      </w:r>
      <w:r w:rsidRPr="00784683">
        <w:rPr>
          <w:rFonts w:ascii="Arial" w:hAnsi="Arial" w:cs="Arial"/>
          <w:color w:val="FF0000"/>
        </w:rPr>
        <w:tab/>
        <w:t>(hoofdelijk) schuldig te zijn aan de Bank een bedrag van</w:t>
      </w:r>
      <w:r w:rsidRPr="00784683">
        <w:rPr>
          <w:rFonts w:ascii="Arial" w:hAnsi="Arial" w:cs="Arial"/>
        </w:rPr>
        <w:t xml:space="preserve"> </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Pr="00784683">
        <w:rPr>
          <w:rFonts w:ascii="Arial" w:hAnsi="Arial" w:cs="Arial"/>
          <w:color w:val="000000"/>
        </w:rPr>
        <w:t>bedrag voluit in letters (bedrag in cijfers)</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Pr="00784683">
        <w:rPr>
          <w:rFonts w:ascii="Arial" w:hAnsi="Arial" w:cs="Arial"/>
          <w:color w:val="FF0000"/>
        </w:rPr>
        <w:t>.</w:t>
      </w:r>
      <w:r w:rsidRPr="00784683">
        <w:rPr>
          <w:rFonts w:ascii="Arial" w:hAnsi="Arial" w:cs="Arial"/>
        </w:rPr>
        <w:t xml:space="preserve"> </w:t>
      </w:r>
      <w:r w:rsidRPr="00784683">
        <w:rPr>
          <w:rFonts w:ascii="Arial" w:hAnsi="Arial" w:cs="Arial"/>
          <w:color w:val="FF0000"/>
        </w:rPr>
        <w:t>De Bank verklaarde de hiervoor vermelde schuldbekentenis te aanvaarden.</w:t>
      </w:r>
    </w:p>
    <w:p w14:paraId="2A8F4A27" w14:textId="77777777" w:rsidR="00134B06" w:rsidRPr="00784683" w:rsidRDefault="00134B06" w:rsidP="00134B06">
      <w:pPr>
        <w:tabs>
          <w:tab w:val="left" w:pos="-720"/>
          <w:tab w:val="left" w:pos="0"/>
          <w:tab w:val="left" w:pos="720"/>
        </w:tabs>
        <w:suppressAutoHyphens/>
        <w:ind w:left="1440" w:hanging="1440"/>
        <w:rPr>
          <w:rFonts w:ascii="Arial" w:hAnsi="Arial" w:cs="Arial"/>
          <w:color w:val="FF0000"/>
        </w:rPr>
      </w:pPr>
      <w:r w:rsidRPr="00784683">
        <w:rPr>
          <w:rFonts w:ascii="Arial" w:hAnsi="Arial" w:cs="Arial"/>
        </w:rPr>
        <w:tab/>
      </w:r>
      <w:r w:rsidRPr="00784683">
        <w:rPr>
          <w:rFonts w:ascii="Arial" w:hAnsi="Arial" w:cs="Arial"/>
          <w:color w:val="FF0000"/>
        </w:rPr>
        <w:t>b.</w:t>
      </w:r>
      <w:r w:rsidRPr="00784683">
        <w:rPr>
          <w:rFonts w:ascii="Arial" w:hAnsi="Arial" w:cs="Arial"/>
          <w:color w:val="FF0000"/>
        </w:rPr>
        <w:tab/>
        <w:t xml:space="preserve">Door de Schuldenaar zullen ten behoeve van de Bank een recht van hypotheek en </w:t>
      </w:r>
      <w:del w:id="43" w:author="Groot, Karina de" w:date="2026-08-31T09:57:00Z" w16du:dateUtc="2026-08-31T07:57:00Z">
        <w:r w:rsidRPr="00784683" w:rsidDel="009F73F6">
          <w:rPr>
            <w:rFonts w:ascii="Arial" w:hAnsi="Arial" w:cs="Arial"/>
            <w:color w:val="FF0000"/>
          </w:rPr>
          <w:delText xml:space="preserve"> </w:delText>
        </w:r>
      </w:del>
      <w:r w:rsidRPr="00784683">
        <w:rPr>
          <w:rFonts w:ascii="Arial" w:hAnsi="Arial" w:cs="Arial"/>
          <w:color w:val="FF0000"/>
        </w:rPr>
        <w:t>pandrechten worden verleend op de in deze Akte omschreven goederen, tot zekerheid zoals in deze Akte wordt omschreven.</w:t>
      </w:r>
    </w:p>
    <w:p w14:paraId="561C9581" w14:textId="77777777" w:rsidR="00134B06" w:rsidRPr="00784683" w:rsidRDefault="00134B06" w:rsidP="00134B06">
      <w:pPr>
        <w:tabs>
          <w:tab w:val="left" w:pos="-720"/>
          <w:tab w:val="left" w:pos="0"/>
        </w:tabs>
        <w:suppressAutoHyphens/>
        <w:ind w:left="1440" w:hanging="720"/>
        <w:rPr>
          <w:rFonts w:ascii="Arial" w:hAnsi="Arial" w:cs="Arial"/>
        </w:rPr>
      </w:pPr>
      <w:r w:rsidRPr="00784683">
        <w:rPr>
          <w:rFonts w:ascii="Arial" w:hAnsi="Arial" w:cs="Arial"/>
          <w:color w:val="FF0000"/>
        </w:rPr>
        <w:t>c.</w:t>
      </w:r>
      <w:r w:rsidRPr="00784683">
        <w:rPr>
          <w:rFonts w:ascii="Arial" w:hAnsi="Arial" w:cs="Arial"/>
          <w:color w:val="FF0000"/>
        </w:rPr>
        <w:tab/>
        <w:t>Met betrekking tot deze lening hebben de comparanten verklaard dat de Bank en de Schuldenaar het volgende zijn overeengekomen.</w:t>
      </w:r>
    </w:p>
    <w:p w14:paraId="21A05FD0" w14:textId="77777777" w:rsidR="00134B06" w:rsidRPr="00784683" w:rsidRDefault="00A72E99" w:rsidP="00134B06">
      <w:pPr>
        <w:tabs>
          <w:tab w:val="left" w:pos="-720"/>
          <w:tab w:val="left" w:pos="0"/>
        </w:tabs>
        <w:suppressAutoHyphens/>
        <w:ind w:left="720" w:hanging="720"/>
        <w:rPr>
          <w:rFonts w:ascii="Arial" w:hAnsi="Arial" w:cs="Arial"/>
          <w:color w:val="FF0000"/>
        </w:rPr>
      </w:pPr>
      <w:r>
        <w:rPr>
          <w:rFonts w:ascii="Arial" w:hAnsi="Arial" w:cs="Arial"/>
          <w:color w:val="FF0000"/>
        </w:rPr>
        <w:t>2</w:t>
      </w:r>
      <w:r w:rsidR="00134B06" w:rsidRPr="00784683">
        <w:rPr>
          <w:rFonts w:ascii="Arial" w:hAnsi="Arial" w:cs="Arial"/>
          <w:color w:val="FF0000"/>
        </w:rPr>
        <w:t>.</w:t>
      </w:r>
      <w:r w:rsidR="00134B06" w:rsidRPr="00784683">
        <w:rPr>
          <w:rFonts w:ascii="Arial" w:hAnsi="Arial" w:cs="Arial"/>
          <w:color w:val="FF0000"/>
        </w:rPr>
        <w:tab/>
      </w:r>
      <w:r w:rsidR="00134B06" w:rsidRPr="00784683">
        <w:rPr>
          <w:rFonts w:ascii="Arial" w:hAnsi="Arial" w:cs="Arial"/>
          <w:color w:val="FF0000"/>
          <w:u w:val="single"/>
        </w:rPr>
        <w:t>Looptijd en aflossing</w:t>
      </w:r>
    </w:p>
    <w:p w14:paraId="20888242" w14:textId="77777777" w:rsidR="00134B06" w:rsidRPr="00784683" w:rsidRDefault="00134B06" w:rsidP="00134B06">
      <w:pPr>
        <w:tabs>
          <w:tab w:val="left" w:pos="-720"/>
          <w:tab w:val="left" w:pos="0"/>
          <w:tab w:val="left" w:pos="720"/>
        </w:tabs>
        <w:suppressAutoHyphens/>
        <w:ind w:left="720" w:hanging="720"/>
        <w:rPr>
          <w:rFonts w:ascii="Arial" w:hAnsi="Arial" w:cs="Arial"/>
          <w:color w:val="FF0000"/>
        </w:rPr>
      </w:pPr>
      <w:r w:rsidRPr="00784683">
        <w:rPr>
          <w:rFonts w:ascii="Arial" w:hAnsi="Arial" w:cs="Arial"/>
          <w:color w:val="FF0000"/>
        </w:rPr>
        <w:tab/>
        <w:t>De lening heeft een looptijd zoals in de offerte is overeengekomen. De aflossing van de lening vindt plaats op de wijze zoals in de offerte is overeengekomen, respectievelijk zoals eventueel nader tussen partijen zal worden overeengekomen.</w:t>
      </w:r>
    </w:p>
    <w:p w14:paraId="2FF9F3B2" w14:textId="77777777" w:rsidR="00134B06" w:rsidRPr="00784683" w:rsidRDefault="00134B06" w:rsidP="00134B06">
      <w:pPr>
        <w:tabs>
          <w:tab w:val="left" w:pos="-720"/>
          <w:tab w:val="left" w:pos="0"/>
        </w:tabs>
        <w:suppressAutoHyphens/>
        <w:ind w:left="720" w:hanging="720"/>
        <w:outlineLvl w:val="0"/>
        <w:rPr>
          <w:rFonts w:ascii="Arial" w:hAnsi="Arial" w:cs="Arial"/>
          <w:color w:val="FF0000"/>
        </w:rPr>
      </w:pPr>
      <w:r w:rsidRPr="00784683">
        <w:rPr>
          <w:rFonts w:ascii="Arial" w:hAnsi="Arial" w:cs="Arial"/>
          <w:color w:val="FF0000"/>
        </w:rPr>
        <w:tab/>
      </w:r>
      <w:r w:rsidRPr="00784683">
        <w:rPr>
          <w:rFonts w:ascii="Arial" w:hAnsi="Arial" w:cs="Arial"/>
          <w:color w:val="FF0000"/>
          <w:u w:val="single"/>
        </w:rPr>
        <w:t>Rente en administratiekosten</w:t>
      </w:r>
    </w:p>
    <w:p w14:paraId="2306C5B6" w14:textId="77777777" w:rsidR="00134B06" w:rsidRPr="00784683" w:rsidRDefault="00134B06" w:rsidP="00134B06">
      <w:pPr>
        <w:tabs>
          <w:tab w:val="left" w:pos="-720"/>
          <w:tab w:val="left" w:pos="0"/>
          <w:tab w:val="left" w:pos="720"/>
        </w:tabs>
        <w:suppressAutoHyphens/>
        <w:ind w:left="720" w:hanging="720"/>
        <w:rPr>
          <w:rFonts w:ascii="Arial" w:hAnsi="Arial" w:cs="Arial"/>
          <w:color w:val="FF0000"/>
        </w:rPr>
      </w:pPr>
      <w:r w:rsidRPr="00784683">
        <w:rPr>
          <w:rFonts w:ascii="Arial" w:hAnsi="Arial" w:cs="Arial"/>
          <w:color w:val="FF0000"/>
        </w:rPr>
        <w:tab/>
        <w:t xml:space="preserve">De Schuldenaar is voor het eerst vanaf de datum omschreven in de toepasselijke Voorwaarden ABN AMRO </w:t>
      </w:r>
      <w:r w:rsidR="00BF4AD6">
        <w:rPr>
          <w:rFonts w:ascii="Arial" w:hAnsi="Arial" w:cs="Arial"/>
          <w:color w:val="FF0000"/>
        </w:rPr>
        <w:t xml:space="preserve">Hypotheekvormen </w:t>
      </w:r>
      <w:r w:rsidRPr="00784683">
        <w:rPr>
          <w:rFonts w:ascii="Arial" w:hAnsi="Arial" w:cs="Arial"/>
          <w:color w:val="FF0000"/>
        </w:rPr>
        <w:t>tot het einde van de desbetreffende maand naar het in de offerte overeengekomen percentage rente verschuldigd, berekend over de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w:t>
      </w:r>
    </w:p>
    <w:p w14:paraId="55DBACFC" w14:textId="77777777" w:rsidR="00BF4AD6" w:rsidRDefault="00134B06" w:rsidP="00134B06">
      <w:pPr>
        <w:ind w:left="720"/>
        <w:rPr>
          <w:rFonts w:ascii="Arial" w:hAnsi="Arial" w:cs="Arial"/>
          <w:color w:val="FF0000"/>
        </w:rPr>
      </w:pPr>
      <w:r w:rsidRPr="00784683">
        <w:rPr>
          <w:rFonts w:ascii="Arial" w:hAnsi="Arial" w:cs="Arial"/>
          <w:snapToGrid/>
          <w:color w:val="FF0000"/>
          <w:u w:val="single"/>
        </w:rPr>
        <w:t>Overige bepalingen</w:t>
      </w:r>
      <w:r w:rsidRPr="00784683">
        <w:rPr>
          <w:rFonts w:ascii="Arial" w:hAnsi="Arial" w:cs="Arial"/>
          <w:snapToGrid/>
          <w:color w:val="FF0000"/>
        </w:rPr>
        <w:br/>
      </w:r>
      <w:r w:rsidRPr="00784683">
        <w:rPr>
          <w:rFonts w:ascii="Arial" w:hAnsi="Arial" w:cs="Arial"/>
          <w:color w:val="FF0000"/>
        </w:rPr>
        <w:t xml:space="preserve">Verder zijn op voormelde lening </w:t>
      </w:r>
      <w:r w:rsidR="00BF4AD6">
        <w:rPr>
          <w:rFonts w:ascii="Arial" w:hAnsi="Arial" w:cs="Arial"/>
          <w:color w:val="FF0000"/>
        </w:rPr>
        <w:t xml:space="preserve">de volgende voorwaarden </w:t>
      </w:r>
      <w:r w:rsidRPr="00784683">
        <w:rPr>
          <w:rFonts w:ascii="Arial" w:hAnsi="Arial" w:cs="Arial"/>
          <w:color w:val="FF0000"/>
        </w:rPr>
        <w:t>van toepassing</w:t>
      </w:r>
      <w:r w:rsidR="00BF4AD6">
        <w:rPr>
          <w:rFonts w:ascii="Arial" w:hAnsi="Arial" w:cs="Arial"/>
          <w:color w:val="FF0000"/>
        </w:rPr>
        <w:t>:</w:t>
      </w:r>
    </w:p>
    <w:p w14:paraId="67881F87" w14:textId="77777777" w:rsidR="00BF4AD6" w:rsidRDefault="00134B06" w:rsidP="00BF4AD6">
      <w:pPr>
        <w:numPr>
          <w:ilvl w:val="0"/>
          <w:numId w:val="3"/>
        </w:numPr>
        <w:tabs>
          <w:tab w:val="clear" w:pos="1470"/>
          <w:tab w:val="num" w:pos="900"/>
        </w:tabs>
        <w:rPr>
          <w:rFonts w:ascii="Arial" w:hAnsi="Arial" w:cs="Arial"/>
          <w:color w:val="FF0000"/>
        </w:rPr>
      </w:pPr>
      <w:r w:rsidRPr="00BF4AD6">
        <w:rPr>
          <w:rFonts w:ascii="Arial" w:hAnsi="Arial" w:cs="Arial"/>
          <w:color w:val="FF0000"/>
        </w:rPr>
        <w:t xml:space="preserve">de Voorwaarden ABN AMRO </w:t>
      </w:r>
      <w:r w:rsidR="00BF4AD6" w:rsidRPr="00BF4AD6">
        <w:rPr>
          <w:rFonts w:ascii="Arial" w:hAnsi="Arial" w:cs="Arial"/>
          <w:color w:val="FF0000"/>
        </w:rPr>
        <w:t>Hypotheekvormen</w:t>
      </w:r>
      <w:r w:rsidRPr="00BF4AD6">
        <w:rPr>
          <w:rFonts w:ascii="Arial" w:hAnsi="Arial" w:cs="Arial"/>
          <w:color w:val="FF0000"/>
        </w:rPr>
        <w:t xml:space="preserve"> </w:t>
      </w:r>
    </w:p>
    <w:p w14:paraId="6C2E7208" w14:textId="77777777" w:rsidR="00BF4AD6" w:rsidRDefault="00134B06" w:rsidP="00BF4AD6">
      <w:pPr>
        <w:numPr>
          <w:ilvl w:val="0"/>
          <w:numId w:val="3"/>
        </w:numPr>
        <w:tabs>
          <w:tab w:val="clear" w:pos="1470"/>
          <w:tab w:val="num" w:pos="900"/>
        </w:tabs>
        <w:rPr>
          <w:rFonts w:ascii="Arial" w:hAnsi="Arial" w:cs="Arial"/>
          <w:color w:val="FF0000"/>
        </w:rPr>
      </w:pPr>
      <w:r w:rsidRPr="00BF4AD6">
        <w:rPr>
          <w:rFonts w:ascii="Arial" w:hAnsi="Arial" w:cs="Arial"/>
          <w:color w:val="FF0000"/>
        </w:rPr>
        <w:t xml:space="preserve">Algemene Bepalingen voor </w:t>
      </w:r>
      <w:r w:rsidR="00BF4AD6" w:rsidRPr="00BF4AD6">
        <w:rPr>
          <w:rFonts w:ascii="Arial" w:hAnsi="Arial" w:cs="Arial"/>
          <w:color w:val="FF0000"/>
        </w:rPr>
        <w:t>Hypotheken</w:t>
      </w:r>
    </w:p>
    <w:p w14:paraId="4CD97DA3" w14:textId="77777777" w:rsidR="00BF4AD6" w:rsidRPr="00BF4AD6" w:rsidRDefault="00134B06" w:rsidP="00BF4AD6">
      <w:pPr>
        <w:numPr>
          <w:ilvl w:val="0"/>
          <w:numId w:val="3"/>
        </w:numPr>
        <w:tabs>
          <w:tab w:val="clear" w:pos="1470"/>
          <w:tab w:val="num" w:pos="900"/>
        </w:tabs>
        <w:rPr>
          <w:rFonts w:ascii="Arial" w:hAnsi="Arial" w:cs="Arial"/>
          <w:color w:val="FF0000"/>
        </w:rPr>
      </w:pPr>
      <w:r w:rsidRPr="00BF4AD6">
        <w:rPr>
          <w:rFonts w:ascii="Arial" w:hAnsi="Arial" w:cs="Arial"/>
          <w:color w:val="FF0000"/>
        </w:rPr>
        <w:t>Algemene Voorwaarden ABN AMRO Bank N.V.</w:t>
      </w:r>
    </w:p>
    <w:p w14:paraId="4EB5C33C" w14:textId="77777777" w:rsidR="00134B06" w:rsidRPr="00784683" w:rsidRDefault="00BF4AD6" w:rsidP="00BF4AD6">
      <w:pPr>
        <w:ind w:left="720"/>
        <w:rPr>
          <w:rFonts w:ascii="Arial" w:hAnsi="Arial" w:cs="Arial"/>
          <w:color w:val="FF0000"/>
        </w:rPr>
      </w:pPr>
      <w:r>
        <w:rPr>
          <w:rFonts w:ascii="Arial" w:hAnsi="Arial" w:cs="Arial"/>
          <w:color w:val="FF0000"/>
        </w:rPr>
        <w:t xml:space="preserve">In de offerte die aan deze akte is gehecht staat precies aangegeven welke versies van genoemde voorwaarden op de lening van toepassing zijn. De drie genoemde voorwaarden worden </w:t>
      </w:r>
      <w:r w:rsidR="00134B06" w:rsidRPr="00784683">
        <w:rPr>
          <w:rFonts w:ascii="Arial" w:hAnsi="Arial" w:cs="Arial"/>
          <w:color w:val="FF0000"/>
        </w:rPr>
        <w:t>hierna te</w:t>
      </w:r>
      <w:r>
        <w:rPr>
          <w:rFonts w:ascii="Arial" w:hAnsi="Arial" w:cs="Arial"/>
          <w:color w:val="FF0000"/>
        </w:rPr>
        <w:t>zamen</w:t>
      </w:r>
      <w:r w:rsidR="00134B06" w:rsidRPr="00784683">
        <w:rPr>
          <w:rFonts w:ascii="Arial" w:hAnsi="Arial" w:cs="Arial"/>
          <w:color w:val="FF0000"/>
        </w:rPr>
        <w:t xml:space="preserve"> de </w:t>
      </w:r>
      <w:r w:rsidR="00FF28E2">
        <w:rPr>
          <w:rFonts w:ascii="Arial" w:hAnsi="Arial" w:cs="Arial"/>
          <w:color w:val="FF0000"/>
        </w:rPr>
        <w:t>“</w:t>
      </w:r>
      <w:r w:rsidR="00134B06" w:rsidRPr="00784683">
        <w:rPr>
          <w:rFonts w:ascii="Arial" w:hAnsi="Arial" w:cs="Arial"/>
          <w:color w:val="FF0000"/>
        </w:rPr>
        <w:t xml:space="preserve">Algemene </w:t>
      </w:r>
      <w:r w:rsidR="00344B8E">
        <w:rPr>
          <w:rFonts w:ascii="Arial" w:hAnsi="Arial" w:cs="Arial"/>
          <w:color w:val="FF0000"/>
        </w:rPr>
        <w:t>B</w:t>
      </w:r>
      <w:r w:rsidR="00134B06" w:rsidRPr="00784683">
        <w:rPr>
          <w:rFonts w:ascii="Arial" w:hAnsi="Arial" w:cs="Arial"/>
          <w:color w:val="FF0000"/>
        </w:rPr>
        <w:t>epalingen</w:t>
      </w:r>
      <w:r w:rsidR="00FF28E2">
        <w:rPr>
          <w:rFonts w:ascii="Arial" w:hAnsi="Arial" w:cs="Arial"/>
          <w:color w:val="FF0000"/>
        </w:rPr>
        <w:t>”</w:t>
      </w:r>
      <w:r>
        <w:rPr>
          <w:rFonts w:ascii="Arial" w:hAnsi="Arial" w:cs="Arial"/>
          <w:color w:val="FF0000"/>
        </w:rPr>
        <w:t xml:space="preserve"> genoemd.</w:t>
      </w:r>
    </w:p>
    <w:p w14:paraId="2E0FB9A7" w14:textId="77777777" w:rsidR="005A5957" w:rsidRPr="005A5957" w:rsidRDefault="005A5957" w:rsidP="005A5957">
      <w:pPr>
        <w:tabs>
          <w:tab w:val="left" w:pos="-720"/>
          <w:tab w:val="left" w:pos="0"/>
          <w:tab w:val="left" w:pos="720"/>
        </w:tabs>
        <w:suppressAutoHyphens/>
        <w:ind w:left="1440" w:hanging="1440"/>
        <w:rPr>
          <w:rFonts w:ascii="Arial" w:hAnsi="Arial" w:cs="Arial"/>
          <w:color w:val="800080"/>
          <w:u w:val="single"/>
        </w:rPr>
      </w:pPr>
      <w:proofErr w:type="spellStart"/>
      <w:r w:rsidRPr="005A5957">
        <w:rPr>
          <w:rFonts w:ascii="Arial" w:hAnsi="Arial" w:cs="Arial"/>
          <w:color w:val="800080"/>
          <w:u w:val="single"/>
        </w:rPr>
        <w:lastRenderedPageBreak/>
        <w:t>SVn</w:t>
      </w:r>
      <w:proofErr w:type="spellEnd"/>
      <w:r w:rsidRPr="005A5957">
        <w:rPr>
          <w:rFonts w:ascii="Arial" w:hAnsi="Arial" w:cs="Arial"/>
          <w:color w:val="800080"/>
          <w:u w:val="single"/>
        </w:rPr>
        <w:t xml:space="preserve"> Starterslening</w:t>
      </w:r>
    </w:p>
    <w:p w14:paraId="2C5201E1" w14:textId="77777777" w:rsidR="005A5957" w:rsidRPr="005A5957" w:rsidRDefault="005A5957" w:rsidP="005A5957">
      <w:pPr>
        <w:tabs>
          <w:tab w:val="left" w:pos="-720"/>
          <w:tab w:val="left" w:pos="0"/>
        </w:tabs>
        <w:suppressAutoHyphens/>
        <w:rPr>
          <w:rFonts w:ascii="Arial" w:hAnsi="Arial" w:cs="Arial"/>
          <w:color w:val="800080"/>
        </w:rPr>
      </w:pPr>
      <w:r w:rsidRPr="005A5957">
        <w:rPr>
          <w:rFonts w:ascii="Arial" w:hAnsi="Arial" w:cs="Arial"/>
          <w:color w:val="800080"/>
        </w:rPr>
        <w:t>In verband met de door de Stichting Stimuleringsfonds Volkshuisvesting Nederlandse Gemeenten (</w:t>
      </w:r>
      <w:proofErr w:type="spellStart"/>
      <w:r w:rsidRPr="005A5957">
        <w:rPr>
          <w:rFonts w:ascii="Arial" w:hAnsi="Arial" w:cs="Arial"/>
          <w:color w:val="800080"/>
        </w:rPr>
        <w:t>SVn</w:t>
      </w:r>
      <w:proofErr w:type="spellEnd"/>
      <w:r w:rsidRPr="005A5957">
        <w:rPr>
          <w:rFonts w:ascii="Arial" w:hAnsi="Arial" w:cs="Arial"/>
          <w:color w:val="800080"/>
        </w:rPr>
        <w:t xml:space="preserve">) te verstrekken Starterslening, heeft de Bank zich jegens </w:t>
      </w:r>
      <w:proofErr w:type="spellStart"/>
      <w:r w:rsidRPr="005A5957">
        <w:rPr>
          <w:rFonts w:ascii="Arial" w:hAnsi="Arial" w:cs="Arial"/>
          <w:color w:val="800080"/>
        </w:rPr>
        <w:t>SVn</w:t>
      </w:r>
      <w:proofErr w:type="spellEnd"/>
      <w:r w:rsidRPr="005A5957">
        <w:rPr>
          <w:rFonts w:ascii="Arial" w:hAnsi="Arial" w:cs="Arial"/>
          <w:color w:val="800080"/>
        </w:rPr>
        <w:t xml:space="preserve"> en Stichting Waarborgfonds Eigen Woningen (WEW) verplicht, na het ingaan van de lening geen gelden meer onder verband van de eerste hypotheekstelling ter leen te </w:t>
      </w:r>
      <w:r w:rsidR="00B66C75">
        <w:rPr>
          <w:rFonts w:ascii="Arial" w:hAnsi="Arial" w:cs="Arial"/>
          <w:color w:val="800080"/>
        </w:rPr>
        <w:t>verstrekken aan de S</w:t>
      </w:r>
      <w:r w:rsidRPr="005A5957">
        <w:rPr>
          <w:rFonts w:ascii="Arial" w:hAnsi="Arial" w:cs="Arial"/>
          <w:color w:val="800080"/>
        </w:rPr>
        <w:t xml:space="preserve">chuldenaar. Tevens heeft de Bank zich jegens </w:t>
      </w:r>
      <w:proofErr w:type="spellStart"/>
      <w:r w:rsidRPr="005A5957">
        <w:rPr>
          <w:rFonts w:ascii="Arial" w:hAnsi="Arial" w:cs="Arial"/>
          <w:color w:val="800080"/>
        </w:rPr>
        <w:t>SVn</w:t>
      </w:r>
      <w:proofErr w:type="spellEnd"/>
      <w:r w:rsidRPr="005A5957">
        <w:rPr>
          <w:rFonts w:ascii="Arial" w:hAnsi="Arial" w:cs="Arial"/>
          <w:color w:val="800080"/>
        </w:rPr>
        <w:t xml:space="preserve"> en WEW verplicht reeds afgeloste bedragen op de lening, onder verband van de eerste hypotheekstelling, niet op</w:t>
      </w:r>
      <w:r w:rsidR="00B66C75">
        <w:rPr>
          <w:rFonts w:ascii="Arial" w:hAnsi="Arial" w:cs="Arial"/>
          <w:color w:val="800080"/>
        </w:rPr>
        <w:t>nieuw te laten opnemen door de S</w:t>
      </w:r>
      <w:r w:rsidRPr="005A5957">
        <w:rPr>
          <w:rFonts w:ascii="Arial" w:hAnsi="Arial" w:cs="Arial"/>
          <w:color w:val="800080"/>
        </w:rPr>
        <w:t xml:space="preserve">chuldenaar. Voormelde verplichtingen rusten op de Bank uitsluitend zolang de bij </w:t>
      </w:r>
      <w:proofErr w:type="spellStart"/>
      <w:r w:rsidRPr="005A5957">
        <w:rPr>
          <w:rFonts w:ascii="Arial" w:hAnsi="Arial" w:cs="Arial"/>
          <w:color w:val="800080"/>
        </w:rPr>
        <w:t>SVn</w:t>
      </w:r>
      <w:proofErr w:type="spellEnd"/>
      <w:r w:rsidRPr="005A5957">
        <w:rPr>
          <w:rFonts w:ascii="Arial" w:hAnsi="Arial" w:cs="Arial"/>
          <w:color w:val="800080"/>
        </w:rPr>
        <w:t xml:space="preserve"> aangegane Starterslening niet volledig is afgelost.</w:t>
      </w:r>
    </w:p>
    <w:p w14:paraId="611ECFC8" w14:textId="77777777" w:rsidR="00134B06" w:rsidRPr="00784683" w:rsidRDefault="00134B06" w:rsidP="005A5957">
      <w:pPr>
        <w:tabs>
          <w:tab w:val="left" w:pos="-720"/>
          <w:tab w:val="left" w:pos="0"/>
          <w:tab w:val="left" w:pos="720"/>
        </w:tabs>
        <w:suppressAutoHyphens/>
        <w:ind w:left="1440" w:hanging="1440"/>
        <w:rPr>
          <w:rFonts w:ascii="Arial" w:hAnsi="Arial" w:cs="Arial"/>
          <w:color w:val="FF0000"/>
        </w:rPr>
      </w:pPr>
      <w:r w:rsidRPr="00784683">
        <w:rPr>
          <w:rFonts w:ascii="Arial" w:hAnsi="Arial" w:cs="Arial"/>
          <w:color w:val="FF0000"/>
          <w:u w:val="single"/>
        </w:rPr>
        <w:t>HYPOTHEEKSTELLING EN VERPANDING</w:t>
      </w:r>
    </w:p>
    <w:p w14:paraId="76160A96" w14:textId="77777777" w:rsidR="00134B06" w:rsidRPr="00784683" w:rsidRDefault="00134B06" w:rsidP="00134B06">
      <w:pPr>
        <w:tabs>
          <w:tab w:val="left" w:pos="-720"/>
        </w:tabs>
        <w:suppressAutoHyphens/>
        <w:rPr>
          <w:rFonts w:ascii="Arial" w:hAnsi="Arial" w:cs="Arial"/>
        </w:rPr>
      </w:pPr>
      <w:r w:rsidRPr="00784683">
        <w:rPr>
          <w:rFonts w:ascii="Arial" w:hAnsi="Arial" w:cs="Arial"/>
          <w:color w:val="FF0000"/>
        </w:rPr>
        <w:t xml:space="preserve">De Schuldenaar verklaarde bij deze ten behoeve van de Bank het recht van hypotheek, welk recht de Bank hierbij van de Schuldenaar aanvaardt, te verlenen tot een bedrag van </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Pr="00784683">
        <w:rPr>
          <w:rFonts w:ascii="Arial" w:hAnsi="Arial" w:cs="Arial"/>
          <w:color w:val="000000"/>
        </w:rPr>
        <w:t>hypotheekbedrag voluit in letters (hypotheekbedrag in cijfers)</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005A5957" w:rsidRPr="005A5957">
        <w:rPr>
          <w:rFonts w:ascii="Arial" w:hAnsi="Arial" w:cs="Arial"/>
          <w:color w:val="FF0000"/>
        </w:rPr>
        <w:t xml:space="preserve"> </w:t>
      </w:r>
      <w:r w:rsidR="005A5957" w:rsidRPr="00784683">
        <w:rPr>
          <w:rFonts w:ascii="Arial" w:hAnsi="Arial" w:cs="Arial"/>
          <w:color w:val="FF0000"/>
        </w:rPr>
        <w:t xml:space="preserve">met rente en kosten begroot op </w:t>
      </w:r>
      <w:r w:rsidR="00BF051C" w:rsidRPr="00FB4CB7">
        <w:rPr>
          <w:rFonts w:ascii="Arial" w:hAnsi="Arial" w:cs="Arial"/>
        </w:rPr>
        <w:fldChar w:fldCharType="begin"/>
      </w:r>
      <w:r w:rsidR="00BF051C" w:rsidRPr="00FB4CB7">
        <w:rPr>
          <w:rFonts w:ascii="Arial" w:hAnsi="Arial" w:cs="Arial"/>
        </w:rPr>
        <w:instrText>MacroButton Nomacro §</w:instrText>
      </w:r>
      <w:r w:rsidR="00BF051C" w:rsidRPr="00FB4CB7">
        <w:rPr>
          <w:rFonts w:ascii="Arial" w:hAnsi="Arial" w:cs="Arial"/>
        </w:rPr>
        <w:fldChar w:fldCharType="end"/>
      </w:r>
      <w:r w:rsidR="005A5957" w:rsidRPr="00784683">
        <w:rPr>
          <w:rFonts w:ascii="Arial" w:hAnsi="Arial" w:cs="Arial"/>
          <w:color w:val="000000"/>
        </w:rPr>
        <w:t>bedrag voluit in letters (bedrag in cijfers)</w:t>
      </w:r>
      <w:r w:rsidR="00BF051C" w:rsidRPr="00FB4CB7">
        <w:rPr>
          <w:rFonts w:ascii="Arial" w:hAnsi="Arial" w:cs="Arial"/>
        </w:rPr>
        <w:fldChar w:fldCharType="begin"/>
      </w:r>
      <w:r w:rsidR="00BF051C" w:rsidRPr="00FB4CB7">
        <w:rPr>
          <w:rFonts w:ascii="Arial" w:hAnsi="Arial" w:cs="Arial"/>
        </w:rPr>
        <w:instrText>MacroButton Nomacro §</w:instrText>
      </w:r>
      <w:r w:rsidR="00BF051C" w:rsidRPr="00FB4CB7">
        <w:rPr>
          <w:rFonts w:ascii="Arial" w:hAnsi="Arial" w:cs="Arial"/>
        </w:rPr>
        <w:fldChar w:fldCharType="end"/>
      </w:r>
      <w:r w:rsidR="005A5957" w:rsidRPr="00784683">
        <w:rPr>
          <w:rFonts w:ascii="Arial" w:hAnsi="Arial" w:cs="Arial"/>
          <w:color w:val="FF0000"/>
        </w:rPr>
        <w:t>;</w:t>
      </w:r>
      <w:r w:rsidR="005A5957">
        <w:rPr>
          <w:rFonts w:ascii="Arial" w:hAnsi="Arial" w:cs="Arial"/>
          <w:color w:val="FF0000"/>
        </w:rPr>
        <w:t xml:space="preserve"> </w:t>
      </w:r>
      <w:r w:rsidR="005A5957" w:rsidRPr="00784683">
        <w:rPr>
          <w:rFonts w:ascii="Arial" w:hAnsi="Arial" w:cs="Arial"/>
          <w:color w:val="FF0000"/>
        </w:rPr>
        <w:t>dus tezamen ten belope van</w:t>
      </w:r>
      <w:r w:rsidR="00BF051C">
        <w:rPr>
          <w:rFonts w:ascii="Arial" w:hAnsi="Arial" w:cs="Arial"/>
          <w:color w:val="FF0000"/>
        </w:rPr>
        <w:t xml:space="preserve"> </w:t>
      </w:r>
      <w:r w:rsidR="00BF051C" w:rsidRPr="00FB4CB7">
        <w:rPr>
          <w:rFonts w:ascii="Arial" w:hAnsi="Arial" w:cs="Arial"/>
        </w:rPr>
        <w:fldChar w:fldCharType="begin"/>
      </w:r>
      <w:r w:rsidR="00BF051C" w:rsidRPr="00FB4CB7">
        <w:rPr>
          <w:rFonts w:ascii="Arial" w:hAnsi="Arial" w:cs="Arial"/>
        </w:rPr>
        <w:instrText>MacroButton Nomacro §</w:instrText>
      </w:r>
      <w:r w:rsidR="00BF051C" w:rsidRPr="00FB4CB7">
        <w:rPr>
          <w:rFonts w:ascii="Arial" w:hAnsi="Arial" w:cs="Arial"/>
        </w:rPr>
        <w:fldChar w:fldCharType="end"/>
      </w:r>
      <w:r w:rsidR="005A5957" w:rsidRPr="00784683">
        <w:rPr>
          <w:rFonts w:ascii="Arial" w:hAnsi="Arial" w:cs="Arial"/>
          <w:color w:val="000000"/>
        </w:rPr>
        <w:t>hypotheekbedrag voluit in letters (hypotheekbedrag in cijfers)</w:t>
      </w:r>
      <w:r w:rsidR="00BF051C" w:rsidRPr="00FB4CB7">
        <w:rPr>
          <w:rFonts w:ascii="Arial" w:hAnsi="Arial" w:cs="Arial"/>
        </w:rPr>
        <w:fldChar w:fldCharType="begin"/>
      </w:r>
      <w:r w:rsidR="00BF051C" w:rsidRPr="00FB4CB7">
        <w:rPr>
          <w:rFonts w:ascii="Arial" w:hAnsi="Arial" w:cs="Arial"/>
        </w:rPr>
        <w:instrText>MacroButton Nomacro §</w:instrText>
      </w:r>
      <w:r w:rsidR="00BF051C" w:rsidRPr="00FB4CB7">
        <w:rPr>
          <w:rFonts w:ascii="Arial" w:hAnsi="Arial" w:cs="Arial"/>
        </w:rPr>
        <w:fldChar w:fldCharType="end"/>
      </w:r>
      <w:r w:rsidR="005A5957">
        <w:rPr>
          <w:rFonts w:ascii="Arial" w:hAnsi="Arial" w:cs="Arial"/>
          <w:color w:val="FF0000"/>
        </w:rPr>
        <w:t xml:space="preserve"> </w:t>
      </w:r>
      <w:r w:rsidRPr="00784683">
        <w:rPr>
          <w:rFonts w:ascii="Arial" w:hAnsi="Arial" w:cs="Arial"/>
          <w:color w:val="FF0000"/>
        </w:rPr>
        <w:t>op elk van de hierna in deze akte genoemde goederen afzonderlijk, voor de gehele som met rente en kosten.</w:t>
      </w:r>
      <w:r w:rsidRPr="00784683">
        <w:rPr>
          <w:rFonts w:ascii="Arial" w:hAnsi="Arial" w:cs="Arial"/>
        </w:rPr>
        <w:tab/>
      </w:r>
    </w:p>
    <w:p w14:paraId="46A12204" w14:textId="77777777" w:rsidR="00134B06" w:rsidRPr="00784683" w:rsidRDefault="00134B06" w:rsidP="00134B06">
      <w:pPr>
        <w:tabs>
          <w:tab w:val="left" w:pos="-720"/>
        </w:tabs>
        <w:suppressAutoHyphens/>
        <w:rPr>
          <w:rFonts w:ascii="Arial" w:hAnsi="Arial" w:cs="Arial"/>
          <w:color w:val="FF0000"/>
        </w:rPr>
      </w:pPr>
      <w:r w:rsidRPr="00784683">
        <w:rPr>
          <w:rFonts w:ascii="Arial" w:hAnsi="Arial" w:cs="Arial"/>
          <w:color w:val="FF0000"/>
        </w:rPr>
        <w:t>Schuldenaar verleent bij deze aan de Bank, die dit van Schuldenaar aanvaardt, het recht van</w:t>
      </w:r>
      <w:r w:rsidRPr="00784683">
        <w:rPr>
          <w:rFonts w:ascii="Arial" w:hAnsi="Arial" w:cs="Arial"/>
        </w:rPr>
        <w:t xml:space="preserve"> </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Pr="009459CD">
        <w:rPr>
          <w:rFonts w:ascii="Arial" w:hAnsi="Arial" w:cs="Arial"/>
          <w:color w:val="000000" w:themeColor="text1"/>
        </w:rPr>
        <w:t>telwoord</w:t>
      </w:r>
      <w:r w:rsidR="00560BC7" w:rsidRPr="00FB4CB7">
        <w:rPr>
          <w:rFonts w:ascii="Arial" w:hAnsi="Arial" w:cs="Arial"/>
        </w:rPr>
        <w:fldChar w:fldCharType="begin"/>
      </w:r>
      <w:r w:rsidR="00560BC7" w:rsidRPr="00FB4CB7">
        <w:rPr>
          <w:rFonts w:ascii="Arial" w:hAnsi="Arial" w:cs="Arial"/>
        </w:rPr>
        <w:instrText>MacroButton Nomacro §</w:instrText>
      </w:r>
      <w:r w:rsidR="00560BC7" w:rsidRPr="00FB4CB7">
        <w:rPr>
          <w:rFonts w:ascii="Arial" w:hAnsi="Arial" w:cs="Arial"/>
        </w:rPr>
        <w:fldChar w:fldCharType="end"/>
      </w:r>
      <w:r w:rsidRPr="00784683">
        <w:rPr>
          <w:rFonts w:ascii="Arial" w:hAnsi="Arial" w:cs="Arial"/>
        </w:rPr>
        <w:t xml:space="preserve"> </w:t>
      </w:r>
      <w:r w:rsidRPr="00784683">
        <w:rPr>
          <w:rFonts w:ascii="Arial" w:hAnsi="Arial" w:cs="Arial"/>
          <w:color w:val="FF0000"/>
        </w:rPr>
        <w:t>hypotheek op het hierna te beschrijven onderpand</w:t>
      </w:r>
      <w:r w:rsidR="00A72E99">
        <w:rPr>
          <w:rFonts w:ascii="Arial" w:hAnsi="Arial" w:cs="Arial"/>
          <w:color w:val="FF0000"/>
        </w:rPr>
        <w:t>:</w:t>
      </w:r>
      <w:r w:rsidRPr="00784683">
        <w:rPr>
          <w:rFonts w:ascii="Arial" w:hAnsi="Arial" w:cs="Arial"/>
          <w:color w:val="FF0000"/>
        </w:rPr>
        <w:t xml:space="preserve"> </w:t>
      </w:r>
    </w:p>
    <w:p w14:paraId="2EA2C14E" w14:textId="77777777" w:rsidR="00134B06" w:rsidRPr="00784683" w:rsidRDefault="00134B06" w:rsidP="00134B06">
      <w:pPr>
        <w:widowControl/>
        <w:autoSpaceDE w:val="0"/>
        <w:autoSpaceDN w:val="0"/>
        <w:adjustRightInd w:val="0"/>
        <w:rPr>
          <w:rFonts w:ascii="Arial" w:hAnsi="Arial" w:cs="Arial"/>
          <w:color w:val="FF0000"/>
        </w:rPr>
      </w:pPr>
      <w:r w:rsidRPr="00784683">
        <w:rPr>
          <w:rFonts w:ascii="Arial" w:hAnsi="Arial" w:cs="Arial"/>
          <w:color w:val="FF0000"/>
          <w:highlight w:val="yellow"/>
        </w:rPr>
        <w:t>TEKSTBLOK RECHT</w:t>
      </w:r>
      <w:r w:rsidRPr="00784683">
        <w:rPr>
          <w:rFonts w:ascii="Arial" w:hAnsi="Arial" w:cs="Arial"/>
          <w:color w:val="FF0000"/>
        </w:rPr>
        <w:t xml:space="preserve"> </w:t>
      </w:r>
      <w:r w:rsidRPr="00784683">
        <w:rPr>
          <w:rFonts w:ascii="Arial" w:hAnsi="Arial" w:cs="Arial"/>
          <w:color w:val="FF0000"/>
          <w:highlight w:val="yellow"/>
        </w:rPr>
        <w:t>TEKSTBLOK REGISTERGOED</w:t>
      </w:r>
      <w:r w:rsidRPr="00784683">
        <w:rPr>
          <w:rFonts w:ascii="Arial" w:hAnsi="Arial" w:cs="Arial"/>
          <w:color w:val="FF0000"/>
        </w:rPr>
        <w:t xml:space="preserve">; </w:t>
      </w:r>
    </w:p>
    <w:p w14:paraId="34DE9C9C" w14:textId="77777777" w:rsidR="006060BD" w:rsidRDefault="00134B06" w:rsidP="00134B06">
      <w:pPr>
        <w:tabs>
          <w:tab w:val="left" w:pos="-720"/>
          <w:tab w:val="left" w:pos="0"/>
          <w:tab w:val="left" w:pos="720"/>
        </w:tabs>
        <w:suppressAutoHyphens/>
        <w:rPr>
          <w:rFonts w:ascii="Arial" w:hAnsi="Arial" w:cs="Arial"/>
        </w:rPr>
      </w:pPr>
      <w:r w:rsidRPr="00784683">
        <w:rPr>
          <w:rFonts w:ascii="Arial" w:hAnsi="Arial" w:cs="Arial"/>
          <w:color w:val="FF0000"/>
        </w:rPr>
        <w:t xml:space="preserve">hierna </w:t>
      </w:r>
      <w:r w:rsidRPr="00784683">
        <w:rPr>
          <w:rFonts w:ascii="Arial" w:hAnsi="Arial" w:cs="Arial"/>
          <w:color w:val="800080"/>
        </w:rPr>
        <w:t>zowel samen als afzonderlijk</w:t>
      </w:r>
      <w:r w:rsidRPr="00784683">
        <w:rPr>
          <w:rFonts w:ascii="Arial" w:hAnsi="Arial" w:cs="Arial"/>
          <w:color w:val="FF0000"/>
        </w:rPr>
        <w:t xml:space="preserve"> te noemen het: ‘</w:t>
      </w:r>
      <w:r w:rsidRPr="00784683">
        <w:rPr>
          <w:rFonts w:ascii="Arial" w:hAnsi="Arial" w:cs="Arial"/>
          <w:color w:val="FF0000"/>
          <w:u w:val="single"/>
        </w:rPr>
        <w:t>onderpand</w:t>
      </w:r>
      <w:r w:rsidRPr="00784683">
        <w:rPr>
          <w:rFonts w:ascii="Arial" w:hAnsi="Arial" w:cs="Arial"/>
          <w:color w:val="FF0000"/>
        </w:rPr>
        <w:t>’.</w:t>
      </w:r>
      <w:r w:rsidRPr="00784683">
        <w:rPr>
          <w:rFonts w:ascii="Arial" w:hAnsi="Arial" w:cs="Arial"/>
        </w:rPr>
        <w:tab/>
      </w:r>
    </w:p>
    <w:p w14:paraId="4538BDBA" w14:textId="77777777" w:rsidR="00AF261A" w:rsidRPr="00AF261A" w:rsidRDefault="00AF261A" w:rsidP="00AF261A">
      <w:pPr>
        <w:tabs>
          <w:tab w:val="left" w:pos="-720"/>
          <w:tab w:val="left" w:pos="0"/>
          <w:tab w:val="left" w:pos="720"/>
        </w:tabs>
        <w:suppressAutoHyphens/>
        <w:rPr>
          <w:ins w:id="44" w:author="Groot, Karina de" w:date="2026-09-25T09:45:00Z"/>
          <w:rFonts w:ascii="Arial" w:hAnsi="Arial" w:cs="Arial"/>
          <w:color w:val="800080"/>
          <w:u w:val="single"/>
          <w:rPrChange w:id="45" w:author="Groot, Karina de" w:date="2026-09-25T09:46:00Z" w16du:dateUtc="2026-09-25T07:46:00Z">
            <w:rPr>
              <w:ins w:id="46" w:author="Groot, Karina de" w:date="2026-09-25T09:45:00Z"/>
              <w:rFonts w:ascii="Arial" w:hAnsi="Arial" w:cs="Arial"/>
              <w:color w:val="800080"/>
              <w:highlight w:val="yellow"/>
              <w:u w:val="single"/>
            </w:rPr>
          </w:rPrChange>
        </w:rPr>
      </w:pPr>
      <w:ins w:id="47" w:author="Groot, Karina de" w:date="2026-09-25T09:45:00Z">
        <w:r w:rsidRPr="00AF261A">
          <w:rPr>
            <w:rFonts w:ascii="Arial" w:hAnsi="Arial" w:cs="Arial"/>
            <w:color w:val="800080"/>
            <w:u w:val="single"/>
            <w:rPrChange w:id="48" w:author="Groot, Karina de" w:date="2026-09-25T09:46:00Z" w16du:dateUtc="2026-09-25T07:46:00Z">
              <w:rPr>
                <w:rFonts w:ascii="Arial" w:hAnsi="Arial" w:cs="Arial"/>
                <w:color w:val="800080"/>
                <w:highlight w:val="yellow"/>
                <w:u w:val="single"/>
              </w:rPr>
            </w:rPrChange>
          </w:rPr>
          <w:t xml:space="preserve">OVERBRUGGINGSHYPOTHEEK </w:t>
        </w:r>
      </w:ins>
    </w:p>
    <w:p w14:paraId="5B2AED41" w14:textId="34D6D939" w:rsidR="00B66C75" w:rsidRDefault="00AF261A" w:rsidP="00AF261A">
      <w:pPr>
        <w:tabs>
          <w:tab w:val="left" w:pos="-720"/>
          <w:tab w:val="left" w:pos="0"/>
          <w:tab w:val="left" w:pos="720"/>
        </w:tabs>
        <w:suppressAutoHyphens/>
        <w:rPr>
          <w:ins w:id="49" w:author="Groot, Karina de" w:date="2026-09-25T09:46:00Z" w16du:dateUtc="2026-09-25T07:46:00Z"/>
          <w:rFonts w:ascii="Arial" w:hAnsi="Arial" w:cs="Arial"/>
          <w:color w:val="800080"/>
        </w:rPr>
      </w:pPr>
      <w:ins w:id="50" w:author="Groot, Karina de" w:date="2026-09-25T09:45:00Z">
        <w:r w:rsidRPr="00AF261A">
          <w:rPr>
            <w:rFonts w:ascii="Arial" w:hAnsi="Arial" w:cs="Arial"/>
            <w:color w:val="800080"/>
            <w:rPrChange w:id="51" w:author="Groot, Karina de" w:date="2026-09-25T09:46:00Z" w16du:dateUtc="2026-09-25T07:46:00Z">
              <w:rPr>
                <w:rFonts w:ascii="Arial" w:hAnsi="Arial" w:cs="Arial"/>
                <w:color w:val="800080"/>
                <w:highlight w:val="yellow"/>
              </w:rPr>
            </w:rPrChange>
          </w:rPr>
          <w:t xml:space="preserve">Voorts verleent de Schuldenaar, tot meerdere zekerheid voor de betaling van de schuld als hierboven vermeld, bij deze aan de Bank, die van de Schuldenaar aanvaardt, het recht van </w:t>
        </w:r>
        <w:r w:rsidRPr="00E64945">
          <w:rPr>
            <w:rFonts w:ascii="Arial" w:hAnsi="Arial" w:cs="Arial"/>
            <w:rPrChange w:id="52" w:author="Groot, Karina de" w:date="2026-09-25T11:27:00Z" w16du:dateUtc="2026-09-25T09:27:00Z">
              <w:rPr>
                <w:rFonts w:ascii="Arial" w:hAnsi="Arial" w:cs="Arial"/>
                <w:color w:val="800080"/>
                <w:highlight w:val="yellow"/>
              </w:rPr>
            </w:rPrChange>
          </w:rPr>
          <w:fldChar w:fldCharType="begin"/>
        </w:r>
        <w:r w:rsidRPr="00E64945">
          <w:rPr>
            <w:rFonts w:ascii="Arial" w:hAnsi="Arial" w:cs="Arial"/>
            <w:rPrChange w:id="53" w:author="Groot, Karina de" w:date="2026-09-25T11:27:00Z" w16du:dateUtc="2026-09-25T09:27:00Z">
              <w:rPr>
                <w:rFonts w:ascii="Arial" w:hAnsi="Arial" w:cs="Arial"/>
                <w:color w:val="800080"/>
                <w:highlight w:val="yellow"/>
              </w:rPr>
            </w:rPrChange>
          </w:rPr>
          <w:instrText>MacroButton Nomacro §</w:instrText>
        </w:r>
      </w:ins>
      <w:ins w:id="54" w:author="Groot, Karina de" w:date="2026-09-25T09:45:00Z" w16du:dateUtc="2026-09-25T07:45:00Z">
        <w:r w:rsidRPr="00E64945">
          <w:rPr>
            <w:rFonts w:ascii="Arial" w:hAnsi="Arial" w:cs="Arial"/>
            <w:rPrChange w:id="55" w:author="Groot, Karina de" w:date="2026-09-25T11:27:00Z" w16du:dateUtc="2026-09-25T09:27:00Z">
              <w:rPr>
                <w:rFonts w:ascii="Arial" w:hAnsi="Arial" w:cs="Arial"/>
                <w:color w:val="800080"/>
                <w:highlight w:val="yellow"/>
              </w:rPr>
            </w:rPrChange>
          </w:rPr>
          <w:fldChar w:fldCharType="end"/>
        </w:r>
      </w:ins>
      <w:ins w:id="56" w:author="Groot, Karina de" w:date="2026-09-25T09:45:00Z">
        <w:r w:rsidRPr="00E64945">
          <w:rPr>
            <w:rFonts w:ascii="Arial" w:hAnsi="Arial" w:cs="Arial"/>
            <w:rPrChange w:id="57" w:author="Groot, Karina de" w:date="2026-09-25T11:27:00Z" w16du:dateUtc="2026-09-25T09:27:00Z">
              <w:rPr>
                <w:rFonts w:ascii="Arial" w:hAnsi="Arial" w:cs="Arial"/>
                <w:color w:val="800080"/>
                <w:highlight w:val="yellow"/>
              </w:rPr>
            </w:rPrChange>
          </w:rPr>
          <w:t>telwoord</w:t>
        </w:r>
        <w:r w:rsidRPr="00E64945">
          <w:rPr>
            <w:rFonts w:ascii="Arial" w:hAnsi="Arial" w:cs="Arial"/>
            <w:rPrChange w:id="58" w:author="Groot, Karina de" w:date="2026-09-25T11:27:00Z" w16du:dateUtc="2026-09-25T09:27:00Z">
              <w:rPr>
                <w:rFonts w:ascii="Arial" w:hAnsi="Arial" w:cs="Arial"/>
                <w:color w:val="800080"/>
                <w:highlight w:val="yellow"/>
              </w:rPr>
            </w:rPrChange>
          </w:rPr>
          <w:fldChar w:fldCharType="begin"/>
        </w:r>
        <w:r w:rsidRPr="00E64945">
          <w:rPr>
            <w:rFonts w:ascii="Arial" w:hAnsi="Arial" w:cs="Arial"/>
            <w:rPrChange w:id="59" w:author="Groot, Karina de" w:date="2026-09-25T11:27:00Z" w16du:dateUtc="2026-09-25T09:27:00Z">
              <w:rPr>
                <w:rFonts w:ascii="Arial" w:hAnsi="Arial" w:cs="Arial"/>
                <w:color w:val="800080"/>
                <w:highlight w:val="yellow"/>
              </w:rPr>
            </w:rPrChange>
          </w:rPr>
          <w:instrText>MacroButton Nomacro §</w:instrText>
        </w:r>
      </w:ins>
      <w:ins w:id="60" w:author="Groot, Karina de" w:date="2026-09-25T09:45:00Z" w16du:dateUtc="2026-09-25T07:45:00Z">
        <w:r w:rsidRPr="00E64945">
          <w:rPr>
            <w:rFonts w:ascii="Arial" w:hAnsi="Arial" w:cs="Arial"/>
            <w:rPrChange w:id="61" w:author="Groot, Karina de" w:date="2026-09-25T11:27:00Z" w16du:dateUtc="2026-09-25T09:27:00Z">
              <w:rPr>
                <w:rFonts w:ascii="Arial" w:hAnsi="Arial" w:cs="Arial"/>
                <w:color w:val="800080"/>
                <w:highlight w:val="yellow"/>
              </w:rPr>
            </w:rPrChange>
          </w:rPr>
          <w:fldChar w:fldCharType="end"/>
        </w:r>
      </w:ins>
      <w:ins w:id="62" w:author="Groot, Karina de" w:date="2026-09-25T09:45:00Z">
        <w:r w:rsidRPr="00E64945">
          <w:rPr>
            <w:rFonts w:ascii="Arial" w:hAnsi="Arial" w:cs="Arial"/>
            <w:rPrChange w:id="63" w:author="Groot, Karina de" w:date="2026-09-25T11:27:00Z" w16du:dateUtc="2026-09-25T09:27:00Z">
              <w:rPr>
                <w:rFonts w:ascii="Arial" w:hAnsi="Arial" w:cs="Arial"/>
                <w:color w:val="800080"/>
                <w:highlight w:val="yellow"/>
              </w:rPr>
            </w:rPrChange>
          </w:rPr>
          <w:t xml:space="preserve"> </w:t>
        </w:r>
        <w:r w:rsidRPr="00AF261A">
          <w:rPr>
            <w:rFonts w:ascii="Arial" w:hAnsi="Arial" w:cs="Arial"/>
            <w:color w:val="800080"/>
            <w:rPrChange w:id="64" w:author="Groot, Karina de" w:date="2026-09-25T09:46:00Z" w16du:dateUtc="2026-09-25T07:46:00Z">
              <w:rPr>
                <w:rFonts w:ascii="Arial" w:hAnsi="Arial" w:cs="Arial"/>
                <w:color w:val="800080"/>
                <w:highlight w:val="yellow"/>
              </w:rPr>
            </w:rPrChange>
          </w:rPr>
          <w:t>hypotheek op het hierna te omschrijven onderpand:</w:t>
        </w:r>
      </w:ins>
      <w:del w:id="65" w:author="Groot, Karina de" w:date="2026-09-25T09:45:00Z" w16du:dateUtc="2026-09-25T07:45:00Z">
        <w:r w:rsidR="001F232F" w:rsidRPr="001F232F" w:rsidDel="00AF261A">
          <w:rPr>
            <w:rFonts w:ascii="Arial" w:hAnsi="Arial" w:cs="Arial"/>
            <w:color w:val="800080"/>
            <w:highlight w:val="yellow"/>
          </w:rPr>
          <w:delText xml:space="preserve">TEKSTBLOK </w:delText>
        </w:r>
        <w:r w:rsidR="00B66C75" w:rsidRPr="001F232F" w:rsidDel="00AF261A">
          <w:rPr>
            <w:rFonts w:ascii="Arial" w:hAnsi="Arial" w:cs="Arial"/>
            <w:color w:val="800080"/>
            <w:highlight w:val="yellow"/>
          </w:rPr>
          <w:delText>OVERBRUGGINGSHYPOTHEEK</w:delText>
        </w:r>
        <w:r w:rsidR="00720DA9" w:rsidDel="00AF261A">
          <w:rPr>
            <w:rFonts w:ascii="Arial" w:hAnsi="Arial" w:cs="Arial"/>
            <w:color w:val="800080"/>
          </w:rPr>
          <w:delText>.</w:delText>
        </w:r>
      </w:del>
    </w:p>
    <w:p w14:paraId="64359676" w14:textId="41CB06FE" w:rsidR="00AF261A" w:rsidRPr="001F232F" w:rsidRDefault="00AF261A" w:rsidP="00AF261A">
      <w:pPr>
        <w:tabs>
          <w:tab w:val="left" w:pos="-720"/>
          <w:tab w:val="left" w:pos="0"/>
          <w:tab w:val="left" w:pos="720"/>
        </w:tabs>
        <w:suppressAutoHyphens/>
        <w:rPr>
          <w:rFonts w:ascii="Arial" w:hAnsi="Arial" w:cs="Arial"/>
          <w:color w:val="800080"/>
        </w:rPr>
      </w:pPr>
      <w:ins w:id="66" w:author="Groot, Karina de" w:date="2026-09-25T09:46:00Z" w16du:dateUtc="2026-09-25T07:46:00Z">
        <w:r w:rsidRPr="003D7656">
          <w:rPr>
            <w:rFonts w:ascii="Arial" w:hAnsi="Arial" w:cs="Arial"/>
            <w:color w:val="800080"/>
            <w:highlight w:val="yellow"/>
          </w:rPr>
          <w:t>TEKSTBLOK RECHT</w:t>
        </w:r>
        <w:r w:rsidRPr="003D7656">
          <w:rPr>
            <w:rFonts w:ascii="Arial" w:hAnsi="Arial" w:cs="Arial"/>
            <w:color w:val="800080"/>
          </w:rPr>
          <w:t xml:space="preserve"> </w:t>
        </w:r>
        <w:r w:rsidRPr="003D7656">
          <w:rPr>
            <w:rFonts w:ascii="Arial" w:hAnsi="Arial" w:cs="Arial"/>
            <w:color w:val="800080"/>
            <w:highlight w:val="yellow"/>
          </w:rPr>
          <w:t>TEKSTBLOK REGISTERGOED</w:t>
        </w:r>
      </w:ins>
      <w:ins w:id="67" w:author="Groot, Karina de" w:date="2026-09-25T09:47:00Z" w16du:dateUtc="2026-09-25T07:47:00Z">
        <w:r>
          <w:rPr>
            <w:rFonts w:ascii="Arial" w:hAnsi="Arial" w:cs="Arial"/>
            <w:color w:val="800080"/>
          </w:rPr>
          <w:t>.</w:t>
        </w:r>
      </w:ins>
    </w:p>
    <w:p w14:paraId="18DCB5A0" w14:textId="77777777" w:rsidR="00344B8E" w:rsidRPr="00344B8E" w:rsidRDefault="00344B8E" w:rsidP="00134B06">
      <w:pPr>
        <w:tabs>
          <w:tab w:val="left" w:pos="-720"/>
        </w:tabs>
        <w:suppressAutoHyphens/>
        <w:outlineLvl w:val="0"/>
        <w:rPr>
          <w:rFonts w:ascii="Arial" w:hAnsi="Arial" w:cs="Arial"/>
          <w:color w:val="FF0000"/>
        </w:rPr>
      </w:pPr>
      <w:r>
        <w:rPr>
          <w:rFonts w:ascii="Arial" w:hAnsi="Arial" w:cs="Arial"/>
          <w:color w:val="FF0000"/>
        </w:rPr>
        <w:t>De Bank verklaarde hierbij alle aan haar gegeven rechten en bevoegdheden te aanvaarden.</w:t>
      </w:r>
    </w:p>
    <w:p w14:paraId="66307AE3" w14:textId="77777777" w:rsidR="00134B06" w:rsidRPr="00784683" w:rsidRDefault="00134B06" w:rsidP="00134B06">
      <w:pPr>
        <w:tabs>
          <w:tab w:val="left" w:pos="-720"/>
        </w:tabs>
        <w:suppressAutoHyphens/>
        <w:outlineLvl w:val="0"/>
        <w:rPr>
          <w:rFonts w:ascii="Arial" w:hAnsi="Arial" w:cs="Arial"/>
          <w:color w:val="800080"/>
        </w:rPr>
      </w:pPr>
      <w:r w:rsidRPr="00784683">
        <w:rPr>
          <w:rFonts w:ascii="Arial" w:hAnsi="Arial" w:cs="Arial"/>
          <w:color w:val="800080"/>
          <w:u w:val="single"/>
        </w:rPr>
        <w:t>Woonplaats</w:t>
      </w:r>
    </w:p>
    <w:p w14:paraId="6CE74668" w14:textId="77777777" w:rsidR="00134B06" w:rsidRPr="00784683" w:rsidRDefault="00134B06" w:rsidP="00134B06">
      <w:pPr>
        <w:tabs>
          <w:tab w:val="left" w:pos="-720"/>
        </w:tabs>
        <w:suppressAutoHyphens/>
        <w:rPr>
          <w:rFonts w:ascii="Arial" w:hAnsi="Arial" w:cs="Arial"/>
          <w:color w:val="800080"/>
        </w:rPr>
      </w:pPr>
      <w:r w:rsidRPr="00784683">
        <w:rPr>
          <w:rFonts w:ascii="Arial" w:hAnsi="Arial" w:cs="Arial"/>
          <w:color w:val="800080"/>
        </w:rPr>
        <w:t>Partijen kiezen woonplaats ten kantore van de bewaarder van deze Akte.</w:t>
      </w:r>
    </w:p>
    <w:p w14:paraId="7F84EBDA" w14:textId="77777777" w:rsidR="00134B06" w:rsidRPr="00784683" w:rsidRDefault="00134B06" w:rsidP="00134B06">
      <w:pPr>
        <w:tabs>
          <w:tab w:val="left" w:pos="-720"/>
          <w:tab w:val="left" w:pos="0"/>
          <w:tab w:val="left" w:pos="720"/>
        </w:tabs>
        <w:suppressAutoHyphens/>
        <w:ind w:left="1440" w:hanging="1440"/>
        <w:rPr>
          <w:rFonts w:ascii="Arial" w:hAnsi="Arial" w:cs="Arial"/>
          <w:color w:val="FF0000"/>
        </w:rPr>
      </w:pPr>
      <w:r w:rsidRPr="00784683">
        <w:rPr>
          <w:rFonts w:ascii="Arial" w:hAnsi="Arial" w:cs="Arial"/>
          <w:color w:val="FF0000"/>
        </w:rPr>
        <w:t>EINDE KADASTERDEEL</w:t>
      </w:r>
    </w:p>
    <w:p w14:paraId="295915F0" w14:textId="77777777" w:rsidR="006E3957" w:rsidRDefault="006E3957" w:rsidP="00A33FFD">
      <w:pPr>
        <w:rPr>
          <w:rFonts w:ascii="Arial" w:hAnsi="Arial" w:cs="Arial"/>
          <w:b/>
          <w:i/>
          <w:color w:val="000000"/>
          <w:sz w:val="24"/>
          <w:szCs w:val="24"/>
        </w:rPr>
      </w:pPr>
    </w:p>
    <w:p w14:paraId="59AB68E2" w14:textId="77777777" w:rsidR="006E3957" w:rsidRDefault="006E3957" w:rsidP="00A33FFD">
      <w:pPr>
        <w:rPr>
          <w:rFonts w:ascii="Arial" w:hAnsi="Arial" w:cs="Arial"/>
          <w:b/>
          <w:i/>
          <w:color w:val="000000"/>
          <w:sz w:val="24"/>
          <w:szCs w:val="24"/>
        </w:rPr>
      </w:pPr>
    </w:p>
    <w:p w14:paraId="1FE397FF" w14:textId="77777777" w:rsidR="00A33FFD" w:rsidRPr="00A33FFD" w:rsidRDefault="00A33FFD" w:rsidP="00A33FFD">
      <w:pPr>
        <w:rPr>
          <w:rFonts w:ascii="Arial" w:hAnsi="Arial" w:cs="Arial"/>
          <w:b/>
          <w:i/>
          <w:color w:val="000000"/>
          <w:sz w:val="24"/>
          <w:szCs w:val="24"/>
        </w:rPr>
      </w:pPr>
      <w:r w:rsidRPr="00A33FFD">
        <w:rPr>
          <w:rFonts w:ascii="Arial" w:hAnsi="Arial" w:cs="Arial"/>
          <w:b/>
          <w:i/>
          <w:color w:val="000000"/>
          <w:sz w:val="24"/>
          <w:szCs w:val="24"/>
        </w:rPr>
        <w:t>Toelichting</w:t>
      </w:r>
    </w:p>
    <w:p w14:paraId="794AC8B5" w14:textId="77777777" w:rsidR="00A33FFD" w:rsidRPr="00A33FFD" w:rsidRDefault="00A33FFD" w:rsidP="00A33FFD">
      <w:pPr>
        <w:tabs>
          <w:tab w:val="left" w:pos="-1440"/>
          <w:tab w:val="left" w:pos="-720"/>
          <w:tab w:val="left" w:pos="425"/>
        </w:tabs>
        <w:suppressAutoHyphens/>
        <w:rPr>
          <w:rFonts w:ascii="Arial" w:hAnsi="Arial" w:cs="Arial"/>
        </w:rPr>
      </w:pPr>
    </w:p>
    <w:p w14:paraId="4502B500" w14:textId="77777777" w:rsidR="00A33FFD" w:rsidRPr="00A33FFD" w:rsidRDefault="00A33FFD" w:rsidP="00A33FFD">
      <w:pPr>
        <w:tabs>
          <w:tab w:val="left" w:pos="-1440"/>
          <w:tab w:val="left" w:pos="-720"/>
          <w:tab w:val="left" w:pos="425"/>
        </w:tabs>
        <w:suppressAutoHyphens/>
        <w:rPr>
          <w:rFonts w:ascii="Arial" w:hAnsi="Arial" w:cs="Arial"/>
        </w:rPr>
      </w:pPr>
      <w:r w:rsidRPr="00A33FFD">
        <w:rPr>
          <w:rFonts w:ascii="Arial" w:hAnsi="Arial" w:cs="Arial"/>
        </w:rPr>
        <w:t xml:space="preserve">Zie voor het kleurgebruik in deze modelakte: </w:t>
      </w:r>
    </w:p>
    <w:p w14:paraId="13E6948C" w14:textId="3B13D9AE" w:rsidR="00A33FFD" w:rsidRPr="00A33FFD" w:rsidRDefault="00A33FFD" w:rsidP="00A33FFD">
      <w:pPr>
        <w:tabs>
          <w:tab w:val="left" w:pos="-1440"/>
          <w:tab w:val="left" w:pos="-720"/>
          <w:tab w:val="left" w:pos="425"/>
        </w:tabs>
        <w:suppressAutoHyphens/>
        <w:rPr>
          <w:rFonts w:ascii="Arial" w:hAnsi="Arial" w:cs="Arial"/>
        </w:rPr>
      </w:pPr>
      <w:r w:rsidRPr="00A33FFD">
        <w:rPr>
          <w:rFonts w:ascii="Arial" w:hAnsi="Arial" w:cs="Arial"/>
        </w:rPr>
        <w:t>Tekstblok – Algemene afspraken modeldocumenten en tekstblokken</w:t>
      </w:r>
    </w:p>
    <w:p w14:paraId="0FDD86A5" w14:textId="77777777" w:rsidR="00E314E5" w:rsidRDefault="00E314E5">
      <w:pPr>
        <w:rPr>
          <w:rFonts w:ascii="Arial" w:hAnsi="Arial" w:cs="Arial"/>
        </w:rPr>
      </w:pPr>
    </w:p>
    <w:p w14:paraId="40831BDE" w14:textId="77777777" w:rsidR="00AD0B8F" w:rsidRPr="00AD0B8F" w:rsidRDefault="00AD0B8F" w:rsidP="00AD0B8F">
      <w:pPr>
        <w:widowControl/>
        <w:rPr>
          <w:rFonts w:ascii="Times New Roman" w:hAnsi="Times New Roman"/>
          <w:snapToGrid/>
          <w:sz w:val="24"/>
          <w:szCs w:val="24"/>
        </w:rPr>
      </w:pPr>
      <w:r w:rsidRPr="00AD0B8F">
        <w:rPr>
          <w:rFonts w:ascii="Arial" w:hAnsi="Arial" w:cs="Arial"/>
          <w:snapToGrid/>
        </w:rPr>
        <w:t>De paragrafen en tekstfragmenten welke in dit modeldocument optioneel zijn, dienen op het moment dat ze worden opgenomen in de akte altijd binnen het Kadasterdeel te staan.</w:t>
      </w:r>
    </w:p>
    <w:p w14:paraId="00D0E8C5" w14:textId="77777777" w:rsidR="006060BD" w:rsidRDefault="006060BD" w:rsidP="006060BD">
      <w:pPr>
        <w:rPr>
          <w:rFonts w:ascii="Arial" w:hAnsi="Arial" w:cs="Arial"/>
        </w:rPr>
      </w:pPr>
    </w:p>
    <w:p w14:paraId="697E8E3A" w14:textId="77777777" w:rsidR="006060BD" w:rsidRDefault="006060BD" w:rsidP="006060BD">
      <w:pPr>
        <w:rPr>
          <w:rFonts w:ascii="Arial" w:hAnsi="Arial" w:cs="Arial"/>
        </w:rPr>
      </w:pPr>
    </w:p>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A33FFD" w14:paraId="5E0AD5BB" w14:textId="77777777" w:rsidTr="00C227E4">
        <w:trPr>
          <w:trHeight w:val="332"/>
        </w:trPr>
        <w:tc>
          <w:tcPr>
            <w:tcW w:w="5173" w:type="dxa"/>
            <w:vAlign w:val="bottom"/>
          </w:tcPr>
          <w:p w14:paraId="37233DE9" w14:textId="77777777" w:rsidR="00A33FFD" w:rsidRDefault="00A33FFD" w:rsidP="00C227E4">
            <w:pPr>
              <w:pStyle w:val="kopje"/>
              <w:rPr>
                <w:b w:val="0"/>
                <w:bCs/>
              </w:rPr>
            </w:pPr>
            <w:r>
              <w:t>Versiehistorie</w:t>
            </w:r>
          </w:p>
        </w:tc>
      </w:tr>
    </w:tbl>
    <w:p w14:paraId="60B648B7" w14:textId="77777777" w:rsidR="00A33FFD" w:rsidRDefault="00A33FFD" w:rsidP="00A33FFD">
      <w:pPr>
        <w:spacing w:line="14" w:lineRule="exact"/>
        <w:rPr>
          <w:rFonts w:ascii="Arial" w:hAnsi="Arial"/>
          <w:kern w:val="28"/>
          <w:sz w:val="18"/>
          <w:lang w:eastAsia="en-US"/>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701"/>
        <w:gridCol w:w="1985"/>
        <w:gridCol w:w="4394"/>
      </w:tblGrid>
      <w:tr w:rsidR="00A33FFD" w14:paraId="04930865" w14:textId="77777777" w:rsidTr="00C227E4">
        <w:trPr>
          <w:trHeight w:hRule="exact" w:val="281"/>
          <w:tblHeader/>
        </w:trPr>
        <w:tc>
          <w:tcPr>
            <w:tcW w:w="779" w:type="dxa"/>
            <w:vAlign w:val="bottom"/>
          </w:tcPr>
          <w:p w14:paraId="4C106FE4" w14:textId="77777777" w:rsidR="00A33FFD" w:rsidRDefault="00A33FFD" w:rsidP="00C227E4">
            <w:pPr>
              <w:pStyle w:val="tussenkopje"/>
              <w:spacing w:before="0"/>
              <w:rPr>
                <w:lang w:val="nl-NL"/>
              </w:rPr>
            </w:pPr>
            <w:r>
              <w:rPr>
                <w:lang w:val="nl-NL"/>
              </w:rPr>
              <w:t>Versie</w:t>
            </w:r>
          </w:p>
        </w:tc>
        <w:tc>
          <w:tcPr>
            <w:tcW w:w="1701" w:type="dxa"/>
            <w:vAlign w:val="bottom"/>
          </w:tcPr>
          <w:p w14:paraId="2DA16EBF" w14:textId="77777777" w:rsidR="00A33FFD" w:rsidRDefault="00A33FFD" w:rsidP="00C227E4">
            <w:pPr>
              <w:pStyle w:val="tussenkopje"/>
              <w:spacing w:before="0"/>
              <w:rPr>
                <w:lang w:val="nl-NL"/>
              </w:rPr>
            </w:pPr>
            <w:r>
              <w:rPr>
                <w:lang w:val="nl-NL"/>
              </w:rPr>
              <w:t>Datum</w:t>
            </w:r>
          </w:p>
        </w:tc>
        <w:tc>
          <w:tcPr>
            <w:tcW w:w="1985" w:type="dxa"/>
            <w:vAlign w:val="bottom"/>
          </w:tcPr>
          <w:p w14:paraId="252264F6" w14:textId="77777777" w:rsidR="00A33FFD" w:rsidRDefault="00A33FFD" w:rsidP="00C227E4">
            <w:pPr>
              <w:pStyle w:val="tussenkopje"/>
              <w:spacing w:before="0"/>
              <w:rPr>
                <w:lang w:val="nl-NL"/>
              </w:rPr>
            </w:pPr>
            <w:r>
              <w:rPr>
                <w:lang w:val="nl-NL"/>
              </w:rPr>
              <w:t>Auteur</w:t>
            </w:r>
          </w:p>
        </w:tc>
        <w:tc>
          <w:tcPr>
            <w:tcW w:w="4394" w:type="dxa"/>
            <w:vAlign w:val="bottom"/>
          </w:tcPr>
          <w:p w14:paraId="33880776" w14:textId="77777777" w:rsidR="00A33FFD" w:rsidRDefault="00A33FFD" w:rsidP="00C227E4">
            <w:pPr>
              <w:pStyle w:val="tussenkopje"/>
              <w:spacing w:before="0"/>
              <w:rPr>
                <w:lang w:val="nl-NL"/>
              </w:rPr>
            </w:pPr>
            <w:r>
              <w:rPr>
                <w:lang w:val="nl-NL"/>
              </w:rPr>
              <w:t>Opmerking</w:t>
            </w:r>
          </w:p>
        </w:tc>
      </w:tr>
      <w:tr w:rsidR="004E7325" w14:paraId="41B2A8B3" w14:textId="77777777" w:rsidTr="00C227E4">
        <w:tc>
          <w:tcPr>
            <w:tcW w:w="779" w:type="dxa"/>
          </w:tcPr>
          <w:p w14:paraId="17B5CBF5" w14:textId="77777777" w:rsidR="004E7325" w:rsidRDefault="004E7325" w:rsidP="00C227E4">
            <w:pPr>
              <w:pStyle w:val="Koptekst"/>
              <w:tabs>
                <w:tab w:val="left" w:pos="708"/>
              </w:tabs>
              <w:spacing w:line="280" w:lineRule="exact"/>
              <w:rPr>
                <w:rStyle w:val="Versie"/>
                <w:kern w:val="28"/>
                <w:lang w:val="en-US" w:eastAsia="en-US"/>
              </w:rPr>
            </w:pPr>
            <w:bookmarkStart w:id="68" w:name="bmVersie"/>
            <w:bookmarkEnd w:id="68"/>
            <w:r>
              <w:rPr>
                <w:rStyle w:val="Versie"/>
                <w:kern w:val="28"/>
                <w:lang w:val="en-US" w:eastAsia="en-US"/>
              </w:rPr>
              <w:t>1.0</w:t>
            </w:r>
          </w:p>
        </w:tc>
        <w:tc>
          <w:tcPr>
            <w:tcW w:w="1701" w:type="dxa"/>
          </w:tcPr>
          <w:p w14:paraId="345E317F" w14:textId="77777777" w:rsidR="004E7325" w:rsidRDefault="004E7325" w:rsidP="00C227E4">
            <w:pPr>
              <w:snapToGrid w:val="0"/>
              <w:spacing w:line="280" w:lineRule="atLeast"/>
              <w:rPr>
                <w:rStyle w:val="Datumopmaakprofiel"/>
                <w:kern w:val="28"/>
                <w:lang w:val="en-US" w:eastAsia="en-US"/>
              </w:rPr>
            </w:pPr>
            <w:r>
              <w:rPr>
                <w:rStyle w:val="Datumopmaakprofiel"/>
                <w:kern w:val="28"/>
                <w:lang w:val="en-US" w:eastAsia="en-US"/>
              </w:rPr>
              <w:t xml:space="preserve">16 </w:t>
            </w:r>
            <w:proofErr w:type="spellStart"/>
            <w:r>
              <w:rPr>
                <w:rStyle w:val="Datumopmaakprofiel"/>
                <w:kern w:val="28"/>
                <w:lang w:val="en-US" w:eastAsia="en-US"/>
              </w:rPr>
              <w:t>juli</w:t>
            </w:r>
            <w:proofErr w:type="spellEnd"/>
            <w:r>
              <w:rPr>
                <w:rStyle w:val="Datumopmaakprofiel"/>
                <w:kern w:val="28"/>
                <w:lang w:val="en-US" w:eastAsia="en-US"/>
              </w:rPr>
              <w:t xml:space="preserve"> 2010</w:t>
            </w:r>
          </w:p>
        </w:tc>
        <w:tc>
          <w:tcPr>
            <w:tcW w:w="1985" w:type="dxa"/>
          </w:tcPr>
          <w:p w14:paraId="1C9DB785" w14:textId="77777777" w:rsidR="004E7325" w:rsidRDefault="004E7325"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69962FBF" w14:textId="77777777" w:rsidR="004E7325" w:rsidRDefault="004E7325" w:rsidP="00C227E4">
            <w:pPr>
              <w:snapToGrid w:val="0"/>
              <w:spacing w:line="280" w:lineRule="atLeast"/>
              <w:rPr>
                <w:rFonts w:ascii="Arial" w:hAnsi="Arial"/>
                <w:kern w:val="28"/>
                <w:sz w:val="18"/>
                <w:lang w:eastAsia="en-US"/>
              </w:rPr>
            </w:pPr>
            <w:r>
              <w:rPr>
                <w:rFonts w:ascii="Arial" w:hAnsi="Arial"/>
                <w:kern w:val="28"/>
                <w:sz w:val="18"/>
                <w:lang w:eastAsia="en-US"/>
              </w:rPr>
              <w:t>Modeldocument definitief gemaakt. (zonder tekstuele wijzigingen.</w:t>
            </w:r>
            <w:r w:rsidR="00EE0B5E">
              <w:rPr>
                <w:rFonts w:ascii="Arial" w:hAnsi="Arial"/>
                <w:kern w:val="28"/>
                <w:sz w:val="18"/>
                <w:lang w:eastAsia="en-US"/>
              </w:rPr>
              <w:t>)</w:t>
            </w:r>
          </w:p>
        </w:tc>
      </w:tr>
      <w:tr w:rsidR="00D84B89" w14:paraId="3E20190A" w14:textId="77777777" w:rsidTr="00C227E4">
        <w:tc>
          <w:tcPr>
            <w:tcW w:w="779" w:type="dxa"/>
          </w:tcPr>
          <w:p w14:paraId="7DFEAD98" w14:textId="77777777" w:rsidR="00D84B89" w:rsidRDefault="00D84B89" w:rsidP="00C227E4">
            <w:pPr>
              <w:pStyle w:val="Koptekst"/>
              <w:tabs>
                <w:tab w:val="left" w:pos="708"/>
              </w:tabs>
              <w:spacing w:line="280" w:lineRule="exact"/>
              <w:rPr>
                <w:rStyle w:val="Versie"/>
                <w:kern w:val="28"/>
                <w:lang w:val="en-US" w:eastAsia="en-US"/>
              </w:rPr>
            </w:pPr>
            <w:r>
              <w:rPr>
                <w:rStyle w:val="Versie"/>
                <w:kern w:val="28"/>
                <w:lang w:val="en-US" w:eastAsia="en-US"/>
              </w:rPr>
              <w:t>1.1</w:t>
            </w:r>
          </w:p>
        </w:tc>
        <w:tc>
          <w:tcPr>
            <w:tcW w:w="1701" w:type="dxa"/>
          </w:tcPr>
          <w:p w14:paraId="2E56A6DE" w14:textId="77777777" w:rsidR="00D84B89" w:rsidRDefault="00D84B89" w:rsidP="00C227E4">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augustus</w:t>
            </w:r>
            <w:proofErr w:type="spellEnd"/>
            <w:r>
              <w:rPr>
                <w:rStyle w:val="Datumopmaakprofiel"/>
                <w:kern w:val="28"/>
                <w:lang w:val="en-US" w:eastAsia="en-US"/>
              </w:rPr>
              <w:t xml:space="preserve"> 2010</w:t>
            </w:r>
          </w:p>
        </w:tc>
        <w:tc>
          <w:tcPr>
            <w:tcW w:w="1985" w:type="dxa"/>
          </w:tcPr>
          <w:p w14:paraId="4D4C55DC" w14:textId="77777777" w:rsidR="00D84B89" w:rsidRDefault="00D84B89"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486B024" w14:textId="77777777" w:rsidR="00D84B89" w:rsidRDefault="00D84B89" w:rsidP="00C227E4">
            <w:pPr>
              <w:snapToGrid w:val="0"/>
              <w:spacing w:line="280" w:lineRule="atLeast"/>
              <w:rPr>
                <w:rFonts w:ascii="Arial" w:hAnsi="Arial"/>
                <w:kern w:val="28"/>
                <w:sz w:val="18"/>
                <w:lang w:eastAsia="en-US"/>
              </w:rPr>
            </w:pPr>
            <w:r>
              <w:rPr>
                <w:rFonts w:ascii="Arial" w:hAnsi="Arial"/>
                <w:kern w:val="28"/>
                <w:sz w:val="18"/>
                <w:lang w:eastAsia="en-US"/>
              </w:rPr>
              <w:t>Nieuwe versie tekstblok Partij Niet Natuurlijk Persoon.</w:t>
            </w:r>
          </w:p>
        </w:tc>
      </w:tr>
      <w:tr w:rsidR="000C7729" w14:paraId="6BF811C5" w14:textId="77777777" w:rsidTr="00C227E4">
        <w:tc>
          <w:tcPr>
            <w:tcW w:w="779" w:type="dxa"/>
          </w:tcPr>
          <w:p w14:paraId="706D64CE" w14:textId="77777777" w:rsidR="000C7729" w:rsidRDefault="000C7729" w:rsidP="00C227E4">
            <w:pPr>
              <w:pStyle w:val="Koptekst"/>
              <w:tabs>
                <w:tab w:val="left" w:pos="708"/>
              </w:tabs>
              <w:spacing w:line="280" w:lineRule="exact"/>
              <w:rPr>
                <w:rStyle w:val="Versie"/>
                <w:kern w:val="28"/>
                <w:lang w:val="en-US" w:eastAsia="en-US"/>
              </w:rPr>
            </w:pPr>
            <w:r>
              <w:rPr>
                <w:rStyle w:val="Versie"/>
                <w:kern w:val="28"/>
                <w:lang w:val="en-US" w:eastAsia="en-US"/>
              </w:rPr>
              <w:t>1.2</w:t>
            </w:r>
          </w:p>
        </w:tc>
        <w:tc>
          <w:tcPr>
            <w:tcW w:w="1701" w:type="dxa"/>
          </w:tcPr>
          <w:p w14:paraId="2FC11A50" w14:textId="77777777" w:rsidR="000C7729" w:rsidRDefault="000C7729" w:rsidP="00C227E4">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1E1B430F" w14:textId="77777777" w:rsidR="000C7729" w:rsidRDefault="000C7729"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6E861AE" w14:textId="77777777" w:rsidR="000C7729" w:rsidRDefault="000C7729" w:rsidP="00C227E4">
            <w:pPr>
              <w:snapToGrid w:val="0"/>
              <w:spacing w:line="280" w:lineRule="atLeast"/>
              <w:rPr>
                <w:rFonts w:ascii="Arial" w:hAnsi="Arial"/>
                <w:kern w:val="28"/>
                <w:sz w:val="18"/>
                <w:lang w:eastAsia="en-US"/>
              </w:rPr>
            </w:pPr>
            <w:r>
              <w:rPr>
                <w:rFonts w:ascii="Arial" w:hAnsi="Arial"/>
                <w:kern w:val="28"/>
                <w:sz w:val="18"/>
                <w:lang w:eastAsia="en-US"/>
              </w:rPr>
              <w:t xml:space="preserve">Aangepaste versie n.a.v. terugkoppeling </w:t>
            </w:r>
            <w:proofErr w:type="spellStart"/>
            <w:r>
              <w:rPr>
                <w:rFonts w:ascii="Arial" w:hAnsi="Arial"/>
                <w:kern w:val="28"/>
                <w:sz w:val="18"/>
                <w:lang w:eastAsia="en-US"/>
              </w:rPr>
              <w:t>ABN-Amro</w:t>
            </w:r>
            <w:proofErr w:type="spellEnd"/>
            <w:r>
              <w:rPr>
                <w:rFonts w:ascii="Arial" w:hAnsi="Arial"/>
                <w:kern w:val="28"/>
                <w:sz w:val="18"/>
                <w:lang w:eastAsia="en-US"/>
              </w:rPr>
              <w:t xml:space="preserve"> bank.</w:t>
            </w:r>
          </w:p>
        </w:tc>
      </w:tr>
      <w:tr w:rsidR="003B6C40" w14:paraId="57FE61D5" w14:textId="77777777" w:rsidTr="00C227E4">
        <w:tc>
          <w:tcPr>
            <w:tcW w:w="779" w:type="dxa"/>
          </w:tcPr>
          <w:p w14:paraId="26CEB04C" w14:textId="77777777" w:rsidR="003B6C40" w:rsidRDefault="003B6C40" w:rsidP="00C227E4">
            <w:pPr>
              <w:pStyle w:val="Koptekst"/>
              <w:tabs>
                <w:tab w:val="left" w:pos="708"/>
              </w:tabs>
              <w:spacing w:line="280" w:lineRule="exact"/>
              <w:rPr>
                <w:rStyle w:val="Versie"/>
                <w:kern w:val="28"/>
                <w:lang w:val="en-US" w:eastAsia="en-US"/>
              </w:rPr>
            </w:pPr>
            <w:r>
              <w:rPr>
                <w:rStyle w:val="Versie"/>
                <w:kern w:val="28"/>
                <w:lang w:val="en-US" w:eastAsia="en-US"/>
              </w:rPr>
              <w:t>1.3</w:t>
            </w:r>
          </w:p>
        </w:tc>
        <w:tc>
          <w:tcPr>
            <w:tcW w:w="1701" w:type="dxa"/>
          </w:tcPr>
          <w:p w14:paraId="624E25A7" w14:textId="77777777" w:rsidR="003B6C40" w:rsidRDefault="003B6C40" w:rsidP="00C227E4">
            <w:pPr>
              <w:snapToGrid w:val="0"/>
              <w:spacing w:line="280" w:lineRule="atLeast"/>
              <w:rPr>
                <w:rStyle w:val="Datumopmaakprofiel"/>
                <w:kern w:val="28"/>
                <w:lang w:val="en-US" w:eastAsia="en-US"/>
              </w:rPr>
            </w:pPr>
            <w:r>
              <w:rPr>
                <w:rStyle w:val="Datumopmaakprofiel"/>
                <w:kern w:val="28"/>
                <w:lang w:val="en-US" w:eastAsia="en-US"/>
              </w:rPr>
              <w:t xml:space="preserve">15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6B0773E6" w14:textId="77777777" w:rsidR="003B6C40" w:rsidRDefault="003B6C40"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17F61E8A" w14:textId="77777777" w:rsidR="003B6C40" w:rsidRDefault="003B6C40" w:rsidP="00C227E4">
            <w:pPr>
              <w:snapToGrid w:val="0"/>
              <w:spacing w:line="280" w:lineRule="atLeast"/>
              <w:rPr>
                <w:rFonts w:ascii="Arial" w:hAnsi="Arial"/>
                <w:kern w:val="28"/>
                <w:sz w:val="18"/>
                <w:lang w:eastAsia="en-US"/>
              </w:rPr>
            </w:pPr>
            <w:r>
              <w:rPr>
                <w:rFonts w:ascii="Arial" w:hAnsi="Arial"/>
                <w:kern w:val="28"/>
                <w:sz w:val="18"/>
                <w:lang w:eastAsia="en-US"/>
              </w:rPr>
              <w:t xml:space="preserve">Aangepaste versie </w:t>
            </w:r>
            <w:proofErr w:type="spellStart"/>
            <w:r>
              <w:rPr>
                <w:rFonts w:ascii="Arial" w:hAnsi="Arial"/>
                <w:kern w:val="28"/>
                <w:sz w:val="18"/>
                <w:lang w:eastAsia="en-US"/>
              </w:rPr>
              <w:t>m.a.v</w:t>
            </w:r>
            <w:proofErr w:type="spellEnd"/>
            <w:r>
              <w:rPr>
                <w:rFonts w:ascii="Arial" w:hAnsi="Arial"/>
                <w:kern w:val="28"/>
                <w:sz w:val="18"/>
                <w:lang w:eastAsia="en-US"/>
              </w:rPr>
              <w:t xml:space="preserve">. communicatie met de </w:t>
            </w:r>
            <w:proofErr w:type="spellStart"/>
            <w:r>
              <w:rPr>
                <w:rFonts w:ascii="Arial" w:hAnsi="Arial"/>
                <w:kern w:val="28"/>
                <w:sz w:val="18"/>
                <w:lang w:eastAsia="en-US"/>
              </w:rPr>
              <w:t>ABN-Amro</w:t>
            </w:r>
            <w:proofErr w:type="spellEnd"/>
            <w:r>
              <w:rPr>
                <w:rFonts w:ascii="Arial" w:hAnsi="Arial"/>
                <w:kern w:val="28"/>
                <w:sz w:val="18"/>
                <w:lang w:eastAsia="en-US"/>
              </w:rPr>
              <w:t>. Naar verwachting zal rond februari 2011 het nu verwijderde tekstfragment (wellicht gewijzigd) terugkomen.</w:t>
            </w:r>
          </w:p>
        </w:tc>
      </w:tr>
      <w:tr w:rsidR="00D360FF" w14:paraId="543249AE" w14:textId="77777777" w:rsidTr="00C227E4">
        <w:tc>
          <w:tcPr>
            <w:tcW w:w="779" w:type="dxa"/>
          </w:tcPr>
          <w:p w14:paraId="54FC1014" w14:textId="77777777" w:rsidR="00D360FF" w:rsidRDefault="00D360FF" w:rsidP="00C227E4">
            <w:pPr>
              <w:pStyle w:val="Koptekst"/>
              <w:tabs>
                <w:tab w:val="left" w:pos="708"/>
              </w:tabs>
              <w:spacing w:line="280" w:lineRule="exact"/>
              <w:rPr>
                <w:rStyle w:val="Versie"/>
                <w:kern w:val="28"/>
                <w:lang w:val="en-US" w:eastAsia="en-US"/>
              </w:rPr>
            </w:pPr>
            <w:r>
              <w:rPr>
                <w:rStyle w:val="Versie"/>
                <w:kern w:val="28"/>
                <w:lang w:val="en-US" w:eastAsia="en-US"/>
              </w:rPr>
              <w:t>1.4</w:t>
            </w:r>
          </w:p>
        </w:tc>
        <w:tc>
          <w:tcPr>
            <w:tcW w:w="1701" w:type="dxa"/>
          </w:tcPr>
          <w:p w14:paraId="6501B817" w14:textId="77777777" w:rsidR="00D360FF" w:rsidRDefault="00D360FF" w:rsidP="00C227E4">
            <w:pPr>
              <w:snapToGrid w:val="0"/>
              <w:spacing w:line="280" w:lineRule="atLeast"/>
              <w:rPr>
                <w:rStyle w:val="Datumopmaakprofiel"/>
                <w:kern w:val="28"/>
                <w:lang w:val="en-US" w:eastAsia="en-US"/>
              </w:rPr>
            </w:pPr>
            <w:r>
              <w:rPr>
                <w:rStyle w:val="Datumopmaakprofiel"/>
                <w:kern w:val="28"/>
                <w:lang w:val="en-US" w:eastAsia="en-US"/>
              </w:rPr>
              <w:t xml:space="preserve">19 </w:t>
            </w:r>
            <w:proofErr w:type="spellStart"/>
            <w:r>
              <w:rPr>
                <w:rStyle w:val="Datumopmaakprofiel"/>
                <w:kern w:val="28"/>
                <w:lang w:val="en-US" w:eastAsia="en-US"/>
              </w:rPr>
              <w:t>oktober</w:t>
            </w:r>
            <w:proofErr w:type="spellEnd"/>
            <w:r>
              <w:rPr>
                <w:rStyle w:val="Datumopmaakprofiel"/>
                <w:kern w:val="28"/>
                <w:lang w:val="en-US" w:eastAsia="en-US"/>
              </w:rPr>
              <w:t xml:space="preserve"> 2010</w:t>
            </w:r>
          </w:p>
        </w:tc>
        <w:tc>
          <w:tcPr>
            <w:tcW w:w="1985" w:type="dxa"/>
          </w:tcPr>
          <w:p w14:paraId="0E00289E" w14:textId="77777777" w:rsidR="00D360FF" w:rsidRDefault="00D360FF"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3722FC35" w14:textId="77777777" w:rsidR="00D360FF" w:rsidRDefault="00D360FF" w:rsidP="00C227E4">
            <w:pPr>
              <w:snapToGrid w:val="0"/>
              <w:spacing w:line="280" w:lineRule="atLeast"/>
              <w:rPr>
                <w:rFonts w:ascii="Arial" w:hAnsi="Arial"/>
                <w:kern w:val="28"/>
                <w:sz w:val="18"/>
                <w:lang w:eastAsia="en-US"/>
              </w:rPr>
            </w:pPr>
            <w:r>
              <w:rPr>
                <w:rFonts w:ascii="Arial" w:hAnsi="Arial"/>
                <w:kern w:val="28"/>
                <w:sz w:val="18"/>
                <w:lang w:eastAsia="en-US"/>
              </w:rPr>
              <w:t xml:space="preserve">Aangepast t.a.v. vaste </w:t>
            </w:r>
            <w:proofErr w:type="gramStart"/>
            <w:r>
              <w:rPr>
                <w:rFonts w:ascii="Arial" w:hAnsi="Arial"/>
                <w:kern w:val="28"/>
                <w:sz w:val="18"/>
                <w:lang w:eastAsia="en-US"/>
              </w:rPr>
              <w:t>tekst  m.b.t</w:t>
            </w:r>
            <w:proofErr w:type="gramEnd"/>
            <w:r>
              <w:rPr>
                <w:rFonts w:ascii="Arial" w:hAnsi="Arial"/>
                <w:kern w:val="28"/>
                <w:sz w:val="18"/>
                <w:lang w:eastAsia="en-US"/>
              </w:rPr>
              <w:t xml:space="preserve"> genoegzaam gebleken volmacht(en)</w:t>
            </w:r>
          </w:p>
        </w:tc>
      </w:tr>
      <w:tr w:rsidR="00D24FED" w14:paraId="0836D3F3" w14:textId="77777777" w:rsidTr="00C227E4">
        <w:tc>
          <w:tcPr>
            <w:tcW w:w="779" w:type="dxa"/>
          </w:tcPr>
          <w:p w14:paraId="28417C8B" w14:textId="77777777" w:rsidR="00D24FED" w:rsidRDefault="00D24FED" w:rsidP="00C227E4">
            <w:pPr>
              <w:pStyle w:val="Koptekst"/>
              <w:tabs>
                <w:tab w:val="left" w:pos="708"/>
              </w:tabs>
              <w:spacing w:line="280" w:lineRule="exact"/>
              <w:rPr>
                <w:rStyle w:val="Versie"/>
                <w:kern w:val="28"/>
                <w:lang w:val="en-US" w:eastAsia="en-US"/>
              </w:rPr>
            </w:pPr>
            <w:r>
              <w:rPr>
                <w:rStyle w:val="Versie"/>
                <w:kern w:val="28"/>
                <w:lang w:val="en-US" w:eastAsia="en-US"/>
              </w:rPr>
              <w:t>1.5</w:t>
            </w:r>
          </w:p>
        </w:tc>
        <w:tc>
          <w:tcPr>
            <w:tcW w:w="1701" w:type="dxa"/>
          </w:tcPr>
          <w:p w14:paraId="73539C49" w14:textId="77777777" w:rsidR="00D24FED" w:rsidRDefault="000853CA" w:rsidP="00C227E4">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januari</w:t>
            </w:r>
            <w:proofErr w:type="spellEnd"/>
            <w:r w:rsidR="00D24FED">
              <w:rPr>
                <w:rStyle w:val="Datumopmaakprofiel"/>
                <w:kern w:val="28"/>
                <w:lang w:val="en-US" w:eastAsia="en-US"/>
              </w:rPr>
              <w:t xml:space="preserve"> 201</w:t>
            </w:r>
            <w:r>
              <w:rPr>
                <w:rStyle w:val="Datumopmaakprofiel"/>
                <w:kern w:val="28"/>
                <w:lang w:val="en-US" w:eastAsia="en-US"/>
              </w:rPr>
              <w:t>1</w:t>
            </w:r>
          </w:p>
        </w:tc>
        <w:tc>
          <w:tcPr>
            <w:tcW w:w="1985" w:type="dxa"/>
          </w:tcPr>
          <w:p w14:paraId="699F9AC6" w14:textId="77777777" w:rsidR="00D24FED" w:rsidRDefault="00D24FED"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B017A51" w14:textId="77777777" w:rsidR="00D24FED" w:rsidRDefault="00D24FED" w:rsidP="00C227E4">
            <w:pPr>
              <w:snapToGrid w:val="0"/>
              <w:spacing w:line="280" w:lineRule="atLeast"/>
              <w:rPr>
                <w:rFonts w:ascii="Arial" w:hAnsi="Arial"/>
                <w:kern w:val="28"/>
                <w:sz w:val="18"/>
                <w:lang w:eastAsia="en-US"/>
              </w:rPr>
            </w:pPr>
            <w:r>
              <w:rPr>
                <w:rFonts w:ascii="Arial" w:hAnsi="Arial"/>
                <w:kern w:val="28"/>
                <w:sz w:val="18"/>
                <w:lang w:eastAsia="en-US"/>
              </w:rPr>
              <w:t>Titel toegevoegd.</w:t>
            </w:r>
          </w:p>
          <w:p w14:paraId="72BE4DD7" w14:textId="77777777" w:rsidR="002C66AC" w:rsidRDefault="002C66AC" w:rsidP="00C227E4">
            <w:pPr>
              <w:snapToGrid w:val="0"/>
              <w:spacing w:line="280" w:lineRule="atLeast"/>
              <w:rPr>
                <w:rFonts w:ascii="Arial" w:hAnsi="Arial"/>
                <w:kern w:val="28"/>
                <w:sz w:val="18"/>
                <w:lang w:eastAsia="en-US"/>
              </w:rPr>
            </w:pPr>
            <w:r>
              <w:rPr>
                <w:rFonts w:ascii="Arial" w:hAnsi="Arial"/>
                <w:kern w:val="28"/>
                <w:sz w:val="18"/>
                <w:lang w:eastAsia="en-US"/>
              </w:rPr>
              <w:t>Zaaknummer toegevoegd.</w:t>
            </w:r>
          </w:p>
          <w:p w14:paraId="09BD17D6" w14:textId="77777777" w:rsidR="00F3354B" w:rsidRDefault="00F3354B" w:rsidP="00C227E4">
            <w:pPr>
              <w:snapToGrid w:val="0"/>
              <w:spacing w:line="280" w:lineRule="atLeast"/>
              <w:rPr>
                <w:rFonts w:ascii="Arial" w:hAnsi="Arial"/>
                <w:kern w:val="28"/>
                <w:sz w:val="18"/>
                <w:lang w:eastAsia="en-US"/>
              </w:rPr>
            </w:pPr>
            <w:r>
              <w:rPr>
                <w:rFonts w:ascii="Arial" w:hAnsi="Arial"/>
                <w:kern w:val="28"/>
                <w:sz w:val="18"/>
                <w:lang w:eastAsia="en-US"/>
              </w:rPr>
              <w:lastRenderedPageBreak/>
              <w:t>Tekstblok Partij paar natuurlijke personen 2.1</w:t>
            </w:r>
            <w:r w:rsidR="000853CA">
              <w:rPr>
                <w:rFonts w:ascii="Arial" w:hAnsi="Arial"/>
                <w:kern w:val="28"/>
                <w:sz w:val="18"/>
                <w:lang w:eastAsia="en-US"/>
              </w:rPr>
              <w:t xml:space="preserve"> verwijderd</w:t>
            </w:r>
          </w:p>
          <w:p w14:paraId="3648216B" w14:textId="77777777" w:rsidR="00342E9A" w:rsidRDefault="000853CA" w:rsidP="00C227E4">
            <w:pPr>
              <w:snapToGrid w:val="0"/>
              <w:spacing w:line="280" w:lineRule="atLeast"/>
              <w:rPr>
                <w:rFonts w:ascii="Arial" w:hAnsi="Arial"/>
                <w:kern w:val="28"/>
                <w:sz w:val="18"/>
                <w:lang w:eastAsia="en-US"/>
              </w:rPr>
            </w:pPr>
            <w:r>
              <w:rPr>
                <w:rFonts w:ascii="Arial" w:hAnsi="Arial"/>
                <w:kern w:val="28"/>
                <w:sz w:val="18"/>
                <w:lang w:eastAsia="en-US"/>
              </w:rPr>
              <w:t>Diverse gewijzigde tekstblokken</w:t>
            </w:r>
          </w:p>
        </w:tc>
      </w:tr>
      <w:tr w:rsidR="00F15DCA" w14:paraId="216FB030" w14:textId="77777777" w:rsidTr="00C227E4">
        <w:tc>
          <w:tcPr>
            <w:tcW w:w="779" w:type="dxa"/>
          </w:tcPr>
          <w:p w14:paraId="3A6DCF18" w14:textId="77777777" w:rsidR="00F15DCA" w:rsidRDefault="00F15DCA" w:rsidP="00C227E4">
            <w:pPr>
              <w:pStyle w:val="Koptekst"/>
              <w:tabs>
                <w:tab w:val="left" w:pos="708"/>
              </w:tabs>
              <w:spacing w:line="280" w:lineRule="exact"/>
              <w:rPr>
                <w:rStyle w:val="Versie"/>
                <w:kern w:val="28"/>
                <w:lang w:val="en-US" w:eastAsia="en-US"/>
              </w:rPr>
            </w:pPr>
            <w:r>
              <w:rPr>
                <w:rStyle w:val="Versie"/>
                <w:kern w:val="28"/>
                <w:lang w:val="en-US" w:eastAsia="en-US"/>
              </w:rPr>
              <w:lastRenderedPageBreak/>
              <w:t>1.6</w:t>
            </w:r>
          </w:p>
        </w:tc>
        <w:tc>
          <w:tcPr>
            <w:tcW w:w="1701" w:type="dxa"/>
          </w:tcPr>
          <w:p w14:paraId="21AE9FF1" w14:textId="77777777" w:rsidR="00F15DCA" w:rsidRDefault="00F15DCA" w:rsidP="00C227E4">
            <w:pPr>
              <w:snapToGrid w:val="0"/>
              <w:spacing w:line="280" w:lineRule="atLeast"/>
              <w:rPr>
                <w:rStyle w:val="Datumopmaakprofiel"/>
                <w:kern w:val="28"/>
                <w:lang w:val="en-US" w:eastAsia="en-US"/>
              </w:rPr>
            </w:pPr>
            <w:r>
              <w:rPr>
                <w:rStyle w:val="Datumopmaakprofiel"/>
                <w:kern w:val="28"/>
                <w:lang w:val="en-US" w:eastAsia="en-US"/>
              </w:rPr>
              <w:t xml:space="preserve">18 </w:t>
            </w:r>
            <w:proofErr w:type="spellStart"/>
            <w:r>
              <w:rPr>
                <w:rStyle w:val="Datumopmaakprofiel"/>
                <w:kern w:val="28"/>
                <w:lang w:val="en-US" w:eastAsia="en-US"/>
              </w:rPr>
              <w:t>februari</w:t>
            </w:r>
            <w:proofErr w:type="spellEnd"/>
            <w:r>
              <w:rPr>
                <w:rStyle w:val="Datumopmaakprofiel"/>
                <w:kern w:val="28"/>
                <w:lang w:val="en-US" w:eastAsia="en-US"/>
              </w:rPr>
              <w:t xml:space="preserve"> 2011</w:t>
            </w:r>
          </w:p>
        </w:tc>
        <w:tc>
          <w:tcPr>
            <w:tcW w:w="1985" w:type="dxa"/>
          </w:tcPr>
          <w:p w14:paraId="433A9A52" w14:textId="77777777" w:rsidR="00F15DCA" w:rsidRDefault="00F15DCA"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3A3F175A" w14:textId="77777777" w:rsidR="00F15DCA" w:rsidRDefault="00F15DCA" w:rsidP="00C227E4">
            <w:pPr>
              <w:snapToGrid w:val="0"/>
              <w:spacing w:line="280" w:lineRule="atLeast"/>
              <w:rPr>
                <w:rFonts w:ascii="Arial" w:hAnsi="Arial"/>
                <w:kern w:val="28"/>
                <w:sz w:val="18"/>
                <w:lang w:eastAsia="en-US"/>
              </w:rPr>
            </w:pPr>
            <w:r>
              <w:rPr>
                <w:rFonts w:ascii="Arial" w:hAnsi="Arial"/>
                <w:kern w:val="28"/>
                <w:sz w:val="18"/>
                <w:lang w:eastAsia="en-US"/>
              </w:rPr>
              <w:t>Het generieke tekstblok: ‘partijnamen in hypotheekakten’ uit dit model gehaald</w:t>
            </w:r>
          </w:p>
        </w:tc>
      </w:tr>
      <w:tr w:rsidR="00344B8E" w14:paraId="3516F843" w14:textId="77777777" w:rsidTr="00C227E4">
        <w:tc>
          <w:tcPr>
            <w:tcW w:w="779" w:type="dxa"/>
          </w:tcPr>
          <w:p w14:paraId="54C6E8C5" w14:textId="77777777" w:rsidR="00344B8E" w:rsidRDefault="00344B8E" w:rsidP="00C227E4">
            <w:pPr>
              <w:pStyle w:val="Koptekst"/>
              <w:tabs>
                <w:tab w:val="left" w:pos="708"/>
              </w:tabs>
              <w:spacing w:line="280" w:lineRule="exact"/>
              <w:rPr>
                <w:rStyle w:val="Versie"/>
                <w:kern w:val="28"/>
                <w:lang w:val="en-US" w:eastAsia="en-US"/>
              </w:rPr>
            </w:pPr>
            <w:r>
              <w:rPr>
                <w:rStyle w:val="Versie"/>
                <w:kern w:val="28"/>
                <w:lang w:val="en-US" w:eastAsia="en-US"/>
              </w:rPr>
              <w:t>1.7</w:t>
            </w:r>
          </w:p>
        </w:tc>
        <w:tc>
          <w:tcPr>
            <w:tcW w:w="1701" w:type="dxa"/>
          </w:tcPr>
          <w:p w14:paraId="6DDCA468" w14:textId="77777777" w:rsidR="00344B8E" w:rsidRDefault="00344B8E" w:rsidP="00C227E4">
            <w:pPr>
              <w:snapToGrid w:val="0"/>
              <w:spacing w:line="280" w:lineRule="atLeast"/>
              <w:rPr>
                <w:rStyle w:val="Datumopmaakprofiel"/>
                <w:kern w:val="28"/>
                <w:lang w:val="en-US" w:eastAsia="en-US"/>
              </w:rPr>
            </w:pPr>
            <w:r>
              <w:rPr>
                <w:rStyle w:val="Datumopmaakprofiel"/>
                <w:kern w:val="28"/>
                <w:lang w:val="en-US" w:eastAsia="en-US"/>
              </w:rPr>
              <w:t xml:space="preserve">28 </w:t>
            </w:r>
            <w:proofErr w:type="spellStart"/>
            <w:r>
              <w:rPr>
                <w:rStyle w:val="Datumopmaakprofiel"/>
                <w:kern w:val="28"/>
                <w:lang w:val="en-US" w:eastAsia="en-US"/>
              </w:rPr>
              <w:t>maart</w:t>
            </w:r>
            <w:proofErr w:type="spellEnd"/>
            <w:r>
              <w:rPr>
                <w:rStyle w:val="Datumopmaakprofiel"/>
                <w:kern w:val="28"/>
                <w:lang w:val="en-US" w:eastAsia="en-US"/>
              </w:rPr>
              <w:t xml:space="preserve"> 2011</w:t>
            </w:r>
          </w:p>
        </w:tc>
        <w:tc>
          <w:tcPr>
            <w:tcW w:w="1985" w:type="dxa"/>
          </w:tcPr>
          <w:p w14:paraId="449C17A0" w14:textId="77777777" w:rsidR="00344B8E" w:rsidRDefault="00344B8E"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33433A0E" w14:textId="77777777" w:rsidR="00344B8E" w:rsidRDefault="00344B8E" w:rsidP="00C227E4">
            <w:pPr>
              <w:snapToGrid w:val="0"/>
              <w:spacing w:line="280" w:lineRule="atLeast"/>
              <w:rPr>
                <w:rFonts w:ascii="Arial" w:hAnsi="Arial"/>
                <w:kern w:val="28"/>
                <w:sz w:val="18"/>
                <w:lang w:eastAsia="en-US"/>
              </w:rPr>
            </w:pPr>
            <w:r>
              <w:rPr>
                <w:rFonts w:ascii="Arial" w:hAnsi="Arial"/>
                <w:kern w:val="28"/>
                <w:sz w:val="18"/>
                <w:lang w:eastAsia="en-US"/>
              </w:rPr>
              <w:t xml:space="preserve">Wijzigingen </w:t>
            </w:r>
            <w:proofErr w:type="spellStart"/>
            <w:r>
              <w:rPr>
                <w:rFonts w:ascii="Arial" w:hAnsi="Arial"/>
                <w:kern w:val="28"/>
                <w:sz w:val="18"/>
                <w:lang w:eastAsia="en-US"/>
              </w:rPr>
              <w:t>a.g.v.</w:t>
            </w:r>
            <w:proofErr w:type="spellEnd"/>
            <w:r>
              <w:rPr>
                <w:rFonts w:ascii="Arial" w:hAnsi="Arial"/>
                <w:kern w:val="28"/>
                <w:sz w:val="18"/>
                <w:lang w:eastAsia="en-US"/>
              </w:rPr>
              <w:t xml:space="preserve"> een nieuw model van de ABN AMRO Bank</w:t>
            </w:r>
          </w:p>
        </w:tc>
      </w:tr>
      <w:tr w:rsidR="00344B8E" w14:paraId="25DD653A" w14:textId="77777777" w:rsidTr="00C227E4">
        <w:tc>
          <w:tcPr>
            <w:tcW w:w="779" w:type="dxa"/>
          </w:tcPr>
          <w:p w14:paraId="4D3EFFA0" w14:textId="77777777" w:rsidR="00344B8E" w:rsidRDefault="00344B8E" w:rsidP="00C227E4">
            <w:pPr>
              <w:pStyle w:val="Koptekst"/>
              <w:tabs>
                <w:tab w:val="left" w:pos="708"/>
              </w:tabs>
              <w:spacing w:line="280" w:lineRule="exact"/>
              <w:rPr>
                <w:rStyle w:val="Versie"/>
                <w:kern w:val="28"/>
                <w:lang w:val="en-US" w:eastAsia="en-US"/>
              </w:rPr>
            </w:pPr>
            <w:r>
              <w:rPr>
                <w:rStyle w:val="Versie"/>
                <w:kern w:val="28"/>
                <w:lang w:val="en-US" w:eastAsia="en-US"/>
              </w:rPr>
              <w:t>1.8</w:t>
            </w:r>
          </w:p>
        </w:tc>
        <w:tc>
          <w:tcPr>
            <w:tcW w:w="1701" w:type="dxa"/>
          </w:tcPr>
          <w:p w14:paraId="04E17C70" w14:textId="77777777" w:rsidR="00344B8E" w:rsidRDefault="00FF28E2" w:rsidP="00C227E4">
            <w:pPr>
              <w:snapToGrid w:val="0"/>
              <w:spacing w:line="280" w:lineRule="atLeast"/>
              <w:rPr>
                <w:rStyle w:val="Datumopmaakprofiel"/>
                <w:kern w:val="28"/>
                <w:lang w:val="en-US" w:eastAsia="en-US"/>
              </w:rPr>
            </w:pPr>
            <w:r>
              <w:rPr>
                <w:rStyle w:val="Datumopmaakprofiel"/>
                <w:kern w:val="28"/>
                <w:lang w:val="en-US" w:eastAsia="en-US"/>
              </w:rPr>
              <w:t xml:space="preserve">01 </w:t>
            </w:r>
            <w:proofErr w:type="spellStart"/>
            <w:r>
              <w:rPr>
                <w:rStyle w:val="Datumopmaakprofiel"/>
                <w:kern w:val="28"/>
                <w:lang w:val="en-US" w:eastAsia="en-US"/>
              </w:rPr>
              <w:t>april</w:t>
            </w:r>
            <w:proofErr w:type="spellEnd"/>
            <w:r w:rsidR="00344B8E">
              <w:rPr>
                <w:rStyle w:val="Datumopmaakprofiel"/>
                <w:kern w:val="28"/>
                <w:lang w:val="en-US" w:eastAsia="en-US"/>
              </w:rPr>
              <w:t xml:space="preserve"> 2011</w:t>
            </w:r>
          </w:p>
        </w:tc>
        <w:tc>
          <w:tcPr>
            <w:tcW w:w="1985" w:type="dxa"/>
          </w:tcPr>
          <w:p w14:paraId="596F89F6" w14:textId="77777777" w:rsidR="00344B8E" w:rsidRDefault="00344B8E"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70C81D4" w14:textId="77777777" w:rsidR="00344B8E" w:rsidRDefault="00344B8E" w:rsidP="00C227E4">
            <w:pPr>
              <w:snapToGrid w:val="0"/>
              <w:spacing w:line="280" w:lineRule="atLeast"/>
              <w:rPr>
                <w:rFonts w:ascii="Arial" w:hAnsi="Arial"/>
                <w:kern w:val="28"/>
                <w:sz w:val="18"/>
                <w:lang w:eastAsia="en-US"/>
              </w:rPr>
            </w:pPr>
            <w:r>
              <w:rPr>
                <w:rFonts w:ascii="Arial" w:hAnsi="Arial"/>
                <w:kern w:val="28"/>
                <w:sz w:val="18"/>
                <w:lang w:eastAsia="en-US"/>
              </w:rPr>
              <w:t>ABN AMR Bank is niet akkoord gegaan met alle wijzigingen zoals voorgesteld in versie 1.7. In deze versie zijn alle wijzigingen aangebracht waar zij wel akkoord mee zijn gegaan.</w:t>
            </w:r>
          </w:p>
        </w:tc>
      </w:tr>
      <w:tr w:rsidR="001F232F" w14:paraId="7D6261FC" w14:textId="77777777" w:rsidTr="00C227E4">
        <w:tc>
          <w:tcPr>
            <w:tcW w:w="779" w:type="dxa"/>
          </w:tcPr>
          <w:p w14:paraId="3981394A" w14:textId="77777777" w:rsidR="001F232F" w:rsidRDefault="001F232F" w:rsidP="00C227E4">
            <w:pPr>
              <w:pStyle w:val="Koptekst"/>
              <w:tabs>
                <w:tab w:val="left" w:pos="708"/>
              </w:tabs>
              <w:spacing w:line="280" w:lineRule="exact"/>
              <w:rPr>
                <w:rStyle w:val="Versie"/>
                <w:kern w:val="28"/>
                <w:lang w:val="en-US" w:eastAsia="en-US"/>
              </w:rPr>
            </w:pPr>
            <w:r>
              <w:rPr>
                <w:rStyle w:val="Versie"/>
                <w:kern w:val="28"/>
                <w:lang w:val="en-US" w:eastAsia="en-US"/>
              </w:rPr>
              <w:t>1.9</w:t>
            </w:r>
          </w:p>
        </w:tc>
        <w:tc>
          <w:tcPr>
            <w:tcW w:w="1701" w:type="dxa"/>
          </w:tcPr>
          <w:p w14:paraId="2D7F8FD8" w14:textId="77777777" w:rsidR="001F232F" w:rsidRDefault="001F232F" w:rsidP="00C227E4">
            <w:pPr>
              <w:snapToGrid w:val="0"/>
              <w:spacing w:line="280" w:lineRule="atLeast"/>
              <w:rPr>
                <w:rStyle w:val="Datumopmaakprofiel"/>
                <w:kern w:val="28"/>
                <w:lang w:val="en-US" w:eastAsia="en-US"/>
              </w:rPr>
            </w:pPr>
            <w:r>
              <w:rPr>
                <w:rStyle w:val="Datumopmaakprofiel"/>
                <w:kern w:val="28"/>
                <w:lang w:val="en-US" w:eastAsia="en-US"/>
              </w:rPr>
              <w:t xml:space="preserve">19 </w:t>
            </w:r>
            <w:proofErr w:type="spellStart"/>
            <w:r>
              <w:rPr>
                <w:rStyle w:val="Datumopmaakprofiel"/>
                <w:kern w:val="28"/>
                <w:lang w:val="en-US" w:eastAsia="en-US"/>
              </w:rPr>
              <w:t>augustus</w:t>
            </w:r>
            <w:proofErr w:type="spellEnd"/>
            <w:r>
              <w:rPr>
                <w:rStyle w:val="Datumopmaakprofiel"/>
                <w:kern w:val="28"/>
                <w:lang w:val="en-US" w:eastAsia="en-US"/>
              </w:rPr>
              <w:t xml:space="preserve"> 2011</w:t>
            </w:r>
          </w:p>
        </w:tc>
        <w:tc>
          <w:tcPr>
            <w:tcW w:w="1985" w:type="dxa"/>
          </w:tcPr>
          <w:p w14:paraId="11BE21A5" w14:textId="77777777" w:rsidR="001F232F" w:rsidRDefault="001F232F"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61D780E" w14:textId="77777777" w:rsidR="001F232F" w:rsidRDefault="001F232F" w:rsidP="001F232F">
            <w:pPr>
              <w:snapToGrid w:val="0"/>
              <w:spacing w:line="280" w:lineRule="atLeast"/>
              <w:rPr>
                <w:rFonts w:ascii="Arial" w:hAnsi="Arial"/>
                <w:kern w:val="28"/>
                <w:sz w:val="18"/>
                <w:lang w:eastAsia="en-US"/>
              </w:rPr>
            </w:pPr>
            <w:r>
              <w:rPr>
                <w:rFonts w:ascii="Arial" w:hAnsi="Arial"/>
                <w:kern w:val="28"/>
                <w:sz w:val="18"/>
                <w:lang w:eastAsia="en-US"/>
              </w:rPr>
              <w:t>Tekstblokken ‘Partijnamen in hypotheekakten’ en ‘overbruggingshypotheek’ toegevoegd</w:t>
            </w:r>
          </w:p>
          <w:p w14:paraId="73938501" w14:textId="77777777" w:rsidR="001F232F" w:rsidRDefault="001F232F" w:rsidP="001F232F">
            <w:pPr>
              <w:snapToGrid w:val="0"/>
              <w:spacing w:line="280" w:lineRule="atLeast"/>
              <w:rPr>
                <w:rFonts w:ascii="Arial" w:hAnsi="Arial"/>
                <w:kern w:val="28"/>
                <w:sz w:val="18"/>
                <w:lang w:eastAsia="en-US"/>
              </w:rPr>
            </w:pPr>
            <w:r>
              <w:rPr>
                <w:rFonts w:ascii="Arial" w:hAnsi="Arial"/>
                <w:kern w:val="28"/>
                <w:sz w:val="18"/>
                <w:lang w:eastAsia="en-US"/>
              </w:rPr>
              <w:t xml:space="preserve">Diverse versies van tekstblokken gewijzigd </w:t>
            </w:r>
          </w:p>
        </w:tc>
      </w:tr>
      <w:tr w:rsidR="00E86F72" w14:paraId="6DC8C480" w14:textId="77777777" w:rsidTr="00C227E4">
        <w:tc>
          <w:tcPr>
            <w:tcW w:w="779" w:type="dxa"/>
          </w:tcPr>
          <w:p w14:paraId="4255ECAB" w14:textId="77777777" w:rsidR="00E86F72" w:rsidRDefault="00E86F72" w:rsidP="00C227E4">
            <w:pPr>
              <w:pStyle w:val="Koptekst"/>
              <w:tabs>
                <w:tab w:val="left" w:pos="708"/>
              </w:tabs>
              <w:spacing w:line="280" w:lineRule="exact"/>
              <w:rPr>
                <w:rStyle w:val="Versie"/>
                <w:kern w:val="28"/>
                <w:lang w:val="en-US" w:eastAsia="en-US"/>
              </w:rPr>
            </w:pPr>
            <w:r>
              <w:rPr>
                <w:rStyle w:val="Versie"/>
                <w:kern w:val="28"/>
                <w:lang w:val="en-US" w:eastAsia="en-US"/>
              </w:rPr>
              <w:t>2.0</w:t>
            </w:r>
          </w:p>
        </w:tc>
        <w:tc>
          <w:tcPr>
            <w:tcW w:w="1701" w:type="dxa"/>
          </w:tcPr>
          <w:p w14:paraId="75653A27" w14:textId="77777777" w:rsidR="00E86F72" w:rsidRDefault="00FA600A" w:rsidP="00C227E4">
            <w:pPr>
              <w:snapToGrid w:val="0"/>
              <w:spacing w:line="280" w:lineRule="atLeast"/>
              <w:rPr>
                <w:rStyle w:val="Datumopmaakprofiel"/>
                <w:kern w:val="28"/>
                <w:lang w:val="en-US" w:eastAsia="en-US"/>
              </w:rPr>
            </w:pPr>
            <w:r>
              <w:rPr>
                <w:rStyle w:val="Datumopmaakprofiel"/>
                <w:kern w:val="28"/>
                <w:lang w:val="en-US" w:eastAsia="en-US"/>
              </w:rPr>
              <w:t>16</w:t>
            </w:r>
            <w:r w:rsidR="00E86F72">
              <w:rPr>
                <w:rStyle w:val="Datumopmaakprofiel"/>
                <w:kern w:val="28"/>
                <w:lang w:val="en-US" w:eastAsia="en-US"/>
              </w:rPr>
              <w:t xml:space="preserve"> </w:t>
            </w:r>
            <w:proofErr w:type="spellStart"/>
            <w:r w:rsidR="00E86F72">
              <w:rPr>
                <w:rStyle w:val="Datumopmaakprofiel"/>
                <w:kern w:val="28"/>
                <w:lang w:val="en-US" w:eastAsia="en-US"/>
              </w:rPr>
              <w:t>februari</w:t>
            </w:r>
            <w:proofErr w:type="spellEnd"/>
            <w:r w:rsidR="00E86F72">
              <w:rPr>
                <w:rStyle w:val="Datumopmaakprofiel"/>
                <w:kern w:val="28"/>
                <w:lang w:val="en-US" w:eastAsia="en-US"/>
              </w:rPr>
              <w:t xml:space="preserve"> 2012</w:t>
            </w:r>
          </w:p>
        </w:tc>
        <w:tc>
          <w:tcPr>
            <w:tcW w:w="1985" w:type="dxa"/>
          </w:tcPr>
          <w:p w14:paraId="4774E8CC" w14:textId="77777777" w:rsidR="00E86F72" w:rsidRDefault="00E86F72"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6B13B30C" w14:textId="77777777" w:rsidR="00E86F72" w:rsidRDefault="00E86F72" w:rsidP="001F232F">
            <w:pPr>
              <w:snapToGrid w:val="0"/>
              <w:spacing w:line="280" w:lineRule="atLeast"/>
              <w:rPr>
                <w:rFonts w:ascii="Arial" w:hAnsi="Arial"/>
                <w:kern w:val="28"/>
                <w:sz w:val="18"/>
                <w:lang w:eastAsia="en-US"/>
              </w:rPr>
            </w:pPr>
            <w:r>
              <w:rPr>
                <w:rFonts w:ascii="Arial" w:hAnsi="Arial"/>
                <w:kern w:val="28"/>
                <w:sz w:val="18"/>
                <w:lang w:eastAsia="en-US"/>
              </w:rPr>
              <w:t>Nieuwe versie van tekstblokken partij NP en partij NNP</w:t>
            </w:r>
          </w:p>
        </w:tc>
      </w:tr>
      <w:tr w:rsidR="00444041" w14:paraId="0FC90811" w14:textId="77777777" w:rsidTr="00C227E4">
        <w:tc>
          <w:tcPr>
            <w:tcW w:w="779" w:type="dxa"/>
          </w:tcPr>
          <w:p w14:paraId="4A274721" w14:textId="77777777" w:rsidR="00444041" w:rsidRDefault="00444041" w:rsidP="00C227E4">
            <w:pPr>
              <w:pStyle w:val="Koptekst"/>
              <w:tabs>
                <w:tab w:val="left" w:pos="708"/>
              </w:tabs>
              <w:spacing w:line="280" w:lineRule="exact"/>
              <w:rPr>
                <w:rStyle w:val="Versie"/>
                <w:kern w:val="28"/>
                <w:lang w:val="en-US" w:eastAsia="en-US"/>
              </w:rPr>
            </w:pPr>
            <w:r>
              <w:rPr>
                <w:rStyle w:val="Versie"/>
                <w:kern w:val="28"/>
                <w:lang w:val="en-US" w:eastAsia="en-US"/>
              </w:rPr>
              <w:t>2.1</w:t>
            </w:r>
          </w:p>
        </w:tc>
        <w:tc>
          <w:tcPr>
            <w:tcW w:w="1701" w:type="dxa"/>
          </w:tcPr>
          <w:p w14:paraId="5FE094BA" w14:textId="77777777" w:rsidR="00444041" w:rsidRDefault="00444041" w:rsidP="00C227E4">
            <w:pPr>
              <w:snapToGrid w:val="0"/>
              <w:spacing w:line="280" w:lineRule="atLeast"/>
              <w:rPr>
                <w:rStyle w:val="Datumopmaakprofiel"/>
                <w:kern w:val="28"/>
                <w:lang w:val="en-US" w:eastAsia="en-US"/>
              </w:rPr>
            </w:pPr>
            <w:r>
              <w:rPr>
                <w:rStyle w:val="Datumopmaakprofiel"/>
                <w:kern w:val="28"/>
                <w:lang w:val="en-US" w:eastAsia="en-US"/>
              </w:rPr>
              <w:t xml:space="preserve">17 </w:t>
            </w:r>
            <w:proofErr w:type="spellStart"/>
            <w:r>
              <w:rPr>
                <w:rStyle w:val="Datumopmaakprofiel"/>
                <w:kern w:val="28"/>
                <w:lang w:val="en-US" w:eastAsia="en-US"/>
              </w:rPr>
              <w:t>februari</w:t>
            </w:r>
            <w:proofErr w:type="spellEnd"/>
            <w:r>
              <w:rPr>
                <w:rStyle w:val="Datumopmaakprofiel"/>
                <w:kern w:val="28"/>
                <w:lang w:val="en-US" w:eastAsia="en-US"/>
              </w:rPr>
              <w:t xml:space="preserve"> 2012</w:t>
            </w:r>
          </w:p>
        </w:tc>
        <w:tc>
          <w:tcPr>
            <w:tcW w:w="1985" w:type="dxa"/>
          </w:tcPr>
          <w:p w14:paraId="45B6984F" w14:textId="77777777" w:rsidR="00444041" w:rsidRDefault="00444041"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8FDE864" w14:textId="77777777" w:rsidR="00444041" w:rsidRDefault="00444041" w:rsidP="001F232F">
            <w:pPr>
              <w:snapToGrid w:val="0"/>
              <w:spacing w:line="280" w:lineRule="atLeast"/>
              <w:rPr>
                <w:rFonts w:ascii="Arial" w:hAnsi="Arial"/>
                <w:kern w:val="28"/>
                <w:sz w:val="18"/>
                <w:lang w:eastAsia="en-US"/>
              </w:rPr>
            </w:pPr>
            <w:r>
              <w:rPr>
                <w:rFonts w:ascii="Arial" w:hAnsi="Arial"/>
                <w:kern w:val="28"/>
                <w:sz w:val="18"/>
                <w:lang w:eastAsia="en-US"/>
              </w:rPr>
              <w:t xml:space="preserve">Aangepast naar nieuwste versie tekstblokken </w:t>
            </w:r>
            <w:r w:rsidR="006440B4">
              <w:rPr>
                <w:rFonts w:ascii="Arial" w:hAnsi="Arial"/>
                <w:kern w:val="28"/>
                <w:sz w:val="18"/>
                <w:lang w:eastAsia="en-US"/>
              </w:rPr>
              <w:t>, tekstblok Titel hypotheekakten toegevoegd</w:t>
            </w:r>
          </w:p>
        </w:tc>
      </w:tr>
      <w:tr w:rsidR="004D7485" w14:paraId="2B1A3D49" w14:textId="77777777" w:rsidTr="00C227E4">
        <w:tc>
          <w:tcPr>
            <w:tcW w:w="779" w:type="dxa"/>
          </w:tcPr>
          <w:p w14:paraId="2E472F72" w14:textId="77777777" w:rsidR="004D7485" w:rsidRDefault="004D7485" w:rsidP="00C227E4">
            <w:pPr>
              <w:pStyle w:val="Koptekst"/>
              <w:tabs>
                <w:tab w:val="left" w:pos="708"/>
              </w:tabs>
              <w:spacing w:line="280" w:lineRule="exact"/>
              <w:rPr>
                <w:rStyle w:val="Versie"/>
                <w:kern w:val="28"/>
                <w:lang w:val="en-US" w:eastAsia="en-US"/>
              </w:rPr>
            </w:pPr>
            <w:r>
              <w:rPr>
                <w:rStyle w:val="Versie"/>
                <w:kern w:val="28"/>
                <w:lang w:val="en-US" w:eastAsia="en-US"/>
              </w:rPr>
              <w:t>2.2</w:t>
            </w:r>
          </w:p>
        </w:tc>
        <w:tc>
          <w:tcPr>
            <w:tcW w:w="1701" w:type="dxa"/>
          </w:tcPr>
          <w:p w14:paraId="7BF3F5E3" w14:textId="77777777" w:rsidR="004D7485" w:rsidRDefault="004D7485" w:rsidP="00C227E4">
            <w:pPr>
              <w:snapToGrid w:val="0"/>
              <w:spacing w:line="280" w:lineRule="atLeast"/>
              <w:rPr>
                <w:rStyle w:val="Datumopmaakprofiel"/>
                <w:kern w:val="28"/>
                <w:lang w:val="en-US" w:eastAsia="en-US"/>
              </w:rPr>
            </w:pPr>
            <w:r>
              <w:rPr>
                <w:rStyle w:val="Datumopmaakprofiel"/>
                <w:kern w:val="28"/>
                <w:lang w:val="en-US" w:eastAsia="en-US"/>
              </w:rPr>
              <w:t xml:space="preserve">11 </w:t>
            </w:r>
            <w:proofErr w:type="spellStart"/>
            <w:r>
              <w:rPr>
                <w:rStyle w:val="Datumopmaakprofiel"/>
                <w:kern w:val="28"/>
                <w:lang w:val="en-US" w:eastAsia="en-US"/>
              </w:rPr>
              <w:t>april</w:t>
            </w:r>
            <w:proofErr w:type="spellEnd"/>
            <w:r>
              <w:rPr>
                <w:rStyle w:val="Datumopmaakprofiel"/>
                <w:kern w:val="28"/>
                <w:lang w:val="en-US" w:eastAsia="en-US"/>
              </w:rPr>
              <w:t xml:space="preserve"> 2012</w:t>
            </w:r>
          </w:p>
        </w:tc>
        <w:tc>
          <w:tcPr>
            <w:tcW w:w="1985" w:type="dxa"/>
          </w:tcPr>
          <w:p w14:paraId="592CFE9F" w14:textId="77777777" w:rsidR="004D7485" w:rsidRDefault="004D7485"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E310F07" w14:textId="77777777" w:rsidR="004D7485" w:rsidRDefault="004D7485" w:rsidP="001F232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720DA9" w14:paraId="3334AAD1" w14:textId="77777777" w:rsidTr="00C227E4">
        <w:tc>
          <w:tcPr>
            <w:tcW w:w="779" w:type="dxa"/>
          </w:tcPr>
          <w:p w14:paraId="28ADE6C6" w14:textId="77777777" w:rsidR="00720DA9" w:rsidRDefault="00720DA9" w:rsidP="00C227E4">
            <w:pPr>
              <w:pStyle w:val="Koptekst"/>
              <w:tabs>
                <w:tab w:val="left" w:pos="708"/>
              </w:tabs>
              <w:spacing w:line="280" w:lineRule="exact"/>
              <w:rPr>
                <w:rStyle w:val="Versie"/>
                <w:kern w:val="28"/>
                <w:lang w:val="en-US" w:eastAsia="en-US"/>
              </w:rPr>
            </w:pPr>
            <w:r>
              <w:rPr>
                <w:rStyle w:val="Versie"/>
                <w:kern w:val="28"/>
                <w:lang w:val="en-US" w:eastAsia="en-US"/>
              </w:rPr>
              <w:t>2.3</w:t>
            </w:r>
          </w:p>
        </w:tc>
        <w:tc>
          <w:tcPr>
            <w:tcW w:w="1701" w:type="dxa"/>
          </w:tcPr>
          <w:p w14:paraId="327AF7D2" w14:textId="77777777" w:rsidR="00720DA9" w:rsidRDefault="001D4B48" w:rsidP="00C227E4">
            <w:pPr>
              <w:snapToGrid w:val="0"/>
              <w:spacing w:line="280" w:lineRule="atLeast"/>
              <w:rPr>
                <w:rStyle w:val="Datumopmaakprofiel"/>
                <w:kern w:val="28"/>
                <w:lang w:val="en-US" w:eastAsia="en-US"/>
              </w:rPr>
            </w:pPr>
            <w:r>
              <w:rPr>
                <w:rStyle w:val="Datumopmaakprofiel"/>
                <w:kern w:val="28"/>
                <w:lang w:val="en-US" w:eastAsia="en-US"/>
              </w:rPr>
              <w:t>12</w:t>
            </w:r>
            <w:r w:rsidR="00CC7063">
              <w:rPr>
                <w:rStyle w:val="Datumopmaakprofiel"/>
                <w:kern w:val="28"/>
                <w:lang w:val="en-US" w:eastAsia="en-US"/>
              </w:rPr>
              <w:t xml:space="preserve"> </w:t>
            </w:r>
            <w:proofErr w:type="spellStart"/>
            <w:r>
              <w:rPr>
                <w:rStyle w:val="Datumopmaakprofiel"/>
                <w:kern w:val="28"/>
                <w:lang w:val="en-US" w:eastAsia="en-US"/>
              </w:rPr>
              <w:t>juni</w:t>
            </w:r>
            <w:proofErr w:type="spellEnd"/>
            <w:r w:rsidR="00720DA9">
              <w:rPr>
                <w:rStyle w:val="Datumopmaakprofiel"/>
                <w:kern w:val="28"/>
                <w:lang w:val="en-US" w:eastAsia="en-US"/>
              </w:rPr>
              <w:t xml:space="preserve"> 2013</w:t>
            </w:r>
          </w:p>
        </w:tc>
        <w:tc>
          <w:tcPr>
            <w:tcW w:w="1985" w:type="dxa"/>
          </w:tcPr>
          <w:p w14:paraId="32820E7A" w14:textId="77777777" w:rsidR="00720DA9" w:rsidRDefault="00720DA9"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42723A55" w14:textId="77777777" w:rsidR="00720DA9" w:rsidRDefault="00895063" w:rsidP="001F232F">
            <w:pPr>
              <w:snapToGrid w:val="0"/>
              <w:spacing w:line="280" w:lineRule="atLeast"/>
              <w:rPr>
                <w:rFonts w:ascii="Arial" w:hAnsi="Arial"/>
                <w:kern w:val="28"/>
                <w:sz w:val="18"/>
                <w:lang w:eastAsia="en-US"/>
              </w:rPr>
            </w:pPr>
            <w:r>
              <w:rPr>
                <w:rFonts w:ascii="Arial" w:hAnsi="Arial"/>
                <w:kern w:val="28"/>
                <w:sz w:val="18"/>
                <w:lang w:eastAsia="en-US"/>
              </w:rPr>
              <w:t>“</w:t>
            </w:r>
            <w:r w:rsidR="00720DA9">
              <w:rPr>
                <w:rFonts w:ascii="Arial" w:hAnsi="Arial"/>
                <w:kern w:val="28"/>
                <w:sz w:val="18"/>
                <w:lang w:eastAsia="en-US"/>
              </w:rPr>
              <w:t>;</w:t>
            </w:r>
            <w:r>
              <w:rPr>
                <w:rFonts w:ascii="Arial" w:hAnsi="Arial"/>
                <w:kern w:val="28"/>
                <w:sz w:val="18"/>
                <w:lang w:eastAsia="en-US"/>
              </w:rPr>
              <w:t>”</w:t>
            </w:r>
            <w:r w:rsidR="00720DA9">
              <w:rPr>
                <w:rFonts w:ascii="Arial" w:hAnsi="Arial"/>
                <w:kern w:val="28"/>
                <w:sz w:val="18"/>
                <w:lang w:eastAsia="en-US"/>
              </w:rPr>
              <w:t xml:space="preserve"> na overbruggingshypotheek vervangen voor een </w:t>
            </w:r>
            <w:r>
              <w:rPr>
                <w:rFonts w:ascii="Arial" w:hAnsi="Arial"/>
                <w:kern w:val="28"/>
                <w:sz w:val="18"/>
                <w:lang w:eastAsia="en-US"/>
              </w:rPr>
              <w:t>“</w:t>
            </w:r>
            <w:r w:rsidR="00720DA9">
              <w:rPr>
                <w:rFonts w:ascii="Arial" w:hAnsi="Arial"/>
                <w:kern w:val="28"/>
                <w:sz w:val="18"/>
                <w:lang w:eastAsia="en-US"/>
              </w:rPr>
              <w:t>.</w:t>
            </w:r>
            <w:r>
              <w:rPr>
                <w:rFonts w:ascii="Arial" w:hAnsi="Arial"/>
                <w:kern w:val="28"/>
                <w:sz w:val="18"/>
                <w:lang w:eastAsia="en-US"/>
              </w:rPr>
              <w:t>”</w:t>
            </w:r>
            <w:r w:rsidR="00CC7063">
              <w:rPr>
                <w:rFonts w:ascii="Arial" w:hAnsi="Arial"/>
                <w:kern w:val="28"/>
                <w:sz w:val="18"/>
                <w:lang w:eastAsia="en-US"/>
              </w:rPr>
              <w:t xml:space="preserve"> en aangepast naar nieuwste versies tekstblokken</w:t>
            </w:r>
          </w:p>
        </w:tc>
      </w:tr>
      <w:tr w:rsidR="00E62019" w14:paraId="414298BB" w14:textId="77777777" w:rsidTr="00C227E4">
        <w:tc>
          <w:tcPr>
            <w:tcW w:w="779" w:type="dxa"/>
          </w:tcPr>
          <w:p w14:paraId="0689E8E6" w14:textId="77777777" w:rsidR="00E62019" w:rsidRDefault="00E62019" w:rsidP="00C227E4">
            <w:pPr>
              <w:pStyle w:val="Koptekst"/>
              <w:tabs>
                <w:tab w:val="left" w:pos="708"/>
              </w:tabs>
              <w:spacing w:line="280" w:lineRule="exact"/>
              <w:rPr>
                <w:rStyle w:val="Versie"/>
                <w:kern w:val="28"/>
                <w:lang w:val="en-US" w:eastAsia="en-US"/>
              </w:rPr>
            </w:pPr>
            <w:r>
              <w:rPr>
                <w:rStyle w:val="Versie"/>
                <w:kern w:val="28"/>
                <w:lang w:val="en-US" w:eastAsia="en-US"/>
              </w:rPr>
              <w:t>2.4</w:t>
            </w:r>
          </w:p>
        </w:tc>
        <w:tc>
          <w:tcPr>
            <w:tcW w:w="1701" w:type="dxa"/>
          </w:tcPr>
          <w:p w14:paraId="73B87247" w14:textId="77777777" w:rsidR="00E62019" w:rsidRDefault="00E62019" w:rsidP="00C227E4">
            <w:pPr>
              <w:snapToGrid w:val="0"/>
              <w:spacing w:line="280" w:lineRule="atLeast"/>
              <w:rPr>
                <w:rStyle w:val="Datumopmaakprofiel"/>
                <w:kern w:val="28"/>
                <w:lang w:val="en-US" w:eastAsia="en-US"/>
              </w:rPr>
            </w:pPr>
            <w:r>
              <w:rPr>
                <w:rStyle w:val="Datumopmaakprofiel"/>
                <w:kern w:val="28"/>
                <w:lang w:val="en-US" w:eastAsia="en-US"/>
              </w:rPr>
              <w:t xml:space="preserve">04 </w:t>
            </w:r>
            <w:proofErr w:type="spellStart"/>
            <w:r>
              <w:rPr>
                <w:rStyle w:val="Datumopmaakprofiel"/>
                <w:kern w:val="28"/>
                <w:lang w:val="en-US" w:eastAsia="en-US"/>
              </w:rPr>
              <w:t>november</w:t>
            </w:r>
            <w:proofErr w:type="spellEnd"/>
            <w:r>
              <w:rPr>
                <w:rStyle w:val="Datumopmaakprofiel"/>
                <w:kern w:val="28"/>
                <w:lang w:val="en-US" w:eastAsia="en-US"/>
              </w:rPr>
              <w:t xml:space="preserve"> 2013</w:t>
            </w:r>
          </w:p>
        </w:tc>
        <w:tc>
          <w:tcPr>
            <w:tcW w:w="1985" w:type="dxa"/>
          </w:tcPr>
          <w:p w14:paraId="06050CE0" w14:textId="77777777" w:rsidR="00E62019" w:rsidRDefault="00E62019"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0ACBA341" w14:textId="77777777" w:rsidR="00E62019" w:rsidRDefault="00E62019" w:rsidP="001F232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FB4CB7" w14:paraId="5840E27A" w14:textId="77777777" w:rsidTr="00C227E4">
        <w:tc>
          <w:tcPr>
            <w:tcW w:w="779" w:type="dxa"/>
          </w:tcPr>
          <w:p w14:paraId="32EA068A" w14:textId="77777777" w:rsidR="00FB4CB7" w:rsidRDefault="00FB4CB7" w:rsidP="00C227E4">
            <w:pPr>
              <w:pStyle w:val="Koptekst"/>
              <w:tabs>
                <w:tab w:val="left" w:pos="708"/>
              </w:tabs>
              <w:spacing w:line="280" w:lineRule="exact"/>
              <w:rPr>
                <w:rStyle w:val="Versie"/>
                <w:kern w:val="28"/>
                <w:lang w:val="en-US" w:eastAsia="en-US"/>
              </w:rPr>
            </w:pPr>
            <w:r>
              <w:rPr>
                <w:rStyle w:val="Versie"/>
                <w:kern w:val="28"/>
                <w:lang w:val="en-US" w:eastAsia="en-US"/>
              </w:rPr>
              <w:t>2.5</w:t>
            </w:r>
          </w:p>
        </w:tc>
        <w:tc>
          <w:tcPr>
            <w:tcW w:w="1701" w:type="dxa"/>
          </w:tcPr>
          <w:p w14:paraId="5709B658" w14:textId="77777777" w:rsidR="00FB4CB7" w:rsidRDefault="00505F5F" w:rsidP="00C227E4">
            <w:pPr>
              <w:snapToGrid w:val="0"/>
              <w:spacing w:line="280" w:lineRule="atLeast"/>
              <w:rPr>
                <w:rStyle w:val="Datumopmaakprofiel"/>
                <w:kern w:val="28"/>
                <w:lang w:val="en-US" w:eastAsia="en-US"/>
              </w:rPr>
            </w:pPr>
            <w:r>
              <w:rPr>
                <w:rStyle w:val="Datumopmaakprofiel"/>
                <w:kern w:val="28"/>
                <w:lang w:val="en-US" w:eastAsia="en-US"/>
              </w:rPr>
              <w:t>04</w:t>
            </w:r>
            <w:r w:rsidR="00FB4CB7">
              <w:rPr>
                <w:rStyle w:val="Datumopmaakprofiel"/>
                <w:kern w:val="28"/>
                <w:lang w:val="en-US" w:eastAsia="en-US"/>
              </w:rPr>
              <w:t xml:space="preserve"> </w:t>
            </w:r>
            <w:proofErr w:type="spellStart"/>
            <w:r w:rsidR="00FB4CB7">
              <w:rPr>
                <w:rStyle w:val="Datumopmaakprofiel"/>
                <w:kern w:val="28"/>
                <w:lang w:val="en-US" w:eastAsia="en-US"/>
              </w:rPr>
              <w:t>april</w:t>
            </w:r>
            <w:proofErr w:type="spellEnd"/>
            <w:r w:rsidR="00FB4CB7">
              <w:rPr>
                <w:rStyle w:val="Datumopmaakprofiel"/>
                <w:kern w:val="28"/>
                <w:lang w:val="en-US" w:eastAsia="en-US"/>
              </w:rPr>
              <w:t xml:space="preserve"> 2014</w:t>
            </w:r>
          </w:p>
        </w:tc>
        <w:tc>
          <w:tcPr>
            <w:tcW w:w="1985" w:type="dxa"/>
          </w:tcPr>
          <w:p w14:paraId="2AA5427C" w14:textId="77777777" w:rsidR="00FB4CB7" w:rsidRDefault="00FB4CB7" w:rsidP="00C227E4">
            <w:pPr>
              <w:snapToGrid w:val="0"/>
              <w:spacing w:line="280" w:lineRule="atLeast"/>
              <w:rPr>
                <w:rFonts w:ascii="Arial" w:hAnsi="Arial"/>
                <w:kern w:val="28"/>
                <w:sz w:val="18"/>
                <w:lang w:val="en-US" w:eastAsia="en-US"/>
              </w:rPr>
            </w:pPr>
            <w:r>
              <w:rPr>
                <w:rFonts w:ascii="Arial" w:hAnsi="Arial"/>
                <w:kern w:val="28"/>
                <w:sz w:val="18"/>
                <w:lang w:val="en-US" w:eastAsia="en-US"/>
              </w:rPr>
              <w:t>RZ/PPB</w:t>
            </w:r>
          </w:p>
        </w:tc>
        <w:tc>
          <w:tcPr>
            <w:tcW w:w="4394" w:type="dxa"/>
          </w:tcPr>
          <w:p w14:paraId="20F453D5" w14:textId="77777777" w:rsidR="00FB4CB7" w:rsidRDefault="00FB4CB7" w:rsidP="001F232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895063" w14:paraId="4111CB16" w14:textId="77777777" w:rsidTr="00C227E4">
        <w:tc>
          <w:tcPr>
            <w:tcW w:w="779" w:type="dxa"/>
          </w:tcPr>
          <w:p w14:paraId="4C3D42D4" w14:textId="77777777" w:rsidR="00895063" w:rsidRDefault="00895063" w:rsidP="00C227E4">
            <w:pPr>
              <w:pStyle w:val="Koptekst"/>
              <w:tabs>
                <w:tab w:val="left" w:pos="708"/>
              </w:tabs>
              <w:spacing w:line="280" w:lineRule="exact"/>
              <w:rPr>
                <w:rStyle w:val="Versie"/>
                <w:kern w:val="28"/>
                <w:lang w:val="en-US" w:eastAsia="en-US"/>
              </w:rPr>
            </w:pPr>
            <w:r>
              <w:rPr>
                <w:rStyle w:val="Versie"/>
                <w:kern w:val="28"/>
                <w:lang w:val="en-US" w:eastAsia="en-US"/>
              </w:rPr>
              <w:t>2.6</w:t>
            </w:r>
          </w:p>
        </w:tc>
        <w:tc>
          <w:tcPr>
            <w:tcW w:w="1701" w:type="dxa"/>
          </w:tcPr>
          <w:p w14:paraId="6539970E" w14:textId="77777777" w:rsidR="00895063" w:rsidRDefault="00895063" w:rsidP="00C227E4">
            <w:pPr>
              <w:snapToGrid w:val="0"/>
              <w:spacing w:line="280" w:lineRule="atLeast"/>
              <w:rPr>
                <w:rStyle w:val="Datumopmaakprofiel"/>
                <w:kern w:val="28"/>
                <w:lang w:val="en-US" w:eastAsia="en-US"/>
              </w:rPr>
            </w:pPr>
            <w:r>
              <w:rPr>
                <w:rStyle w:val="Datumopmaakprofiel"/>
                <w:kern w:val="28"/>
                <w:lang w:val="en-US" w:eastAsia="en-US"/>
              </w:rPr>
              <w:t xml:space="preserve">04 </w:t>
            </w:r>
            <w:proofErr w:type="spellStart"/>
            <w:r>
              <w:rPr>
                <w:rStyle w:val="Datumopmaakprofiel"/>
                <w:kern w:val="28"/>
                <w:lang w:val="en-US" w:eastAsia="en-US"/>
              </w:rPr>
              <w:t>augustus</w:t>
            </w:r>
            <w:proofErr w:type="spellEnd"/>
            <w:r>
              <w:rPr>
                <w:rStyle w:val="Datumopmaakprofiel"/>
                <w:kern w:val="28"/>
                <w:lang w:val="en-US" w:eastAsia="en-US"/>
              </w:rPr>
              <w:t xml:space="preserve"> 2014</w:t>
            </w:r>
          </w:p>
        </w:tc>
        <w:tc>
          <w:tcPr>
            <w:tcW w:w="1985" w:type="dxa"/>
          </w:tcPr>
          <w:p w14:paraId="6D64DE55" w14:textId="77777777" w:rsidR="00895063" w:rsidRDefault="00895063" w:rsidP="00C227E4">
            <w:pPr>
              <w:snapToGrid w:val="0"/>
              <w:spacing w:line="280" w:lineRule="atLeast"/>
              <w:rPr>
                <w:rFonts w:ascii="Arial" w:hAnsi="Arial"/>
                <w:kern w:val="28"/>
                <w:sz w:val="18"/>
                <w:lang w:val="en-US" w:eastAsia="en-US"/>
              </w:rPr>
            </w:pPr>
            <w:r>
              <w:rPr>
                <w:rFonts w:ascii="Arial" w:hAnsi="Arial"/>
                <w:kern w:val="28"/>
                <w:sz w:val="18"/>
                <w:lang w:val="en-US" w:eastAsia="en-US"/>
              </w:rPr>
              <w:t>LG/PPB</w:t>
            </w:r>
          </w:p>
        </w:tc>
        <w:tc>
          <w:tcPr>
            <w:tcW w:w="4394" w:type="dxa"/>
          </w:tcPr>
          <w:p w14:paraId="51B25272" w14:textId="77777777" w:rsidR="00895063" w:rsidRDefault="00895063" w:rsidP="001F232F">
            <w:pPr>
              <w:snapToGrid w:val="0"/>
              <w:spacing w:line="280" w:lineRule="atLeast"/>
              <w:rPr>
                <w:rFonts w:ascii="Arial" w:hAnsi="Arial"/>
                <w:kern w:val="28"/>
                <w:sz w:val="18"/>
                <w:lang w:eastAsia="en-US"/>
              </w:rPr>
            </w:pPr>
            <w:r>
              <w:rPr>
                <w:rFonts w:ascii="Arial" w:hAnsi="Arial"/>
                <w:kern w:val="28"/>
                <w:sz w:val="18"/>
                <w:lang w:eastAsia="en-US"/>
              </w:rPr>
              <w:t>Aangepast naar nieuwste versies tekstblokken</w:t>
            </w:r>
          </w:p>
        </w:tc>
      </w:tr>
      <w:tr w:rsidR="00C001D5" w14:paraId="591065E9" w14:textId="77777777" w:rsidTr="00C227E4">
        <w:tc>
          <w:tcPr>
            <w:tcW w:w="779" w:type="dxa"/>
          </w:tcPr>
          <w:p w14:paraId="62A8E581" w14:textId="77777777" w:rsidR="00C001D5" w:rsidRDefault="00C001D5" w:rsidP="00C227E4">
            <w:pPr>
              <w:pStyle w:val="Koptekst"/>
              <w:tabs>
                <w:tab w:val="left" w:pos="708"/>
              </w:tabs>
              <w:spacing w:line="280" w:lineRule="exact"/>
              <w:rPr>
                <w:rStyle w:val="Versie"/>
                <w:kern w:val="28"/>
                <w:lang w:val="en-US" w:eastAsia="en-US"/>
              </w:rPr>
            </w:pPr>
            <w:r>
              <w:rPr>
                <w:rStyle w:val="Versie"/>
                <w:kern w:val="28"/>
                <w:lang w:val="en-US" w:eastAsia="en-US"/>
              </w:rPr>
              <w:t>2.7.0</w:t>
            </w:r>
          </w:p>
        </w:tc>
        <w:tc>
          <w:tcPr>
            <w:tcW w:w="1701" w:type="dxa"/>
          </w:tcPr>
          <w:p w14:paraId="04796FE4" w14:textId="77777777" w:rsidR="00C001D5" w:rsidRDefault="00C001D5" w:rsidP="00C227E4">
            <w:pPr>
              <w:snapToGrid w:val="0"/>
              <w:spacing w:line="280" w:lineRule="atLeast"/>
              <w:rPr>
                <w:rStyle w:val="Datumopmaakprofiel"/>
                <w:kern w:val="28"/>
                <w:lang w:val="en-US" w:eastAsia="en-US"/>
              </w:rPr>
            </w:pPr>
            <w:r>
              <w:rPr>
                <w:rStyle w:val="Datumopmaakprofiel"/>
                <w:kern w:val="28"/>
                <w:lang w:val="en-US" w:eastAsia="en-US"/>
              </w:rPr>
              <w:t xml:space="preserve">6 </w:t>
            </w:r>
            <w:proofErr w:type="spellStart"/>
            <w:r>
              <w:rPr>
                <w:rStyle w:val="Datumopmaakprofiel"/>
                <w:kern w:val="28"/>
                <w:lang w:val="en-US" w:eastAsia="en-US"/>
              </w:rPr>
              <w:t>januari</w:t>
            </w:r>
            <w:proofErr w:type="spellEnd"/>
            <w:r>
              <w:rPr>
                <w:rStyle w:val="Datumopmaakprofiel"/>
                <w:kern w:val="28"/>
                <w:lang w:val="en-US" w:eastAsia="en-US"/>
              </w:rPr>
              <w:t xml:space="preserve"> 2016</w:t>
            </w:r>
          </w:p>
        </w:tc>
        <w:tc>
          <w:tcPr>
            <w:tcW w:w="1985" w:type="dxa"/>
          </w:tcPr>
          <w:p w14:paraId="41C63221" w14:textId="77777777" w:rsidR="00C001D5" w:rsidRDefault="00C001D5" w:rsidP="00C227E4">
            <w:pPr>
              <w:snapToGrid w:val="0"/>
              <w:spacing w:line="280" w:lineRule="atLeast"/>
              <w:rPr>
                <w:rFonts w:ascii="Arial" w:hAnsi="Arial"/>
                <w:kern w:val="28"/>
                <w:sz w:val="18"/>
                <w:lang w:val="en-US" w:eastAsia="en-US"/>
              </w:rPr>
            </w:pPr>
            <w:r>
              <w:rPr>
                <w:rFonts w:ascii="Arial" w:hAnsi="Arial"/>
                <w:kern w:val="28"/>
                <w:sz w:val="18"/>
                <w:lang w:val="en-US" w:eastAsia="en-US"/>
              </w:rPr>
              <w:t>LG/PPB</w:t>
            </w:r>
          </w:p>
        </w:tc>
        <w:tc>
          <w:tcPr>
            <w:tcW w:w="4394" w:type="dxa"/>
          </w:tcPr>
          <w:p w14:paraId="6B7DED95" w14:textId="77777777" w:rsidR="00C001D5" w:rsidRDefault="005D5C4A" w:rsidP="00C001D5">
            <w:pPr>
              <w:snapToGrid w:val="0"/>
              <w:spacing w:line="280" w:lineRule="atLeast"/>
              <w:rPr>
                <w:rFonts w:ascii="Arial" w:hAnsi="Arial"/>
                <w:kern w:val="28"/>
                <w:sz w:val="18"/>
                <w:lang w:eastAsia="en-US"/>
              </w:rPr>
            </w:pPr>
            <w:r>
              <w:rPr>
                <w:rFonts w:ascii="Arial" w:hAnsi="Arial"/>
                <w:kern w:val="28"/>
                <w:sz w:val="18"/>
                <w:lang w:eastAsia="en-US"/>
              </w:rPr>
              <w:t>AA-2397 Aangepast naar nieuwste versie tekstblok Rechtspersoon.</w:t>
            </w:r>
          </w:p>
        </w:tc>
      </w:tr>
      <w:tr w:rsidR="00755A9C" w14:paraId="471898D4" w14:textId="77777777" w:rsidTr="00C227E4">
        <w:tc>
          <w:tcPr>
            <w:tcW w:w="779" w:type="dxa"/>
          </w:tcPr>
          <w:p w14:paraId="6522945A" w14:textId="77777777" w:rsidR="00755A9C" w:rsidRDefault="00755A9C" w:rsidP="00C227E4">
            <w:pPr>
              <w:pStyle w:val="Koptekst"/>
              <w:tabs>
                <w:tab w:val="left" w:pos="708"/>
              </w:tabs>
              <w:spacing w:line="280" w:lineRule="exact"/>
              <w:rPr>
                <w:rStyle w:val="Versie"/>
                <w:kern w:val="28"/>
                <w:lang w:val="en-US" w:eastAsia="en-US"/>
              </w:rPr>
            </w:pPr>
            <w:r>
              <w:rPr>
                <w:rStyle w:val="Versie"/>
                <w:kern w:val="28"/>
                <w:lang w:val="en-US" w:eastAsia="en-US"/>
              </w:rPr>
              <w:t>2.8.0</w:t>
            </w:r>
          </w:p>
        </w:tc>
        <w:tc>
          <w:tcPr>
            <w:tcW w:w="1701" w:type="dxa"/>
          </w:tcPr>
          <w:p w14:paraId="7AA2326F" w14:textId="77777777" w:rsidR="00755A9C" w:rsidRDefault="00E64F6A" w:rsidP="00C227E4">
            <w:pPr>
              <w:snapToGrid w:val="0"/>
              <w:spacing w:line="280" w:lineRule="atLeast"/>
              <w:rPr>
                <w:rStyle w:val="Datumopmaakprofiel"/>
                <w:kern w:val="28"/>
                <w:lang w:val="en-US" w:eastAsia="en-US"/>
              </w:rPr>
            </w:pPr>
            <w:r>
              <w:rPr>
                <w:rStyle w:val="Datumopmaakprofiel"/>
                <w:kern w:val="28"/>
                <w:lang w:val="en-US" w:eastAsia="en-US"/>
              </w:rPr>
              <w:t>8</w:t>
            </w:r>
            <w:r w:rsidR="00755A9C">
              <w:rPr>
                <w:rStyle w:val="Datumopmaakprofiel"/>
                <w:kern w:val="28"/>
                <w:lang w:val="en-US" w:eastAsia="en-US"/>
              </w:rPr>
              <w:t xml:space="preserve"> </w:t>
            </w:r>
            <w:proofErr w:type="spellStart"/>
            <w:r w:rsidR="00755A9C">
              <w:rPr>
                <w:rStyle w:val="Datumopmaakprofiel"/>
                <w:kern w:val="28"/>
                <w:lang w:val="en-US" w:eastAsia="en-US"/>
              </w:rPr>
              <w:t>maart</w:t>
            </w:r>
            <w:proofErr w:type="spellEnd"/>
            <w:r w:rsidR="00755A9C">
              <w:rPr>
                <w:rStyle w:val="Datumopmaakprofiel"/>
                <w:kern w:val="28"/>
                <w:lang w:val="en-US" w:eastAsia="en-US"/>
              </w:rPr>
              <w:t xml:space="preserve"> 2016</w:t>
            </w:r>
          </w:p>
        </w:tc>
        <w:tc>
          <w:tcPr>
            <w:tcW w:w="1985" w:type="dxa"/>
          </w:tcPr>
          <w:p w14:paraId="3B75C230" w14:textId="77777777" w:rsidR="00755A9C" w:rsidRDefault="00755A9C" w:rsidP="00C227E4">
            <w:pPr>
              <w:snapToGrid w:val="0"/>
              <w:spacing w:line="280" w:lineRule="atLeast"/>
              <w:rPr>
                <w:rFonts w:ascii="Arial" w:hAnsi="Arial"/>
                <w:kern w:val="28"/>
                <w:sz w:val="18"/>
                <w:lang w:val="en-US" w:eastAsia="en-US"/>
              </w:rPr>
            </w:pPr>
            <w:r>
              <w:rPr>
                <w:rFonts w:ascii="Arial" w:hAnsi="Arial"/>
                <w:kern w:val="28"/>
                <w:sz w:val="18"/>
                <w:lang w:val="en-US" w:eastAsia="en-US"/>
              </w:rPr>
              <w:t>LG/PPB</w:t>
            </w:r>
          </w:p>
        </w:tc>
        <w:tc>
          <w:tcPr>
            <w:tcW w:w="4394" w:type="dxa"/>
          </w:tcPr>
          <w:p w14:paraId="2FA77AA3" w14:textId="77777777" w:rsidR="00E64F6A" w:rsidRDefault="00EF360A" w:rsidP="00C001D5">
            <w:pPr>
              <w:snapToGrid w:val="0"/>
              <w:spacing w:line="280" w:lineRule="atLeast"/>
              <w:rPr>
                <w:rFonts w:ascii="Arial" w:hAnsi="Arial"/>
                <w:kern w:val="28"/>
                <w:sz w:val="18"/>
                <w:lang w:eastAsia="en-US"/>
              </w:rPr>
            </w:pPr>
            <w:r>
              <w:rPr>
                <w:rFonts w:ascii="Arial" w:hAnsi="Arial"/>
                <w:kern w:val="28"/>
                <w:sz w:val="18"/>
                <w:lang w:eastAsia="en-US"/>
              </w:rPr>
              <w:t xml:space="preserve">Versienummers tekstblokken verwijderd voor betere </w:t>
            </w:r>
            <w:proofErr w:type="spellStart"/>
            <w:r>
              <w:rPr>
                <w:rFonts w:ascii="Arial" w:hAnsi="Arial"/>
                <w:kern w:val="28"/>
                <w:sz w:val="18"/>
                <w:lang w:eastAsia="en-US"/>
              </w:rPr>
              <w:t>onderhoudbaarheid</w:t>
            </w:r>
            <w:proofErr w:type="spellEnd"/>
            <w:r>
              <w:rPr>
                <w:rFonts w:ascii="Arial" w:hAnsi="Arial"/>
                <w:kern w:val="28"/>
                <w:sz w:val="18"/>
                <w:lang w:eastAsia="en-US"/>
              </w:rPr>
              <w:t xml:space="preserve">, opgenomen in </w:t>
            </w:r>
            <w:proofErr w:type="spellStart"/>
            <w:r>
              <w:rPr>
                <w:rFonts w:ascii="Arial" w:hAnsi="Arial"/>
                <w:kern w:val="28"/>
                <w:sz w:val="18"/>
                <w:lang w:eastAsia="en-US"/>
              </w:rPr>
              <w:t>releasenotes</w:t>
            </w:r>
            <w:proofErr w:type="spellEnd"/>
          </w:p>
        </w:tc>
      </w:tr>
      <w:tr w:rsidR="003610CD" w14:paraId="5DA67A35" w14:textId="77777777" w:rsidTr="00C227E4">
        <w:tc>
          <w:tcPr>
            <w:tcW w:w="779" w:type="dxa"/>
          </w:tcPr>
          <w:p w14:paraId="2015F584" w14:textId="397E84A8" w:rsidR="003610CD" w:rsidRDefault="00A843E9" w:rsidP="00C227E4">
            <w:pPr>
              <w:pStyle w:val="Koptekst"/>
              <w:tabs>
                <w:tab w:val="left" w:pos="708"/>
              </w:tabs>
              <w:spacing w:line="280" w:lineRule="exact"/>
              <w:rPr>
                <w:rStyle w:val="Versie"/>
                <w:kern w:val="28"/>
                <w:lang w:val="en-US" w:eastAsia="en-US"/>
              </w:rPr>
            </w:pPr>
            <w:r>
              <w:rPr>
                <w:rStyle w:val="Versie"/>
                <w:kern w:val="28"/>
                <w:lang w:val="en-US" w:eastAsia="en-US"/>
              </w:rPr>
              <w:t>3.0</w:t>
            </w:r>
          </w:p>
        </w:tc>
        <w:tc>
          <w:tcPr>
            <w:tcW w:w="1701" w:type="dxa"/>
          </w:tcPr>
          <w:p w14:paraId="05788E57" w14:textId="1C5F4171" w:rsidR="003610CD" w:rsidRDefault="003610CD" w:rsidP="00C227E4">
            <w:pPr>
              <w:snapToGrid w:val="0"/>
              <w:spacing w:line="280" w:lineRule="atLeast"/>
              <w:rPr>
                <w:rStyle w:val="Datumopmaakprofiel"/>
                <w:kern w:val="28"/>
                <w:lang w:val="en-US" w:eastAsia="en-US"/>
              </w:rPr>
            </w:pPr>
            <w:r>
              <w:rPr>
                <w:rStyle w:val="Datumopmaakprofiel"/>
                <w:kern w:val="28"/>
                <w:lang w:val="en-US" w:eastAsia="en-US"/>
              </w:rPr>
              <w:t>1</w:t>
            </w:r>
            <w:r>
              <w:rPr>
                <w:rStyle w:val="Datumopmaakprofiel"/>
              </w:rPr>
              <w:t>2 augustus 2026</w:t>
            </w:r>
          </w:p>
        </w:tc>
        <w:tc>
          <w:tcPr>
            <w:tcW w:w="1985" w:type="dxa"/>
          </w:tcPr>
          <w:p w14:paraId="7CF95AB8" w14:textId="571AA709" w:rsidR="003610CD" w:rsidRDefault="003610CD" w:rsidP="00C227E4">
            <w:pPr>
              <w:snapToGrid w:val="0"/>
              <w:spacing w:line="280" w:lineRule="atLeast"/>
              <w:rPr>
                <w:rFonts w:ascii="Arial" w:hAnsi="Arial"/>
                <w:kern w:val="28"/>
                <w:sz w:val="18"/>
                <w:lang w:val="en-US" w:eastAsia="en-US"/>
              </w:rPr>
            </w:pPr>
            <w:r>
              <w:rPr>
                <w:rFonts w:ascii="Arial" w:hAnsi="Arial"/>
                <w:kern w:val="28"/>
                <w:sz w:val="18"/>
                <w:lang w:val="en-US" w:eastAsia="en-US"/>
              </w:rPr>
              <w:t>ODR/DPI</w:t>
            </w:r>
          </w:p>
        </w:tc>
        <w:tc>
          <w:tcPr>
            <w:tcW w:w="4394" w:type="dxa"/>
          </w:tcPr>
          <w:p w14:paraId="442A45FC" w14:textId="1493C4D7" w:rsidR="003610CD" w:rsidRDefault="00F27594" w:rsidP="00C001D5">
            <w:pPr>
              <w:snapToGrid w:val="0"/>
              <w:spacing w:line="280" w:lineRule="atLeast"/>
              <w:rPr>
                <w:ins w:id="69" w:author="Groot, Karina de" w:date="2026-09-25T09:51:00Z" w16du:dateUtc="2026-09-25T07:51:00Z"/>
                <w:rFonts w:ascii="Arial" w:hAnsi="Arial"/>
                <w:kern w:val="28"/>
                <w:sz w:val="18"/>
                <w:lang w:eastAsia="en-US"/>
              </w:rPr>
            </w:pPr>
            <w:ins w:id="70" w:author="Groot, Karina de" w:date="2026-09-25T11:30:00Z" w16du:dateUtc="2026-09-25T09:30:00Z">
              <w:r>
                <w:rPr>
                  <w:rFonts w:ascii="Arial" w:hAnsi="Arial"/>
                  <w:kern w:val="28"/>
                  <w:sz w:val="18"/>
                  <w:lang w:eastAsia="en-US"/>
                </w:rPr>
                <w:t>Wijzigingen</w:t>
              </w:r>
            </w:ins>
            <w:ins w:id="71" w:author="Groot, Karina de" w:date="2026-09-25T09:51:00Z" w16du:dateUtc="2026-09-25T07:51:00Z">
              <w:r w:rsidR="00AF261A">
                <w:rPr>
                  <w:rFonts w:ascii="Arial" w:hAnsi="Arial"/>
                  <w:kern w:val="28"/>
                  <w:sz w:val="18"/>
                  <w:lang w:eastAsia="en-US"/>
                </w:rPr>
                <w:t>:</w:t>
              </w:r>
            </w:ins>
            <w:del w:id="72" w:author="Groot, Karina de" w:date="2026-09-25T09:51:00Z" w16du:dateUtc="2026-09-25T07:51:00Z">
              <w:r w:rsidR="00732001" w:rsidDel="00AF261A">
                <w:rPr>
                  <w:rFonts w:ascii="Arial" w:hAnsi="Arial"/>
                  <w:kern w:val="28"/>
                  <w:sz w:val="18"/>
                  <w:lang w:eastAsia="en-US"/>
                </w:rPr>
                <w:delText xml:space="preserve">Aanpassing n.a.v. </w:delText>
              </w:r>
            </w:del>
            <w:del w:id="73" w:author="Groot, Karina de" w:date="2026-09-25T09:50:00Z" w16du:dateUtc="2026-09-25T07:50:00Z">
              <w:r w:rsidR="00732001" w:rsidDel="00AF261A">
                <w:rPr>
                  <w:rFonts w:ascii="Arial" w:hAnsi="Arial"/>
                  <w:kern w:val="28"/>
                  <w:sz w:val="18"/>
                  <w:lang w:eastAsia="en-US"/>
                </w:rPr>
                <w:delText xml:space="preserve">wijziging </w:delText>
              </w:r>
            </w:del>
            <w:del w:id="74" w:author="Groot, Karina de" w:date="2026-09-25T09:51:00Z" w16du:dateUtc="2026-09-25T07:51:00Z">
              <w:r w:rsidR="00732001" w:rsidDel="00AF261A">
                <w:rPr>
                  <w:rFonts w:ascii="Arial" w:hAnsi="Arial"/>
                  <w:kern w:val="28"/>
                  <w:sz w:val="18"/>
                  <w:lang w:eastAsia="en-US"/>
                </w:rPr>
                <w:delText>per 12 oktober 2026</w:delText>
              </w:r>
            </w:del>
            <w:del w:id="75" w:author="Groot, Karina de" w:date="2026-08-31T10:57:00Z" w16du:dateUtc="2026-08-31T08:57:00Z">
              <w:r w:rsidR="00164C7B" w:rsidDel="00A915F6">
                <w:rPr>
                  <w:rFonts w:ascii="Arial" w:hAnsi="Arial"/>
                  <w:kern w:val="28"/>
                  <w:sz w:val="18"/>
                  <w:lang w:eastAsia="en-US"/>
                </w:rPr>
                <w:delText xml:space="preserve">. </w:delText>
              </w:r>
            </w:del>
            <w:del w:id="76" w:author="Groot, Karina de" w:date="2026-08-31T10:56:00Z" w16du:dateUtc="2026-08-31T08:56:00Z">
              <w:r w:rsidR="00164C7B" w:rsidDel="00A915F6">
                <w:rPr>
                  <w:rFonts w:ascii="Arial" w:hAnsi="Arial"/>
                  <w:kern w:val="28"/>
                  <w:sz w:val="18"/>
                  <w:lang w:eastAsia="en-US"/>
                </w:rPr>
                <w:delText>V</w:delText>
              </w:r>
            </w:del>
            <w:del w:id="77" w:author="Groot, Karina de" w:date="2026-08-31T10:58:00Z" w16du:dateUtc="2026-08-31T08:58:00Z">
              <w:r w:rsidR="00164C7B" w:rsidDel="00A915F6">
                <w:rPr>
                  <w:rFonts w:ascii="Arial" w:hAnsi="Arial"/>
                  <w:kern w:val="28"/>
                  <w:sz w:val="18"/>
                  <w:lang w:eastAsia="en-US"/>
                </w:rPr>
                <w:delText>ersienummer gewijzigd</w:delText>
              </w:r>
            </w:del>
          </w:p>
          <w:p w14:paraId="55D4E145" w14:textId="77777777" w:rsidR="00AF261A" w:rsidRDefault="00AF261A" w:rsidP="00AF261A">
            <w:pPr>
              <w:pStyle w:val="Lijstalinea"/>
              <w:numPr>
                <w:ilvl w:val="0"/>
                <w:numId w:val="4"/>
              </w:numPr>
              <w:snapToGrid w:val="0"/>
              <w:spacing w:line="280" w:lineRule="atLeast"/>
              <w:rPr>
                <w:ins w:id="78" w:author="Groot, Karina de" w:date="2026-09-25T09:52:00Z" w16du:dateUtc="2026-09-25T07:52:00Z"/>
                <w:rFonts w:ascii="Arial" w:hAnsi="Arial"/>
                <w:kern w:val="28"/>
                <w:sz w:val="18"/>
                <w:lang w:eastAsia="en-US"/>
              </w:rPr>
            </w:pPr>
            <w:ins w:id="79" w:author="Groot, Karina de" w:date="2026-09-25T09:51:00Z" w16du:dateUtc="2026-09-25T07:51:00Z">
              <w:r>
                <w:rPr>
                  <w:rFonts w:ascii="Arial" w:hAnsi="Arial"/>
                  <w:kern w:val="28"/>
                  <w:sz w:val="18"/>
                  <w:lang w:eastAsia="en-US"/>
                </w:rPr>
                <w:t>Aan</w:t>
              </w:r>
            </w:ins>
            <w:ins w:id="80" w:author="Groot, Karina de" w:date="2026-09-25T09:52:00Z" w16du:dateUtc="2026-09-25T07:52:00Z">
              <w:r>
                <w:rPr>
                  <w:rFonts w:ascii="Arial" w:hAnsi="Arial"/>
                  <w:kern w:val="28"/>
                  <w:sz w:val="18"/>
                  <w:lang w:eastAsia="en-US"/>
                </w:rPr>
                <w:t xml:space="preserve">passingen </w:t>
              </w:r>
              <w:proofErr w:type="spellStart"/>
              <w:r>
                <w:rPr>
                  <w:rFonts w:ascii="Arial" w:hAnsi="Arial"/>
                  <w:kern w:val="28"/>
                  <w:sz w:val="18"/>
                  <w:lang w:eastAsia="en-US"/>
                </w:rPr>
                <w:t>nav</w:t>
              </w:r>
              <w:proofErr w:type="spellEnd"/>
              <w:r>
                <w:rPr>
                  <w:rFonts w:ascii="Arial" w:hAnsi="Arial"/>
                  <w:kern w:val="28"/>
                  <w:sz w:val="18"/>
                  <w:lang w:eastAsia="en-US"/>
                </w:rPr>
                <w:t xml:space="preserve"> nieuw bankmodel</w:t>
              </w:r>
            </w:ins>
          </w:p>
          <w:p w14:paraId="79AAA628" w14:textId="5D6C1604" w:rsidR="00AF261A" w:rsidRDefault="00AF261A" w:rsidP="00AF261A">
            <w:pPr>
              <w:pStyle w:val="Lijstalinea"/>
              <w:numPr>
                <w:ilvl w:val="0"/>
                <w:numId w:val="4"/>
              </w:numPr>
              <w:snapToGrid w:val="0"/>
              <w:spacing w:line="280" w:lineRule="atLeast"/>
              <w:rPr>
                <w:ins w:id="81" w:author="Groot, Karina de" w:date="2026-09-25T09:52:00Z" w16du:dateUtc="2026-09-25T07:52:00Z"/>
                <w:rFonts w:ascii="Arial" w:hAnsi="Arial"/>
                <w:kern w:val="28"/>
                <w:sz w:val="18"/>
                <w:lang w:eastAsia="en-US"/>
              </w:rPr>
            </w:pPr>
            <w:ins w:id="82" w:author="Groot, Karina de" w:date="2026-09-25T09:52:00Z" w16du:dateUtc="2026-09-25T07:52:00Z">
              <w:r>
                <w:rPr>
                  <w:rFonts w:ascii="Arial" w:hAnsi="Arial"/>
                  <w:kern w:val="28"/>
                  <w:sz w:val="18"/>
                  <w:lang w:eastAsia="en-US"/>
                </w:rPr>
                <w:t>Tekstblokken gewijzigd in de Bankpartij</w:t>
              </w:r>
            </w:ins>
            <w:ins w:id="83" w:author="Groot, Karina de" w:date="2026-09-25T09:55:00Z" w16du:dateUtc="2026-09-25T07:55:00Z">
              <w:r w:rsidR="00245569">
                <w:rPr>
                  <w:rFonts w:ascii="Arial" w:hAnsi="Arial"/>
                  <w:kern w:val="28"/>
                  <w:sz w:val="18"/>
                  <w:lang w:eastAsia="en-US"/>
                </w:rPr>
                <w:t xml:space="preserve"> (gelijk getrokken met andere modellen)</w:t>
              </w:r>
            </w:ins>
          </w:p>
          <w:p w14:paraId="1D012C7F" w14:textId="58E95524" w:rsidR="00AF261A" w:rsidRDefault="00AF261A" w:rsidP="00AF261A">
            <w:pPr>
              <w:pStyle w:val="Lijstalinea"/>
              <w:numPr>
                <w:ilvl w:val="0"/>
                <w:numId w:val="4"/>
              </w:numPr>
              <w:snapToGrid w:val="0"/>
              <w:spacing w:line="280" w:lineRule="atLeast"/>
              <w:rPr>
                <w:ins w:id="84" w:author="Groot, Karina de" w:date="2026-09-25T09:53:00Z" w16du:dateUtc="2026-09-25T07:53:00Z"/>
                <w:rFonts w:ascii="Arial" w:hAnsi="Arial"/>
                <w:kern w:val="28"/>
                <w:sz w:val="18"/>
                <w:lang w:eastAsia="en-US"/>
              </w:rPr>
            </w:pPr>
            <w:ins w:id="85" w:author="Groot, Karina de" w:date="2026-09-25T09:52:00Z" w16du:dateUtc="2026-09-25T07:52:00Z">
              <w:r>
                <w:rPr>
                  <w:rFonts w:ascii="Arial" w:hAnsi="Arial"/>
                  <w:kern w:val="28"/>
                  <w:sz w:val="18"/>
                  <w:lang w:eastAsia="en-US"/>
                </w:rPr>
                <w:t>T</w:t>
              </w:r>
            </w:ins>
            <w:ins w:id="86" w:author="Groot, Karina de" w:date="2026-09-25T09:53:00Z" w16du:dateUtc="2026-09-25T07:53:00Z">
              <w:r>
                <w:rPr>
                  <w:rFonts w:ascii="Arial" w:hAnsi="Arial"/>
                  <w:kern w:val="28"/>
                  <w:sz w:val="18"/>
                  <w:lang w:eastAsia="en-US"/>
                </w:rPr>
                <w:t xml:space="preserve">ekstblok Partijnamen in Hypotheekakten </w:t>
              </w:r>
            </w:ins>
            <w:ins w:id="87" w:author="Groot, Karina de" w:date="2026-09-25T09:54:00Z" w16du:dateUtc="2026-09-25T07:54:00Z">
              <w:r>
                <w:rPr>
                  <w:rFonts w:ascii="Arial" w:hAnsi="Arial"/>
                  <w:kern w:val="28"/>
                  <w:sz w:val="18"/>
                  <w:lang w:eastAsia="en-US"/>
                </w:rPr>
                <w:t xml:space="preserve">vervangen </w:t>
              </w:r>
            </w:ins>
            <w:ins w:id="88" w:author="Groot, Karina de" w:date="2026-09-25T09:55:00Z" w16du:dateUtc="2026-09-25T07:55:00Z">
              <w:r w:rsidR="00245569">
                <w:rPr>
                  <w:rFonts w:ascii="Arial" w:hAnsi="Arial"/>
                  <w:kern w:val="28"/>
                  <w:sz w:val="18"/>
                  <w:lang w:eastAsia="en-US"/>
                </w:rPr>
                <w:t>door</w:t>
              </w:r>
            </w:ins>
            <w:ins w:id="89" w:author="Groot, Karina de" w:date="2026-09-25T09:54:00Z" w16du:dateUtc="2026-09-25T07:54:00Z">
              <w:r>
                <w:rPr>
                  <w:rFonts w:ascii="Arial" w:hAnsi="Arial"/>
                  <w:kern w:val="28"/>
                  <w:sz w:val="18"/>
                  <w:lang w:eastAsia="en-US"/>
                </w:rPr>
                <w:t xml:space="preserve"> vaste tekst.</w:t>
              </w:r>
            </w:ins>
          </w:p>
          <w:p w14:paraId="051A511D" w14:textId="26AE841D" w:rsidR="00AF261A" w:rsidRPr="00AF261A" w:rsidRDefault="00AF261A" w:rsidP="00AF261A">
            <w:pPr>
              <w:pStyle w:val="Lijstalinea"/>
              <w:numPr>
                <w:ilvl w:val="0"/>
                <w:numId w:val="4"/>
              </w:numPr>
              <w:snapToGrid w:val="0"/>
              <w:spacing w:line="280" w:lineRule="atLeast"/>
              <w:rPr>
                <w:rFonts w:ascii="Arial" w:hAnsi="Arial"/>
                <w:kern w:val="28"/>
                <w:sz w:val="18"/>
                <w:lang w:eastAsia="en-US"/>
                <w:rPrChange w:id="90" w:author="Groot, Karina de" w:date="2026-09-25T09:51:00Z" w16du:dateUtc="2026-09-25T07:51:00Z">
                  <w:rPr>
                    <w:lang w:eastAsia="en-US"/>
                  </w:rPr>
                </w:rPrChange>
              </w:rPr>
              <w:pPrChange w:id="91" w:author="Groot, Karina de" w:date="2026-09-25T09:51:00Z" w16du:dateUtc="2026-09-25T07:51:00Z">
                <w:pPr>
                  <w:snapToGrid w:val="0"/>
                  <w:spacing w:line="280" w:lineRule="atLeast"/>
                </w:pPr>
              </w:pPrChange>
            </w:pPr>
            <w:ins w:id="92" w:author="Groot, Karina de" w:date="2026-09-25T09:53:00Z" w16du:dateUtc="2026-09-25T07:53:00Z">
              <w:r>
                <w:rPr>
                  <w:rFonts w:ascii="Arial" w:hAnsi="Arial"/>
                  <w:kern w:val="28"/>
                  <w:sz w:val="18"/>
                  <w:lang w:eastAsia="en-US"/>
                </w:rPr>
                <w:t>Tekstblok Overbruggingshyp</w:t>
              </w:r>
            </w:ins>
            <w:ins w:id="93" w:author="Groot, Karina de" w:date="2026-09-25T09:54:00Z" w16du:dateUtc="2026-09-25T07:54:00Z">
              <w:r>
                <w:rPr>
                  <w:rFonts w:ascii="Arial" w:hAnsi="Arial"/>
                  <w:kern w:val="28"/>
                  <w:sz w:val="18"/>
                  <w:lang w:eastAsia="en-US"/>
                </w:rPr>
                <w:t>otheek vervangen door optionele tekst in de stylesheet zelf.</w:t>
              </w:r>
            </w:ins>
          </w:p>
        </w:tc>
      </w:tr>
    </w:tbl>
    <w:p w14:paraId="15ABE026" w14:textId="77777777" w:rsidR="00A33FFD" w:rsidRPr="00784683" w:rsidRDefault="00A33FFD" w:rsidP="006060BD">
      <w:pPr>
        <w:rPr>
          <w:rFonts w:ascii="Arial" w:hAnsi="Arial" w:cs="Arial"/>
        </w:rPr>
      </w:pPr>
    </w:p>
    <w:sectPr w:rsidR="00A33FFD" w:rsidRPr="00784683" w:rsidSect="006060BD">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46BD" w14:textId="77777777" w:rsidR="00291ABD" w:rsidRDefault="00291ABD">
      <w:r>
        <w:separator/>
      </w:r>
    </w:p>
  </w:endnote>
  <w:endnote w:type="continuationSeparator" w:id="0">
    <w:p w14:paraId="39014923" w14:textId="77777777" w:rsidR="00291ABD" w:rsidRDefault="00291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557E" w14:textId="77777777" w:rsidR="00895063" w:rsidRDefault="00895063" w:rsidP="00D030BB">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698A7BA4" w14:textId="77777777" w:rsidR="00895063" w:rsidRDefault="00895063" w:rsidP="00AD0B8F">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6D40" w14:textId="77777777" w:rsidR="00895063" w:rsidRDefault="00895063" w:rsidP="00D030BB">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C11C26">
      <w:rPr>
        <w:rStyle w:val="Paginanummer"/>
        <w:noProof/>
      </w:rPr>
      <w:t>1</w:t>
    </w:r>
    <w:r>
      <w:rPr>
        <w:rStyle w:val="Paginanummer"/>
      </w:rPr>
      <w:fldChar w:fldCharType="end"/>
    </w:r>
  </w:p>
  <w:p w14:paraId="767A1973" w14:textId="77777777" w:rsidR="00895063" w:rsidRDefault="00895063" w:rsidP="00AD0B8F">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3225" w14:textId="77777777" w:rsidR="00895063" w:rsidRDefault="0089506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715DC" w14:textId="77777777" w:rsidR="00291ABD" w:rsidRDefault="00291ABD">
      <w:r>
        <w:separator/>
      </w:r>
    </w:p>
  </w:footnote>
  <w:footnote w:type="continuationSeparator" w:id="0">
    <w:p w14:paraId="2CAA62C1" w14:textId="77777777" w:rsidR="00291ABD" w:rsidRDefault="00291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60EB" w14:textId="77777777" w:rsidR="00895063" w:rsidRDefault="0089506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FE0D" w14:textId="77777777" w:rsidR="00895063" w:rsidRDefault="00895063">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D0BBB" w14:textId="77777777" w:rsidR="00895063" w:rsidRDefault="0089506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C6B"/>
    <w:multiLevelType w:val="hybridMultilevel"/>
    <w:tmpl w:val="8BB8796A"/>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44A770A4"/>
    <w:multiLevelType w:val="hybridMultilevel"/>
    <w:tmpl w:val="DDD25650"/>
    <w:lvl w:ilvl="0" w:tplc="59F2034C">
      <w:numFmt w:val="bullet"/>
      <w:lvlText w:val="-"/>
      <w:lvlJc w:val="left"/>
      <w:pPr>
        <w:tabs>
          <w:tab w:val="num" w:pos="1080"/>
        </w:tabs>
        <w:ind w:left="1080" w:hanging="360"/>
      </w:pPr>
      <w:rPr>
        <w:rFonts w:ascii="Arial" w:eastAsia="Times New Roman" w:hAnsi="Arial" w:cs="Arial" w:hint="default"/>
        <w:u w:val="single"/>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60F615F7"/>
    <w:multiLevelType w:val="hybridMultilevel"/>
    <w:tmpl w:val="9C503064"/>
    <w:lvl w:ilvl="0" w:tplc="470E684E">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6D25A4A"/>
    <w:multiLevelType w:val="hybridMultilevel"/>
    <w:tmpl w:val="EB54798C"/>
    <w:lvl w:ilvl="0" w:tplc="470E684E">
      <w:numFmt w:val="bullet"/>
      <w:lvlText w:val="-"/>
      <w:lvlJc w:val="left"/>
      <w:pPr>
        <w:tabs>
          <w:tab w:val="num" w:pos="1470"/>
        </w:tabs>
        <w:ind w:left="1470" w:hanging="750"/>
      </w:pPr>
      <w:rPr>
        <w:rFonts w:ascii="Arial" w:eastAsia="Times New Roman" w:hAnsi="Arial" w:cs="Aria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485387343">
    <w:abstractNumId w:val="0"/>
  </w:num>
  <w:num w:numId="2" w16cid:durableId="655650299">
    <w:abstractNumId w:val="1"/>
  </w:num>
  <w:num w:numId="3" w16cid:durableId="878780729">
    <w:abstractNumId w:val="3"/>
  </w:num>
  <w:num w:numId="4" w16cid:durableId="11937611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oote Haar, Linda">
    <w15:presenceInfo w15:providerId="AD" w15:userId="S::Linda.GrooteHaar@kadaster.nl::6f5173d2-8871-4bb2-bb4f-be6bcfe3554d"/>
  </w15:person>
  <w15:person w15:author="Groot, Karina de">
    <w15:presenceInfo w15:providerId="AD" w15:userId="S::Karina.deGroot@kadaster.nl::b3cfa8ed-263d-407c-b220-be1bb393b8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B06"/>
    <w:rsid w:val="00006AF4"/>
    <w:rsid w:val="00012594"/>
    <w:rsid w:val="00016606"/>
    <w:rsid w:val="00056127"/>
    <w:rsid w:val="00081895"/>
    <w:rsid w:val="000853CA"/>
    <w:rsid w:val="00086F36"/>
    <w:rsid w:val="0009556A"/>
    <w:rsid w:val="000C7729"/>
    <w:rsid w:val="000D3B37"/>
    <w:rsid w:val="000E6754"/>
    <w:rsid w:val="001051BA"/>
    <w:rsid w:val="00106299"/>
    <w:rsid w:val="00116749"/>
    <w:rsid w:val="00116D83"/>
    <w:rsid w:val="001252B7"/>
    <w:rsid w:val="00132496"/>
    <w:rsid w:val="00134B06"/>
    <w:rsid w:val="0014208C"/>
    <w:rsid w:val="00142C37"/>
    <w:rsid w:val="001447DA"/>
    <w:rsid w:val="00164C7B"/>
    <w:rsid w:val="001868F4"/>
    <w:rsid w:val="001D4B48"/>
    <w:rsid w:val="001D7AA9"/>
    <w:rsid w:val="001E2823"/>
    <w:rsid w:val="001F232F"/>
    <w:rsid w:val="00216996"/>
    <w:rsid w:val="00224FB1"/>
    <w:rsid w:val="0024127F"/>
    <w:rsid w:val="00243098"/>
    <w:rsid w:val="002448A0"/>
    <w:rsid w:val="00245569"/>
    <w:rsid w:val="00291ABD"/>
    <w:rsid w:val="00297077"/>
    <w:rsid w:val="002B0CB4"/>
    <w:rsid w:val="002C66AC"/>
    <w:rsid w:val="002D200F"/>
    <w:rsid w:val="00302D3D"/>
    <w:rsid w:val="00307CAE"/>
    <w:rsid w:val="003426AA"/>
    <w:rsid w:val="00342E9A"/>
    <w:rsid w:val="00344B8E"/>
    <w:rsid w:val="003463B7"/>
    <w:rsid w:val="003600E1"/>
    <w:rsid w:val="003610CD"/>
    <w:rsid w:val="0036466D"/>
    <w:rsid w:val="00373A90"/>
    <w:rsid w:val="00373D1C"/>
    <w:rsid w:val="003A1FA0"/>
    <w:rsid w:val="003B6C40"/>
    <w:rsid w:val="003C11DB"/>
    <w:rsid w:val="003C20F9"/>
    <w:rsid w:val="003E393D"/>
    <w:rsid w:val="003F5D47"/>
    <w:rsid w:val="0040289E"/>
    <w:rsid w:val="004137EE"/>
    <w:rsid w:val="00444041"/>
    <w:rsid w:val="00445460"/>
    <w:rsid w:val="00476D10"/>
    <w:rsid w:val="00493E6B"/>
    <w:rsid w:val="004B7E18"/>
    <w:rsid w:val="004C74E8"/>
    <w:rsid w:val="004D7485"/>
    <w:rsid w:val="004E7325"/>
    <w:rsid w:val="004F2211"/>
    <w:rsid w:val="00504106"/>
    <w:rsid w:val="00505F5F"/>
    <w:rsid w:val="005061D5"/>
    <w:rsid w:val="00512C81"/>
    <w:rsid w:val="0051589C"/>
    <w:rsid w:val="00531875"/>
    <w:rsid w:val="00544E9E"/>
    <w:rsid w:val="00560BC7"/>
    <w:rsid w:val="005A5957"/>
    <w:rsid w:val="005C4B99"/>
    <w:rsid w:val="005D5C4A"/>
    <w:rsid w:val="005D7FA4"/>
    <w:rsid w:val="006060BD"/>
    <w:rsid w:val="00630D1A"/>
    <w:rsid w:val="006440B4"/>
    <w:rsid w:val="00645841"/>
    <w:rsid w:val="0067293F"/>
    <w:rsid w:val="00672A4D"/>
    <w:rsid w:val="00682064"/>
    <w:rsid w:val="006C7512"/>
    <w:rsid w:val="006D5626"/>
    <w:rsid w:val="006E3957"/>
    <w:rsid w:val="006F35F8"/>
    <w:rsid w:val="00706478"/>
    <w:rsid w:val="00717B6D"/>
    <w:rsid w:val="00720DA9"/>
    <w:rsid w:val="00723FE6"/>
    <w:rsid w:val="00725921"/>
    <w:rsid w:val="00731BFC"/>
    <w:rsid w:val="00732001"/>
    <w:rsid w:val="00747FCF"/>
    <w:rsid w:val="00755A9C"/>
    <w:rsid w:val="00755B21"/>
    <w:rsid w:val="00760FDA"/>
    <w:rsid w:val="00777B20"/>
    <w:rsid w:val="00784683"/>
    <w:rsid w:val="007D260F"/>
    <w:rsid w:val="007D5385"/>
    <w:rsid w:val="007D6569"/>
    <w:rsid w:val="007E74FA"/>
    <w:rsid w:val="00813D95"/>
    <w:rsid w:val="00840FE0"/>
    <w:rsid w:val="00841939"/>
    <w:rsid w:val="00890F58"/>
    <w:rsid w:val="00891875"/>
    <w:rsid w:val="00895063"/>
    <w:rsid w:val="00895FAB"/>
    <w:rsid w:val="008A1E84"/>
    <w:rsid w:val="008D2248"/>
    <w:rsid w:val="008E497F"/>
    <w:rsid w:val="008E664F"/>
    <w:rsid w:val="00916501"/>
    <w:rsid w:val="0093647F"/>
    <w:rsid w:val="00936778"/>
    <w:rsid w:val="00941DFC"/>
    <w:rsid w:val="009444D2"/>
    <w:rsid w:val="009459CD"/>
    <w:rsid w:val="00997A83"/>
    <w:rsid w:val="009A41AC"/>
    <w:rsid w:val="009F355D"/>
    <w:rsid w:val="009F57F2"/>
    <w:rsid w:val="009F73F6"/>
    <w:rsid w:val="009F76F4"/>
    <w:rsid w:val="00A16BD5"/>
    <w:rsid w:val="00A235F3"/>
    <w:rsid w:val="00A33FFD"/>
    <w:rsid w:val="00A72E99"/>
    <w:rsid w:val="00A843E9"/>
    <w:rsid w:val="00A915F6"/>
    <w:rsid w:val="00AD0B8F"/>
    <w:rsid w:val="00AF261A"/>
    <w:rsid w:val="00AF335E"/>
    <w:rsid w:val="00B048D6"/>
    <w:rsid w:val="00B2719B"/>
    <w:rsid w:val="00B53306"/>
    <w:rsid w:val="00B66C75"/>
    <w:rsid w:val="00B94333"/>
    <w:rsid w:val="00BA6629"/>
    <w:rsid w:val="00BB2634"/>
    <w:rsid w:val="00BB73B6"/>
    <w:rsid w:val="00BE38DA"/>
    <w:rsid w:val="00BF051C"/>
    <w:rsid w:val="00BF4AD6"/>
    <w:rsid w:val="00C001D5"/>
    <w:rsid w:val="00C11C26"/>
    <w:rsid w:val="00C227E4"/>
    <w:rsid w:val="00C439CB"/>
    <w:rsid w:val="00C81A99"/>
    <w:rsid w:val="00CC1065"/>
    <w:rsid w:val="00CC5E39"/>
    <w:rsid w:val="00CC7063"/>
    <w:rsid w:val="00CD40A8"/>
    <w:rsid w:val="00CE570E"/>
    <w:rsid w:val="00D030BB"/>
    <w:rsid w:val="00D22DF2"/>
    <w:rsid w:val="00D24FED"/>
    <w:rsid w:val="00D360FF"/>
    <w:rsid w:val="00D5371E"/>
    <w:rsid w:val="00D57C82"/>
    <w:rsid w:val="00D72110"/>
    <w:rsid w:val="00D84B89"/>
    <w:rsid w:val="00D95932"/>
    <w:rsid w:val="00DB7809"/>
    <w:rsid w:val="00DD48A2"/>
    <w:rsid w:val="00DD4993"/>
    <w:rsid w:val="00DE451F"/>
    <w:rsid w:val="00DE4830"/>
    <w:rsid w:val="00E232FF"/>
    <w:rsid w:val="00E275D2"/>
    <w:rsid w:val="00E314E5"/>
    <w:rsid w:val="00E31618"/>
    <w:rsid w:val="00E5542F"/>
    <w:rsid w:val="00E5736F"/>
    <w:rsid w:val="00E61A2E"/>
    <w:rsid w:val="00E62019"/>
    <w:rsid w:val="00E64945"/>
    <w:rsid w:val="00E64F6A"/>
    <w:rsid w:val="00E819CB"/>
    <w:rsid w:val="00E85899"/>
    <w:rsid w:val="00E86F72"/>
    <w:rsid w:val="00E935F3"/>
    <w:rsid w:val="00EA1601"/>
    <w:rsid w:val="00ED11BA"/>
    <w:rsid w:val="00ED18F3"/>
    <w:rsid w:val="00EE0B5E"/>
    <w:rsid w:val="00EF0D71"/>
    <w:rsid w:val="00EF360A"/>
    <w:rsid w:val="00F15DCA"/>
    <w:rsid w:val="00F26BB4"/>
    <w:rsid w:val="00F27594"/>
    <w:rsid w:val="00F3354B"/>
    <w:rsid w:val="00F352B3"/>
    <w:rsid w:val="00F96AF4"/>
    <w:rsid w:val="00FA600A"/>
    <w:rsid w:val="00FB4CB7"/>
    <w:rsid w:val="00FF28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C32E2"/>
  <w15:chartTrackingRefBased/>
  <w15:docId w15:val="{0CDD477B-709D-4E90-A3B0-E7CA48553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34B06"/>
    <w:pPr>
      <w:widowControl w:val="0"/>
    </w:pPr>
    <w:rPr>
      <w:rFonts w:ascii="Courier" w:hAnsi="Courier"/>
      <w:snapToGrid w:val="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Verwijzingopmerking">
    <w:name w:val="annotation reference"/>
    <w:semiHidden/>
    <w:rsid w:val="00134B06"/>
    <w:rPr>
      <w:sz w:val="16"/>
      <w:szCs w:val="16"/>
    </w:rPr>
  </w:style>
  <w:style w:type="paragraph" w:styleId="Tekstopmerking">
    <w:name w:val="annotation text"/>
    <w:basedOn w:val="Standaard"/>
    <w:semiHidden/>
    <w:rsid w:val="00134B06"/>
  </w:style>
  <w:style w:type="paragraph" w:styleId="Ballontekst">
    <w:name w:val="Balloon Text"/>
    <w:basedOn w:val="Standaard"/>
    <w:semiHidden/>
    <w:rsid w:val="00134B06"/>
    <w:rPr>
      <w:rFonts w:ascii="Tahoma" w:hAnsi="Tahoma" w:cs="Tahoma"/>
      <w:sz w:val="16"/>
      <w:szCs w:val="16"/>
    </w:rPr>
  </w:style>
  <w:style w:type="paragraph" w:styleId="Koptekst">
    <w:name w:val="header"/>
    <w:basedOn w:val="Standaard"/>
    <w:rsid w:val="00784683"/>
    <w:pPr>
      <w:tabs>
        <w:tab w:val="center" w:pos="4153"/>
        <w:tab w:val="right" w:pos="8306"/>
      </w:tabs>
    </w:pPr>
  </w:style>
  <w:style w:type="paragraph" w:styleId="Voettekst">
    <w:name w:val="footer"/>
    <w:basedOn w:val="Standaard"/>
    <w:rsid w:val="00784683"/>
    <w:pPr>
      <w:tabs>
        <w:tab w:val="center" w:pos="4153"/>
        <w:tab w:val="right" w:pos="8306"/>
      </w:tabs>
    </w:pPr>
  </w:style>
  <w:style w:type="paragraph" w:customStyle="1" w:styleId="kopje">
    <w:name w:val="kopje"/>
    <w:basedOn w:val="Standaard"/>
    <w:next w:val="Standaard"/>
    <w:rsid w:val="00A33FFD"/>
    <w:pPr>
      <w:widowControl/>
      <w:snapToGrid w:val="0"/>
      <w:spacing w:before="120" w:line="280" w:lineRule="auto"/>
    </w:pPr>
    <w:rPr>
      <w:rFonts w:ascii="Arial" w:hAnsi="Arial"/>
      <w:b/>
      <w:snapToGrid/>
      <w:kern w:val="28"/>
      <w:sz w:val="18"/>
      <w:lang w:eastAsia="en-US"/>
    </w:rPr>
  </w:style>
  <w:style w:type="paragraph" w:customStyle="1" w:styleId="tussenkopje">
    <w:name w:val="tussenkopje"/>
    <w:basedOn w:val="Standaard"/>
    <w:rsid w:val="00A33FFD"/>
    <w:pPr>
      <w:widowControl/>
      <w:snapToGrid w:val="0"/>
      <w:spacing w:before="90" w:line="240" w:lineRule="atLeast"/>
    </w:pPr>
    <w:rPr>
      <w:rFonts w:ascii="Arial" w:hAnsi="Arial"/>
      <w:snapToGrid/>
      <w:kern w:val="28"/>
      <w:sz w:val="14"/>
      <w:lang w:val="nl" w:eastAsia="en-US"/>
    </w:rPr>
  </w:style>
  <w:style w:type="character" w:customStyle="1" w:styleId="Versie">
    <w:name w:val="Versie"/>
    <w:rsid w:val="00A33FFD"/>
    <w:rPr>
      <w:rFonts w:ascii="Helvetica" w:hAnsi="Helvetica" w:cs="Helvetica" w:hint="default"/>
      <w:sz w:val="18"/>
      <w:lang w:val="nl-NL"/>
    </w:rPr>
  </w:style>
  <w:style w:type="character" w:customStyle="1" w:styleId="Datumopmaakprofiel">
    <w:name w:val="Datumopmaakprofiel"/>
    <w:basedOn w:val="Versie"/>
    <w:rsid w:val="00A33FFD"/>
    <w:rPr>
      <w:rFonts w:ascii="Helvetica" w:hAnsi="Helvetica" w:cs="Helvetica" w:hint="default"/>
      <w:sz w:val="18"/>
      <w:lang w:val="nl-NL"/>
    </w:rPr>
  </w:style>
  <w:style w:type="paragraph" w:styleId="Onderwerpvanopmerking">
    <w:name w:val="annotation subject"/>
    <w:basedOn w:val="Tekstopmerking"/>
    <w:next w:val="Tekstopmerking"/>
    <w:semiHidden/>
    <w:rsid w:val="005A5957"/>
    <w:rPr>
      <w:b/>
      <w:bCs/>
    </w:rPr>
  </w:style>
  <w:style w:type="character" w:styleId="Paginanummer">
    <w:name w:val="page number"/>
    <w:basedOn w:val="Standaardalinea-lettertype"/>
    <w:rsid w:val="00AD0B8F"/>
  </w:style>
  <w:style w:type="paragraph" w:styleId="Ondertitel">
    <w:name w:val="Subtitle"/>
    <w:aliases w:val="Subtitel"/>
    <w:basedOn w:val="Standaard"/>
    <w:link w:val="OndertitelChar"/>
    <w:qFormat/>
    <w:rsid w:val="00C11C2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OndertitelChar">
    <w:name w:val="Ondertitel Char"/>
    <w:aliases w:val="Subtitel Char"/>
    <w:basedOn w:val="Standaardalinea-lettertype"/>
    <w:link w:val="Ondertitel"/>
    <w:rsid w:val="00C11C26"/>
    <w:rPr>
      <w:rFonts w:asciiTheme="minorHAnsi" w:eastAsiaTheme="minorEastAsia" w:hAnsiTheme="minorHAnsi" w:cstheme="minorBidi"/>
      <w:snapToGrid w:val="0"/>
      <w:color w:val="5A5A5A" w:themeColor="text1" w:themeTint="A5"/>
      <w:spacing w:val="15"/>
      <w:sz w:val="22"/>
      <w:szCs w:val="22"/>
    </w:rPr>
  </w:style>
  <w:style w:type="paragraph" w:styleId="Revisie">
    <w:name w:val="Revision"/>
    <w:hidden/>
    <w:uiPriority w:val="99"/>
    <w:semiHidden/>
    <w:rsid w:val="003A1FA0"/>
    <w:rPr>
      <w:rFonts w:ascii="Courier" w:hAnsi="Courier"/>
      <w:snapToGrid w:val="0"/>
    </w:rPr>
  </w:style>
  <w:style w:type="paragraph" w:styleId="Lijstalinea">
    <w:name w:val="List Paragraph"/>
    <w:basedOn w:val="Standaard"/>
    <w:uiPriority w:val="34"/>
    <w:qFormat/>
    <w:rsid w:val="00AF2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0261">
      <w:bodyDiv w:val="1"/>
      <w:marLeft w:val="0"/>
      <w:marRight w:val="0"/>
      <w:marTop w:val="0"/>
      <w:marBottom w:val="0"/>
      <w:divBdr>
        <w:top w:val="none" w:sz="0" w:space="0" w:color="auto"/>
        <w:left w:val="none" w:sz="0" w:space="0" w:color="auto"/>
        <w:bottom w:val="none" w:sz="0" w:space="0" w:color="auto"/>
        <w:right w:val="none" w:sz="0" w:space="0" w:color="auto"/>
      </w:divBdr>
      <w:divsChild>
        <w:div w:id="1405297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3</Pages>
  <Words>1428</Words>
  <Characters>7855</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Modeldocument ABN-Amro - AAB v 1.8</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Modeldocument ABN-Amro - AAB v 1.8</dc:title>
  <dc:subject/>
  <dc:creator>RZ/PPB</dc:creator>
  <cp:keywords/>
  <dc:description/>
  <cp:lastModifiedBy>Groot, Karina de</cp:lastModifiedBy>
  <cp:revision>23</cp:revision>
  <cp:lastPrinted>2011-03-31T11:13:00Z</cp:lastPrinted>
  <dcterms:created xsi:type="dcterms:W3CDTF">2026-08-12T08:01:00Z</dcterms:created>
  <dcterms:modified xsi:type="dcterms:W3CDTF">2026-09-25T09:42:00Z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