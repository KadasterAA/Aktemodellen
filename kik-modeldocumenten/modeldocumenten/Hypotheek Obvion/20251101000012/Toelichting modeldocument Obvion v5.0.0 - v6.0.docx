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AF99D" w14:textId="77777777" w:rsidR="003228A3" w:rsidRDefault="003228A3" w:rsidP="00C26BE6"/>
    <w:tbl>
      <w:tblPr>
        <w:tblpPr w:leftFromText="142" w:rightFromText="142" w:vertAnchor="page" w:horzAnchor="margin" w:tblpY="625"/>
        <w:tblW w:w="8859" w:type="dxa"/>
        <w:tblCellMar>
          <w:left w:w="70" w:type="dxa"/>
          <w:right w:w="70" w:type="dxa"/>
        </w:tblCellMar>
        <w:tblLook w:val="0000" w:firstRow="0" w:lastRow="0" w:firstColumn="0" w:lastColumn="0" w:noHBand="0" w:noVBand="0"/>
      </w:tblPr>
      <w:tblGrid>
        <w:gridCol w:w="5315"/>
        <w:gridCol w:w="3544"/>
      </w:tblGrid>
      <w:tr w:rsidR="003228A3" w14:paraId="3B8AB479" w14:textId="77777777" w:rsidTr="00025AA2">
        <w:trPr>
          <w:gridAfter w:val="1"/>
          <w:wAfter w:w="3544" w:type="dxa"/>
        </w:trPr>
        <w:tc>
          <w:tcPr>
            <w:tcW w:w="5315" w:type="dxa"/>
          </w:tcPr>
          <w:p w14:paraId="6F76CC5B" w14:textId="77777777" w:rsidR="003228A3" w:rsidRDefault="003228A3"/>
        </w:tc>
      </w:tr>
      <w:tr w:rsidR="003228A3" w14:paraId="7F5D7F17" w14:textId="77777777" w:rsidTr="00025AA2">
        <w:trPr>
          <w:gridAfter w:val="1"/>
          <w:wAfter w:w="3544" w:type="dxa"/>
        </w:trPr>
        <w:tc>
          <w:tcPr>
            <w:tcW w:w="5315" w:type="dxa"/>
          </w:tcPr>
          <w:p w14:paraId="533A51B5" w14:textId="77777777" w:rsidR="003228A3" w:rsidRDefault="003228A3"/>
        </w:tc>
      </w:tr>
      <w:tr w:rsidR="003228A3" w:rsidRPr="00343045" w14:paraId="2A41948A" w14:textId="77777777" w:rsidTr="00025AA2">
        <w:trPr>
          <w:gridAfter w:val="1"/>
          <w:wAfter w:w="3544" w:type="dxa"/>
        </w:trPr>
        <w:tc>
          <w:tcPr>
            <w:tcW w:w="5315" w:type="dxa"/>
          </w:tcPr>
          <w:p w14:paraId="40E19C9A" w14:textId="2C95937F" w:rsidR="003228A3" w:rsidRPr="00343045" w:rsidRDefault="00AD02F4">
            <w:pPr>
              <w:pStyle w:val="Eenheid"/>
            </w:pPr>
            <w:bookmarkStart w:id="0" w:name="bmDirectie"/>
            <w:bookmarkEnd w:id="0"/>
            <w:r w:rsidRPr="00E80392">
              <w:rPr>
                <w:rStyle w:val="Ondertitel1"/>
              </w:rPr>
              <w:t>Directie Beheer en Ontwikkeling Informatietechnologie</w:t>
            </w:r>
            <w:r>
              <w:rPr>
                <w:rStyle w:val="Ondertitel1"/>
              </w:rPr>
              <w:t xml:space="preserve"> </w:t>
            </w:r>
            <w:r w:rsidRPr="00E80392">
              <w:rPr>
                <w:rStyle w:val="Ondertitel1"/>
              </w:rPr>
              <w:t>(BOI)</w:t>
            </w:r>
          </w:p>
        </w:tc>
      </w:tr>
      <w:tr w:rsidR="003228A3" w:rsidRPr="00343045" w14:paraId="7495BC57" w14:textId="77777777" w:rsidTr="00025AA2">
        <w:trPr>
          <w:gridAfter w:val="1"/>
          <w:wAfter w:w="3544" w:type="dxa"/>
        </w:trPr>
        <w:tc>
          <w:tcPr>
            <w:tcW w:w="5315" w:type="dxa"/>
          </w:tcPr>
          <w:p w14:paraId="30EC4EBF" w14:textId="339FF6E3" w:rsidR="003228A3" w:rsidRPr="00343045" w:rsidRDefault="003228A3">
            <w:pPr>
              <w:pStyle w:val="Afdeling"/>
              <w:rPr>
                <w:sz w:val="20"/>
                <w:lang w:val="nl-NL"/>
              </w:rPr>
            </w:pPr>
            <w:bookmarkStart w:id="1" w:name="bmAfdeling"/>
            <w:bookmarkEnd w:id="1"/>
          </w:p>
        </w:tc>
      </w:tr>
      <w:tr w:rsidR="003228A3" w:rsidRPr="00343045" w14:paraId="2A67D71E" w14:textId="77777777" w:rsidTr="00025AA2">
        <w:trPr>
          <w:gridAfter w:val="1"/>
          <w:wAfter w:w="3544" w:type="dxa"/>
        </w:trPr>
        <w:tc>
          <w:tcPr>
            <w:tcW w:w="5315" w:type="dxa"/>
          </w:tcPr>
          <w:p w14:paraId="2F675655" w14:textId="77777777" w:rsidR="003228A3" w:rsidRPr="00343045" w:rsidRDefault="003228A3">
            <w:pPr>
              <w:spacing w:before="90"/>
              <w:rPr>
                <w:sz w:val="14"/>
              </w:rPr>
            </w:pPr>
          </w:p>
        </w:tc>
      </w:tr>
      <w:tr w:rsidR="003228A3" w:rsidRPr="00343045" w14:paraId="5F7BA5D8" w14:textId="77777777" w:rsidTr="00025AA2">
        <w:trPr>
          <w:gridAfter w:val="1"/>
          <w:wAfter w:w="3544" w:type="dxa"/>
          <w:trHeight w:val="3804"/>
        </w:trPr>
        <w:tc>
          <w:tcPr>
            <w:tcW w:w="5315" w:type="dxa"/>
            <w:vAlign w:val="bottom"/>
          </w:tcPr>
          <w:p w14:paraId="6CB46460" w14:textId="77777777" w:rsidR="003228A3" w:rsidRPr="00343045" w:rsidRDefault="003228A3">
            <w:pPr>
              <w:pStyle w:val="Vertrouwelijk"/>
              <w:framePr w:wrap="auto" w:vAnchor="margin" w:hAnchor="text" w:xAlign="left" w:yAlign="inline"/>
              <w:spacing w:before="200" w:line="240" w:lineRule="auto"/>
            </w:pPr>
            <w:bookmarkStart w:id="2" w:name="bmVertrouwelijk"/>
            <w:bookmarkEnd w:id="2"/>
          </w:p>
        </w:tc>
      </w:tr>
      <w:tr w:rsidR="003228A3" w:rsidRPr="00343045" w14:paraId="0CCCCC99" w14:textId="77777777" w:rsidTr="00025AA2">
        <w:trPr>
          <w:gridAfter w:val="1"/>
          <w:wAfter w:w="3544" w:type="dxa"/>
          <w:trHeight w:val="135"/>
        </w:trPr>
        <w:tc>
          <w:tcPr>
            <w:tcW w:w="5315" w:type="dxa"/>
          </w:tcPr>
          <w:p w14:paraId="259629C2" w14:textId="47EFE062" w:rsidR="003228A3" w:rsidRPr="00834F63" w:rsidRDefault="003228A3">
            <w:pPr>
              <w:spacing w:before="90"/>
              <w:rPr>
                <w:szCs w:val="18"/>
              </w:rPr>
            </w:pPr>
          </w:p>
        </w:tc>
      </w:tr>
      <w:tr w:rsidR="003228A3" w:rsidRPr="00343045" w14:paraId="3648A35C" w14:textId="77777777" w:rsidTr="00025AA2">
        <w:trPr>
          <w:gridAfter w:val="1"/>
          <w:wAfter w:w="3544" w:type="dxa"/>
          <w:trHeight w:val="181"/>
        </w:trPr>
        <w:tc>
          <w:tcPr>
            <w:tcW w:w="5315" w:type="dxa"/>
          </w:tcPr>
          <w:p w14:paraId="27D1CA3F" w14:textId="77777777" w:rsidR="003228A3" w:rsidRPr="00343045" w:rsidRDefault="003228A3"/>
        </w:tc>
      </w:tr>
      <w:tr w:rsidR="003228A3" w:rsidRPr="00343045" w14:paraId="44CDC894" w14:textId="77777777" w:rsidTr="00025AA2">
        <w:trPr>
          <w:gridAfter w:val="1"/>
          <w:wAfter w:w="3544" w:type="dxa"/>
        </w:trPr>
        <w:tc>
          <w:tcPr>
            <w:tcW w:w="5315" w:type="dxa"/>
          </w:tcPr>
          <w:p w14:paraId="1BAFDD69" w14:textId="64D29984" w:rsidR="003228A3" w:rsidRPr="00343045" w:rsidRDefault="008D0862" w:rsidP="00A77D46">
            <w:pPr>
              <w:pStyle w:val="Titel"/>
              <w:rPr>
                <w:lang w:val="nl-NL"/>
              </w:rPr>
            </w:pPr>
            <w:bookmarkStart w:id="3" w:name="bmTitel"/>
            <w:bookmarkEnd w:id="3"/>
            <w:r w:rsidRPr="00343045">
              <w:rPr>
                <w:lang w:val="nl-NL"/>
              </w:rPr>
              <w:t>Toelichting model</w:t>
            </w:r>
            <w:r w:rsidR="00C65477">
              <w:rPr>
                <w:lang w:val="nl-NL"/>
              </w:rPr>
              <w:t>document</w:t>
            </w:r>
            <w:r w:rsidR="004E516B">
              <w:rPr>
                <w:lang w:val="nl-NL"/>
              </w:rPr>
              <w:t xml:space="preserve"> </w:t>
            </w:r>
            <w:r w:rsidR="00612C81">
              <w:rPr>
                <w:lang w:val="nl-NL"/>
              </w:rPr>
              <w:t>Obvion</w:t>
            </w:r>
            <w:r w:rsidR="00286F0E">
              <w:rPr>
                <w:lang w:val="nl-NL"/>
              </w:rPr>
              <w:t xml:space="preserve"> hypotheek</w:t>
            </w:r>
            <w:r w:rsidR="00DC12C2">
              <w:rPr>
                <w:lang w:val="nl-NL"/>
              </w:rPr>
              <w:t xml:space="preserve"> v</w:t>
            </w:r>
            <w:del w:id="4" w:author="Willems, Igor" w:date="2025-11-11T11:53:00Z" w16du:dateUtc="2025-11-11T10:53:00Z">
              <w:r w:rsidR="00AD02F4" w:rsidDel="00D067D0">
                <w:rPr>
                  <w:lang w:val="nl-NL"/>
                </w:rPr>
                <w:delText>4</w:delText>
              </w:r>
              <w:r w:rsidR="00DC12C2" w:rsidDel="00D067D0">
                <w:rPr>
                  <w:lang w:val="nl-NL"/>
                </w:rPr>
                <w:delText>.</w:delText>
              </w:r>
            </w:del>
            <w:ins w:id="5" w:author="Groot, Karina de" w:date="2025-09-08T09:48:00Z" w16du:dateUtc="2025-09-08T07:48:00Z">
              <w:del w:id="6" w:author="Willems, Igor" w:date="2025-11-11T11:53:00Z" w16du:dateUtc="2025-11-11T10:53:00Z">
                <w:r w:rsidR="007C0DA8" w:rsidDel="00D067D0">
                  <w:rPr>
                    <w:lang w:val="nl-NL"/>
                  </w:rPr>
                  <w:delText>1</w:delText>
                </w:r>
              </w:del>
            </w:ins>
            <w:del w:id="7" w:author="Willems, Igor" w:date="2025-11-11T11:53:00Z" w16du:dateUtc="2025-11-11T10:53:00Z">
              <w:r w:rsidR="00DC12C2" w:rsidDel="00D067D0">
                <w:rPr>
                  <w:lang w:val="nl-NL"/>
                </w:rPr>
                <w:delText>0.0</w:delText>
              </w:r>
            </w:del>
            <w:ins w:id="8" w:author="Willems, Igor" w:date="2025-11-11T11:53:00Z" w16du:dateUtc="2025-11-11T10:53:00Z">
              <w:r w:rsidR="00D067D0">
                <w:rPr>
                  <w:lang w:val="nl-NL"/>
                </w:rPr>
                <w:t>5.0</w:t>
              </w:r>
            </w:ins>
          </w:p>
        </w:tc>
      </w:tr>
      <w:tr w:rsidR="003228A3" w:rsidRPr="00343045" w14:paraId="56DEFF6D" w14:textId="77777777" w:rsidTr="00025AA2">
        <w:trPr>
          <w:gridAfter w:val="1"/>
          <w:wAfter w:w="3544" w:type="dxa"/>
          <w:trHeight w:val="268"/>
        </w:trPr>
        <w:tc>
          <w:tcPr>
            <w:tcW w:w="5315" w:type="dxa"/>
          </w:tcPr>
          <w:p w14:paraId="2594C1E4" w14:textId="77777777" w:rsidR="003228A3" w:rsidRPr="00343045" w:rsidRDefault="003228A3"/>
        </w:tc>
      </w:tr>
      <w:tr w:rsidR="003228A3" w:rsidRPr="00343045" w14:paraId="60C3331A" w14:textId="77777777" w:rsidTr="00025AA2">
        <w:trPr>
          <w:gridAfter w:val="1"/>
          <w:wAfter w:w="3544" w:type="dxa"/>
          <w:cantSplit/>
          <w:trHeight w:hRule="exact" w:val="275"/>
        </w:trPr>
        <w:tc>
          <w:tcPr>
            <w:tcW w:w="5315" w:type="dxa"/>
            <w:vAlign w:val="bottom"/>
          </w:tcPr>
          <w:p w14:paraId="43F9C9E5" w14:textId="77777777" w:rsidR="003228A3" w:rsidRPr="00343045" w:rsidRDefault="004A1631">
            <w:pPr>
              <w:pStyle w:val="Ondertitel"/>
              <w:spacing w:line="240" w:lineRule="auto"/>
              <w:rPr>
                <w:sz w:val="18"/>
                <w:lang w:val="nl-NL"/>
              </w:rPr>
            </w:pPr>
            <w:bookmarkStart w:id="9" w:name="bmSubtitel"/>
            <w:bookmarkEnd w:id="9"/>
            <w:r w:rsidRPr="00343045">
              <w:rPr>
                <w:sz w:val="18"/>
                <w:lang w:val="nl-NL"/>
              </w:rPr>
              <w:t>Automatische Akteverwerking</w:t>
            </w:r>
          </w:p>
        </w:tc>
      </w:tr>
      <w:tr w:rsidR="003228A3" w:rsidRPr="00343045" w14:paraId="10CA20AD" w14:textId="77777777" w:rsidTr="00025AA2">
        <w:trPr>
          <w:gridAfter w:val="1"/>
          <w:wAfter w:w="3544" w:type="dxa"/>
          <w:cantSplit/>
          <w:trHeight w:hRule="exact" w:val="804"/>
        </w:trPr>
        <w:tc>
          <w:tcPr>
            <w:tcW w:w="5315" w:type="dxa"/>
            <w:vAlign w:val="bottom"/>
          </w:tcPr>
          <w:p w14:paraId="3B8C4F47" w14:textId="77777777" w:rsidR="003228A3" w:rsidRPr="00343045" w:rsidRDefault="003228A3"/>
        </w:tc>
      </w:tr>
      <w:tr w:rsidR="003228A3" w:rsidRPr="00343045" w14:paraId="7CC43B5B" w14:textId="77777777" w:rsidTr="00025AA2">
        <w:trPr>
          <w:gridAfter w:val="1"/>
          <w:wAfter w:w="3544" w:type="dxa"/>
          <w:cantSplit/>
        </w:trPr>
        <w:tc>
          <w:tcPr>
            <w:tcW w:w="5315" w:type="dxa"/>
            <w:vAlign w:val="bottom"/>
          </w:tcPr>
          <w:p w14:paraId="35544412" w14:textId="77777777" w:rsidR="003228A3" w:rsidRPr="000923C3" w:rsidRDefault="00755C3E">
            <w:pPr>
              <w:pStyle w:val="tussenkopje"/>
              <w:rPr>
                <w:b/>
                <w:bCs/>
                <w:lang w:val="nl-NL"/>
              </w:rPr>
            </w:pPr>
            <w:r w:rsidRPr="000923C3">
              <w:rPr>
                <w:b/>
                <w:bCs/>
                <w:lang w:val="nl-NL"/>
              </w:rPr>
              <w:t>Versie</w:t>
            </w:r>
          </w:p>
        </w:tc>
      </w:tr>
      <w:tr w:rsidR="003228A3" w:rsidRPr="00343045" w14:paraId="4063FF6F" w14:textId="77777777" w:rsidTr="00025AA2">
        <w:trPr>
          <w:gridAfter w:val="1"/>
          <w:wAfter w:w="3544" w:type="dxa"/>
          <w:cantSplit/>
        </w:trPr>
        <w:tc>
          <w:tcPr>
            <w:tcW w:w="5315" w:type="dxa"/>
            <w:vAlign w:val="bottom"/>
          </w:tcPr>
          <w:p w14:paraId="0F260394" w14:textId="0863AC84" w:rsidR="002A010E" w:rsidRPr="00343045" w:rsidRDefault="00AD02F4" w:rsidP="008D0862">
            <w:bookmarkStart w:id="10" w:name="bmAuteurs"/>
            <w:bookmarkEnd w:id="10"/>
            <w:del w:id="11" w:author="Willems, Igor" w:date="2025-11-11T11:53:00Z" w16du:dateUtc="2025-11-11T10:53:00Z">
              <w:r w:rsidDel="00D067D0">
                <w:delText>5.</w:delText>
              </w:r>
            </w:del>
            <w:ins w:id="12" w:author="Groot, Karina de" w:date="2025-09-08T09:48:00Z" w16du:dateUtc="2025-09-08T07:48:00Z">
              <w:del w:id="13" w:author="Willems, Igor" w:date="2025-11-11T11:53:00Z" w16du:dateUtc="2025-11-11T10:53:00Z">
                <w:r w:rsidR="007C0DA8" w:rsidDel="00D067D0">
                  <w:delText>1</w:delText>
                </w:r>
              </w:del>
            </w:ins>
            <w:del w:id="14" w:author="Willems, Igor" w:date="2025-11-11T11:53:00Z" w16du:dateUtc="2025-11-11T10:53:00Z">
              <w:r w:rsidDel="00D067D0">
                <w:delText>0</w:delText>
              </w:r>
            </w:del>
            <w:ins w:id="15" w:author="Willems, Igor" w:date="2025-11-11T11:53:00Z" w16du:dateUtc="2025-11-11T10:53:00Z">
              <w:r w:rsidR="00D067D0">
                <w:t>6.0</w:t>
              </w:r>
            </w:ins>
          </w:p>
        </w:tc>
      </w:tr>
      <w:tr w:rsidR="003228A3" w:rsidRPr="00343045" w14:paraId="7941F10E" w14:textId="77777777">
        <w:trPr>
          <w:cantSplit/>
          <w:trHeight w:hRule="exact" w:val="246"/>
        </w:trPr>
        <w:tc>
          <w:tcPr>
            <w:tcW w:w="8859" w:type="dxa"/>
            <w:gridSpan w:val="2"/>
            <w:vAlign w:val="bottom"/>
          </w:tcPr>
          <w:p w14:paraId="574B27C7" w14:textId="77777777" w:rsidR="003228A3" w:rsidRPr="00343045" w:rsidRDefault="003228A3"/>
        </w:tc>
      </w:tr>
    </w:tbl>
    <w:p w14:paraId="71C99846" w14:textId="77777777" w:rsidR="003228A3" w:rsidRPr="00343045" w:rsidRDefault="003228A3"/>
    <w:p w14:paraId="149C3588" w14:textId="77777777" w:rsidR="00BE14F0" w:rsidRDefault="00BE14F0">
      <w:pPr>
        <w:sectPr w:rsidR="00BE14F0" w:rsidSect="00923174">
          <w:headerReference w:type="default" r:id="rId8"/>
          <w:pgSz w:w="11906" w:h="16838" w:code="9"/>
          <w:pgMar w:top="3402" w:right="1304" w:bottom="1304" w:left="1814" w:header="567" w:footer="431" w:gutter="0"/>
          <w:cols w:space="708"/>
          <w:formProt w:val="0"/>
        </w:sectPr>
      </w:pPr>
    </w:p>
    <w:p w14:paraId="02B36580" w14:textId="77777777" w:rsidR="005B4409" w:rsidRDefault="005B4409"/>
    <w:tbl>
      <w:tblPr>
        <w:tblW w:w="1418" w:type="dxa"/>
        <w:tblCellMar>
          <w:left w:w="70" w:type="dxa"/>
          <w:right w:w="70" w:type="dxa"/>
        </w:tblCellMar>
        <w:tblLook w:val="0000" w:firstRow="0" w:lastRow="0" w:firstColumn="0" w:lastColumn="0" w:noHBand="0" w:noVBand="0"/>
      </w:tblPr>
      <w:tblGrid>
        <w:gridCol w:w="1418"/>
      </w:tblGrid>
      <w:tr w:rsidR="003228A3" w:rsidRPr="00343045" w14:paraId="1CE5EF01" w14:textId="77777777" w:rsidTr="00FC7E3B">
        <w:trPr>
          <w:trHeight w:hRule="exact" w:val="332"/>
        </w:trPr>
        <w:tc>
          <w:tcPr>
            <w:tcW w:w="1418" w:type="dxa"/>
            <w:vAlign w:val="bottom"/>
          </w:tcPr>
          <w:p w14:paraId="37499500" w14:textId="77777777" w:rsidR="003228A3" w:rsidRPr="00343045" w:rsidRDefault="003228A3">
            <w:pPr>
              <w:pStyle w:val="kopje"/>
              <w:rPr>
                <w:b w:val="0"/>
                <w:bCs/>
              </w:rPr>
            </w:pPr>
            <w:r w:rsidRPr="00343045">
              <w:t>Versiehistorie</w:t>
            </w:r>
          </w:p>
        </w:tc>
      </w:tr>
    </w:tbl>
    <w:p w14:paraId="3C0EC737" w14:textId="77777777" w:rsidR="003228A3" w:rsidRPr="00343045" w:rsidRDefault="003228A3">
      <w:pPr>
        <w:spacing w:line="14" w:lineRule="exact"/>
      </w:pPr>
    </w:p>
    <w:tbl>
      <w:tblPr>
        <w:tblW w:w="8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37"/>
        <w:gridCol w:w="1560"/>
        <w:gridCol w:w="1984"/>
        <w:gridCol w:w="4678"/>
      </w:tblGrid>
      <w:tr w:rsidR="00C346B8" w:rsidRPr="00343045" w14:paraId="5B9DDB1D" w14:textId="77777777" w:rsidTr="00FC7E3B">
        <w:trPr>
          <w:trHeight w:hRule="exact" w:val="281"/>
          <w:tblHeader/>
        </w:trPr>
        <w:tc>
          <w:tcPr>
            <w:tcW w:w="637" w:type="dxa"/>
            <w:vAlign w:val="bottom"/>
          </w:tcPr>
          <w:p w14:paraId="1DFD5842" w14:textId="77777777" w:rsidR="003228A3" w:rsidRPr="00343045" w:rsidRDefault="003228A3">
            <w:pPr>
              <w:pStyle w:val="tussenkopje"/>
              <w:spacing w:before="0"/>
              <w:rPr>
                <w:lang w:val="nl-NL"/>
              </w:rPr>
            </w:pPr>
            <w:r w:rsidRPr="00343045">
              <w:rPr>
                <w:lang w:val="nl-NL"/>
              </w:rPr>
              <w:t>Versie</w:t>
            </w:r>
          </w:p>
        </w:tc>
        <w:tc>
          <w:tcPr>
            <w:tcW w:w="1560" w:type="dxa"/>
            <w:vAlign w:val="bottom"/>
          </w:tcPr>
          <w:p w14:paraId="1B2F9633" w14:textId="77777777" w:rsidR="003228A3" w:rsidRPr="00343045" w:rsidRDefault="003228A3">
            <w:pPr>
              <w:pStyle w:val="tussenkopje"/>
              <w:spacing w:before="0"/>
              <w:rPr>
                <w:lang w:val="nl-NL"/>
              </w:rPr>
            </w:pPr>
            <w:r w:rsidRPr="00343045">
              <w:rPr>
                <w:lang w:val="nl-NL"/>
              </w:rPr>
              <w:t>Datum</w:t>
            </w:r>
          </w:p>
        </w:tc>
        <w:tc>
          <w:tcPr>
            <w:tcW w:w="1984" w:type="dxa"/>
            <w:vAlign w:val="bottom"/>
          </w:tcPr>
          <w:p w14:paraId="0BA1DB2D" w14:textId="77777777" w:rsidR="003228A3" w:rsidRPr="00343045" w:rsidRDefault="003228A3">
            <w:pPr>
              <w:pStyle w:val="tussenkopje"/>
              <w:spacing w:before="0"/>
              <w:rPr>
                <w:lang w:val="nl-NL"/>
              </w:rPr>
            </w:pPr>
            <w:r w:rsidRPr="00343045">
              <w:rPr>
                <w:lang w:val="nl-NL"/>
              </w:rPr>
              <w:t>Auteur</w:t>
            </w:r>
          </w:p>
        </w:tc>
        <w:tc>
          <w:tcPr>
            <w:tcW w:w="4678" w:type="dxa"/>
            <w:vAlign w:val="bottom"/>
          </w:tcPr>
          <w:p w14:paraId="5B620D1C" w14:textId="77777777" w:rsidR="003228A3" w:rsidRPr="00343045" w:rsidRDefault="003228A3">
            <w:pPr>
              <w:pStyle w:val="tussenkopje"/>
              <w:spacing w:before="0"/>
              <w:rPr>
                <w:lang w:val="nl-NL"/>
              </w:rPr>
            </w:pPr>
            <w:r w:rsidRPr="00343045">
              <w:rPr>
                <w:lang w:val="nl-NL"/>
              </w:rPr>
              <w:t>Opmerking</w:t>
            </w:r>
          </w:p>
        </w:tc>
      </w:tr>
      <w:tr w:rsidR="0085169E" w:rsidRPr="00EB6D63" w14:paraId="23FAA62F" w14:textId="77777777" w:rsidTr="00FC7E3B">
        <w:tc>
          <w:tcPr>
            <w:tcW w:w="637" w:type="dxa"/>
          </w:tcPr>
          <w:p w14:paraId="51EBCF9C" w14:textId="77777777" w:rsidR="0085169E" w:rsidRPr="00EB6D63" w:rsidRDefault="0085169E" w:rsidP="00470FC9">
            <w:pPr>
              <w:rPr>
                <w:rStyle w:val="Versie0"/>
                <w:bCs/>
                <w:sz w:val="16"/>
                <w:szCs w:val="16"/>
              </w:rPr>
            </w:pPr>
            <w:bookmarkStart w:id="19" w:name="bmVersie"/>
            <w:bookmarkEnd w:id="19"/>
            <w:r w:rsidRPr="00EB6D63">
              <w:rPr>
                <w:rStyle w:val="Versie0"/>
                <w:bCs/>
                <w:sz w:val="16"/>
                <w:szCs w:val="16"/>
              </w:rPr>
              <w:t>2.1</w:t>
            </w:r>
          </w:p>
        </w:tc>
        <w:tc>
          <w:tcPr>
            <w:tcW w:w="1560" w:type="dxa"/>
          </w:tcPr>
          <w:p w14:paraId="5E8878F9" w14:textId="77777777" w:rsidR="0085169E" w:rsidRPr="00EB6D63" w:rsidRDefault="0085169E">
            <w:pPr>
              <w:rPr>
                <w:rStyle w:val="Datumopmaakprofiel"/>
                <w:sz w:val="16"/>
                <w:szCs w:val="16"/>
              </w:rPr>
            </w:pPr>
            <w:r w:rsidRPr="00EB6D63">
              <w:rPr>
                <w:rStyle w:val="Datumopmaakprofiel"/>
                <w:sz w:val="16"/>
                <w:szCs w:val="16"/>
              </w:rPr>
              <w:t>23 december 2014</w:t>
            </w:r>
          </w:p>
        </w:tc>
        <w:tc>
          <w:tcPr>
            <w:tcW w:w="1984" w:type="dxa"/>
          </w:tcPr>
          <w:p w14:paraId="3495D87A" w14:textId="77777777" w:rsidR="0085169E" w:rsidRPr="00EB6D63" w:rsidRDefault="0085169E" w:rsidP="00AD6971">
            <w:pPr>
              <w:rPr>
                <w:sz w:val="16"/>
                <w:szCs w:val="16"/>
                <w:lang w:val="en-US"/>
              </w:rPr>
            </w:pPr>
            <w:r w:rsidRPr="00EB6D63">
              <w:rPr>
                <w:sz w:val="16"/>
                <w:szCs w:val="16"/>
                <w:lang w:val="en-US"/>
              </w:rPr>
              <w:t>Kadaster IT/K</w:t>
            </w:r>
            <w:r w:rsidR="001F711F">
              <w:rPr>
                <w:sz w:val="16"/>
                <w:szCs w:val="16"/>
                <w:lang w:val="en-US"/>
              </w:rPr>
              <w:t>I</w:t>
            </w:r>
            <w:r w:rsidRPr="00EB6D63">
              <w:rPr>
                <w:sz w:val="16"/>
                <w:szCs w:val="16"/>
                <w:lang w:val="en-US"/>
              </w:rPr>
              <w:t>W/AV/AA</w:t>
            </w:r>
          </w:p>
        </w:tc>
        <w:tc>
          <w:tcPr>
            <w:tcW w:w="4678" w:type="dxa"/>
          </w:tcPr>
          <w:p w14:paraId="739E88FF" w14:textId="77777777" w:rsidR="0085169E" w:rsidRPr="00EB6D63" w:rsidRDefault="00EB6D63" w:rsidP="00AD6971">
            <w:pPr>
              <w:snapToGrid w:val="0"/>
              <w:rPr>
                <w:sz w:val="16"/>
                <w:szCs w:val="16"/>
              </w:rPr>
            </w:pPr>
            <w:r w:rsidRPr="00EB6D63">
              <w:rPr>
                <w:rFonts w:cs="Arial"/>
                <w:snapToGrid/>
                <w:kern w:val="0"/>
                <w:sz w:val="16"/>
                <w:szCs w:val="16"/>
                <w:lang w:eastAsia="nl-NL"/>
              </w:rPr>
              <w:t xml:space="preserve">CH-61047 </w:t>
            </w:r>
            <w:r w:rsidR="0085169E" w:rsidRPr="00EB6D63">
              <w:rPr>
                <w:sz w:val="16"/>
                <w:szCs w:val="16"/>
              </w:rPr>
              <w:t>Modeldocument v1.3</w:t>
            </w:r>
            <w:r w:rsidRPr="00EB6D63">
              <w:rPr>
                <w:sz w:val="16"/>
                <w:szCs w:val="16"/>
              </w:rPr>
              <w:t xml:space="preserve"> </w:t>
            </w:r>
            <w:r w:rsidR="001F711F">
              <w:rPr>
                <w:sz w:val="16"/>
                <w:szCs w:val="16"/>
              </w:rPr>
              <w:t>–</w:t>
            </w:r>
            <w:r w:rsidRPr="00EB6D63">
              <w:rPr>
                <w:sz w:val="16"/>
                <w:szCs w:val="16"/>
              </w:rPr>
              <w:t xml:space="preserve"> definitief</w:t>
            </w:r>
          </w:p>
        </w:tc>
      </w:tr>
      <w:tr w:rsidR="001F711F" w:rsidRPr="00EB6D63" w14:paraId="33CBB80C" w14:textId="77777777" w:rsidTr="00FC7E3B">
        <w:tc>
          <w:tcPr>
            <w:tcW w:w="637" w:type="dxa"/>
          </w:tcPr>
          <w:p w14:paraId="61C6232D" w14:textId="77777777" w:rsidR="001F711F" w:rsidRPr="00EB6D63" w:rsidRDefault="001F711F" w:rsidP="00470FC9">
            <w:pPr>
              <w:rPr>
                <w:rStyle w:val="Versie0"/>
                <w:bCs/>
                <w:sz w:val="16"/>
                <w:szCs w:val="16"/>
              </w:rPr>
            </w:pPr>
            <w:r>
              <w:rPr>
                <w:rStyle w:val="Versie0"/>
                <w:bCs/>
                <w:sz w:val="16"/>
                <w:szCs w:val="16"/>
              </w:rPr>
              <w:t>2.1.1</w:t>
            </w:r>
          </w:p>
        </w:tc>
        <w:tc>
          <w:tcPr>
            <w:tcW w:w="1560" w:type="dxa"/>
          </w:tcPr>
          <w:p w14:paraId="094067D7" w14:textId="77777777" w:rsidR="001F711F" w:rsidRPr="00EB6D63" w:rsidRDefault="002E52D0">
            <w:pPr>
              <w:rPr>
                <w:rStyle w:val="Datumopmaakprofiel"/>
                <w:sz w:val="16"/>
                <w:szCs w:val="16"/>
              </w:rPr>
            </w:pPr>
            <w:r>
              <w:rPr>
                <w:rStyle w:val="Datumopmaakprofiel"/>
                <w:sz w:val="16"/>
                <w:szCs w:val="16"/>
              </w:rPr>
              <w:t>2</w:t>
            </w:r>
            <w:r w:rsidR="001F711F">
              <w:rPr>
                <w:rStyle w:val="Datumopmaakprofiel"/>
                <w:sz w:val="16"/>
                <w:szCs w:val="16"/>
              </w:rPr>
              <w:t xml:space="preserve"> </w:t>
            </w:r>
            <w:r>
              <w:rPr>
                <w:rStyle w:val="Datumopmaakprofiel"/>
                <w:sz w:val="16"/>
                <w:szCs w:val="16"/>
              </w:rPr>
              <w:t>maart</w:t>
            </w:r>
            <w:r w:rsidR="001F711F">
              <w:rPr>
                <w:rStyle w:val="Datumopmaakprofiel"/>
                <w:sz w:val="16"/>
                <w:szCs w:val="16"/>
              </w:rPr>
              <w:t xml:space="preserve"> 2015</w:t>
            </w:r>
          </w:p>
        </w:tc>
        <w:tc>
          <w:tcPr>
            <w:tcW w:w="1984" w:type="dxa"/>
          </w:tcPr>
          <w:p w14:paraId="06DC6B91" w14:textId="77777777" w:rsidR="001F711F" w:rsidRPr="00EB6D63" w:rsidRDefault="001F711F" w:rsidP="00AD6971">
            <w:pPr>
              <w:rPr>
                <w:sz w:val="16"/>
                <w:szCs w:val="16"/>
                <w:lang w:val="en-US"/>
              </w:rPr>
            </w:pPr>
            <w:r w:rsidRPr="00EB6D63">
              <w:rPr>
                <w:sz w:val="16"/>
                <w:szCs w:val="16"/>
                <w:lang w:val="en-US"/>
              </w:rPr>
              <w:t>Kadaster IT/K</w:t>
            </w:r>
            <w:r>
              <w:rPr>
                <w:sz w:val="16"/>
                <w:szCs w:val="16"/>
                <w:lang w:val="en-US"/>
              </w:rPr>
              <w:t>I</w:t>
            </w:r>
            <w:r w:rsidRPr="00EB6D63">
              <w:rPr>
                <w:sz w:val="16"/>
                <w:szCs w:val="16"/>
                <w:lang w:val="en-US"/>
              </w:rPr>
              <w:t>W/AV/AA</w:t>
            </w:r>
          </w:p>
        </w:tc>
        <w:tc>
          <w:tcPr>
            <w:tcW w:w="4678" w:type="dxa"/>
          </w:tcPr>
          <w:p w14:paraId="51173F97" w14:textId="77777777" w:rsidR="001F711F" w:rsidRDefault="001F711F" w:rsidP="00AD6971">
            <w:pPr>
              <w:snapToGrid w:val="0"/>
              <w:rPr>
                <w:rFonts w:cs="Arial"/>
                <w:snapToGrid/>
                <w:kern w:val="0"/>
                <w:sz w:val="16"/>
                <w:szCs w:val="16"/>
                <w:lang w:eastAsia="nl-NL"/>
              </w:rPr>
            </w:pPr>
            <w:r>
              <w:rPr>
                <w:rFonts w:cs="Arial"/>
                <w:snapToGrid/>
                <w:kern w:val="0"/>
                <w:sz w:val="16"/>
                <w:szCs w:val="16"/>
                <w:lang w:eastAsia="nl-NL"/>
              </w:rPr>
              <w:t>CH-61047 Modeldocument v1.4 – definitief, wijzigingen:</w:t>
            </w:r>
          </w:p>
          <w:p w14:paraId="03EF5A40" w14:textId="77777777" w:rsidR="001F711F" w:rsidRDefault="001F711F" w:rsidP="001F711F">
            <w:pPr>
              <w:snapToGrid w:val="0"/>
              <w:rPr>
                <w:rFonts w:cs="Arial"/>
                <w:snapToGrid/>
                <w:kern w:val="0"/>
                <w:sz w:val="16"/>
                <w:szCs w:val="16"/>
                <w:lang w:eastAsia="nl-NL"/>
              </w:rPr>
            </w:pPr>
            <w:r>
              <w:rPr>
                <w:rFonts w:cs="Arial"/>
                <w:snapToGrid/>
                <w:kern w:val="0"/>
                <w:sz w:val="16"/>
                <w:szCs w:val="16"/>
                <w:lang w:eastAsia="nl-NL"/>
              </w:rPr>
              <w:t>- par. 2.4.1 opmaak ‘geldgever’ aangepast, niet meer onderstreept,</w:t>
            </w:r>
          </w:p>
          <w:p w14:paraId="10660D4A" w14:textId="77777777" w:rsidR="001F711F" w:rsidRDefault="001F711F" w:rsidP="001F711F">
            <w:pPr>
              <w:snapToGrid w:val="0"/>
              <w:rPr>
                <w:rFonts w:cs="Arial"/>
                <w:snapToGrid/>
                <w:kern w:val="0"/>
                <w:sz w:val="16"/>
                <w:szCs w:val="16"/>
                <w:lang w:eastAsia="nl-NL"/>
              </w:rPr>
            </w:pPr>
            <w:r>
              <w:rPr>
                <w:rFonts w:cs="Arial"/>
                <w:snapToGrid/>
                <w:kern w:val="0"/>
                <w:sz w:val="16"/>
                <w:szCs w:val="16"/>
                <w:lang w:eastAsia="nl-NL"/>
              </w:rPr>
              <w:t>- par. 2.4.2 Tekstblok Partijnamen in hypotheekakten vervangen door vaste tekst,</w:t>
            </w:r>
            <w:r w:rsidR="006B1016">
              <w:rPr>
                <w:rFonts w:cs="Arial"/>
                <w:snapToGrid/>
                <w:kern w:val="0"/>
                <w:sz w:val="16"/>
                <w:szCs w:val="16"/>
                <w:lang w:eastAsia="nl-NL"/>
              </w:rPr>
              <w:t xml:space="preserve"> </w:t>
            </w:r>
          </w:p>
          <w:p w14:paraId="361880A9" w14:textId="77777777" w:rsidR="003E3D52" w:rsidRDefault="003E3D52" w:rsidP="001F711F">
            <w:pPr>
              <w:snapToGrid w:val="0"/>
              <w:rPr>
                <w:rFonts w:cs="Arial"/>
                <w:snapToGrid/>
                <w:kern w:val="0"/>
                <w:sz w:val="16"/>
                <w:szCs w:val="16"/>
                <w:lang w:eastAsia="nl-NL"/>
              </w:rPr>
            </w:pPr>
            <w:r>
              <w:rPr>
                <w:rFonts w:cs="Arial"/>
                <w:snapToGrid/>
                <w:kern w:val="0"/>
                <w:sz w:val="16"/>
                <w:szCs w:val="16"/>
                <w:lang w:eastAsia="nl-NL"/>
              </w:rPr>
              <w:t xml:space="preserve">- par. 2.9 Tekstblok Overbruggingshypotheek vervangen door </w:t>
            </w:r>
            <w:r w:rsidR="00850854">
              <w:rPr>
                <w:rFonts w:cs="Arial"/>
                <w:snapToGrid/>
                <w:kern w:val="0"/>
                <w:sz w:val="16"/>
                <w:szCs w:val="16"/>
                <w:lang w:eastAsia="nl-NL"/>
              </w:rPr>
              <w:t>een optioneel</w:t>
            </w:r>
            <w:r>
              <w:rPr>
                <w:rFonts w:cs="Arial"/>
                <w:snapToGrid/>
                <w:kern w:val="0"/>
                <w:sz w:val="16"/>
                <w:szCs w:val="16"/>
                <w:lang w:eastAsia="nl-NL"/>
              </w:rPr>
              <w:t xml:space="preserve"> tekst</w:t>
            </w:r>
            <w:r w:rsidR="00850854">
              <w:rPr>
                <w:rFonts w:cs="Arial"/>
                <w:snapToGrid/>
                <w:kern w:val="0"/>
                <w:sz w:val="16"/>
                <w:szCs w:val="16"/>
                <w:lang w:eastAsia="nl-NL"/>
              </w:rPr>
              <w:t>fragment</w:t>
            </w:r>
            <w:r>
              <w:rPr>
                <w:rFonts w:cs="Arial"/>
                <w:snapToGrid/>
                <w:kern w:val="0"/>
                <w:sz w:val="16"/>
                <w:szCs w:val="16"/>
                <w:lang w:eastAsia="nl-NL"/>
              </w:rPr>
              <w:t>,</w:t>
            </w:r>
          </w:p>
          <w:p w14:paraId="650CB6BF" w14:textId="77777777" w:rsidR="00047231" w:rsidRPr="00EB6D63" w:rsidRDefault="00047231" w:rsidP="001F711F">
            <w:pPr>
              <w:snapToGrid w:val="0"/>
              <w:rPr>
                <w:rFonts w:cs="Arial"/>
                <w:snapToGrid/>
                <w:kern w:val="0"/>
                <w:sz w:val="16"/>
                <w:szCs w:val="16"/>
                <w:lang w:eastAsia="nl-NL"/>
              </w:rPr>
            </w:pPr>
            <w:r>
              <w:rPr>
                <w:rFonts w:cs="Arial"/>
                <w:snapToGrid/>
                <w:kern w:val="0"/>
                <w:sz w:val="16"/>
                <w:szCs w:val="16"/>
                <w:lang w:eastAsia="nl-NL"/>
              </w:rPr>
              <w:t>- diverse tekstuele verduidelijkingen.</w:t>
            </w:r>
          </w:p>
        </w:tc>
      </w:tr>
      <w:tr w:rsidR="00025AA2" w:rsidRPr="00EB6D63" w14:paraId="47B8F7E3" w14:textId="77777777" w:rsidTr="00FC7E3B">
        <w:tc>
          <w:tcPr>
            <w:tcW w:w="637" w:type="dxa"/>
          </w:tcPr>
          <w:p w14:paraId="29606519" w14:textId="77777777" w:rsidR="00025AA2" w:rsidRDefault="00025AA2" w:rsidP="00470FC9">
            <w:pPr>
              <w:rPr>
                <w:rStyle w:val="Versie0"/>
                <w:bCs/>
                <w:sz w:val="16"/>
                <w:szCs w:val="16"/>
              </w:rPr>
            </w:pPr>
            <w:r>
              <w:rPr>
                <w:rStyle w:val="Versie0"/>
                <w:bCs/>
                <w:sz w:val="16"/>
                <w:szCs w:val="16"/>
              </w:rPr>
              <w:t>2.2.0</w:t>
            </w:r>
          </w:p>
        </w:tc>
        <w:tc>
          <w:tcPr>
            <w:tcW w:w="1560" w:type="dxa"/>
          </w:tcPr>
          <w:p w14:paraId="72134785" w14:textId="77777777" w:rsidR="00025AA2" w:rsidRDefault="00025AA2" w:rsidP="00025AA2">
            <w:pPr>
              <w:rPr>
                <w:rStyle w:val="Datumopmaakprofiel"/>
                <w:sz w:val="16"/>
                <w:szCs w:val="16"/>
              </w:rPr>
            </w:pPr>
            <w:r>
              <w:rPr>
                <w:rStyle w:val="Datumopmaakprofiel"/>
                <w:sz w:val="16"/>
                <w:szCs w:val="16"/>
              </w:rPr>
              <w:t>9 december 2015</w:t>
            </w:r>
          </w:p>
        </w:tc>
        <w:tc>
          <w:tcPr>
            <w:tcW w:w="1984" w:type="dxa"/>
          </w:tcPr>
          <w:p w14:paraId="68ABB88B" w14:textId="77777777" w:rsidR="00025AA2" w:rsidRPr="00EB6D63" w:rsidRDefault="00025AA2" w:rsidP="00AD6971">
            <w:pPr>
              <w:rPr>
                <w:sz w:val="16"/>
                <w:szCs w:val="16"/>
                <w:lang w:val="en-US"/>
              </w:rPr>
            </w:pPr>
            <w:r w:rsidRPr="00EB6D63">
              <w:rPr>
                <w:sz w:val="16"/>
                <w:szCs w:val="16"/>
                <w:lang w:val="en-US"/>
              </w:rPr>
              <w:t>Kadaster IT/K</w:t>
            </w:r>
            <w:r>
              <w:rPr>
                <w:sz w:val="16"/>
                <w:szCs w:val="16"/>
                <w:lang w:val="en-US"/>
              </w:rPr>
              <w:t>I</w:t>
            </w:r>
            <w:r w:rsidRPr="00EB6D63">
              <w:rPr>
                <w:sz w:val="16"/>
                <w:szCs w:val="16"/>
                <w:lang w:val="en-US"/>
              </w:rPr>
              <w:t>W/AV/AA</w:t>
            </w:r>
          </w:p>
        </w:tc>
        <w:tc>
          <w:tcPr>
            <w:tcW w:w="4678" w:type="dxa"/>
          </w:tcPr>
          <w:p w14:paraId="1ED396D2" w14:textId="77777777" w:rsidR="00025AA2" w:rsidRDefault="00025AA2" w:rsidP="00025AA2">
            <w:pPr>
              <w:snapToGrid w:val="0"/>
              <w:rPr>
                <w:rFonts w:cs="Arial"/>
                <w:snapToGrid/>
                <w:kern w:val="0"/>
                <w:sz w:val="16"/>
                <w:szCs w:val="16"/>
                <w:lang w:eastAsia="nl-NL"/>
              </w:rPr>
            </w:pPr>
            <w:r>
              <w:rPr>
                <w:rFonts w:cs="Arial"/>
                <w:snapToGrid/>
                <w:kern w:val="0"/>
                <w:sz w:val="16"/>
                <w:szCs w:val="16"/>
                <w:lang w:eastAsia="nl-NL"/>
              </w:rPr>
              <w:t>Modeldocument v1.5.0 – definitief:</w:t>
            </w:r>
          </w:p>
          <w:p w14:paraId="364DC677" w14:textId="77777777" w:rsidR="00025AA2" w:rsidRDefault="00025AA2" w:rsidP="00A77D46">
            <w:pPr>
              <w:snapToGrid w:val="0"/>
              <w:rPr>
                <w:rFonts w:cs="Arial"/>
                <w:snapToGrid/>
                <w:kern w:val="0"/>
                <w:sz w:val="16"/>
                <w:szCs w:val="16"/>
                <w:lang w:eastAsia="nl-NL"/>
              </w:rPr>
            </w:pPr>
            <w:r>
              <w:rPr>
                <w:rFonts w:cs="Arial"/>
                <w:snapToGrid/>
                <w:kern w:val="0"/>
                <w:sz w:val="16"/>
                <w:szCs w:val="16"/>
                <w:lang w:eastAsia="nl-NL"/>
              </w:rPr>
              <w:t>AA-2368 par. 2.6 Hypotheekstelling ‘40%’ aangepast naar ‘veertig procent (40%)’</w:t>
            </w:r>
            <w:r w:rsidR="00A77D46">
              <w:rPr>
                <w:rFonts w:cs="Arial"/>
                <w:snapToGrid/>
                <w:kern w:val="0"/>
                <w:sz w:val="16"/>
                <w:szCs w:val="16"/>
                <w:lang w:eastAsia="nl-NL"/>
              </w:rPr>
              <w:t>,</w:t>
            </w:r>
          </w:p>
          <w:p w14:paraId="60C38457" w14:textId="77777777" w:rsidR="00A77D46" w:rsidRDefault="00A77D46" w:rsidP="00A77D46">
            <w:pPr>
              <w:rPr>
                <w:rFonts w:cs="Arial"/>
                <w:snapToGrid/>
                <w:kern w:val="0"/>
                <w:sz w:val="16"/>
                <w:szCs w:val="16"/>
                <w:lang w:eastAsia="nl-NL"/>
              </w:rPr>
            </w:pPr>
            <w:r w:rsidRPr="00F47BB2">
              <w:rPr>
                <w:sz w:val="16"/>
                <w:szCs w:val="16"/>
              </w:rPr>
              <w:t xml:space="preserve">AA-2397 </w:t>
            </w:r>
            <w:r>
              <w:rPr>
                <w:sz w:val="16"/>
                <w:szCs w:val="16"/>
              </w:rPr>
              <w:t xml:space="preserve">nieuwste versie </w:t>
            </w:r>
            <w:r w:rsidRPr="00F47BB2">
              <w:rPr>
                <w:sz w:val="16"/>
                <w:szCs w:val="16"/>
              </w:rPr>
              <w:t>Tekstblok Partij niet natuurlijk persoon.</w:t>
            </w:r>
          </w:p>
        </w:tc>
      </w:tr>
      <w:tr w:rsidR="00BA3907" w:rsidRPr="00EB6D63" w14:paraId="58264C08" w14:textId="77777777" w:rsidTr="00FC7E3B">
        <w:tc>
          <w:tcPr>
            <w:tcW w:w="637" w:type="dxa"/>
          </w:tcPr>
          <w:p w14:paraId="1E0AAA17" w14:textId="77777777" w:rsidR="00BA3907" w:rsidRDefault="00BA3907" w:rsidP="00470FC9">
            <w:pPr>
              <w:rPr>
                <w:rStyle w:val="Versie0"/>
                <w:bCs/>
                <w:sz w:val="16"/>
                <w:szCs w:val="16"/>
              </w:rPr>
            </w:pPr>
            <w:r>
              <w:rPr>
                <w:rStyle w:val="Versie0"/>
                <w:bCs/>
                <w:sz w:val="16"/>
                <w:szCs w:val="16"/>
              </w:rPr>
              <w:t>2.3.0</w:t>
            </w:r>
          </w:p>
        </w:tc>
        <w:tc>
          <w:tcPr>
            <w:tcW w:w="1560" w:type="dxa"/>
          </w:tcPr>
          <w:p w14:paraId="1A2BFA0B" w14:textId="77777777" w:rsidR="00BA3907" w:rsidRDefault="00BA3907" w:rsidP="00025AA2">
            <w:pPr>
              <w:rPr>
                <w:rStyle w:val="Datumopmaakprofiel"/>
                <w:sz w:val="16"/>
                <w:szCs w:val="16"/>
              </w:rPr>
            </w:pPr>
            <w:r>
              <w:rPr>
                <w:rStyle w:val="Datumopmaakprofiel"/>
                <w:sz w:val="16"/>
                <w:szCs w:val="16"/>
              </w:rPr>
              <w:t>3 maart 2016</w:t>
            </w:r>
          </w:p>
        </w:tc>
        <w:tc>
          <w:tcPr>
            <w:tcW w:w="1984" w:type="dxa"/>
          </w:tcPr>
          <w:p w14:paraId="242428A0" w14:textId="77777777" w:rsidR="00BA3907" w:rsidRPr="00EB6D63" w:rsidRDefault="00BA3907" w:rsidP="00AD6971">
            <w:pPr>
              <w:rPr>
                <w:sz w:val="16"/>
                <w:szCs w:val="16"/>
                <w:lang w:val="en-US"/>
              </w:rPr>
            </w:pPr>
            <w:r w:rsidRPr="00EB6D63">
              <w:rPr>
                <w:sz w:val="16"/>
                <w:szCs w:val="16"/>
                <w:lang w:val="en-US"/>
              </w:rPr>
              <w:t>Kadaster IT/K</w:t>
            </w:r>
            <w:r>
              <w:rPr>
                <w:sz w:val="16"/>
                <w:szCs w:val="16"/>
                <w:lang w:val="en-US"/>
              </w:rPr>
              <w:t>I</w:t>
            </w:r>
            <w:r w:rsidRPr="00EB6D63">
              <w:rPr>
                <w:sz w:val="16"/>
                <w:szCs w:val="16"/>
                <w:lang w:val="en-US"/>
              </w:rPr>
              <w:t>W/AV/AA</w:t>
            </w:r>
          </w:p>
        </w:tc>
        <w:tc>
          <w:tcPr>
            <w:tcW w:w="4678" w:type="dxa"/>
          </w:tcPr>
          <w:p w14:paraId="1A37578C" w14:textId="77777777" w:rsidR="00BA3907" w:rsidRDefault="00BA3907" w:rsidP="00025AA2">
            <w:pPr>
              <w:snapToGrid w:val="0"/>
              <w:rPr>
                <w:rFonts w:cs="Arial"/>
                <w:snapToGrid/>
                <w:kern w:val="0"/>
                <w:sz w:val="16"/>
                <w:szCs w:val="16"/>
                <w:lang w:eastAsia="nl-NL"/>
              </w:rPr>
            </w:pPr>
            <w:r>
              <w:rPr>
                <w:rFonts w:cs="Arial"/>
                <w:snapToGrid/>
                <w:kern w:val="0"/>
                <w:sz w:val="16"/>
                <w:szCs w:val="16"/>
                <w:lang w:eastAsia="nl-NL"/>
              </w:rPr>
              <w:t>AA-2413 Modeldocument v1.6.0: Geen inhoudelijke wijzigingen.</w:t>
            </w:r>
          </w:p>
        </w:tc>
      </w:tr>
      <w:tr w:rsidR="005E4756" w:rsidRPr="00EB6D63" w14:paraId="64EA0CC4" w14:textId="77777777" w:rsidTr="00FC7E3B">
        <w:tc>
          <w:tcPr>
            <w:tcW w:w="637" w:type="dxa"/>
          </w:tcPr>
          <w:p w14:paraId="503FB542" w14:textId="77777777" w:rsidR="005E4756" w:rsidRDefault="005E4756" w:rsidP="00470FC9">
            <w:pPr>
              <w:rPr>
                <w:rStyle w:val="Versie0"/>
                <w:bCs/>
                <w:sz w:val="16"/>
                <w:szCs w:val="16"/>
              </w:rPr>
            </w:pPr>
            <w:r>
              <w:rPr>
                <w:rStyle w:val="Versie0"/>
                <w:bCs/>
                <w:sz w:val="16"/>
                <w:szCs w:val="16"/>
              </w:rPr>
              <w:t>3.0</w:t>
            </w:r>
            <w:r w:rsidR="00EC51F1">
              <w:rPr>
                <w:rStyle w:val="Versie0"/>
                <w:bCs/>
                <w:sz w:val="16"/>
                <w:szCs w:val="16"/>
              </w:rPr>
              <w:t>.0</w:t>
            </w:r>
          </w:p>
        </w:tc>
        <w:tc>
          <w:tcPr>
            <w:tcW w:w="1560" w:type="dxa"/>
          </w:tcPr>
          <w:p w14:paraId="37198376" w14:textId="77777777" w:rsidR="005E4756" w:rsidRDefault="005E4756" w:rsidP="00B31AD5">
            <w:pPr>
              <w:rPr>
                <w:rStyle w:val="Datumopmaakprofiel"/>
                <w:sz w:val="16"/>
                <w:szCs w:val="16"/>
              </w:rPr>
            </w:pPr>
            <w:r>
              <w:rPr>
                <w:rStyle w:val="Datumopmaakprofiel"/>
                <w:sz w:val="16"/>
                <w:szCs w:val="16"/>
              </w:rPr>
              <w:t>2</w:t>
            </w:r>
            <w:r w:rsidR="009C4077">
              <w:rPr>
                <w:rStyle w:val="Datumopmaakprofiel"/>
                <w:sz w:val="16"/>
                <w:szCs w:val="16"/>
              </w:rPr>
              <w:t>9</w:t>
            </w:r>
            <w:r>
              <w:rPr>
                <w:rStyle w:val="Datumopmaakprofiel"/>
                <w:sz w:val="16"/>
                <w:szCs w:val="16"/>
              </w:rPr>
              <w:t xml:space="preserve"> juni 2016</w:t>
            </w:r>
          </w:p>
        </w:tc>
        <w:tc>
          <w:tcPr>
            <w:tcW w:w="1984" w:type="dxa"/>
          </w:tcPr>
          <w:p w14:paraId="68D52194" w14:textId="77777777" w:rsidR="005E4756" w:rsidRPr="00EB6D63" w:rsidRDefault="005E4756" w:rsidP="00AD6971">
            <w:pPr>
              <w:rPr>
                <w:sz w:val="16"/>
                <w:szCs w:val="16"/>
                <w:lang w:val="en-US"/>
              </w:rPr>
            </w:pPr>
            <w:r>
              <w:rPr>
                <w:sz w:val="16"/>
                <w:szCs w:val="16"/>
                <w:lang w:val="en-US"/>
              </w:rPr>
              <w:t>IT/LG/AA</w:t>
            </w:r>
          </w:p>
        </w:tc>
        <w:tc>
          <w:tcPr>
            <w:tcW w:w="4678" w:type="dxa"/>
          </w:tcPr>
          <w:p w14:paraId="53761131" w14:textId="77777777" w:rsidR="004E6747" w:rsidRDefault="005E4756" w:rsidP="004E6747">
            <w:pPr>
              <w:snapToGrid w:val="0"/>
              <w:rPr>
                <w:rFonts w:cs="Arial"/>
                <w:snapToGrid/>
                <w:kern w:val="0"/>
                <w:sz w:val="16"/>
                <w:szCs w:val="16"/>
                <w:lang w:eastAsia="nl-NL"/>
              </w:rPr>
            </w:pPr>
            <w:r w:rsidRPr="005E4756">
              <w:rPr>
                <w:rFonts w:cs="Arial"/>
                <w:snapToGrid/>
                <w:kern w:val="0"/>
                <w:sz w:val="16"/>
                <w:szCs w:val="16"/>
                <w:lang w:eastAsia="nl-NL"/>
              </w:rPr>
              <w:t>MD Obvion nieuw modeldocument v</w:t>
            </w:r>
            <w:r w:rsidR="004E6747">
              <w:rPr>
                <w:rFonts w:cs="Arial"/>
                <w:snapToGrid/>
                <w:kern w:val="0"/>
                <w:sz w:val="16"/>
                <w:szCs w:val="16"/>
                <w:lang w:eastAsia="nl-NL"/>
              </w:rPr>
              <w:t>2.0.0</w:t>
            </w:r>
            <w:r>
              <w:rPr>
                <w:rFonts w:cs="Arial"/>
                <w:snapToGrid/>
                <w:kern w:val="0"/>
                <w:sz w:val="16"/>
                <w:szCs w:val="16"/>
                <w:lang w:eastAsia="nl-NL"/>
              </w:rPr>
              <w:t xml:space="preserve">: </w:t>
            </w:r>
          </w:p>
          <w:p w14:paraId="737E6A40" w14:textId="77777777" w:rsidR="004E6747" w:rsidRDefault="004E6747" w:rsidP="004E6747">
            <w:pPr>
              <w:snapToGrid w:val="0"/>
              <w:rPr>
                <w:rFonts w:cs="Arial"/>
                <w:snapToGrid/>
                <w:kern w:val="0"/>
                <w:sz w:val="16"/>
                <w:szCs w:val="16"/>
                <w:lang w:eastAsia="nl-NL"/>
              </w:rPr>
            </w:pPr>
            <w:r>
              <w:rPr>
                <w:rFonts w:cs="Arial"/>
                <w:snapToGrid/>
                <w:kern w:val="0"/>
                <w:sz w:val="16"/>
                <w:szCs w:val="16"/>
                <w:lang w:eastAsia="nl-NL"/>
              </w:rPr>
              <w:t xml:space="preserve">AA-2855 </w:t>
            </w:r>
            <w:r w:rsidR="005E4756" w:rsidRPr="005E4756">
              <w:rPr>
                <w:rFonts w:cs="Arial"/>
                <w:snapToGrid/>
                <w:kern w:val="0"/>
                <w:sz w:val="16"/>
                <w:szCs w:val="16"/>
                <w:lang w:eastAsia="nl-NL"/>
              </w:rPr>
              <w:t>Keuzetekst ‘SVn Starterslening’ toegevoegd</w:t>
            </w:r>
            <w:r w:rsidR="005E4756">
              <w:rPr>
                <w:rFonts w:cs="Arial"/>
                <w:snapToGrid/>
                <w:kern w:val="0"/>
                <w:sz w:val="16"/>
                <w:szCs w:val="16"/>
                <w:lang w:eastAsia="nl-NL"/>
              </w:rPr>
              <w:t xml:space="preserve">, </w:t>
            </w:r>
            <w:r w:rsidR="005E4756" w:rsidRPr="005E4756">
              <w:rPr>
                <w:rFonts w:cs="Arial"/>
                <w:snapToGrid/>
                <w:kern w:val="0"/>
                <w:sz w:val="16"/>
                <w:szCs w:val="16"/>
                <w:lang w:eastAsia="nl-NL"/>
              </w:rPr>
              <w:t>Offerte heet nu ‘Bindend aanbod’</w:t>
            </w:r>
            <w:r w:rsidR="00CB4E99">
              <w:rPr>
                <w:rFonts w:cs="Arial"/>
                <w:snapToGrid/>
                <w:kern w:val="0"/>
                <w:sz w:val="16"/>
                <w:szCs w:val="16"/>
                <w:lang w:eastAsia="nl-NL"/>
              </w:rPr>
              <w:t>.</w:t>
            </w:r>
            <w:r w:rsidR="00B31AD5">
              <w:rPr>
                <w:rFonts w:cs="Arial"/>
                <w:snapToGrid/>
                <w:kern w:val="0"/>
                <w:sz w:val="16"/>
                <w:szCs w:val="16"/>
                <w:lang w:eastAsia="nl-NL"/>
              </w:rPr>
              <w:t xml:space="preserve"> </w:t>
            </w:r>
          </w:p>
          <w:p w14:paraId="53BF1734" w14:textId="77777777" w:rsidR="005E4756" w:rsidRDefault="00B31AD5" w:rsidP="004E6747">
            <w:pPr>
              <w:snapToGrid w:val="0"/>
              <w:rPr>
                <w:rFonts w:cs="Arial"/>
                <w:snapToGrid/>
                <w:kern w:val="0"/>
                <w:sz w:val="16"/>
                <w:szCs w:val="16"/>
                <w:lang w:eastAsia="nl-NL"/>
              </w:rPr>
            </w:pPr>
            <w:r>
              <w:rPr>
                <w:rFonts w:cs="Arial"/>
                <w:snapToGrid/>
                <w:kern w:val="0"/>
                <w:sz w:val="16"/>
                <w:szCs w:val="16"/>
                <w:lang w:eastAsia="nl-NL"/>
              </w:rPr>
              <w:t xml:space="preserve">AA-2914 </w:t>
            </w:r>
            <w:r w:rsidR="004E6747" w:rsidRPr="004E6747">
              <w:rPr>
                <w:rFonts w:cs="Arial"/>
                <w:snapToGrid/>
                <w:kern w:val="0"/>
                <w:sz w:val="16"/>
                <w:szCs w:val="16"/>
                <w:lang w:eastAsia="nl-NL"/>
              </w:rPr>
              <w:t>Keuzeblok Partijnamen Hypotheekakte</w:t>
            </w:r>
            <w:r w:rsidR="006D3C48">
              <w:rPr>
                <w:rFonts w:cs="Arial"/>
                <w:snapToGrid/>
                <w:kern w:val="0"/>
                <w:sz w:val="16"/>
                <w:szCs w:val="16"/>
                <w:lang w:eastAsia="nl-NL"/>
              </w:rPr>
              <w:t xml:space="preserve"> toegevoegd.</w:t>
            </w:r>
          </w:p>
        </w:tc>
      </w:tr>
      <w:tr w:rsidR="00CF78AF" w:rsidRPr="00EB6D63" w14:paraId="3E0E2752" w14:textId="77777777" w:rsidTr="00FC7E3B">
        <w:tc>
          <w:tcPr>
            <w:tcW w:w="637" w:type="dxa"/>
          </w:tcPr>
          <w:p w14:paraId="305EED88" w14:textId="4A46B44E" w:rsidR="00CF78AF" w:rsidRDefault="00CF78AF" w:rsidP="00470FC9">
            <w:pPr>
              <w:rPr>
                <w:rStyle w:val="Versie0"/>
                <w:bCs/>
                <w:sz w:val="16"/>
                <w:szCs w:val="16"/>
              </w:rPr>
            </w:pPr>
            <w:r>
              <w:rPr>
                <w:rStyle w:val="Versie0"/>
                <w:bCs/>
                <w:sz w:val="16"/>
                <w:szCs w:val="16"/>
              </w:rPr>
              <w:t>3.1.0</w:t>
            </w:r>
          </w:p>
        </w:tc>
        <w:tc>
          <w:tcPr>
            <w:tcW w:w="1560" w:type="dxa"/>
          </w:tcPr>
          <w:p w14:paraId="44CB3620" w14:textId="1813316A" w:rsidR="00CF78AF" w:rsidRDefault="00CF78AF" w:rsidP="00B31AD5">
            <w:pPr>
              <w:rPr>
                <w:rStyle w:val="Datumopmaakprofiel"/>
                <w:sz w:val="16"/>
                <w:szCs w:val="16"/>
              </w:rPr>
            </w:pPr>
            <w:r w:rsidRPr="00CF78AF">
              <w:rPr>
                <w:rStyle w:val="Datumopmaakprofiel"/>
                <w:sz w:val="16"/>
                <w:szCs w:val="16"/>
              </w:rPr>
              <w:t>7 december 2017</w:t>
            </w:r>
          </w:p>
        </w:tc>
        <w:tc>
          <w:tcPr>
            <w:tcW w:w="1984" w:type="dxa"/>
          </w:tcPr>
          <w:p w14:paraId="42E83A8C" w14:textId="1FC6F84C" w:rsidR="00CF78AF" w:rsidRDefault="00CF78AF" w:rsidP="00AD6971">
            <w:pPr>
              <w:rPr>
                <w:sz w:val="16"/>
                <w:szCs w:val="16"/>
                <w:lang w:val="en-US"/>
              </w:rPr>
            </w:pPr>
            <w:r w:rsidRPr="00CF78AF">
              <w:rPr>
                <w:sz w:val="16"/>
                <w:szCs w:val="16"/>
                <w:lang w:val="en-US"/>
              </w:rPr>
              <w:t>IT/LG/AA</w:t>
            </w:r>
          </w:p>
        </w:tc>
        <w:tc>
          <w:tcPr>
            <w:tcW w:w="4678" w:type="dxa"/>
          </w:tcPr>
          <w:p w14:paraId="621AED4A" w14:textId="7DEC2B49" w:rsidR="00CF78AF" w:rsidRPr="005E4756" w:rsidRDefault="00CF78AF" w:rsidP="00B16CC4">
            <w:pPr>
              <w:rPr>
                <w:rFonts w:cs="Arial"/>
                <w:snapToGrid/>
                <w:kern w:val="0"/>
                <w:sz w:val="16"/>
                <w:szCs w:val="16"/>
                <w:lang w:eastAsia="nl-NL"/>
              </w:rPr>
            </w:pPr>
            <w:r w:rsidRPr="00CF78AF">
              <w:rPr>
                <w:rFonts w:cs="Arial"/>
                <w:snapToGrid/>
                <w:kern w:val="0"/>
                <w:sz w:val="16"/>
                <w:szCs w:val="16"/>
                <w:lang w:eastAsia="nl-NL"/>
              </w:rPr>
              <w:t>AA-3613 Modeldocument v</w:t>
            </w:r>
            <w:r w:rsidR="00B16CC4">
              <w:rPr>
                <w:rFonts w:cs="Arial"/>
                <w:snapToGrid/>
                <w:kern w:val="0"/>
                <w:sz w:val="16"/>
                <w:szCs w:val="16"/>
                <w:lang w:eastAsia="nl-NL"/>
              </w:rPr>
              <w:t>2.0.0:</w:t>
            </w:r>
            <w:r w:rsidRPr="00CF78AF">
              <w:rPr>
                <w:rFonts w:cs="Arial"/>
                <w:snapToGrid/>
                <w:kern w:val="0"/>
                <w:sz w:val="16"/>
                <w:szCs w:val="16"/>
                <w:lang w:eastAsia="nl-NL"/>
              </w:rPr>
              <w:t xml:space="preserve"> nieuwste versie tekstblokken Aanhef en Equivalentieverklaring.</w:t>
            </w:r>
          </w:p>
        </w:tc>
      </w:tr>
      <w:tr w:rsidR="0097161C" w:rsidRPr="00EB6D63" w14:paraId="09914F57" w14:textId="77777777" w:rsidTr="00FC7E3B">
        <w:tc>
          <w:tcPr>
            <w:tcW w:w="637" w:type="dxa"/>
          </w:tcPr>
          <w:p w14:paraId="64942602" w14:textId="269D6D3C" w:rsidR="0097161C" w:rsidRDefault="0097161C" w:rsidP="00470FC9">
            <w:pPr>
              <w:rPr>
                <w:rStyle w:val="Versie0"/>
                <w:bCs/>
                <w:sz w:val="16"/>
                <w:szCs w:val="16"/>
              </w:rPr>
            </w:pPr>
            <w:r>
              <w:rPr>
                <w:rStyle w:val="Versie0"/>
                <w:bCs/>
                <w:sz w:val="16"/>
                <w:szCs w:val="16"/>
              </w:rPr>
              <w:t>3.2.0</w:t>
            </w:r>
          </w:p>
        </w:tc>
        <w:tc>
          <w:tcPr>
            <w:tcW w:w="1560" w:type="dxa"/>
          </w:tcPr>
          <w:p w14:paraId="22830234" w14:textId="308E17F1" w:rsidR="0097161C" w:rsidRPr="00CF78AF" w:rsidRDefault="0044662A" w:rsidP="0044662A">
            <w:pPr>
              <w:rPr>
                <w:rStyle w:val="Datumopmaakprofiel"/>
                <w:sz w:val="16"/>
                <w:szCs w:val="16"/>
              </w:rPr>
            </w:pPr>
            <w:r>
              <w:rPr>
                <w:rStyle w:val="Datumopmaakprofiel"/>
                <w:sz w:val="16"/>
                <w:szCs w:val="16"/>
              </w:rPr>
              <w:t>16</w:t>
            </w:r>
            <w:r w:rsidR="0097161C">
              <w:rPr>
                <w:rStyle w:val="Datumopmaakprofiel"/>
                <w:sz w:val="16"/>
                <w:szCs w:val="16"/>
              </w:rPr>
              <w:t xml:space="preserve"> </w:t>
            </w:r>
            <w:r>
              <w:rPr>
                <w:rStyle w:val="Datumopmaakprofiel"/>
                <w:sz w:val="16"/>
                <w:szCs w:val="16"/>
              </w:rPr>
              <w:t>mei</w:t>
            </w:r>
            <w:r w:rsidR="0097161C">
              <w:rPr>
                <w:rStyle w:val="Datumopmaakprofiel"/>
                <w:sz w:val="16"/>
                <w:szCs w:val="16"/>
              </w:rPr>
              <w:t xml:space="preserve"> 2018</w:t>
            </w:r>
          </w:p>
        </w:tc>
        <w:tc>
          <w:tcPr>
            <w:tcW w:w="1984" w:type="dxa"/>
          </w:tcPr>
          <w:p w14:paraId="16F858D0" w14:textId="08355653" w:rsidR="0097161C" w:rsidRPr="00CF78AF" w:rsidRDefault="0097161C" w:rsidP="00AD6971">
            <w:pPr>
              <w:rPr>
                <w:sz w:val="16"/>
                <w:szCs w:val="16"/>
                <w:lang w:val="en-US"/>
              </w:rPr>
            </w:pPr>
            <w:r w:rsidRPr="00CF78AF">
              <w:rPr>
                <w:sz w:val="16"/>
                <w:szCs w:val="16"/>
                <w:lang w:val="en-US"/>
              </w:rPr>
              <w:t>IT/LG/AA</w:t>
            </w:r>
          </w:p>
        </w:tc>
        <w:tc>
          <w:tcPr>
            <w:tcW w:w="4678" w:type="dxa"/>
          </w:tcPr>
          <w:p w14:paraId="30868443" w14:textId="5A0A0BA8" w:rsidR="0097161C" w:rsidRDefault="0097161C" w:rsidP="0097161C">
            <w:pPr>
              <w:rPr>
                <w:sz w:val="16"/>
                <w:szCs w:val="16"/>
              </w:rPr>
            </w:pPr>
            <w:r w:rsidRPr="00F950F2">
              <w:rPr>
                <w:sz w:val="16"/>
                <w:szCs w:val="16"/>
              </w:rPr>
              <w:t>AA-3777</w:t>
            </w:r>
            <w:r>
              <w:rPr>
                <w:sz w:val="16"/>
                <w:szCs w:val="16"/>
              </w:rPr>
              <w:t xml:space="preserve"> </w:t>
            </w:r>
            <w:r w:rsidRPr="007D165A">
              <w:rPr>
                <w:sz w:val="16"/>
                <w:szCs w:val="16"/>
              </w:rPr>
              <w:t>Modeldocument v</w:t>
            </w:r>
            <w:r w:rsidR="00B16CC4">
              <w:rPr>
                <w:sz w:val="16"/>
                <w:szCs w:val="16"/>
              </w:rPr>
              <w:t>2.0.0</w:t>
            </w:r>
            <w:r>
              <w:rPr>
                <w:sz w:val="16"/>
                <w:szCs w:val="16"/>
              </w:rPr>
              <w:t xml:space="preserve"> TB Burgerlijke staat: ‘</w:t>
            </w:r>
            <w:r w:rsidRPr="00F950F2">
              <w:rPr>
                <w:sz w:val="16"/>
                <w:szCs w:val="16"/>
              </w:rPr>
              <w:t>geregistreerd partnerschap</w:t>
            </w:r>
            <w:r>
              <w:rPr>
                <w:sz w:val="16"/>
                <w:szCs w:val="16"/>
              </w:rPr>
              <w:t>’ in plaats van ‘</w:t>
            </w:r>
            <w:r w:rsidRPr="00F950F2">
              <w:rPr>
                <w:sz w:val="16"/>
                <w:szCs w:val="16"/>
              </w:rPr>
              <w:t>geregistreerd partne</w:t>
            </w:r>
            <w:r>
              <w:rPr>
                <w:sz w:val="16"/>
                <w:szCs w:val="16"/>
              </w:rPr>
              <w:t>r’ gebruiken.</w:t>
            </w:r>
          </w:p>
          <w:p w14:paraId="563957C9" w14:textId="77777777" w:rsidR="0097161C" w:rsidRDefault="0097161C" w:rsidP="0097161C">
            <w:pPr>
              <w:rPr>
                <w:sz w:val="16"/>
                <w:szCs w:val="16"/>
              </w:rPr>
            </w:pPr>
            <w:r w:rsidRPr="00F950F2">
              <w:rPr>
                <w:sz w:val="16"/>
                <w:szCs w:val="16"/>
              </w:rPr>
              <w:t>AA-3748</w:t>
            </w:r>
            <w:r>
              <w:rPr>
                <w:sz w:val="16"/>
                <w:szCs w:val="16"/>
              </w:rPr>
              <w:t xml:space="preserve"> </w:t>
            </w:r>
            <w:r w:rsidRPr="007D165A">
              <w:rPr>
                <w:sz w:val="16"/>
                <w:szCs w:val="16"/>
              </w:rPr>
              <w:t>Modeldocument v</w:t>
            </w:r>
            <w:r w:rsidR="00B16CC4">
              <w:rPr>
                <w:sz w:val="16"/>
                <w:szCs w:val="16"/>
              </w:rPr>
              <w:t>2.0.0</w:t>
            </w:r>
            <w:r>
              <w:rPr>
                <w:sz w:val="16"/>
                <w:szCs w:val="16"/>
              </w:rPr>
              <w:t xml:space="preserve"> TB Burgerlijke staat: mogelijkheid om ook ‘</w:t>
            </w:r>
            <w:r w:rsidRPr="00F950F2">
              <w:rPr>
                <w:sz w:val="16"/>
                <w:szCs w:val="16"/>
              </w:rPr>
              <w:t>in beperkte gemeenschap van goederen</w:t>
            </w:r>
            <w:r>
              <w:rPr>
                <w:sz w:val="16"/>
                <w:szCs w:val="16"/>
              </w:rPr>
              <w:t>’ te gebruiken toegevoegd.</w:t>
            </w:r>
          </w:p>
          <w:p w14:paraId="5073E7D2" w14:textId="732F6151" w:rsidR="0044662A" w:rsidRPr="00AF5F3D" w:rsidRDefault="0044662A" w:rsidP="0097161C">
            <w:pPr>
              <w:rPr>
                <w:snapToGrid/>
                <w:sz w:val="16"/>
                <w:szCs w:val="16"/>
              </w:rPr>
            </w:pPr>
            <w:r>
              <w:rPr>
                <w:sz w:val="16"/>
                <w:szCs w:val="16"/>
              </w:rPr>
              <w:t>AA-3724 Modeldocument v4.6.0 TB Recht: vermelding aantal bij (Eigendom belast met) Opstal, Erfpacht en BP rechten.</w:t>
            </w:r>
          </w:p>
        </w:tc>
      </w:tr>
      <w:tr w:rsidR="00AF5F3D" w:rsidRPr="00EB6D63" w14:paraId="06D77EE6" w14:textId="77777777" w:rsidTr="00FC7E3B">
        <w:tc>
          <w:tcPr>
            <w:tcW w:w="637" w:type="dxa"/>
          </w:tcPr>
          <w:p w14:paraId="6D55EB09" w14:textId="142BF827" w:rsidR="00AF5F3D" w:rsidRDefault="00AF5F3D" w:rsidP="00AF5F3D">
            <w:pPr>
              <w:rPr>
                <w:rStyle w:val="Versie0"/>
                <w:bCs/>
                <w:sz w:val="16"/>
                <w:szCs w:val="16"/>
              </w:rPr>
            </w:pPr>
            <w:r>
              <w:rPr>
                <w:rStyle w:val="Versie0"/>
                <w:bCs/>
                <w:sz w:val="16"/>
                <w:szCs w:val="16"/>
              </w:rPr>
              <w:t>3.3.0</w:t>
            </w:r>
          </w:p>
        </w:tc>
        <w:tc>
          <w:tcPr>
            <w:tcW w:w="1560" w:type="dxa"/>
          </w:tcPr>
          <w:p w14:paraId="1426A957" w14:textId="22AB3ED6" w:rsidR="00AF5F3D" w:rsidRDefault="00AF5F3D" w:rsidP="00AF5F3D">
            <w:pPr>
              <w:rPr>
                <w:rStyle w:val="Datumopmaakprofiel"/>
                <w:sz w:val="16"/>
                <w:szCs w:val="16"/>
              </w:rPr>
            </w:pPr>
            <w:r>
              <w:rPr>
                <w:rStyle w:val="Datumopmaakprofiel"/>
                <w:rFonts w:cs="Helvetica"/>
                <w:sz w:val="16"/>
                <w:szCs w:val="16"/>
              </w:rPr>
              <w:t>1</w:t>
            </w:r>
            <w:r w:rsidRPr="0043720F">
              <w:rPr>
                <w:rStyle w:val="Datumopmaakprofiel"/>
                <w:rFonts w:cs="Helvetica"/>
                <w:sz w:val="16"/>
                <w:szCs w:val="16"/>
              </w:rPr>
              <w:t>2 juni 2018</w:t>
            </w:r>
          </w:p>
        </w:tc>
        <w:tc>
          <w:tcPr>
            <w:tcW w:w="1984" w:type="dxa"/>
          </w:tcPr>
          <w:p w14:paraId="2A3B25D4" w14:textId="2B738E85" w:rsidR="00AF5F3D" w:rsidRPr="00CF78AF" w:rsidRDefault="00AF5F3D" w:rsidP="00AF5F3D">
            <w:pPr>
              <w:rPr>
                <w:sz w:val="16"/>
                <w:szCs w:val="16"/>
                <w:lang w:val="en-US"/>
              </w:rPr>
            </w:pPr>
            <w:r w:rsidRPr="0043720F">
              <w:rPr>
                <w:rFonts w:ascii="Helvetica" w:hAnsi="Helvetica" w:cs="Helvetica"/>
                <w:sz w:val="16"/>
                <w:szCs w:val="16"/>
                <w:lang w:val="en-GB"/>
              </w:rPr>
              <w:t>IT/LG/AA</w:t>
            </w:r>
          </w:p>
        </w:tc>
        <w:tc>
          <w:tcPr>
            <w:tcW w:w="4678" w:type="dxa"/>
          </w:tcPr>
          <w:p w14:paraId="3A270AD6" w14:textId="1DF8D976" w:rsidR="00AF5F3D" w:rsidRPr="00F950F2" w:rsidRDefault="00AF5F3D" w:rsidP="00AF5F3D">
            <w:pPr>
              <w:rPr>
                <w:sz w:val="16"/>
                <w:szCs w:val="16"/>
              </w:rPr>
            </w:pPr>
            <w:r w:rsidRPr="0043720F">
              <w:rPr>
                <w:rFonts w:cs="Arial"/>
                <w:sz w:val="16"/>
                <w:szCs w:val="16"/>
              </w:rPr>
              <w:t xml:space="preserve">AA-4025 </w:t>
            </w:r>
            <w:r w:rsidRPr="007D165A">
              <w:rPr>
                <w:sz w:val="16"/>
                <w:szCs w:val="16"/>
              </w:rPr>
              <w:t xml:space="preserve">Modeldocument </w:t>
            </w:r>
            <w:r>
              <w:rPr>
                <w:sz w:val="16"/>
                <w:szCs w:val="16"/>
              </w:rPr>
              <w:t xml:space="preserve">v.2.0.0 TB Burgerlijke staat: </w:t>
            </w:r>
            <w:r w:rsidRPr="0043720F">
              <w:rPr>
                <w:rFonts w:cs="Arial"/>
                <w:sz w:val="16"/>
                <w:szCs w:val="16"/>
              </w:rPr>
              <w:t>Terugdraaien issue AA-3777 (Geregistreerd partnerschap).</w:t>
            </w:r>
          </w:p>
        </w:tc>
      </w:tr>
      <w:tr w:rsidR="00C8032C" w:rsidRPr="00EB6D63" w14:paraId="164E46A8" w14:textId="77777777" w:rsidTr="00FC7E3B">
        <w:tc>
          <w:tcPr>
            <w:tcW w:w="637" w:type="dxa"/>
          </w:tcPr>
          <w:p w14:paraId="44FA34BC" w14:textId="16848DA2" w:rsidR="00C8032C" w:rsidRDefault="00C8032C" w:rsidP="00AF5F3D">
            <w:pPr>
              <w:rPr>
                <w:rStyle w:val="Versie0"/>
                <w:bCs/>
                <w:sz w:val="16"/>
                <w:szCs w:val="16"/>
              </w:rPr>
            </w:pPr>
            <w:r>
              <w:rPr>
                <w:rStyle w:val="Versie0"/>
                <w:bCs/>
                <w:sz w:val="16"/>
                <w:szCs w:val="16"/>
              </w:rPr>
              <w:t>3.4.0</w:t>
            </w:r>
          </w:p>
        </w:tc>
        <w:tc>
          <w:tcPr>
            <w:tcW w:w="1560" w:type="dxa"/>
          </w:tcPr>
          <w:p w14:paraId="4DC5DE72" w14:textId="4C0B1B40" w:rsidR="00C8032C" w:rsidRDefault="00C8032C" w:rsidP="00AF5F3D">
            <w:pPr>
              <w:rPr>
                <w:rStyle w:val="Datumopmaakprofiel"/>
                <w:rFonts w:cs="Helvetica"/>
                <w:sz w:val="16"/>
                <w:szCs w:val="16"/>
              </w:rPr>
            </w:pPr>
            <w:r>
              <w:rPr>
                <w:rStyle w:val="Datumopmaakprofiel"/>
                <w:rFonts w:cs="Helvetica"/>
                <w:sz w:val="16"/>
                <w:szCs w:val="16"/>
              </w:rPr>
              <w:t>23 september 2020</w:t>
            </w:r>
          </w:p>
        </w:tc>
        <w:tc>
          <w:tcPr>
            <w:tcW w:w="1984" w:type="dxa"/>
          </w:tcPr>
          <w:p w14:paraId="3AF3A690" w14:textId="08BF6131" w:rsidR="00C8032C" w:rsidRPr="0043720F" w:rsidRDefault="00C8032C" w:rsidP="00AF5F3D">
            <w:pPr>
              <w:rPr>
                <w:rFonts w:ascii="Helvetica" w:hAnsi="Helvetica" w:cs="Helvetica"/>
                <w:sz w:val="16"/>
                <w:szCs w:val="16"/>
                <w:lang w:val="en-GB"/>
              </w:rPr>
            </w:pPr>
            <w:r>
              <w:rPr>
                <w:rFonts w:ascii="Helvetica" w:hAnsi="Helvetica" w:cs="Helvetica"/>
                <w:sz w:val="16"/>
                <w:szCs w:val="16"/>
                <w:lang w:val="en-GB"/>
              </w:rPr>
              <w:t>I</w:t>
            </w:r>
            <w:r>
              <w:rPr>
                <w:lang w:val="en-GB"/>
              </w:rPr>
              <w:t>T/LG/AA</w:t>
            </w:r>
          </w:p>
        </w:tc>
        <w:tc>
          <w:tcPr>
            <w:tcW w:w="4678" w:type="dxa"/>
          </w:tcPr>
          <w:p w14:paraId="3049B26A" w14:textId="1AE6CAD7" w:rsidR="00C8032C" w:rsidRPr="000955EA" w:rsidRDefault="00C8032C" w:rsidP="00AF5F3D">
            <w:pPr>
              <w:rPr>
                <w:rFonts w:cs="Arial"/>
                <w:sz w:val="16"/>
                <w:szCs w:val="16"/>
              </w:rPr>
            </w:pPr>
            <w:r w:rsidRPr="000955EA">
              <w:rPr>
                <w:rFonts w:cs="Arial"/>
                <w:sz w:val="16"/>
                <w:szCs w:val="16"/>
              </w:rPr>
              <w:t>V</w:t>
            </w:r>
            <w:r w:rsidRPr="00FC7E3B">
              <w:rPr>
                <w:rFonts w:cs="Arial"/>
                <w:sz w:val="16"/>
                <w:szCs w:val="16"/>
              </w:rPr>
              <w:t>ersienummers verwijderd uit de tabel onder 1.3 Referenties.</w:t>
            </w:r>
          </w:p>
        </w:tc>
      </w:tr>
      <w:tr w:rsidR="000955EA" w:rsidRPr="00EB6D63" w14:paraId="77174410" w14:textId="77777777" w:rsidTr="00FC7E3B">
        <w:tc>
          <w:tcPr>
            <w:tcW w:w="637" w:type="dxa"/>
          </w:tcPr>
          <w:p w14:paraId="75F33FF1" w14:textId="19A6DA8E" w:rsidR="000955EA" w:rsidRDefault="000955EA" w:rsidP="00AF5F3D">
            <w:pPr>
              <w:rPr>
                <w:rStyle w:val="Versie0"/>
                <w:bCs/>
                <w:sz w:val="16"/>
                <w:szCs w:val="16"/>
              </w:rPr>
            </w:pPr>
            <w:r>
              <w:rPr>
                <w:rStyle w:val="Versie0"/>
                <w:bCs/>
                <w:sz w:val="16"/>
                <w:szCs w:val="16"/>
              </w:rPr>
              <w:t>4.0.0</w:t>
            </w:r>
          </w:p>
        </w:tc>
        <w:tc>
          <w:tcPr>
            <w:tcW w:w="1560" w:type="dxa"/>
          </w:tcPr>
          <w:p w14:paraId="0FE907A6" w14:textId="229D43E3" w:rsidR="000955EA" w:rsidRDefault="000955EA" w:rsidP="00AF5F3D">
            <w:pPr>
              <w:rPr>
                <w:rStyle w:val="Datumopmaakprofiel"/>
                <w:rFonts w:cs="Helvetica"/>
                <w:sz w:val="16"/>
                <w:szCs w:val="16"/>
              </w:rPr>
            </w:pPr>
            <w:r>
              <w:rPr>
                <w:rStyle w:val="Datumopmaakprofiel"/>
                <w:rFonts w:cs="Helvetica"/>
                <w:sz w:val="16"/>
                <w:szCs w:val="16"/>
              </w:rPr>
              <w:t>24 januari 2024</w:t>
            </w:r>
          </w:p>
        </w:tc>
        <w:tc>
          <w:tcPr>
            <w:tcW w:w="1984" w:type="dxa"/>
          </w:tcPr>
          <w:p w14:paraId="79D731F5" w14:textId="351B2A3F" w:rsidR="000955EA" w:rsidRDefault="00AD02F4" w:rsidP="00AF5F3D">
            <w:pPr>
              <w:rPr>
                <w:rFonts w:ascii="Helvetica" w:hAnsi="Helvetica" w:cs="Helvetica"/>
                <w:sz w:val="16"/>
                <w:szCs w:val="16"/>
                <w:lang w:val="en-GB"/>
              </w:rPr>
            </w:pPr>
            <w:r>
              <w:t>BOI/BSU2/Team 2/AA</w:t>
            </w:r>
          </w:p>
        </w:tc>
        <w:tc>
          <w:tcPr>
            <w:tcW w:w="4678" w:type="dxa"/>
          </w:tcPr>
          <w:p w14:paraId="5E943A38" w14:textId="77777777" w:rsidR="000955EA" w:rsidRDefault="000955EA" w:rsidP="00AF5F3D">
            <w:pPr>
              <w:rPr>
                <w:rFonts w:cs="Arial"/>
                <w:sz w:val="16"/>
                <w:szCs w:val="16"/>
              </w:rPr>
            </w:pPr>
            <w:r>
              <w:rPr>
                <w:rFonts w:cs="Arial"/>
                <w:sz w:val="16"/>
                <w:szCs w:val="16"/>
              </w:rPr>
              <w:t>AA-6142: Nieuw modeldocument 3.0</w:t>
            </w:r>
            <w:r w:rsidR="00FC7E3B">
              <w:rPr>
                <w:rFonts w:cs="Arial"/>
                <w:sz w:val="16"/>
                <w:szCs w:val="16"/>
              </w:rPr>
              <w:t>.0</w:t>
            </w:r>
            <w:r>
              <w:rPr>
                <w:rFonts w:cs="Arial"/>
                <w:sz w:val="16"/>
                <w:szCs w:val="16"/>
              </w:rPr>
              <w:t xml:space="preserve"> betreft wijzigingen bankmodel</w:t>
            </w:r>
          </w:p>
          <w:p w14:paraId="4FA48F38" w14:textId="7EDC4C00" w:rsidR="00346D2E" w:rsidRDefault="00346D2E" w:rsidP="00AF5F3D">
            <w:pPr>
              <w:rPr>
                <w:rFonts w:cs="Arial"/>
                <w:sz w:val="16"/>
                <w:szCs w:val="16"/>
              </w:rPr>
            </w:pPr>
          </w:p>
        </w:tc>
      </w:tr>
      <w:tr w:rsidR="00AD02F4" w:rsidRPr="00EB6D63" w14:paraId="431B1387" w14:textId="77777777" w:rsidTr="00FC7E3B">
        <w:tc>
          <w:tcPr>
            <w:tcW w:w="637" w:type="dxa"/>
          </w:tcPr>
          <w:p w14:paraId="79F57015" w14:textId="70D77FF8" w:rsidR="00AD02F4" w:rsidRDefault="00AD02F4" w:rsidP="00AF5F3D">
            <w:pPr>
              <w:rPr>
                <w:rStyle w:val="Versie0"/>
                <w:bCs/>
                <w:sz w:val="16"/>
                <w:szCs w:val="16"/>
              </w:rPr>
            </w:pPr>
            <w:r>
              <w:rPr>
                <w:rStyle w:val="Versie0"/>
                <w:bCs/>
                <w:sz w:val="16"/>
                <w:szCs w:val="16"/>
              </w:rPr>
              <w:t>5.0</w:t>
            </w:r>
          </w:p>
        </w:tc>
        <w:tc>
          <w:tcPr>
            <w:tcW w:w="1560" w:type="dxa"/>
          </w:tcPr>
          <w:p w14:paraId="57D9D575" w14:textId="5CA96347" w:rsidR="00AD02F4" w:rsidRDefault="00AD02F4" w:rsidP="00AF5F3D">
            <w:pPr>
              <w:rPr>
                <w:rStyle w:val="Datumopmaakprofiel"/>
                <w:rFonts w:cs="Helvetica"/>
                <w:sz w:val="16"/>
                <w:szCs w:val="16"/>
              </w:rPr>
            </w:pPr>
            <w:r>
              <w:rPr>
                <w:rStyle w:val="Datumopmaakprofiel"/>
                <w:rFonts w:cs="Helvetica"/>
                <w:sz w:val="16"/>
                <w:szCs w:val="16"/>
              </w:rPr>
              <w:t>3 februari 2025</w:t>
            </w:r>
          </w:p>
        </w:tc>
        <w:tc>
          <w:tcPr>
            <w:tcW w:w="1984" w:type="dxa"/>
          </w:tcPr>
          <w:p w14:paraId="5ADEBED9" w14:textId="4561DEBA" w:rsidR="00AD02F4" w:rsidRDefault="00AD02F4" w:rsidP="00AF5F3D">
            <w:r>
              <w:t>BOI/BSU2/Team 2/AA</w:t>
            </w:r>
          </w:p>
        </w:tc>
        <w:tc>
          <w:tcPr>
            <w:tcW w:w="4678" w:type="dxa"/>
          </w:tcPr>
          <w:p w14:paraId="2E4C6067" w14:textId="3B04C58C" w:rsidR="00AD02F4" w:rsidRDefault="00AD02F4" w:rsidP="00AF5F3D">
            <w:pPr>
              <w:rPr>
                <w:rFonts w:cs="Arial"/>
                <w:sz w:val="16"/>
                <w:szCs w:val="16"/>
              </w:rPr>
            </w:pPr>
            <w:r>
              <w:rPr>
                <w:rFonts w:cs="Arial"/>
                <w:sz w:val="16"/>
                <w:szCs w:val="16"/>
              </w:rPr>
              <w:t xml:space="preserve">AA-6732: Het is nu mogelijk de akte genderneutraal op te stellen. De telstblokken zijn hierop aangepast en </w:t>
            </w:r>
            <w:r w:rsidR="002A4EBD">
              <w:rPr>
                <w:rFonts w:cs="Arial"/>
                <w:sz w:val="16"/>
                <w:szCs w:val="16"/>
              </w:rPr>
              <w:t xml:space="preserve">de volgende keuzeteksten zijn toegevoegd: </w:t>
            </w:r>
            <w:r>
              <w:rPr>
                <w:rFonts w:cs="Arial"/>
                <w:sz w:val="16"/>
                <w:szCs w:val="16"/>
              </w:rPr>
              <w:t>‘</w:t>
            </w:r>
            <w:r w:rsidRPr="00EA3A91">
              <w:rPr>
                <w:sz w:val="16"/>
                <w:szCs w:val="16"/>
              </w:rPr>
              <w:t>k</w:t>
            </w:r>
            <w:r>
              <w:rPr>
                <w:sz w:val="16"/>
                <w:szCs w:val="16"/>
              </w:rPr>
              <w:t>_PersonenVolmacht</w:t>
            </w:r>
            <w:r w:rsidRPr="00EA3A91">
              <w:rPr>
                <w:sz w:val="16"/>
                <w:szCs w:val="16"/>
              </w:rPr>
              <w:t>’</w:t>
            </w:r>
            <w:r w:rsidR="002A4EBD">
              <w:rPr>
                <w:sz w:val="16"/>
                <w:szCs w:val="16"/>
              </w:rPr>
              <w:t>, ‘k_PersonenVerklaren’ en ‘k_Verkla</w:t>
            </w:r>
            <w:r w:rsidR="00730F1D">
              <w:rPr>
                <w:sz w:val="16"/>
                <w:szCs w:val="16"/>
              </w:rPr>
              <w:t>ren</w:t>
            </w:r>
            <w:r w:rsidR="002A4EBD">
              <w:rPr>
                <w:sz w:val="16"/>
                <w:szCs w:val="16"/>
              </w:rPr>
              <w:t>’</w:t>
            </w:r>
            <w:r>
              <w:rPr>
                <w:sz w:val="16"/>
                <w:szCs w:val="16"/>
              </w:rPr>
              <w:t>.</w:t>
            </w:r>
          </w:p>
        </w:tc>
      </w:tr>
      <w:tr w:rsidR="00BF1540" w:rsidRPr="00EB6D63" w14:paraId="53B4947A" w14:textId="77777777" w:rsidTr="00FC7E3B">
        <w:trPr>
          <w:ins w:id="20" w:author="Groot, Karina de" w:date="2025-09-08T09:49:00Z"/>
        </w:trPr>
        <w:tc>
          <w:tcPr>
            <w:tcW w:w="637" w:type="dxa"/>
          </w:tcPr>
          <w:p w14:paraId="73FDA3D0" w14:textId="3B1CD1C5" w:rsidR="00BF1540" w:rsidRDefault="00BF1540" w:rsidP="00AF5F3D">
            <w:pPr>
              <w:rPr>
                <w:ins w:id="21" w:author="Groot, Karina de" w:date="2025-09-08T09:49:00Z" w16du:dateUtc="2025-09-08T07:49:00Z"/>
                <w:rStyle w:val="Versie0"/>
                <w:bCs/>
                <w:sz w:val="16"/>
                <w:szCs w:val="16"/>
              </w:rPr>
            </w:pPr>
            <w:ins w:id="22" w:author="Groot, Karina de" w:date="2025-09-08T09:49:00Z" w16du:dateUtc="2025-09-08T07:49:00Z">
              <w:r>
                <w:rPr>
                  <w:rStyle w:val="Versie0"/>
                  <w:bCs/>
                  <w:sz w:val="16"/>
                  <w:szCs w:val="16"/>
                </w:rPr>
                <w:t>5.1</w:t>
              </w:r>
            </w:ins>
          </w:p>
        </w:tc>
        <w:tc>
          <w:tcPr>
            <w:tcW w:w="1560" w:type="dxa"/>
          </w:tcPr>
          <w:p w14:paraId="648246B4" w14:textId="5104B6B0" w:rsidR="00BF1540" w:rsidRDefault="00BF1540" w:rsidP="00AF5F3D">
            <w:pPr>
              <w:rPr>
                <w:ins w:id="23" w:author="Groot, Karina de" w:date="2025-09-08T09:49:00Z" w16du:dateUtc="2025-09-08T07:49:00Z"/>
                <w:rStyle w:val="Datumopmaakprofiel"/>
                <w:rFonts w:cs="Helvetica"/>
                <w:sz w:val="16"/>
                <w:szCs w:val="16"/>
              </w:rPr>
            </w:pPr>
            <w:ins w:id="24" w:author="Groot, Karina de" w:date="2025-09-08T09:49:00Z" w16du:dateUtc="2025-09-08T07:49:00Z">
              <w:r>
                <w:rPr>
                  <w:rStyle w:val="Datumopmaakprofiel"/>
                  <w:rFonts w:cs="Helvetica"/>
                  <w:sz w:val="16"/>
                  <w:szCs w:val="16"/>
                </w:rPr>
                <w:t>8 september 2025</w:t>
              </w:r>
            </w:ins>
          </w:p>
        </w:tc>
        <w:tc>
          <w:tcPr>
            <w:tcW w:w="1984" w:type="dxa"/>
          </w:tcPr>
          <w:p w14:paraId="74DF4B6B" w14:textId="713CE609" w:rsidR="00BF1540" w:rsidRDefault="00BF1540" w:rsidP="00AF5F3D">
            <w:pPr>
              <w:rPr>
                <w:ins w:id="25" w:author="Groot, Karina de" w:date="2025-09-08T09:49:00Z" w16du:dateUtc="2025-09-08T07:49:00Z"/>
              </w:rPr>
            </w:pPr>
            <w:ins w:id="26" w:author="Groot, Karina de" w:date="2025-09-08T09:49:00Z" w16du:dateUtc="2025-09-08T07:49:00Z">
              <w:r>
                <w:t>BOI/BSU2/Team 2/AA</w:t>
              </w:r>
            </w:ins>
          </w:p>
        </w:tc>
        <w:tc>
          <w:tcPr>
            <w:tcW w:w="4678" w:type="dxa"/>
          </w:tcPr>
          <w:p w14:paraId="355D3485" w14:textId="03E18208" w:rsidR="00BF1540" w:rsidRDefault="00BF1540" w:rsidP="00AF5F3D">
            <w:pPr>
              <w:rPr>
                <w:ins w:id="27" w:author="Groot, Karina de" w:date="2025-09-08T09:49:00Z" w16du:dateUtc="2025-09-08T07:49:00Z"/>
                <w:rFonts w:cs="Arial"/>
                <w:sz w:val="16"/>
                <w:szCs w:val="16"/>
              </w:rPr>
            </w:pPr>
            <w:ins w:id="28" w:author="Groot, Karina de" w:date="2025-09-08T09:49:00Z" w16du:dateUtc="2025-09-08T07:49:00Z">
              <w:r>
                <w:rPr>
                  <w:rFonts w:cs="Arial"/>
                  <w:sz w:val="16"/>
                  <w:szCs w:val="16"/>
                </w:rPr>
                <w:t xml:space="preserve">AA-8558: Komma verwijderd </w:t>
              </w:r>
            </w:ins>
            <w:ins w:id="29" w:author="Groot, Karina de" w:date="2025-09-08T09:50:00Z" w16du:dateUtc="2025-09-08T07:50:00Z">
              <w:r>
                <w:rPr>
                  <w:rFonts w:cs="Arial"/>
                  <w:sz w:val="16"/>
                  <w:szCs w:val="16"/>
                </w:rPr>
                <w:t>uit de tekst van de Overbruggingshypotheek.</w:t>
              </w:r>
            </w:ins>
          </w:p>
        </w:tc>
      </w:tr>
      <w:tr w:rsidR="00D067D0" w:rsidRPr="00EB6D63" w14:paraId="51D75F89" w14:textId="77777777" w:rsidTr="00FC7E3B">
        <w:trPr>
          <w:ins w:id="30" w:author="Willems, Igor" w:date="2025-11-11T11:54:00Z"/>
        </w:trPr>
        <w:tc>
          <w:tcPr>
            <w:tcW w:w="637" w:type="dxa"/>
          </w:tcPr>
          <w:p w14:paraId="1D2BE390" w14:textId="04FE7826" w:rsidR="00D067D0" w:rsidRDefault="00D067D0" w:rsidP="00AF5F3D">
            <w:pPr>
              <w:rPr>
                <w:ins w:id="31" w:author="Willems, Igor" w:date="2025-11-11T11:54:00Z" w16du:dateUtc="2025-11-11T10:54:00Z"/>
                <w:rStyle w:val="Versie0"/>
                <w:bCs/>
                <w:sz w:val="16"/>
                <w:szCs w:val="16"/>
              </w:rPr>
            </w:pPr>
            <w:ins w:id="32" w:author="Willems, Igor" w:date="2025-11-11T11:54:00Z" w16du:dateUtc="2025-11-11T10:54:00Z">
              <w:r>
                <w:rPr>
                  <w:rStyle w:val="Versie0"/>
                  <w:bCs/>
                  <w:sz w:val="16"/>
                  <w:szCs w:val="16"/>
                </w:rPr>
                <w:t>6.0</w:t>
              </w:r>
            </w:ins>
          </w:p>
        </w:tc>
        <w:tc>
          <w:tcPr>
            <w:tcW w:w="1560" w:type="dxa"/>
          </w:tcPr>
          <w:p w14:paraId="37C5D438" w14:textId="094CE5A8" w:rsidR="00D067D0" w:rsidRDefault="00D067D0" w:rsidP="00AF5F3D">
            <w:pPr>
              <w:rPr>
                <w:ins w:id="33" w:author="Willems, Igor" w:date="2025-11-11T11:54:00Z" w16du:dateUtc="2025-11-11T10:54:00Z"/>
                <w:rStyle w:val="Datumopmaakprofiel"/>
                <w:rFonts w:cs="Helvetica"/>
                <w:sz w:val="16"/>
                <w:szCs w:val="16"/>
              </w:rPr>
            </w:pPr>
            <w:ins w:id="34" w:author="Willems, Igor" w:date="2025-11-11T11:54:00Z" w16du:dateUtc="2025-11-11T10:54:00Z">
              <w:r>
                <w:rPr>
                  <w:rStyle w:val="Datumopmaakprofiel"/>
                  <w:rFonts w:cs="Helvetica"/>
                  <w:sz w:val="16"/>
                  <w:szCs w:val="16"/>
                </w:rPr>
                <w:t>11 november 2025</w:t>
              </w:r>
            </w:ins>
          </w:p>
        </w:tc>
        <w:tc>
          <w:tcPr>
            <w:tcW w:w="1984" w:type="dxa"/>
          </w:tcPr>
          <w:p w14:paraId="3B6B3811" w14:textId="35462910" w:rsidR="00D067D0" w:rsidRDefault="00D067D0" w:rsidP="00AF5F3D">
            <w:pPr>
              <w:rPr>
                <w:ins w:id="35" w:author="Willems, Igor" w:date="2025-11-11T11:54:00Z" w16du:dateUtc="2025-11-11T10:54:00Z"/>
              </w:rPr>
            </w:pPr>
            <w:ins w:id="36" w:author="Willems, Igor" w:date="2025-11-11T11:54:00Z" w16du:dateUtc="2025-11-11T10:54:00Z">
              <w:r>
                <w:t>BOI/BSU2/Team 2/AA</w:t>
              </w:r>
            </w:ins>
          </w:p>
        </w:tc>
        <w:tc>
          <w:tcPr>
            <w:tcW w:w="4678" w:type="dxa"/>
          </w:tcPr>
          <w:p w14:paraId="204A9337" w14:textId="77777777" w:rsidR="00D067D0" w:rsidRPr="00D067D0" w:rsidRDefault="00D067D0" w:rsidP="00D067D0">
            <w:pPr>
              <w:rPr>
                <w:ins w:id="37" w:author="Willems, Igor" w:date="2025-11-11T11:55:00Z" w16du:dateUtc="2025-11-11T10:55:00Z"/>
                <w:rFonts w:cs="Arial"/>
                <w:sz w:val="16"/>
                <w:szCs w:val="16"/>
              </w:rPr>
            </w:pPr>
            <w:ins w:id="38" w:author="Willems, Igor" w:date="2025-11-11T11:55:00Z" w16du:dateUtc="2025-11-11T10:55:00Z">
              <w:r w:rsidRPr="00D067D0">
                <w:rPr>
                  <w:rFonts w:cs="Arial"/>
                  <w:sz w:val="16"/>
                  <w:szCs w:val="16"/>
                </w:rPr>
                <w:t>AA-8835: Aanpassing Obvion: alleen oppakken wanneer we er een wijziging is op bankmodel</w:t>
              </w:r>
            </w:ins>
          </w:p>
          <w:p w14:paraId="1B52C835" w14:textId="67FE6E1C" w:rsidR="00D067D0" w:rsidRDefault="00D067D0" w:rsidP="00D067D0">
            <w:pPr>
              <w:rPr>
                <w:ins w:id="39" w:author="Willems, Igor" w:date="2025-11-11T11:54:00Z" w16du:dateUtc="2025-11-11T10:54:00Z"/>
                <w:rFonts w:cs="Arial"/>
                <w:sz w:val="16"/>
                <w:szCs w:val="16"/>
              </w:rPr>
            </w:pPr>
            <w:ins w:id="40" w:author="Willems, Igor" w:date="2025-11-11T11:55:00Z" w16du:dateUtc="2025-11-11T10:55:00Z">
              <w:r w:rsidRPr="00D067D0">
                <w:rPr>
                  <w:rFonts w:cs="Arial"/>
                  <w:sz w:val="16"/>
                  <w:szCs w:val="16"/>
                </w:rPr>
                <w:t>AA-8869: Obvion: Afsluiting hypotheekgever partij is verkeerd</w:t>
              </w:r>
            </w:ins>
          </w:p>
        </w:tc>
      </w:tr>
    </w:tbl>
    <w:p w14:paraId="01F8A41B" w14:textId="77777777" w:rsidR="00010AA1" w:rsidRPr="007356AC" w:rsidRDefault="00010AA1"/>
    <w:p w14:paraId="3ABC5EAD" w14:textId="3BB4FA17" w:rsidR="00BE14F0" w:rsidRDefault="00BE14F0">
      <w:r>
        <w:br w:type="page"/>
      </w:r>
    </w:p>
    <w:p w14:paraId="6788D589" w14:textId="2F784B3A" w:rsidR="00BE14F0" w:rsidRDefault="00BE14F0"/>
    <w:p w14:paraId="4D596575" w14:textId="77777777" w:rsidR="003228A3" w:rsidRPr="007356AC" w:rsidRDefault="003228A3"/>
    <w:sdt>
      <w:sdtPr>
        <w:rPr>
          <w:rFonts w:ascii="Arial" w:eastAsia="Times New Roman" w:hAnsi="Arial" w:cs="Times New Roman"/>
          <w:snapToGrid w:val="0"/>
          <w:color w:val="auto"/>
          <w:kern w:val="28"/>
          <w:sz w:val="18"/>
          <w:szCs w:val="20"/>
          <w:lang w:eastAsia="en-US"/>
        </w:rPr>
        <w:id w:val="-462803577"/>
        <w:docPartObj>
          <w:docPartGallery w:val="Table of Contents"/>
          <w:docPartUnique/>
        </w:docPartObj>
      </w:sdtPr>
      <w:sdtEndPr>
        <w:rPr>
          <w:b/>
          <w:bCs/>
        </w:rPr>
      </w:sdtEndPr>
      <w:sdtContent>
        <w:p w14:paraId="58E2AC66" w14:textId="2A1E948E" w:rsidR="000D4206" w:rsidRDefault="000D4206">
          <w:pPr>
            <w:pStyle w:val="Kopvaninhoudsopgave"/>
          </w:pPr>
          <w:r>
            <w:t>Inhoud</w:t>
          </w:r>
        </w:p>
        <w:p w14:paraId="200756C0" w14:textId="560DC678" w:rsidR="000D4206" w:rsidRDefault="000D4206" w:rsidP="000D4206">
          <w:pPr>
            <w:pStyle w:val="Inhopg1"/>
            <w:rPr>
              <w:rFonts w:asciiTheme="minorHAnsi" w:eastAsiaTheme="minorEastAsia" w:hAnsiTheme="minorHAnsi" w:cstheme="minorBidi"/>
              <w:snapToGrid/>
              <w:kern w:val="2"/>
              <w:sz w:val="24"/>
              <w:szCs w:val="24"/>
              <w:lang w:eastAsia="nl-NL"/>
              <w14:ligatures w14:val="standardContextual"/>
            </w:rPr>
          </w:pPr>
          <w:r>
            <w:fldChar w:fldCharType="begin"/>
          </w:r>
          <w:r>
            <w:instrText xml:space="preserve"> TOC \o "1-3" \h \z \u </w:instrText>
          </w:r>
          <w:r>
            <w:fldChar w:fldCharType="separate"/>
          </w:r>
          <w:hyperlink w:anchor="_Toc157006174" w:history="1">
            <w:r w:rsidRPr="002E4679">
              <w:rPr>
                <w:rStyle w:val="Hyperlink"/>
              </w:rPr>
              <w:t>1</w:t>
            </w:r>
            <w:r>
              <w:rPr>
                <w:rFonts w:asciiTheme="minorHAnsi" w:eastAsiaTheme="minorEastAsia" w:hAnsiTheme="minorHAnsi" w:cstheme="minorBidi"/>
                <w:snapToGrid/>
                <w:kern w:val="2"/>
                <w:sz w:val="24"/>
                <w:szCs w:val="24"/>
                <w:lang w:eastAsia="nl-NL"/>
                <w14:ligatures w14:val="standardContextual"/>
              </w:rPr>
              <w:tab/>
            </w:r>
            <w:r w:rsidRPr="002E4679">
              <w:rPr>
                <w:rStyle w:val="Hyperlink"/>
              </w:rPr>
              <w:t>Inleiding</w:t>
            </w:r>
            <w:r>
              <w:rPr>
                <w:webHidden/>
              </w:rPr>
              <w:tab/>
            </w:r>
            <w:r>
              <w:rPr>
                <w:webHidden/>
              </w:rPr>
              <w:fldChar w:fldCharType="begin"/>
            </w:r>
            <w:r>
              <w:rPr>
                <w:webHidden/>
              </w:rPr>
              <w:instrText xml:space="preserve"> PAGEREF _Toc157006174 \h </w:instrText>
            </w:r>
            <w:r>
              <w:rPr>
                <w:webHidden/>
              </w:rPr>
            </w:r>
            <w:r>
              <w:rPr>
                <w:webHidden/>
              </w:rPr>
              <w:fldChar w:fldCharType="separate"/>
            </w:r>
            <w:r>
              <w:rPr>
                <w:webHidden/>
              </w:rPr>
              <w:t>4</w:t>
            </w:r>
            <w:r>
              <w:rPr>
                <w:webHidden/>
              </w:rPr>
              <w:fldChar w:fldCharType="end"/>
            </w:r>
          </w:hyperlink>
        </w:p>
        <w:p w14:paraId="5497D845" w14:textId="20E8207B" w:rsidR="000D4206" w:rsidRDefault="000D4206" w:rsidP="000D4206">
          <w:pPr>
            <w:pStyle w:val="Inhopg2"/>
            <w:rPr>
              <w:rFonts w:asciiTheme="minorHAnsi" w:eastAsiaTheme="minorEastAsia" w:hAnsiTheme="minorHAnsi" w:cstheme="minorBidi"/>
              <w:snapToGrid/>
              <w:kern w:val="2"/>
              <w:sz w:val="24"/>
              <w:szCs w:val="24"/>
              <w:lang w:eastAsia="nl-NL"/>
              <w14:ligatures w14:val="standardContextual"/>
            </w:rPr>
          </w:pPr>
          <w:hyperlink w:anchor="_Toc157006175" w:history="1">
            <w:r w:rsidRPr="002E4679">
              <w:rPr>
                <w:rStyle w:val="Hyperlink"/>
              </w:rPr>
              <w:t>1.1</w:t>
            </w:r>
            <w:r>
              <w:rPr>
                <w:rFonts w:asciiTheme="minorHAnsi" w:eastAsiaTheme="minorEastAsia" w:hAnsiTheme="minorHAnsi" w:cstheme="minorBidi"/>
                <w:snapToGrid/>
                <w:kern w:val="2"/>
                <w:sz w:val="24"/>
                <w:szCs w:val="24"/>
                <w:lang w:eastAsia="nl-NL"/>
                <w14:ligatures w14:val="standardContextual"/>
              </w:rPr>
              <w:tab/>
            </w:r>
            <w:r w:rsidRPr="002E4679">
              <w:rPr>
                <w:rStyle w:val="Hyperlink"/>
              </w:rPr>
              <w:t>Doel</w:t>
            </w:r>
            <w:r>
              <w:rPr>
                <w:webHidden/>
              </w:rPr>
              <w:tab/>
            </w:r>
            <w:r>
              <w:rPr>
                <w:webHidden/>
              </w:rPr>
              <w:fldChar w:fldCharType="begin"/>
            </w:r>
            <w:r>
              <w:rPr>
                <w:webHidden/>
              </w:rPr>
              <w:instrText xml:space="preserve"> PAGEREF _Toc157006175 \h </w:instrText>
            </w:r>
            <w:r>
              <w:rPr>
                <w:webHidden/>
              </w:rPr>
            </w:r>
            <w:r>
              <w:rPr>
                <w:webHidden/>
              </w:rPr>
              <w:fldChar w:fldCharType="separate"/>
            </w:r>
            <w:r>
              <w:rPr>
                <w:webHidden/>
              </w:rPr>
              <w:t>4</w:t>
            </w:r>
            <w:r>
              <w:rPr>
                <w:webHidden/>
              </w:rPr>
              <w:fldChar w:fldCharType="end"/>
            </w:r>
          </w:hyperlink>
        </w:p>
        <w:p w14:paraId="6050A4B5" w14:textId="4F8D2F83" w:rsidR="000D4206" w:rsidRDefault="000D4206" w:rsidP="000D4206">
          <w:pPr>
            <w:pStyle w:val="Inhopg2"/>
            <w:rPr>
              <w:rFonts w:asciiTheme="minorHAnsi" w:eastAsiaTheme="minorEastAsia" w:hAnsiTheme="minorHAnsi" w:cstheme="minorBidi"/>
              <w:snapToGrid/>
              <w:kern w:val="2"/>
              <w:sz w:val="24"/>
              <w:szCs w:val="24"/>
              <w:lang w:eastAsia="nl-NL"/>
              <w14:ligatures w14:val="standardContextual"/>
            </w:rPr>
          </w:pPr>
          <w:hyperlink w:anchor="_Toc157006176" w:history="1">
            <w:r w:rsidRPr="002E4679">
              <w:rPr>
                <w:rStyle w:val="Hyperlink"/>
              </w:rPr>
              <w:t>1.2</w:t>
            </w:r>
            <w:r>
              <w:rPr>
                <w:rFonts w:asciiTheme="minorHAnsi" w:eastAsiaTheme="minorEastAsia" w:hAnsiTheme="minorHAnsi" w:cstheme="minorBidi"/>
                <w:snapToGrid/>
                <w:kern w:val="2"/>
                <w:sz w:val="24"/>
                <w:szCs w:val="24"/>
                <w:lang w:eastAsia="nl-NL"/>
                <w14:ligatures w14:val="standardContextual"/>
              </w:rPr>
              <w:tab/>
            </w:r>
            <w:r w:rsidRPr="002E4679">
              <w:rPr>
                <w:rStyle w:val="Hyperlink"/>
              </w:rPr>
              <w:t>Algemeen</w:t>
            </w:r>
            <w:r>
              <w:rPr>
                <w:webHidden/>
              </w:rPr>
              <w:tab/>
            </w:r>
            <w:r>
              <w:rPr>
                <w:webHidden/>
              </w:rPr>
              <w:fldChar w:fldCharType="begin"/>
            </w:r>
            <w:r>
              <w:rPr>
                <w:webHidden/>
              </w:rPr>
              <w:instrText xml:space="preserve"> PAGEREF _Toc157006176 \h </w:instrText>
            </w:r>
            <w:r>
              <w:rPr>
                <w:webHidden/>
              </w:rPr>
            </w:r>
            <w:r>
              <w:rPr>
                <w:webHidden/>
              </w:rPr>
              <w:fldChar w:fldCharType="separate"/>
            </w:r>
            <w:r>
              <w:rPr>
                <w:webHidden/>
              </w:rPr>
              <w:t>4</w:t>
            </w:r>
            <w:r>
              <w:rPr>
                <w:webHidden/>
              </w:rPr>
              <w:fldChar w:fldCharType="end"/>
            </w:r>
          </w:hyperlink>
        </w:p>
        <w:p w14:paraId="10CBA533" w14:textId="762CB6C3" w:rsidR="000D4206" w:rsidRDefault="000D4206" w:rsidP="000D4206">
          <w:pPr>
            <w:pStyle w:val="Inhopg2"/>
            <w:rPr>
              <w:rFonts w:asciiTheme="minorHAnsi" w:eastAsiaTheme="minorEastAsia" w:hAnsiTheme="minorHAnsi" w:cstheme="minorBidi"/>
              <w:snapToGrid/>
              <w:kern w:val="2"/>
              <w:sz w:val="24"/>
              <w:szCs w:val="24"/>
              <w:lang w:eastAsia="nl-NL"/>
              <w14:ligatures w14:val="standardContextual"/>
            </w:rPr>
          </w:pPr>
          <w:hyperlink w:anchor="_Toc157006177" w:history="1">
            <w:r w:rsidRPr="002E4679">
              <w:rPr>
                <w:rStyle w:val="Hyperlink"/>
              </w:rPr>
              <w:t>1.3</w:t>
            </w:r>
            <w:r>
              <w:rPr>
                <w:rFonts w:asciiTheme="minorHAnsi" w:eastAsiaTheme="minorEastAsia" w:hAnsiTheme="minorHAnsi" w:cstheme="minorBidi"/>
                <w:snapToGrid/>
                <w:kern w:val="2"/>
                <w:sz w:val="24"/>
                <w:szCs w:val="24"/>
                <w:lang w:eastAsia="nl-NL"/>
                <w14:ligatures w14:val="standardContextual"/>
              </w:rPr>
              <w:tab/>
            </w:r>
            <w:r w:rsidRPr="002E4679">
              <w:rPr>
                <w:rStyle w:val="Hyperlink"/>
              </w:rPr>
              <w:t>Referenties</w:t>
            </w:r>
            <w:r>
              <w:rPr>
                <w:webHidden/>
              </w:rPr>
              <w:tab/>
            </w:r>
            <w:r>
              <w:rPr>
                <w:webHidden/>
              </w:rPr>
              <w:fldChar w:fldCharType="begin"/>
            </w:r>
            <w:r>
              <w:rPr>
                <w:webHidden/>
              </w:rPr>
              <w:instrText xml:space="preserve"> PAGEREF _Toc157006177 \h </w:instrText>
            </w:r>
            <w:r>
              <w:rPr>
                <w:webHidden/>
              </w:rPr>
            </w:r>
            <w:r>
              <w:rPr>
                <w:webHidden/>
              </w:rPr>
              <w:fldChar w:fldCharType="separate"/>
            </w:r>
            <w:r>
              <w:rPr>
                <w:webHidden/>
              </w:rPr>
              <w:t>5</w:t>
            </w:r>
            <w:r>
              <w:rPr>
                <w:webHidden/>
              </w:rPr>
              <w:fldChar w:fldCharType="end"/>
            </w:r>
          </w:hyperlink>
        </w:p>
        <w:p w14:paraId="6F8D4926" w14:textId="4800834B" w:rsidR="000D4206" w:rsidRDefault="000D4206" w:rsidP="000D4206">
          <w:pPr>
            <w:pStyle w:val="Inhopg1"/>
            <w:rPr>
              <w:rFonts w:asciiTheme="minorHAnsi" w:eastAsiaTheme="minorEastAsia" w:hAnsiTheme="minorHAnsi" w:cstheme="minorBidi"/>
              <w:snapToGrid/>
              <w:kern w:val="2"/>
              <w:sz w:val="24"/>
              <w:szCs w:val="24"/>
              <w:lang w:eastAsia="nl-NL"/>
              <w14:ligatures w14:val="standardContextual"/>
            </w:rPr>
          </w:pPr>
          <w:hyperlink w:anchor="_Toc157006178" w:history="1">
            <w:r w:rsidRPr="002E4679">
              <w:rPr>
                <w:rStyle w:val="Hyperlink"/>
              </w:rPr>
              <w:t>2</w:t>
            </w:r>
            <w:r>
              <w:rPr>
                <w:rFonts w:asciiTheme="minorHAnsi" w:eastAsiaTheme="minorEastAsia" w:hAnsiTheme="minorHAnsi" w:cstheme="minorBidi"/>
                <w:snapToGrid/>
                <w:kern w:val="2"/>
                <w:sz w:val="24"/>
                <w:szCs w:val="24"/>
                <w:lang w:eastAsia="nl-NL"/>
                <w14:ligatures w14:val="standardContextual"/>
              </w:rPr>
              <w:tab/>
            </w:r>
            <w:r w:rsidRPr="002E4679">
              <w:rPr>
                <w:rStyle w:val="Hyperlink"/>
              </w:rPr>
              <w:t>Obvion Hypotheekakte</w:t>
            </w:r>
            <w:r>
              <w:rPr>
                <w:webHidden/>
              </w:rPr>
              <w:tab/>
            </w:r>
            <w:r>
              <w:rPr>
                <w:webHidden/>
              </w:rPr>
              <w:fldChar w:fldCharType="begin"/>
            </w:r>
            <w:r>
              <w:rPr>
                <w:webHidden/>
              </w:rPr>
              <w:instrText xml:space="preserve"> PAGEREF _Toc157006178 \h </w:instrText>
            </w:r>
            <w:r>
              <w:rPr>
                <w:webHidden/>
              </w:rPr>
            </w:r>
            <w:r>
              <w:rPr>
                <w:webHidden/>
              </w:rPr>
              <w:fldChar w:fldCharType="separate"/>
            </w:r>
            <w:r>
              <w:rPr>
                <w:webHidden/>
              </w:rPr>
              <w:t>6</w:t>
            </w:r>
            <w:r>
              <w:rPr>
                <w:webHidden/>
              </w:rPr>
              <w:fldChar w:fldCharType="end"/>
            </w:r>
          </w:hyperlink>
        </w:p>
        <w:p w14:paraId="1A3C3CC7" w14:textId="65672D5D" w:rsidR="000D4206" w:rsidRDefault="000D4206" w:rsidP="000D4206">
          <w:pPr>
            <w:pStyle w:val="Inhopg2"/>
            <w:rPr>
              <w:rFonts w:asciiTheme="minorHAnsi" w:eastAsiaTheme="minorEastAsia" w:hAnsiTheme="minorHAnsi" w:cstheme="minorBidi"/>
              <w:snapToGrid/>
              <w:kern w:val="2"/>
              <w:sz w:val="24"/>
              <w:szCs w:val="24"/>
              <w:lang w:eastAsia="nl-NL"/>
              <w14:ligatures w14:val="standardContextual"/>
            </w:rPr>
          </w:pPr>
          <w:hyperlink w:anchor="_Toc157006179" w:history="1">
            <w:r w:rsidRPr="002E4679">
              <w:rPr>
                <w:rStyle w:val="Hyperlink"/>
              </w:rPr>
              <w:t>2.1</w:t>
            </w:r>
            <w:r>
              <w:rPr>
                <w:rFonts w:asciiTheme="minorHAnsi" w:eastAsiaTheme="minorEastAsia" w:hAnsiTheme="minorHAnsi" w:cstheme="minorBidi"/>
                <w:snapToGrid/>
                <w:kern w:val="2"/>
                <w:sz w:val="24"/>
                <w:szCs w:val="24"/>
                <w:lang w:eastAsia="nl-NL"/>
                <w14:ligatures w14:val="standardContextual"/>
              </w:rPr>
              <w:tab/>
            </w:r>
            <w:r w:rsidRPr="002E4679">
              <w:rPr>
                <w:rStyle w:val="Hyperlink"/>
              </w:rPr>
              <w:t>Equivalentieverklaring</w:t>
            </w:r>
            <w:r>
              <w:rPr>
                <w:webHidden/>
              </w:rPr>
              <w:tab/>
            </w:r>
            <w:r>
              <w:rPr>
                <w:webHidden/>
              </w:rPr>
              <w:fldChar w:fldCharType="begin"/>
            </w:r>
            <w:r>
              <w:rPr>
                <w:webHidden/>
              </w:rPr>
              <w:instrText xml:space="preserve"> PAGEREF _Toc157006179 \h </w:instrText>
            </w:r>
            <w:r>
              <w:rPr>
                <w:webHidden/>
              </w:rPr>
            </w:r>
            <w:r>
              <w:rPr>
                <w:webHidden/>
              </w:rPr>
              <w:fldChar w:fldCharType="separate"/>
            </w:r>
            <w:r>
              <w:rPr>
                <w:webHidden/>
              </w:rPr>
              <w:t>6</w:t>
            </w:r>
            <w:r>
              <w:rPr>
                <w:webHidden/>
              </w:rPr>
              <w:fldChar w:fldCharType="end"/>
            </w:r>
          </w:hyperlink>
        </w:p>
        <w:p w14:paraId="13F46F71" w14:textId="41B1078C" w:rsidR="000D4206" w:rsidRDefault="000D4206" w:rsidP="000D4206">
          <w:pPr>
            <w:pStyle w:val="Inhopg2"/>
            <w:rPr>
              <w:rFonts w:asciiTheme="minorHAnsi" w:eastAsiaTheme="minorEastAsia" w:hAnsiTheme="minorHAnsi" w:cstheme="minorBidi"/>
              <w:snapToGrid/>
              <w:kern w:val="2"/>
              <w:sz w:val="24"/>
              <w:szCs w:val="24"/>
              <w:lang w:eastAsia="nl-NL"/>
              <w14:ligatures w14:val="standardContextual"/>
            </w:rPr>
          </w:pPr>
          <w:hyperlink w:anchor="_Toc157006180" w:history="1">
            <w:r w:rsidRPr="002E4679">
              <w:rPr>
                <w:rStyle w:val="Hyperlink"/>
              </w:rPr>
              <w:t>2.2</w:t>
            </w:r>
            <w:r>
              <w:rPr>
                <w:rFonts w:asciiTheme="minorHAnsi" w:eastAsiaTheme="minorEastAsia" w:hAnsiTheme="minorHAnsi" w:cstheme="minorBidi"/>
                <w:snapToGrid/>
                <w:kern w:val="2"/>
                <w:sz w:val="24"/>
                <w:szCs w:val="24"/>
                <w:lang w:eastAsia="nl-NL"/>
                <w14:ligatures w14:val="standardContextual"/>
              </w:rPr>
              <w:tab/>
            </w:r>
            <w:r w:rsidRPr="002E4679">
              <w:rPr>
                <w:rStyle w:val="Hyperlink"/>
              </w:rPr>
              <w:t>Titel</w:t>
            </w:r>
            <w:r>
              <w:rPr>
                <w:webHidden/>
              </w:rPr>
              <w:tab/>
            </w:r>
            <w:r>
              <w:rPr>
                <w:webHidden/>
              </w:rPr>
              <w:fldChar w:fldCharType="begin"/>
            </w:r>
            <w:r>
              <w:rPr>
                <w:webHidden/>
              </w:rPr>
              <w:instrText xml:space="preserve"> PAGEREF _Toc157006180 \h </w:instrText>
            </w:r>
            <w:r>
              <w:rPr>
                <w:webHidden/>
              </w:rPr>
            </w:r>
            <w:r>
              <w:rPr>
                <w:webHidden/>
              </w:rPr>
              <w:fldChar w:fldCharType="separate"/>
            </w:r>
            <w:r>
              <w:rPr>
                <w:webHidden/>
              </w:rPr>
              <w:t>6</w:t>
            </w:r>
            <w:r>
              <w:rPr>
                <w:webHidden/>
              </w:rPr>
              <w:fldChar w:fldCharType="end"/>
            </w:r>
          </w:hyperlink>
        </w:p>
        <w:p w14:paraId="23641107" w14:textId="0B66919B" w:rsidR="000D4206" w:rsidRDefault="000D4206" w:rsidP="000D4206">
          <w:pPr>
            <w:pStyle w:val="Inhopg2"/>
            <w:rPr>
              <w:rFonts w:asciiTheme="minorHAnsi" w:eastAsiaTheme="minorEastAsia" w:hAnsiTheme="minorHAnsi" w:cstheme="minorBidi"/>
              <w:snapToGrid/>
              <w:kern w:val="2"/>
              <w:sz w:val="24"/>
              <w:szCs w:val="24"/>
              <w:lang w:eastAsia="nl-NL"/>
              <w14:ligatures w14:val="standardContextual"/>
            </w:rPr>
          </w:pPr>
          <w:hyperlink w:anchor="_Toc157006181" w:history="1">
            <w:r w:rsidRPr="002E4679">
              <w:rPr>
                <w:rStyle w:val="Hyperlink"/>
              </w:rPr>
              <w:t>2.3</w:t>
            </w:r>
            <w:r>
              <w:rPr>
                <w:rFonts w:asciiTheme="minorHAnsi" w:eastAsiaTheme="minorEastAsia" w:hAnsiTheme="minorHAnsi" w:cstheme="minorBidi"/>
                <w:snapToGrid/>
                <w:kern w:val="2"/>
                <w:sz w:val="24"/>
                <w:szCs w:val="24"/>
                <w:lang w:eastAsia="nl-NL"/>
                <w14:ligatures w14:val="standardContextual"/>
              </w:rPr>
              <w:tab/>
            </w:r>
            <w:r w:rsidRPr="002E4679">
              <w:rPr>
                <w:rStyle w:val="Hyperlink"/>
              </w:rPr>
              <w:t>Aanhef</w:t>
            </w:r>
            <w:r>
              <w:rPr>
                <w:webHidden/>
              </w:rPr>
              <w:tab/>
            </w:r>
            <w:r>
              <w:rPr>
                <w:webHidden/>
              </w:rPr>
              <w:fldChar w:fldCharType="begin"/>
            </w:r>
            <w:r>
              <w:rPr>
                <w:webHidden/>
              </w:rPr>
              <w:instrText xml:space="preserve"> PAGEREF _Toc157006181 \h </w:instrText>
            </w:r>
            <w:r>
              <w:rPr>
                <w:webHidden/>
              </w:rPr>
            </w:r>
            <w:r>
              <w:rPr>
                <w:webHidden/>
              </w:rPr>
              <w:fldChar w:fldCharType="separate"/>
            </w:r>
            <w:r>
              <w:rPr>
                <w:webHidden/>
              </w:rPr>
              <w:t>7</w:t>
            </w:r>
            <w:r>
              <w:rPr>
                <w:webHidden/>
              </w:rPr>
              <w:fldChar w:fldCharType="end"/>
            </w:r>
          </w:hyperlink>
        </w:p>
        <w:p w14:paraId="50EDFE40" w14:textId="01CE317C" w:rsidR="000D4206" w:rsidRDefault="000D4206" w:rsidP="000D4206">
          <w:pPr>
            <w:pStyle w:val="Inhopg2"/>
            <w:rPr>
              <w:rFonts w:asciiTheme="minorHAnsi" w:eastAsiaTheme="minorEastAsia" w:hAnsiTheme="minorHAnsi" w:cstheme="minorBidi"/>
              <w:snapToGrid/>
              <w:kern w:val="2"/>
              <w:sz w:val="24"/>
              <w:szCs w:val="24"/>
              <w:lang w:eastAsia="nl-NL"/>
              <w14:ligatures w14:val="standardContextual"/>
            </w:rPr>
          </w:pPr>
          <w:hyperlink w:anchor="_Toc157006182" w:history="1">
            <w:r w:rsidRPr="002E4679">
              <w:rPr>
                <w:rStyle w:val="Hyperlink"/>
              </w:rPr>
              <w:t>2.4</w:t>
            </w:r>
            <w:r>
              <w:rPr>
                <w:rFonts w:asciiTheme="minorHAnsi" w:eastAsiaTheme="minorEastAsia" w:hAnsiTheme="minorHAnsi" w:cstheme="minorBidi"/>
                <w:snapToGrid/>
                <w:kern w:val="2"/>
                <w:sz w:val="24"/>
                <w:szCs w:val="24"/>
                <w:lang w:eastAsia="nl-NL"/>
                <w14:ligatures w14:val="standardContextual"/>
              </w:rPr>
              <w:tab/>
            </w:r>
            <w:r w:rsidRPr="002E4679">
              <w:rPr>
                <w:rStyle w:val="Hyperlink"/>
              </w:rPr>
              <w:t>Partijen</w:t>
            </w:r>
            <w:r>
              <w:rPr>
                <w:webHidden/>
              </w:rPr>
              <w:tab/>
            </w:r>
            <w:r>
              <w:rPr>
                <w:webHidden/>
              </w:rPr>
              <w:fldChar w:fldCharType="begin"/>
            </w:r>
            <w:r>
              <w:rPr>
                <w:webHidden/>
              </w:rPr>
              <w:instrText xml:space="preserve"> PAGEREF _Toc157006182 \h </w:instrText>
            </w:r>
            <w:r>
              <w:rPr>
                <w:webHidden/>
              </w:rPr>
            </w:r>
            <w:r>
              <w:rPr>
                <w:webHidden/>
              </w:rPr>
              <w:fldChar w:fldCharType="separate"/>
            </w:r>
            <w:r>
              <w:rPr>
                <w:webHidden/>
              </w:rPr>
              <w:t>7</w:t>
            </w:r>
            <w:r>
              <w:rPr>
                <w:webHidden/>
              </w:rPr>
              <w:fldChar w:fldCharType="end"/>
            </w:r>
          </w:hyperlink>
        </w:p>
        <w:p w14:paraId="553FCCBE" w14:textId="46C061F4" w:rsidR="000D4206" w:rsidRDefault="000D4206" w:rsidP="000D4206">
          <w:pPr>
            <w:pStyle w:val="Inhopg3"/>
            <w:rPr>
              <w:rFonts w:asciiTheme="minorHAnsi" w:eastAsiaTheme="minorEastAsia" w:hAnsiTheme="minorHAnsi" w:cstheme="minorBidi"/>
              <w:snapToGrid/>
              <w:kern w:val="2"/>
              <w:sz w:val="24"/>
              <w:szCs w:val="24"/>
              <w:lang w:eastAsia="nl-NL"/>
              <w14:ligatures w14:val="standardContextual"/>
            </w:rPr>
          </w:pPr>
          <w:hyperlink w:anchor="_Toc157006183" w:history="1">
            <w:r w:rsidRPr="002E4679">
              <w:rPr>
                <w:rStyle w:val="Hyperlink"/>
              </w:rPr>
              <w:t>2.4.1</w:t>
            </w:r>
            <w:r>
              <w:rPr>
                <w:rFonts w:asciiTheme="minorHAnsi" w:eastAsiaTheme="minorEastAsia" w:hAnsiTheme="minorHAnsi" w:cstheme="minorBidi"/>
                <w:snapToGrid/>
                <w:kern w:val="2"/>
                <w:sz w:val="24"/>
                <w:szCs w:val="24"/>
                <w:lang w:eastAsia="nl-NL"/>
                <w14:ligatures w14:val="standardContextual"/>
              </w:rPr>
              <w:tab/>
            </w:r>
            <w:r w:rsidRPr="002E4679">
              <w:rPr>
                <w:rStyle w:val="Hyperlink"/>
              </w:rPr>
              <w:t>Geldgever</w:t>
            </w:r>
            <w:r>
              <w:rPr>
                <w:webHidden/>
              </w:rPr>
              <w:tab/>
            </w:r>
            <w:r>
              <w:rPr>
                <w:webHidden/>
              </w:rPr>
              <w:fldChar w:fldCharType="begin"/>
            </w:r>
            <w:r>
              <w:rPr>
                <w:webHidden/>
              </w:rPr>
              <w:instrText xml:space="preserve"> PAGEREF _Toc157006183 \h </w:instrText>
            </w:r>
            <w:r>
              <w:rPr>
                <w:webHidden/>
              </w:rPr>
            </w:r>
            <w:r>
              <w:rPr>
                <w:webHidden/>
              </w:rPr>
              <w:fldChar w:fldCharType="separate"/>
            </w:r>
            <w:r>
              <w:rPr>
                <w:webHidden/>
              </w:rPr>
              <w:t>7</w:t>
            </w:r>
            <w:r>
              <w:rPr>
                <w:webHidden/>
              </w:rPr>
              <w:fldChar w:fldCharType="end"/>
            </w:r>
          </w:hyperlink>
        </w:p>
        <w:p w14:paraId="0B9E79A8" w14:textId="46767AEC" w:rsidR="000D4206" w:rsidRDefault="000D4206" w:rsidP="000D4206">
          <w:pPr>
            <w:pStyle w:val="Inhopg3"/>
            <w:rPr>
              <w:rFonts w:asciiTheme="minorHAnsi" w:eastAsiaTheme="minorEastAsia" w:hAnsiTheme="minorHAnsi" w:cstheme="minorBidi"/>
              <w:snapToGrid/>
              <w:kern w:val="2"/>
              <w:sz w:val="24"/>
              <w:szCs w:val="24"/>
              <w:lang w:eastAsia="nl-NL"/>
              <w14:ligatures w14:val="standardContextual"/>
            </w:rPr>
          </w:pPr>
          <w:hyperlink w:anchor="_Toc157006184" w:history="1">
            <w:r w:rsidRPr="002E4679">
              <w:rPr>
                <w:rStyle w:val="Hyperlink"/>
              </w:rPr>
              <w:t>2.4.2</w:t>
            </w:r>
            <w:r>
              <w:rPr>
                <w:rFonts w:asciiTheme="minorHAnsi" w:eastAsiaTheme="minorEastAsia" w:hAnsiTheme="minorHAnsi" w:cstheme="minorBidi"/>
                <w:snapToGrid/>
                <w:kern w:val="2"/>
                <w:sz w:val="24"/>
                <w:szCs w:val="24"/>
                <w:lang w:eastAsia="nl-NL"/>
                <w14:ligatures w14:val="standardContextual"/>
              </w:rPr>
              <w:tab/>
            </w:r>
            <w:r w:rsidRPr="002E4679">
              <w:rPr>
                <w:rStyle w:val="Hyperlink"/>
              </w:rPr>
              <w:t>Geldnemer of hypotheekgever</w:t>
            </w:r>
            <w:r>
              <w:rPr>
                <w:webHidden/>
              </w:rPr>
              <w:tab/>
            </w:r>
            <w:r>
              <w:rPr>
                <w:webHidden/>
              </w:rPr>
              <w:fldChar w:fldCharType="begin"/>
            </w:r>
            <w:r>
              <w:rPr>
                <w:webHidden/>
              </w:rPr>
              <w:instrText xml:space="preserve"> PAGEREF _Toc157006184 \h </w:instrText>
            </w:r>
            <w:r>
              <w:rPr>
                <w:webHidden/>
              </w:rPr>
            </w:r>
            <w:r>
              <w:rPr>
                <w:webHidden/>
              </w:rPr>
              <w:fldChar w:fldCharType="separate"/>
            </w:r>
            <w:r>
              <w:rPr>
                <w:webHidden/>
              </w:rPr>
              <w:t>9</w:t>
            </w:r>
            <w:r>
              <w:rPr>
                <w:webHidden/>
              </w:rPr>
              <w:fldChar w:fldCharType="end"/>
            </w:r>
          </w:hyperlink>
        </w:p>
        <w:p w14:paraId="59ADD355" w14:textId="266E70AD" w:rsidR="000D4206" w:rsidRDefault="000D4206" w:rsidP="000D4206">
          <w:pPr>
            <w:pStyle w:val="Inhopg3"/>
            <w:rPr>
              <w:rFonts w:asciiTheme="minorHAnsi" w:eastAsiaTheme="minorEastAsia" w:hAnsiTheme="minorHAnsi" w:cstheme="minorBidi"/>
              <w:snapToGrid/>
              <w:kern w:val="2"/>
              <w:sz w:val="24"/>
              <w:szCs w:val="24"/>
              <w:lang w:eastAsia="nl-NL"/>
              <w14:ligatures w14:val="standardContextual"/>
            </w:rPr>
          </w:pPr>
          <w:hyperlink w:anchor="_Toc157006185" w:history="1">
            <w:r w:rsidRPr="002E4679">
              <w:rPr>
                <w:rStyle w:val="Hyperlink"/>
              </w:rPr>
              <w:t>2.4.3</w:t>
            </w:r>
            <w:r>
              <w:rPr>
                <w:rFonts w:asciiTheme="minorHAnsi" w:eastAsiaTheme="minorEastAsia" w:hAnsiTheme="minorHAnsi" w:cstheme="minorBidi"/>
                <w:snapToGrid/>
                <w:kern w:val="2"/>
                <w:sz w:val="24"/>
                <w:szCs w:val="24"/>
                <w:lang w:eastAsia="nl-NL"/>
                <w14:ligatures w14:val="standardContextual"/>
              </w:rPr>
              <w:tab/>
            </w:r>
            <w:r w:rsidRPr="002E4679">
              <w:rPr>
                <w:rStyle w:val="Hyperlink"/>
              </w:rPr>
              <w:t>Afsluiting partijen</w:t>
            </w:r>
            <w:r>
              <w:rPr>
                <w:webHidden/>
              </w:rPr>
              <w:tab/>
            </w:r>
            <w:r>
              <w:rPr>
                <w:webHidden/>
              </w:rPr>
              <w:fldChar w:fldCharType="begin"/>
            </w:r>
            <w:r>
              <w:rPr>
                <w:webHidden/>
              </w:rPr>
              <w:instrText xml:space="preserve"> PAGEREF _Toc157006185 \h </w:instrText>
            </w:r>
            <w:r>
              <w:rPr>
                <w:webHidden/>
              </w:rPr>
            </w:r>
            <w:r>
              <w:rPr>
                <w:webHidden/>
              </w:rPr>
              <w:fldChar w:fldCharType="separate"/>
            </w:r>
            <w:r>
              <w:rPr>
                <w:webHidden/>
              </w:rPr>
              <w:t>10</w:t>
            </w:r>
            <w:r>
              <w:rPr>
                <w:webHidden/>
              </w:rPr>
              <w:fldChar w:fldCharType="end"/>
            </w:r>
          </w:hyperlink>
        </w:p>
        <w:p w14:paraId="7C9151A5" w14:textId="15FA23C7" w:rsidR="000D4206" w:rsidRDefault="000D4206" w:rsidP="000D4206">
          <w:pPr>
            <w:pStyle w:val="Inhopg2"/>
            <w:rPr>
              <w:rFonts w:asciiTheme="minorHAnsi" w:eastAsiaTheme="minorEastAsia" w:hAnsiTheme="minorHAnsi" w:cstheme="minorBidi"/>
              <w:snapToGrid/>
              <w:kern w:val="2"/>
              <w:sz w:val="24"/>
              <w:szCs w:val="24"/>
              <w:lang w:eastAsia="nl-NL"/>
              <w14:ligatures w14:val="standardContextual"/>
            </w:rPr>
          </w:pPr>
          <w:hyperlink w:anchor="_Toc157006542" w:history="1">
            <w:r w:rsidRPr="002E4679">
              <w:rPr>
                <w:rStyle w:val="Hyperlink"/>
              </w:rPr>
              <w:t>2.5</w:t>
            </w:r>
            <w:r>
              <w:rPr>
                <w:rFonts w:asciiTheme="minorHAnsi" w:eastAsiaTheme="minorEastAsia" w:hAnsiTheme="minorHAnsi" w:cstheme="minorBidi"/>
                <w:snapToGrid/>
                <w:kern w:val="2"/>
                <w:sz w:val="24"/>
                <w:szCs w:val="24"/>
                <w:lang w:eastAsia="nl-NL"/>
                <w14:ligatures w14:val="standardContextual"/>
              </w:rPr>
              <w:tab/>
            </w:r>
            <w:r w:rsidRPr="002E4679">
              <w:rPr>
                <w:rStyle w:val="Hyperlink"/>
              </w:rPr>
              <w:t>Lening</w:t>
            </w:r>
            <w:r>
              <w:rPr>
                <w:webHidden/>
              </w:rPr>
              <w:tab/>
            </w:r>
            <w:r>
              <w:rPr>
                <w:webHidden/>
              </w:rPr>
              <w:fldChar w:fldCharType="begin"/>
            </w:r>
            <w:r>
              <w:rPr>
                <w:webHidden/>
              </w:rPr>
              <w:instrText xml:space="preserve"> PAGEREF _Toc157006542 \h </w:instrText>
            </w:r>
            <w:r>
              <w:rPr>
                <w:webHidden/>
              </w:rPr>
            </w:r>
            <w:r>
              <w:rPr>
                <w:webHidden/>
              </w:rPr>
              <w:fldChar w:fldCharType="separate"/>
            </w:r>
            <w:r>
              <w:rPr>
                <w:webHidden/>
              </w:rPr>
              <w:t>11</w:t>
            </w:r>
            <w:r>
              <w:rPr>
                <w:webHidden/>
              </w:rPr>
              <w:fldChar w:fldCharType="end"/>
            </w:r>
          </w:hyperlink>
        </w:p>
        <w:p w14:paraId="6DF62B1D" w14:textId="18B4E301" w:rsidR="000D4206" w:rsidRDefault="000D4206" w:rsidP="000D4206">
          <w:pPr>
            <w:pStyle w:val="Inhopg2"/>
            <w:rPr>
              <w:rFonts w:asciiTheme="minorHAnsi" w:eastAsiaTheme="minorEastAsia" w:hAnsiTheme="minorHAnsi" w:cstheme="minorBidi"/>
              <w:snapToGrid/>
              <w:kern w:val="2"/>
              <w:sz w:val="24"/>
              <w:szCs w:val="24"/>
              <w:lang w:eastAsia="nl-NL"/>
              <w14:ligatures w14:val="standardContextual"/>
            </w:rPr>
          </w:pPr>
          <w:hyperlink w:anchor="_Toc157006543" w:history="1">
            <w:r w:rsidRPr="002E4679">
              <w:rPr>
                <w:rStyle w:val="Hyperlink"/>
              </w:rPr>
              <w:t>2.6</w:t>
            </w:r>
            <w:r>
              <w:rPr>
                <w:rFonts w:asciiTheme="minorHAnsi" w:eastAsiaTheme="minorEastAsia" w:hAnsiTheme="minorHAnsi" w:cstheme="minorBidi"/>
                <w:snapToGrid/>
                <w:kern w:val="2"/>
                <w:sz w:val="24"/>
                <w:szCs w:val="24"/>
                <w:lang w:eastAsia="nl-NL"/>
                <w14:ligatures w14:val="standardContextual"/>
              </w:rPr>
              <w:tab/>
            </w:r>
            <w:r w:rsidRPr="002E4679">
              <w:rPr>
                <w:rStyle w:val="Hyperlink"/>
              </w:rPr>
              <w:t>Starterslening</w:t>
            </w:r>
            <w:r>
              <w:rPr>
                <w:webHidden/>
              </w:rPr>
              <w:tab/>
            </w:r>
            <w:r>
              <w:rPr>
                <w:webHidden/>
              </w:rPr>
              <w:fldChar w:fldCharType="begin"/>
            </w:r>
            <w:r>
              <w:rPr>
                <w:webHidden/>
              </w:rPr>
              <w:instrText xml:space="preserve"> PAGEREF _Toc157006543 \h </w:instrText>
            </w:r>
            <w:r>
              <w:rPr>
                <w:webHidden/>
              </w:rPr>
            </w:r>
            <w:r>
              <w:rPr>
                <w:webHidden/>
              </w:rPr>
              <w:fldChar w:fldCharType="separate"/>
            </w:r>
            <w:r>
              <w:rPr>
                <w:webHidden/>
              </w:rPr>
              <w:t>12</w:t>
            </w:r>
            <w:r>
              <w:rPr>
                <w:webHidden/>
              </w:rPr>
              <w:fldChar w:fldCharType="end"/>
            </w:r>
          </w:hyperlink>
        </w:p>
        <w:p w14:paraId="17E0E143" w14:textId="378533E8" w:rsidR="000D4206" w:rsidRDefault="000D4206" w:rsidP="000D4206">
          <w:pPr>
            <w:pStyle w:val="Inhopg2"/>
            <w:rPr>
              <w:rFonts w:asciiTheme="minorHAnsi" w:eastAsiaTheme="minorEastAsia" w:hAnsiTheme="minorHAnsi" w:cstheme="minorBidi"/>
              <w:snapToGrid/>
              <w:kern w:val="2"/>
              <w:sz w:val="24"/>
              <w:szCs w:val="24"/>
              <w:lang w:eastAsia="nl-NL"/>
              <w14:ligatures w14:val="standardContextual"/>
            </w:rPr>
          </w:pPr>
          <w:hyperlink w:anchor="_Toc157006545" w:history="1">
            <w:r w:rsidRPr="002E4679">
              <w:rPr>
                <w:rStyle w:val="Hyperlink"/>
              </w:rPr>
              <w:t>2.7</w:t>
            </w:r>
            <w:r>
              <w:rPr>
                <w:rFonts w:asciiTheme="minorHAnsi" w:eastAsiaTheme="minorEastAsia" w:hAnsiTheme="minorHAnsi" w:cstheme="minorBidi"/>
                <w:snapToGrid/>
                <w:kern w:val="2"/>
                <w:sz w:val="24"/>
                <w:szCs w:val="24"/>
                <w:lang w:eastAsia="nl-NL"/>
                <w14:ligatures w14:val="standardContextual"/>
              </w:rPr>
              <w:tab/>
            </w:r>
            <w:r w:rsidRPr="002E4679">
              <w:rPr>
                <w:rStyle w:val="Hyperlink"/>
              </w:rPr>
              <w:t>Hypotheekstelling</w:t>
            </w:r>
            <w:r>
              <w:rPr>
                <w:webHidden/>
              </w:rPr>
              <w:tab/>
            </w:r>
            <w:r>
              <w:rPr>
                <w:webHidden/>
              </w:rPr>
              <w:fldChar w:fldCharType="begin"/>
            </w:r>
            <w:r>
              <w:rPr>
                <w:webHidden/>
              </w:rPr>
              <w:instrText xml:space="preserve"> PAGEREF _Toc157006545 \h </w:instrText>
            </w:r>
            <w:r>
              <w:rPr>
                <w:webHidden/>
              </w:rPr>
            </w:r>
            <w:r>
              <w:rPr>
                <w:webHidden/>
              </w:rPr>
              <w:fldChar w:fldCharType="separate"/>
            </w:r>
            <w:r>
              <w:rPr>
                <w:webHidden/>
              </w:rPr>
              <w:t>13</w:t>
            </w:r>
            <w:r>
              <w:rPr>
                <w:webHidden/>
              </w:rPr>
              <w:fldChar w:fldCharType="end"/>
            </w:r>
          </w:hyperlink>
        </w:p>
        <w:p w14:paraId="292E8635" w14:textId="6F409FB2" w:rsidR="000D4206" w:rsidRDefault="000D4206" w:rsidP="000D4206">
          <w:pPr>
            <w:pStyle w:val="Inhopg2"/>
            <w:rPr>
              <w:rFonts w:asciiTheme="minorHAnsi" w:eastAsiaTheme="minorEastAsia" w:hAnsiTheme="minorHAnsi" w:cstheme="minorBidi"/>
              <w:snapToGrid/>
              <w:kern w:val="2"/>
              <w:sz w:val="24"/>
              <w:szCs w:val="24"/>
              <w:lang w:eastAsia="nl-NL"/>
              <w14:ligatures w14:val="standardContextual"/>
            </w:rPr>
          </w:pPr>
          <w:hyperlink w:anchor="_Toc157006546" w:history="1">
            <w:r w:rsidRPr="002E4679">
              <w:rPr>
                <w:rStyle w:val="Hyperlink"/>
              </w:rPr>
              <w:t>2.8</w:t>
            </w:r>
            <w:r>
              <w:rPr>
                <w:rFonts w:asciiTheme="minorHAnsi" w:eastAsiaTheme="minorEastAsia" w:hAnsiTheme="minorHAnsi" w:cstheme="minorBidi"/>
                <w:snapToGrid/>
                <w:kern w:val="2"/>
                <w:sz w:val="24"/>
                <w:szCs w:val="24"/>
                <w:lang w:eastAsia="nl-NL"/>
                <w14:ligatures w14:val="standardContextual"/>
              </w:rPr>
              <w:tab/>
            </w:r>
            <w:r w:rsidRPr="002E4679">
              <w:rPr>
                <w:rStyle w:val="Hyperlink"/>
              </w:rPr>
              <w:t>Onderpand</w:t>
            </w:r>
            <w:r>
              <w:rPr>
                <w:webHidden/>
              </w:rPr>
              <w:tab/>
            </w:r>
            <w:r>
              <w:rPr>
                <w:webHidden/>
              </w:rPr>
              <w:fldChar w:fldCharType="begin"/>
            </w:r>
            <w:r>
              <w:rPr>
                <w:webHidden/>
              </w:rPr>
              <w:instrText xml:space="preserve"> PAGEREF _Toc157006546 \h </w:instrText>
            </w:r>
            <w:r>
              <w:rPr>
                <w:webHidden/>
              </w:rPr>
            </w:r>
            <w:r>
              <w:rPr>
                <w:webHidden/>
              </w:rPr>
              <w:fldChar w:fldCharType="separate"/>
            </w:r>
            <w:r>
              <w:rPr>
                <w:webHidden/>
              </w:rPr>
              <w:t>13</w:t>
            </w:r>
            <w:r>
              <w:rPr>
                <w:webHidden/>
              </w:rPr>
              <w:fldChar w:fldCharType="end"/>
            </w:r>
          </w:hyperlink>
        </w:p>
        <w:p w14:paraId="78DF61F0" w14:textId="64B63F69" w:rsidR="000D4206" w:rsidRDefault="000D4206" w:rsidP="000D4206">
          <w:pPr>
            <w:pStyle w:val="Inhopg2"/>
            <w:rPr>
              <w:rFonts w:asciiTheme="minorHAnsi" w:eastAsiaTheme="minorEastAsia" w:hAnsiTheme="minorHAnsi" w:cstheme="minorBidi"/>
              <w:snapToGrid/>
              <w:kern w:val="2"/>
              <w:sz w:val="24"/>
              <w:szCs w:val="24"/>
              <w:lang w:eastAsia="nl-NL"/>
              <w14:ligatures w14:val="standardContextual"/>
            </w:rPr>
          </w:pPr>
          <w:hyperlink w:anchor="_Toc157006556" w:history="1">
            <w:r w:rsidRPr="002E4679">
              <w:rPr>
                <w:rStyle w:val="Hyperlink"/>
              </w:rPr>
              <w:t>2.9</w:t>
            </w:r>
            <w:r>
              <w:rPr>
                <w:rFonts w:asciiTheme="minorHAnsi" w:eastAsiaTheme="minorEastAsia" w:hAnsiTheme="minorHAnsi" w:cstheme="minorBidi"/>
                <w:snapToGrid/>
                <w:kern w:val="2"/>
                <w:sz w:val="24"/>
                <w:szCs w:val="24"/>
                <w:lang w:eastAsia="nl-NL"/>
                <w14:ligatures w14:val="standardContextual"/>
              </w:rPr>
              <w:tab/>
            </w:r>
            <w:r w:rsidRPr="002E4679">
              <w:rPr>
                <w:rStyle w:val="Hyperlink"/>
              </w:rPr>
              <w:t>Overbruggingshypotheek</w:t>
            </w:r>
            <w:r>
              <w:rPr>
                <w:webHidden/>
              </w:rPr>
              <w:tab/>
            </w:r>
            <w:r>
              <w:rPr>
                <w:webHidden/>
              </w:rPr>
              <w:fldChar w:fldCharType="begin"/>
            </w:r>
            <w:r>
              <w:rPr>
                <w:webHidden/>
              </w:rPr>
              <w:instrText xml:space="preserve"> PAGEREF _Toc157006556 \h </w:instrText>
            </w:r>
            <w:r>
              <w:rPr>
                <w:webHidden/>
              </w:rPr>
            </w:r>
            <w:r>
              <w:rPr>
                <w:webHidden/>
              </w:rPr>
              <w:fldChar w:fldCharType="separate"/>
            </w:r>
            <w:r>
              <w:rPr>
                <w:webHidden/>
              </w:rPr>
              <w:t>14</w:t>
            </w:r>
            <w:r>
              <w:rPr>
                <w:webHidden/>
              </w:rPr>
              <w:fldChar w:fldCharType="end"/>
            </w:r>
          </w:hyperlink>
        </w:p>
        <w:p w14:paraId="6F9B8893" w14:textId="4569F4BF" w:rsidR="000D4206" w:rsidRDefault="000D4206" w:rsidP="000D4206">
          <w:pPr>
            <w:pStyle w:val="Inhopg2"/>
            <w:rPr>
              <w:rFonts w:asciiTheme="minorHAnsi" w:eastAsiaTheme="minorEastAsia" w:hAnsiTheme="minorHAnsi" w:cstheme="minorBidi"/>
              <w:snapToGrid/>
              <w:kern w:val="2"/>
              <w:sz w:val="24"/>
              <w:szCs w:val="24"/>
              <w:lang w:eastAsia="nl-NL"/>
              <w14:ligatures w14:val="standardContextual"/>
            </w:rPr>
          </w:pPr>
          <w:hyperlink w:anchor="_Toc157006558" w:history="1">
            <w:r w:rsidRPr="002E4679">
              <w:rPr>
                <w:rStyle w:val="Hyperlink"/>
              </w:rPr>
              <w:t>2.10</w:t>
            </w:r>
            <w:r>
              <w:rPr>
                <w:rFonts w:asciiTheme="minorHAnsi" w:eastAsiaTheme="minorEastAsia" w:hAnsiTheme="minorHAnsi" w:cstheme="minorBidi"/>
                <w:snapToGrid/>
                <w:kern w:val="2"/>
                <w:sz w:val="24"/>
                <w:szCs w:val="24"/>
                <w:lang w:eastAsia="nl-NL"/>
                <w14:ligatures w14:val="standardContextual"/>
              </w:rPr>
              <w:tab/>
            </w:r>
            <w:r w:rsidRPr="002E4679">
              <w:rPr>
                <w:rStyle w:val="Hyperlink"/>
              </w:rPr>
              <w:t>Afsluiting</w:t>
            </w:r>
            <w:r>
              <w:rPr>
                <w:webHidden/>
              </w:rPr>
              <w:tab/>
            </w:r>
            <w:r>
              <w:rPr>
                <w:webHidden/>
              </w:rPr>
              <w:fldChar w:fldCharType="begin"/>
            </w:r>
            <w:r>
              <w:rPr>
                <w:webHidden/>
              </w:rPr>
              <w:instrText xml:space="preserve"> PAGEREF _Toc157006558 \h </w:instrText>
            </w:r>
            <w:r>
              <w:rPr>
                <w:webHidden/>
              </w:rPr>
            </w:r>
            <w:r>
              <w:rPr>
                <w:webHidden/>
              </w:rPr>
              <w:fldChar w:fldCharType="separate"/>
            </w:r>
            <w:r>
              <w:rPr>
                <w:webHidden/>
              </w:rPr>
              <w:t>15</w:t>
            </w:r>
            <w:r>
              <w:rPr>
                <w:webHidden/>
              </w:rPr>
              <w:fldChar w:fldCharType="end"/>
            </w:r>
          </w:hyperlink>
        </w:p>
        <w:p w14:paraId="675A3E55" w14:textId="39CF632B" w:rsidR="000D4206" w:rsidRDefault="000D4206" w:rsidP="000D4206">
          <w:pPr>
            <w:pStyle w:val="Inhopg2"/>
            <w:rPr>
              <w:rFonts w:asciiTheme="minorHAnsi" w:eastAsiaTheme="minorEastAsia" w:hAnsiTheme="minorHAnsi" w:cstheme="minorBidi"/>
              <w:snapToGrid/>
              <w:kern w:val="2"/>
              <w:sz w:val="24"/>
              <w:szCs w:val="24"/>
              <w:lang w:eastAsia="nl-NL"/>
              <w14:ligatures w14:val="standardContextual"/>
            </w:rPr>
          </w:pPr>
          <w:hyperlink w:anchor="_Toc157006561" w:history="1">
            <w:r w:rsidRPr="002E4679">
              <w:rPr>
                <w:rStyle w:val="Hyperlink"/>
              </w:rPr>
              <w:t>2.11</w:t>
            </w:r>
            <w:r>
              <w:rPr>
                <w:rFonts w:asciiTheme="minorHAnsi" w:eastAsiaTheme="minorEastAsia" w:hAnsiTheme="minorHAnsi" w:cstheme="minorBidi"/>
                <w:snapToGrid/>
                <w:kern w:val="2"/>
                <w:sz w:val="24"/>
                <w:szCs w:val="24"/>
                <w:lang w:eastAsia="nl-NL"/>
                <w14:ligatures w14:val="standardContextual"/>
              </w:rPr>
              <w:tab/>
            </w:r>
            <w:r w:rsidRPr="002E4679">
              <w:rPr>
                <w:rStyle w:val="Hyperlink"/>
              </w:rPr>
              <w:t>Woonplaatskeuze</w:t>
            </w:r>
            <w:r>
              <w:rPr>
                <w:webHidden/>
              </w:rPr>
              <w:tab/>
            </w:r>
            <w:r>
              <w:rPr>
                <w:webHidden/>
              </w:rPr>
              <w:fldChar w:fldCharType="begin"/>
            </w:r>
            <w:r>
              <w:rPr>
                <w:webHidden/>
              </w:rPr>
              <w:instrText xml:space="preserve"> PAGEREF _Toc157006561 \h </w:instrText>
            </w:r>
            <w:r>
              <w:rPr>
                <w:webHidden/>
              </w:rPr>
            </w:r>
            <w:r>
              <w:rPr>
                <w:webHidden/>
              </w:rPr>
              <w:fldChar w:fldCharType="separate"/>
            </w:r>
            <w:r>
              <w:rPr>
                <w:webHidden/>
              </w:rPr>
              <w:t>15</w:t>
            </w:r>
            <w:r>
              <w:rPr>
                <w:webHidden/>
              </w:rPr>
              <w:fldChar w:fldCharType="end"/>
            </w:r>
          </w:hyperlink>
        </w:p>
        <w:p w14:paraId="150D8D25" w14:textId="72161444" w:rsidR="000D4206" w:rsidRDefault="000D4206" w:rsidP="000D4206">
          <w:pPr>
            <w:pStyle w:val="Inhopg2"/>
            <w:rPr>
              <w:rFonts w:asciiTheme="minorHAnsi" w:eastAsiaTheme="minorEastAsia" w:hAnsiTheme="minorHAnsi" w:cstheme="minorBidi"/>
              <w:snapToGrid/>
              <w:kern w:val="2"/>
              <w:sz w:val="24"/>
              <w:szCs w:val="24"/>
              <w:lang w:eastAsia="nl-NL"/>
              <w14:ligatures w14:val="standardContextual"/>
            </w:rPr>
          </w:pPr>
          <w:hyperlink w:anchor="_Toc157006578" w:history="1">
            <w:r w:rsidRPr="002E4679">
              <w:rPr>
                <w:rStyle w:val="Hyperlink"/>
              </w:rPr>
              <w:t>2.12</w:t>
            </w:r>
            <w:r>
              <w:rPr>
                <w:rFonts w:asciiTheme="minorHAnsi" w:eastAsiaTheme="minorEastAsia" w:hAnsiTheme="minorHAnsi" w:cstheme="minorBidi"/>
                <w:snapToGrid/>
                <w:kern w:val="2"/>
                <w:sz w:val="24"/>
                <w:szCs w:val="24"/>
                <w:lang w:eastAsia="nl-NL"/>
                <w14:ligatures w14:val="standardContextual"/>
              </w:rPr>
              <w:tab/>
            </w:r>
            <w:r w:rsidRPr="002E4679">
              <w:rPr>
                <w:rStyle w:val="Hyperlink"/>
              </w:rPr>
              <w:t>Einde kadasterdeel</w:t>
            </w:r>
            <w:r>
              <w:rPr>
                <w:webHidden/>
              </w:rPr>
              <w:tab/>
            </w:r>
            <w:r>
              <w:rPr>
                <w:webHidden/>
              </w:rPr>
              <w:fldChar w:fldCharType="begin"/>
            </w:r>
            <w:r>
              <w:rPr>
                <w:webHidden/>
              </w:rPr>
              <w:instrText xml:space="preserve"> PAGEREF _Toc157006578 \h </w:instrText>
            </w:r>
            <w:r>
              <w:rPr>
                <w:webHidden/>
              </w:rPr>
            </w:r>
            <w:r>
              <w:rPr>
                <w:webHidden/>
              </w:rPr>
              <w:fldChar w:fldCharType="separate"/>
            </w:r>
            <w:r>
              <w:rPr>
                <w:webHidden/>
              </w:rPr>
              <w:t>16</w:t>
            </w:r>
            <w:r>
              <w:rPr>
                <w:webHidden/>
              </w:rPr>
              <w:fldChar w:fldCharType="end"/>
            </w:r>
          </w:hyperlink>
        </w:p>
        <w:p w14:paraId="43EC936A" w14:textId="35CAF354" w:rsidR="000D4206" w:rsidRDefault="000D4206" w:rsidP="000D4206">
          <w:pPr>
            <w:pStyle w:val="Inhopg2"/>
            <w:rPr>
              <w:rFonts w:asciiTheme="minorHAnsi" w:eastAsiaTheme="minorEastAsia" w:hAnsiTheme="minorHAnsi" w:cstheme="minorBidi"/>
              <w:snapToGrid/>
              <w:kern w:val="2"/>
              <w:sz w:val="24"/>
              <w:szCs w:val="24"/>
              <w:lang w:eastAsia="nl-NL"/>
              <w14:ligatures w14:val="standardContextual"/>
            </w:rPr>
          </w:pPr>
          <w:hyperlink w:anchor="_Toc157006580" w:history="1">
            <w:r w:rsidRPr="002E4679">
              <w:rPr>
                <w:rStyle w:val="Hyperlink"/>
                <w:lang w:val="en-US"/>
              </w:rPr>
              <w:t>2.13</w:t>
            </w:r>
            <w:r>
              <w:rPr>
                <w:rFonts w:asciiTheme="minorHAnsi" w:eastAsiaTheme="minorEastAsia" w:hAnsiTheme="minorHAnsi" w:cstheme="minorBidi"/>
                <w:snapToGrid/>
                <w:kern w:val="2"/>
                <w:sz w:val="24"/>
                <w:szCs w:val="24"/>
                <w:lang w:eastAsia="nl-NL"/>
                <w14:ligatures w14:val="standardContextual"/>
              </w:rPr>
              <w:tab/>
            </w:r>
            <w:r w:rsidRPr="002E4679">
              <w:rPr>
                <w:rStyle w:val="Hyperlink"/>
                <w:lang w:val="en-US"/>
              </w:rPr>
              <w:t>Vrije gedeelte</w:t>
            </w:r>
            <w:r>
              <w:rPr>
                <w:webHidden/>
              </w:rPr>
              <w:tab/>
            </w:r>
            <w:r>
              <w:rPr>
                <w:webHidden/>
              </w:rPr>
              <w:fldChar w:fldCharType="begin"/>
            </w:r>
            <w:r>
              <w:rPr>
                <w:webHidden/>
              </w:rPr>
              <w:instrText xml:space="preserve"> PAGEREF _Toc157006580 \h </w:instrText>
            </w:r>
            <w:r>
              <w:rPr>
                <w:webHidden/>
              </w:rPr>
            </w:r>
            <w:r>
              <w:rPr>
                <w:webHidden/>
              </w:rPr>
              <w:fldChar w:fldCharType="separate"/>
            </w:r>
            <w:r>
              <w:rPr>
                <w:webHidden/>
              </w:rPr>
              <w:t>16</w:t>
            </w:r>
            <w:r>
              <w:rPr>
                <w:webHidden/>
              </w:rPr>
              <w:fldChar w:fldCharType="end"/>
            </w:r>
          </w:hyperlink>
        </w:p>
        <w:p w14:paraId="0AFCA4D1" w14:textId="25D65243" w:rsidR="000D4206" w:rsidRDefault="000D4206">
          <w:r>
            <w:rPr>
              <w:b/>
              <w:bCs/>
            </w:rPr>
            <w:fldChar w:fldCharType="end"/>
          </w:r>
        </w:p>
      </w:sdtContent>
    </w:sdt>
    <w:p w14:paraId="79079902" w14:textId="77777777" w:rsidR="003228A3" w:rsidRPr="00343045" w:rsidRDefault="003228A3"/>
    <w:p w14:paraId="3385EAD9" w14:textId="77777777" w:rsidR="004A1631" w:rsidRPr="00343045" w:rsidRDefault="004A1631" w:rsidP="004A1631">
      <w:pPr>
        <w:pStyle w:val="Kop1"/>
        <w:numPr>
          <w:ilvl w:val="0"/>
          <w:numId w:val="1"/>
        </w:numPr>
        <w:rPr>
          <w:lang w:val="nl-NL"/>
        </w:rPr>
      </w:pPr>
      <w:bookmarkStart w:id="41" w:name="bmStartpunt"/>
      <w:bookmarkStart w:id="42" w:name="_Toc498316301"/>
      <w:bookmarkStart w:id="43" w:name="_Toc20728828"/>
      <w:bookmarkStart w:id="44" w:name="_Toc454288157"/>
      <w:bookmarkStart w:id="45" w:name="_Toc157006174"/>
      <w:bookmarkStart w:id="46" w:name="_Toc179181706"/>
      <w:bookmarkEnd w:id="41"/>
      <w:bookmarkEnd w:id="42"/>
      <w:bookmarkEnd w:id="43"/>
      <w:r w:rsidRPr="00343045">
        <w:rPr>
          <w:lang w:val="nl-NL"/>
        </w:rPr>
        <w:lastRenderedPageBreak/>
        <w:t>Inleiding</w:t>
      </w:r>
      <w:bookmarkEnd w:id="44"/>
      <w:bookmarkEnd w:id="45"/>
    </w:p>
    <w:p w14:paraId="338F60D2" w14:textId="77777777" w:rsidR="00987D5A" w:rsidRPr="00343045" w:rsidRDefault="00987D5A" w:rsidP="00987D5A">
      <w:pPr>
        <w:pStyle w:val="Kop2"/>
        <w:numPr>
          <w:ilvl w:val="1"/>
          <w:numId w:val="1"/>
        </w:numPr>
      </w:pPr>
      <w:bookmarkStart w:id="47" w:name="_Toc196114936"/>
      <w:bookmarkStart w:id="48" w:name="_Toc454288158"/>
      <w:bookmarkStart w:id="49" w:name="_Toc157006175"/>
      <w:r w:rsidRPr="00343045">
        <w:t>Doel</w:t>
      </w:r>
      <w:bookmarkEnd w:id="47"/>
      <w:bookmarkEnd w:id="48"/>
      <w:bookmarkEnd w:id="49"/>
    </w:p>
    <w:p w14:paraId="1E8237E6" w14:textId="77777777" w:rsidR="00F86040" w:rsidRDefault="00F86040" w:rsidP="00987D5A"/>
    <w:p w14:paraId="04A743B5" w14:textId="77777777" w:rsidR="008D0862" w:rsidRDefault="008D0862" w:rsidP="008D0862">
      <w:r w:rsidRPr="00343045">
        <w:t>I</w:t>
      </w:r>
      <w:r>
        <w:t>n dit document wordt beschreven</w:t>
      </w:r>
      <w:r w:rsidRPr="00343045">
        <w:t xml:space="preserve"> hoe het modeldocument voor</w:t>
      </w:r>
      <w:r w:rsidR="00286F0E">
        <w:t xml:space="preserve"> </w:t>
      </w:r>
      <w:r w:rsidR="00A57C37">
        <w:t>Obvion</w:t>
      </w:r>
      <w:r w:rsidRPr="00343045">
        <w:t xml:space="preserve"> </w:t>
      </w:r>
      <w:r>
        <w:t>hypothe</w:t>
      </w:r>
      <w:r w:rsidR="00C723C4">
        <w:t>e</w:t>
      </w:r>
      <w:r>
        <w:t>k</w:t>
      </w:r>
      <w:r w:rsidR="00C723C4">
        <w:t xml:space="preserve">akten </w:t>
      </w:r>
      <w:r w:rsidRPr="00343045">
        <w:t>geïnterpreteerd moet worden.</w:t>
      </w:r>
      <w:r>
        <w:t xml:space="preserve"> Het modeldocument is, samen met het schema (XSD) van het essentialiabestand (de stukgegevens in XML), de basis voor de gegevensuitwisseling tussen notariaat en het Kadaster in het kader van de automatische verwerking. Het dient </w:t>
      </w:r>
      <w:r w:rsidR="00C723C4">
        <w:t xml:space="preserve">ook </w:t>
      </w:r>
      <w:r>
        <w:t xml:space="preserve">als ingangsdocument voor de bouw van de stylesheet, waarmee van het essentialiabestand een stuk kan worden samengesteld. </w:t>
      </w:r>
    </w:p>
    <w:p w14:paraId="1FDD1F5E" w14:textId="77777777" w:rsidR="00987D5A" w:rsidRPr="00343045" w:rsidRDefault="00987D5A" w:rsidP="00987D5A"/>
    <w:p w14:paraId="01091DDD" w14:textId="77777777" w:rsidR="00447EB0" w:rsidRDefault="00447EB0" w:rsidP="00447EB0">
      <w:pPr>
        <w:pStyle w:val="Kop2"/>
        <w:numPr>
          <w:ilvl w:val="1"/>
          <w:numId w:val="1"/>
        </w:numPr>
      </w:pPr>
      <w:bookmarkStart w:id="50" w:name="_Toc212447230"/>
      <w:bookmarkStart w:id="51" w:name="_Toc454288159"/>
      <w:bookmarkStart w:id="52" w:name="_Toc157006176"/>
      <w:bookmarkStart w:id="53" w:name="_Toc196114937"/>
      <w:r w:rsidRPr="00343045">
        <w:t>Algemeen</w:t>
      </w:r>
      <w:bookmarkEnd w:id="50"/>
      <w:bookmarkEnd w:id="51"/>
      <w:bookmarkEnd w:id="52"/>
    </w:p>
    <w:p w14:paraId="55CB4A0D" w14:textId="77777777" w:rsidR="009A53F9" w:rsidRDefault="009A53F9" w:rsidP="009A53F9">
      <w:pPr>
        <w:rPr>
          <w:lang w:val="nl"/>
        </w:rPr>
      </w:pPr>
    </w:p>
    <w:p w14:paraId="72E4B95A" w14:textId="7380895C" w:rsidR="009A53F9" w:rsidRDefault="009A53F9" w:rsidP="009A53F9">
      <w:pPr>
        <w:rPr>
          <w:lang w:val="nl"/>
        </w:rPr>
      </w:pPr>
      <w:r>
        <w:rPr>
          <w:lang w:val="nl"/>
        </w:rPr>
        <w:t>Voor de beschrijving van het kleurgebruik in het modeldocument en de presentatie van bepaalde gegevens zie het document “Tekstblok: algemene afspraken modeldocumenten en tekstblokken”.</w:t>
      </w:r>
    </w:p>
    <w:p w14:paraId="4BA794D3" w14:textId="77777777" w:rsidR="009A53F9" w:rsidRDefault="009A53F9" w:rsidP="009A53F9">
      <w:pPr>
        <w:rPr>
          <w:lang w:val="nl"/>
        </w:rPr>
      </w:pPr>
    </w:p>
    <w:p w14:paraId="7705487A" w14:textId="77777777" w:rsidR="00447EB0" w:rsidRPr="00343045" w:rsidRDefault="009A53F9" w:rsidP="00447EB0">
      <w:r>
        <w:rPr>
          <w:lang w:val="nl"/>
        </w:rPr>
        <w:t>Voor de toelichting op standaard tekstblokken zie de afzonderlijke beschrijvingen van die tekstblokken.</w:t>
      </w:r>
      <w:r w:rsidRPr="00343045">
        <w:t xml:space="preserve"> </w:t>
      </w:r>
    </w:p>
    <w:bookmarkEnd w:id="53"/>
    <w:p w14:paraId="20BA6AC1" w14:textId="77777777" w:rsidR="00440164" w:rsidRDefault="00440164" w:rsidP="00A06FC5">
      <w:pPr>
        <w:rPr>
          <w:b/>
        </w:rPr>
      </w:pPr>
    </w:p>
    <w:p w14:paraId="2A9E4076" w14:textId="77777777" w:rsidR="00EF395F" w:rsidRDefault="00EF395F" w:rsidP="00A06FC5">
      <w:r w:rsidRPr="00EF395F">
        <w:t>Aanvullende</w:t>
      </w:r>
      <w:r>
        <w:t xml:space="preserve"> presentatie beschrijving:</w:t>
      </w:r>
    </w:p>
    <w:p w14:paraId="141BBA40" w14:textId="77777777" w:rsidR="00EF395F" w:rsidRPr="00EF395F" w:rsidRDefault="00EF395F" w:rsidP="00A06FC5">
      <w:r>
        <w:t>-</w:t>
      </w:r>
      <w:r w:rsidR="00470FC9" w:rsidRPr="00470FC9">
        <w:t xml:space="preserve"> </w:t>
      </w:r>
      <w:r w:rsidR="00470FC9">
        <w:t>Vanaf tekstblok Aanhef dienen alle alinea’s onder elkaar zonder blanco regels gepresenteerd te worden. Blanco regels vóór tekstblok Aanhef dienen opgenomen te worden conform het modeldocument.</w:t>
      </w:r>
    </w:p>
    <w:p w14:paraId="06C4D264" w14:textId="745AB600" w:rsidR="002B627D" w:rsidRDefault="00EF395F" w:rsidP="002B627D">
      <w:pPr>
        <w:rPr>
          <w:lang w:val="en-US"/>
        </w:rPr>
      </w:pPr>
      <w:r>
        <w:t xml:space="preserve">- </w:t>
      </w:r>
      <w:r w:rsidR="002B627D">
        <w:t>Een</w:t>
      </w:r>
      <w:r w:rsidR="002B627D" w:rsidRPr="00BF694E">
        <w:t xml:space="preserve"> akte zonder </w:t>
      </w:r>
      <w:r w:rsidR="002B627D">
        <w:t>equivalentie</w:t>
      </w:r>
      <w:r w:rsidR="002B627D" w:rsidRPr="00BF694E">
        <w:t>verklaring, die gebruikt worden voor de ondertekening</w:t>
      </w:r>
      <w:r w:rsidR="002B627D">
        <w:t xml:space="preserve"> (minuut),</w:t>
      </w:r>
      <w:r w:rsidR="002B627D" w:rsidRPr="00BF694E">
        <w:t xml:space="preserve"> moet </w:t>
      </w:r>
      <w:r w:rsidR="000F0EA5">
        <w:t xml:space="preserve">vanaf het Tekstblok Aanhef </w:t>
      </w:r>
      <w:r w:rsidR="002B627D" w:rsidRPr="00BF694E">
        <w:t xml:space="preserve">uitgelijnd worden met streepjes (’-‘). </w:t>
      </w:r>
      <w:r w:rsidR="002B627D">
        <w:t>Voorbeeld</w:t>
      </w:r>
      <w:r w:rsidR="002B627D" w:rsidRPr="00BF694E">
        <w:t>:</w:t>
      </w:r>
      <w:r w:rsidR="00C1144F">
        <w:br/>
      </w:r>
      <w:r w:rsidR="00C1144F">
        <w:tab/>
      </w:r>
      <w:r w:rsidR="00EC1315" w:rsidRPr="00482EB5">
        <w:rPr>
          <w:noProof/>
          <w:lang w:eastAsia="nl-NL"/>
        </w:rPr>
        <w:drawing>
          <wp:inline distT="0" distB="0" distL="0" distR="0" wp14:anchorId="50F7EB41" wp14:editId="2BF51606">
            <wp:extent cx="3284220" cy="3175000"/>
            <wp:effectExtent l="0" t="0" r="0" b="635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84220" cy="3175000"/>
                    </a:xfrm>
                    <a:prstGeom prst="rect">
                      <a:avLst/>
                    </a:prstGeom>
                    <a:noFill/>
                    <a:ln>
                      <a:noFill/>
                    </a:ln>
                  </pic:spPr>
                </pic:pic>
              </a:graphicData>
            </a:graphic>
          </wp:inline>
        </w:drawing>
      </w:r>
    </w:p>
    <w:p w14:paraId="47C7EF17" w14:textId="77777777" w:rsidR="002B627D" w:rsidRPr="00440164" w:rsidRDefault="002B627D" w:rsidP="00A06FC5">
      <w:pPr>
        <w:rPr>
          <w:b/>
        </w:rPr>
      </w:pPr>
    </w:p>
    <w:p w14:paraId="44332FD7" w14:textId="77777777" w:rsidR="00BE14F0" w:rsidRDefault="00BE14F0" w:rsidP="00BF18B4">
      <w:pPr>
        <w:pStyle w:val="Kop2"/>
        <w:sectPr w:rsidR="00BE14F0" w:rsidSect="00923174">
          <w:headerReference w:type="default" r:id="rId10"/>
          <w:pgSz w:w="11906" w:h="16838" w:code="9"/>
          <w:pgMar w:top="3402" w:right="1304" w:bottom="1304" w:left="1814" w:header="567" w:footer="431" w:gutter="0"/>
          <w:cols w:space="708"/>
          <w:formProt w:val="0"/>
        </w:sectPr>
      </w:pPr>
      <w:bookmarkStart w:id="56" w:name="_Toc191216332"/>
      <w:bookmarkStart w:id="57" w:name="_Toc191373237"/>
      <w:bookmarkStart w:id="58" w:name="_Toc191216333"/>
      <w:bookmarkStart w:id="59" w:name="_Toc191373238"/>
      <w:bookmarkEnd w:id="56"/>
      <w:bookmarkEnd w:id="57"/>
      <w:bookmarkEnd w:id="58"/>
      <w:bookmarkEnd w:id="59"/>
    </w:p>
    <w:p w14:paraId="5C2C1800" w14:textId="7C465EA7" w:rsidR="00BF18B4" w:rsidRPr="00343045" w:rsidRDefault="00BF18B4" w:rsidP="00BF18B4">
      <w:pPr>
        <w:pStyle w:val="Kop2"/>
      </w:pPr>
      <w:bookmarkStart w:id="60" w:name="_Toc454288160"/>
      <w:bookmarkStart w:id="61" w:name="_Toc157006177"/>
      <w:r w:rsidRPr="00343045">
        <w:lastRenderedPageBreak/>
        <w:t>Referenties</w:t>
      </w:r>
      <w:bookmarkEnd w:id="60"/>
      <w:bookmarkEnd w:id="61"/>
    </w:p>
    <w:p w14:paraId="22A19F41" w14:textId="77777777" w:rsidR="00F86040" w:rsidRDefault="00F86040" w:rsidP="00BF18B4">
      <w:pPr>
        <w:rPr>
          <w:lang w:val="nl"/>
        </w:rPr>
      </w:pPr>
    </w:p>
    <w:p w14:paraId="2D673FA1" w14:textId="77777777" w:rsidR="00BF18B4" w:rsidRDefault="00BF18B4" w:rsidP="00BF18B4">
      <w:pPr>
        <w:rPr>
          <w:lang w:val="nl"/>
        </w:rPr>
      </w:pPr>
      <w:r w:rsidRPr="00343045">
        <w:rPr>
          <w:lang w:val="nl"/>
        </w:rPr>
        <w:t xml:space="preserve">Dit document is gebaseerd op de volgende </w:t>
      </w:r>
      <w:r w:rsidR="00F86040">
        <w:rPr>
          <w:lang w:val="nl"/>
        </w:rPr>
        <w:t>uitgangsdocumentatie</w:t>
      </w:r>
      <w:r w:rsidRPr="00343045">
        <w:rPr>
          <w:lang w:val="nl"/>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6"/>
        <w:gridCol w:w="7944"/>
      </w:tblGrid>
      <w:tr w:rsidR="00B77A6F" w:rsidRPr="002A4B22" w14:paraId="6A94BBC7" w14:textId="77777777" w:rsidTr="00D935DF">
        <w:tc>
          <w:tcPr>
            <w:tcW w:w="556" w:type="dxa"/>
            <w:shd w:val="clear" w:color="auto" w:fill="DEEAF6" w:themeFill="accent1" w:themeFillTint="33"/>
          </w:tcPr>
          <w:p w14:paraId="6D00D41C" w14:textId="77777777" w:rsidR="00B77A6F" w:rsidRPr="002A4B22" w:rsidRDefault="00B77A6F" w:rsidP="00BF18B4">
            <w:pPr>
              <w:rPr>
                <w:b/>
                <w:lang w:val="nl"/>
              </w:rPr>
            </w:pPr>
            <w:r w:rsidRPr="002A4B22">
              <w:rPr>
                <w:b/>
                <w:lang w:val="nl"/>
              </w:rPr>
              <w:t>ID</w:t>
            </w:r>
          </w:p>
        </w:tc>
        <w:tc>
          <w:tcPr>
            <w:tcW w:w="7944" w:type="dxa"/>
            <w:shd w:val="clear" w:color="auto" w:fill="DEEAF6" w:themeFill="accent1" w:themeFillTint="33"/>
          </w:tcPr>
          <w:p w14:paraId="53D62118" w14:textId="77777777" w:rsidR="00B77A6F" w:rsidRPr="002A4B22" w:rsidRDefault="00B77A6F" w:rsidP="00BF18B4">
            <w:pPr>
              <w:rPr>
                <w:b/>
                <w:lang w:val="nl"/>
              </w:rPr>
            </w:pPr>
            <w:r w:rsidRPr="002A4B22">
              <w:rPr>
                <w:b/>
                <w:lang w:val="nl"/>
              </w:rPr>
              <w:t>Documentnaam</w:t>
            </w:r>
          </w:p>
        </w:tc>
      </w:tr>
      <w:tr w:rsidR="00B77A6F" w:rsidRPr="002A4B22" w14:paraId="3104B524" w14:textId="77777777" w:rsidTr="00B77A6F">
        <w:tc>
          <w:tcPr>
            <w:tcW w:w="556" w:type="dxa"/>
          </w:tcPr>
          <w:p w14:paraId="66F4B67B" w14:textId="77777777" w:rsidR="00B77A6F" w:rsidRPr="002A4B22" w:rsidRDefault="00B77A6F" w:rsidP="00BF18B4">
            <w:pPr>
              <w:rPr>
                <w:lang w:val="nl"/>
              </w:rPr>
            </w:pPr>
            <w:r w:rsidRPr="002C7327">
              <w:t>[1]</w:t>
            </w:r>
          </w:p>
        </w:tc>
        <w:tc>
          <w:tcPr>
            <w:tcW w:w="7944" w:type="dxa"/>
          </w:tcPr>
          <w:p w14:paraId="550969D2" w14:textId="77777777" w:rsidR="00B77A6F" w:rsidRPr="002A4B22" w:rsidRDefault="00B77A6F" w:rsidP="00BF18B4">
            <w:pPr>
              <w:rPr>
                <w:lang w:val="nl"/>
              </w:rPr>
            </w:pPr>
            <w:r w:rsidRPr="00CC0276">
              <w:t xml:space="preserve">Modeldocument </w:t>
            </w:r>
            <w:r>
              <w:t>Obvion hypotheek</w:t>
            </w:r>
          </w:p>
        </w:tc>
      </w:tr>
      <w:tr w:rsidR="00B77A6F" w:rsidRPr="002A4B22" w14:paraId="6602CDCD" w14:textId="77777777" w:rsidTr="00B77A6F">
        <w:tc>
          <w:tcPr>
            <w:tcW w:w="556" w:type="dxa"/>
          </w:tcPr>
          <w:p w14:paraId="1CA5F056" w14:textId="77777777" w:rsidR="00B77A6F" w:rsidRPr="002A4B22" w:rsidRDefault="00B77A6F" w:rsidP="00BF18B4">
            <w:pPr>
              <w:rPr>
                <w:lang w:val="nl"/>
              </w:rPr>
            </w:pPr>
            <w:r w:rsidRPr="00134AAB">
              <w:t>[2]</w:t>
            </w:r>
          </w:p>
        </w:tc>
        <w:tc>
          <w:tcPr>
            <w:tcW w:w="7944" w:type="dxa"/>
          </w:tcPr>
          <w:p w14:paraId="2501C6F2" w14:textId="66B11959" w:rsidR="00B77A6F" w:rsidRPr="002A4B22" w:rsidRDefault="00B23EE9" w:rsidP="00BF18B4">
            <w:pPr>
              <w:rPr>
                <w:lang w:val="nl"/>
              </w:rPr>
            </w:pPr>
            <w:r w:rsidRPr="00134AAB">
              <w:t xml:space="preserve">Documentatie standaard tekstblokken: namen van de documenten en de versies daarvan zijn in </w:t>
            </w:r>
            <w:r>
              <w:t xml:space="preserve">de releasenotes </w:t>
            </w:r>
            <w:r w:rsidRPr="00134AAB">
              <w:t>opgenomen</w:t>
            </w:r>
          </w:p>
        </w:tc>
      </w:tr>
      <w:tr w:rsidR="00B77A6F" w:rsidRPr="002A4B22" w14:paraId="5AE2AF89" w14:textId="77777777" w:rsidTr="00B77A6F">
        <w:tc>
          <w:tcPr>
            <w:tcW w:w="556" w:type="dxa"/>
          </w:tcPr>
          <w:p w14:paraId="149E1907" w14:textId="1FB1BE40" w:rsidR="00B77A6F" w:rsidRPr="002A4B22" w:rsidRDefault="00B77A6F" w:rsidP="00BF18B4">
            <w:pPr>
              <w:rPr>
                <w:lang w:val="nl"/>
              </w:rPr>
            </w:pPr>
            <w:bookmarkStart w:id="62" w:name="AlgemeneAfsprakenDocument"/>
            <w:r>
              <w:t>[3]</w:t>
            </w:r>
            <w:bookmarkEnd w:id="62"/>
          </w:p>
        </w:tc>
        <w:tc>
          <w:tcPr>
            <w:tcW w:w="7944" w:type="dxa"/>
          </w:tcPr>
          <w:p w14:paraId="1032D612" w14:textId="77777777" w:rsidR="00B77A6F" w:rsidRPr="002A4B22" w:rsidRDefault="00B77A6F" w:rsidP="00BF18B4">
            <w:pPr>
              <w:rPr>
                <w:lang w:val="nl"/>
              </w:rPr>
            </w:pPr>
            <w:r w:rsidRPr="00F04F48">
              <w:t>Tekstblok - Algemene afspraken modeldocumenten en tekstblokken</w:t>
            </w:r>
          </w:p>
        </w:tc>
      </w:tr>
      <w:tr w:rsidR="00B77A6F" w:rsidRPr="002A4B22" w14:paraId="009085E4" w14:textId="77777777" w:rsidTr="00B77A6F">
        <w:tc>
          <w:tcPr>
            <w:tcW w:w="556" w:type="dxa"/>
          </w:tcPr>
          <w:p w14:paraId="457501F2" w14:textId="34F8E669" w:rsidR="00B77A6F" w:rsidRDefault="00B77A6F" w:rsidP="00BF18B4">
            <w:bookmarkStart w:id="63" w:name="TC"/>
            <w:r>
              <w:t>[</w:t>
            </w:r>
            <w:r w:rsidR="00B23EE9">
              <w:t>4]</w:t>
            </w:r>
            <w:bookmarkEnd w:id="63"/>
          </w:p>
        </w:tc>
        <w:tc>
          <w:tcPr>
            <w:tcW w:w="7944" w:type="dxa"/>
          </w:tcPr>
          <w:p w14:paraId="34D87F53" w14:textId="77777777" w:rsidR="00B77A6F" w:rsidRDefault="00B77A6F" w:rsidP="00BF18B4">
            <w:r w:rsidRPr="00362DEE">
              <w:t>Toelichting - Comparitie nummering en layout</w:t>
            </w:r>
          </w:p>
        </w:tc>
      </w:tr>
      <w:tr w:rsidR="00B77A6F" w:rsidRPr="002A4B22" w14:paraId="24E0608F" w14:textId="77777777" w:rsidTr="00B77A6F">
        <w:tc>
          <w:tcPr>
            <w:tcW w:w="556" w:type="dxa"/>
          </w:tcPr>
          <w:p w14:paraId="436D3E84" w14:textId="2394AE00" w:rsidR="00B77A6F" w:rsidRDefault="00B77A6F" w:rsidP="00BF18B4">
            <w:bookmarkStart w:id="64" w:name="XSDStukAlgemeen"/>
            <w:r>
              <w:t>[</w:t>
            </w:r>
            <w:r w:rsidR="00B23EE9">
              <w:t>5</w:t>
            </w:r>
            <w:r>
              <w:t>]</w:t>
            </w:r>
            <w:bookmarkEnd w:id="64"/>
          </w:p>
        </w:tc>
        <w:tc>
          <w:tcPr>
            <w:tcW w:w="7944" w:type="dxa"/>
          </w:tcPr>
          <w:p w14:paraId="51041AC1" w14:textId="77777777" w:rsidR="00B77A6F" w:rsidRPr="00F04F48" w:rsidRDefault="00B77A6F" w:rsidP="00BF18B4">
            <w:r>
              <w:t xml:space="preserve">Generieke XSD </w:t>
            </w:r>
            <w:r w:rsidRPr="00887623">
              <w:t>StukAlgemeen</w:t>
            </w:r>
          </w:p>
        </w:tc>
      </w:tr>
    </w:tbl>
    <w:p w14:paraId="4EE5053F" w14:textId="77777777" w:rsidR="003743B2" w:rsidRPr="00343045" w:rsidRDefault="003743B2" w:rsidP="00BF18B4">
      <w:pPr>
        <w:rPr>
          <w:lang w:val="nl"/>
        </w:rPr>
      </w:pPr>
    </w:p>
    <w:p w14:paraId="43071DAD" w14:textId="77777777" w:rsidR="008D0862" w:rsidRPr="002C7327" w:rsidRDefault="008D0862" w:rsidP="00075CF1">
      <w:pPr>
        <w:pStyle w:val="streepje"/>
        <w:numPr>
          <w:ilvl w:val="0"/>
          <w:numId w:val="0"/>
        </w:numPr>
        <w:rPr>
          <w:lang w:val="nl-NL"/>
        </w:rPr>
      </w:pPr>
    </w:p>
    <w:p w14:paraId="030A3CE2" w14:textId="77777777" w:rsidR="00075CF1" w:rsidRPr="00134AAB" w:rsidRDefault="00075CF1" w:rsidP="00134AAB">
      <w:pPr>
        <w:pStyle w:val="streepje"/>
        <w:numPr>
          <w:ilvl w:val="0"/>
          <w:numId w:val="0"/>
        </w:numPr>
        <w:rPr>
          <w:lang w:val="nl-NL"/>
        </w:rPr>
      </w:pPr>
    </w:p>
    <w:p w14:paraId="3ACE6512" w14:textId="77777777" w:rsidR="00857117" w:rsidRDefault="00857117" w:rsidP="00857117">
      <w:pPr>
        <w:pStyle w:val="streepje"/>
        <w:numPr>
          <w:ilvl w:val="0"/>
          <w:numId w:val="0"/>
        </w:numPr>
        <w:ind w:left="284" w:hanging="284"/>
      </w:pPr>
    </w:p>
    <w:p w14:paraId="1B083B83" w14:textId="77777777" w:rsidR="00857117" w:rsidRPr="00343045" w:rsidRDefault="00857117" w:rsidP="00857117">
      <w:pPr>
        <w:pStyle w:val="streepje"/>
        <w:numPr>
          <w:ilvl w:val="0"/>
          <w:numId w:val="0"/>
        </w:numPr>
        <w:ind w:left="284" w:hanging="284"/>
        <w:sectPr w:rsidR="00857117" w:rsidRPr="00343045" w:rsidSect="00923174">
          <w:pgSz w:w="11906" w:h="16838" w:code="9"/>
          <w:pgMar w:top="3402" w:right="1304" w:bottom="1304" w:left="1814" w:header="567" w:footer="431" w:gutter="0"/>
          <w:cols w:space="708"/>
          <w:formProt w:val="0"/>
        </w:sectPr>
      </w:pPr>
    </w:p>
    <w:p w14:paraId="25DFBE26" w14:textId="77777777" w:rsidR="008D0862" w:rsidRDefault="00A57C37" w:rsidP="008D0862">
      <w:pPr>
        <w:pStyle w:val="Kop1"/>
        <w:numPr>
          <w:ilvl w:val="0"/>
          <w:numId w:val="1"/>
        </w:numPr>
        <w:rPr>
          <w:lang w:val="nl-NL"/>
        </w:rPr>
      </w:pPr>
      <w:bookmarkStart w:id="65" w:name="_Toc454288161"/>
      <w:bookmarkStart w:id="66" w:name="_Toc157006178"/>
      <w:bookmarkEnd w:id="46"/>
      <w:r>
        <w:rPr>
          <w:lang w:val="nl-NL"/>
        </w:rPr>
        <w:lastRenderedPageBreak/>
        <w:t>Obvion</w:t>
      </w:r>
      <w:r w:rsidR="00286F0E">
        <w:rPr>
          <w:lang w:val="nl-NL"/>
        </w:rPr>
        <w:t xml:space="preserve"> </w:t>
      </w:r>
      <w:r w:rsidR="008D0862">
        <w:rPr>
          <w:lang w:val="nl-NL"/>
        </w:rPr>
        <w:t>Hypotheekakte</w:t>
      </w:r>
      <w:bookmarkEnd w:id="65"/>
      <w:bookmarkEnd w:id="66"/>
    </w:p>
    <w:p w14:paraId="138E7C11" w14:textId="77777777" w:rsidR="008D0862" w:rsidRDefault="008D0862" w:rsidP="008D0862">
      <w:r>
        <w:t xml:space="preserve">In dit hoofdstuk is de structuur van de </w:t>
      </w:r>
      <w:r w:rsidR="00A57C37">
        <w:t>Obvion</w:t>
      </w:r>
      <w:r w:rsidR="00286F0E">
        <w:t xml:space="preserve"> </w:t>
      </w:r>
      <w:r>
        <w:t>hypotheekakte in detail beschreven.</w:t>
      </w:r>
    </w:p>
    <w:p w14:paraId="5C3A5DDC" w14:textId="77777777" w:rsidR="008D0862" w:rsidRPr="0090007F" w:rsidRDefault="008D0862" w:rsidP="008D0862">
      <w:r>
        <w:t>Bij de uitwerking staat ook de mapping naar de elementen in het essentialia bestand vermeld</w:t>
      </w:r>
      <w:r w:rsidR="001F711F">
        <w:t xml:space="preserve"> gebaseerd op </w:t>
      </w:r>
      <w:r w:rsidR="001F711F">
        <w:fldChar w:fldCharType="begin"/>
      </w:r>
      <w:r w:rsidR="001F711F">
        <w:instrText xml:space="preserve"> REF XSDStukAlgemeen \h </w:instrText>
      </w:r>
      <w:r w:rsidR="001F711F">
        <w:fldChar w:fldCharType="separate"/>
      </w:r>
      <w:r w:rsidR="00AF5F3D">
        <w:t>[4]</w:t>
      </w:r>
      <w:r w:rsidR="001F711F">
        <w:fldChar w:fldCharType="end"/>
      </w:r>
      <w:r>
        <w:t xml:space="preserve">. Hierbij wordt eerst het basispad genoemd en, voorafgaand door een opsommingsteken, </w:t>
      </w:r>
      <w:r w:rsidR="003C2F33">
        <w:t xml:space="preserve">worden </w:t>
      </w:r>
      <w:r>
        <w:t xml:space="preserve">de achtereenvolgende elementen </w:t>
      </w:r>
      <w:r w:rsidR="003C2F33">
        <w:t xml:space="preserve">genoemd </w:t>
      </w:r>
      <w:r>
        <w:t xml:space="preserve">die corresponderen met de variabelen in </w:t>
      </w:r>
      <w:r w:rsidR="00EF395F">
        <w:t>het</w:t>
      </w:r>
      <w:r>
        <w:t xml:space="preserve"> model</w:t>
      </w:r>
      <w:r w:rsidR="00EF395F">
        <w:t>document</w:t>
      </w:r>
      <w:r>
        <w:t xml:space="preserve">. </w:t>
      </w:r>
    </w:p>
    <w:p w14:paraId="462F97EA" w14:textId="77777777" w:rsidR="00AA1E30" w:rsidRDefault="002E729C" w:rsidP="00AA1E30">
      <w:r>
        <w:t>In de</w:t>
      </w:r>
      <w:r w:rsidR="00EF395F">
        <w:t>ze</w:t>
      </w:r>
      <w:r>
        <w:t xml:space="preserve"> toelichting wordt verwezen naar tekstblokken, welke zijn beschreven in apart</w:t>
      </w:r>
      <w:r w:rsidR="00C723C4">
        <w:t>e</w:t>
      </w:r>
      <w:r>
        <w:t xml:space="preserve"> document</w:t>
      </w:r>
      <w:r w:rsidR="00C723C4">
        <w:t xml:space="preserve">en. </w:t>
      </w:r>
      <w:r w:rsidR="00EF395F">
        <w:t>De versies van de tekstblokken zijn opgenomen in het modeldocument.</w:t>
      </w:r>
    </w:p>
    <w:p w14:paraId="2AE3C16D" w14:textId="77777777" w:rsidR="005606FC" w:rsidRDefault="005606FC" w:rsidP="00AA1E30"/>
    <w:p w14:paraId="7E804F21" w14:textId="77777777" w:rsidR="008D0862" w:rsidRPr="00343045" w:rsidRDefault="00741213" w:rsidP="008D0862">
      <w:pPr>
        <w:pStyle w:val="Kop2"/>
      </w:pPr>
      <w:bookmarkStart w:id="67" w:name="_Toc246925271"/>
      <w:bookmarkStart w:id="68" w:name="_Toc454288162"/>
      <w:bookmarkStart w:id="69" w:name="_Toc157006179"/>
      <w:r>
        <w:t>Equivalentiev</w:t>
      </w:r>
      <w:r w:rsidR="008D0862">
        <w:t>erklaring</w:t>
      </w:r>
      <w:bookmarkEnd w:id="67"/>
      <w:bookmarkEnd w:id="68"/>
      <w:bookmarkEnd w:id="69"/>
    </w:p>
    <w:p w14:paraId="1B68B1B5" w14:textId="77777777" w:rsidR="008D0862" w:rsidRDefault="008D0862" w:rsidP="008D0862"/>
    <w:p w14:paraId="1A762507" w14:textId="77777777" w:rsidR="005217FC" w:rsidRPr="00C70CBC" w:rsidRDefault="005217FC" w:rsidP="005217FC">
      <w:pPr>
        <w:rPr>
          <w:lang w:val="nl"/>
        </w:rPr>
      </w:pPr>
      <w:r>
        <w:rPr>
          <w:lang w:val="nl"/>
        </w:rPr>
        <w:t xml:space="preserve">De akte moet ook zonder equivalentieverklaring samengesteld en afgedrukt kunnen worden t.b.v. het passeren, maar de tekst is toch in rood vermeld omdat dat het formaat is zoals </w:t>
      </w:r>
      <w:r w:rsidR="00C21877">
        <w:rPr>
          <w:lang w:val="nl"/>
        </w:rPr>
        <w:t xml:space="preserve">de akte </w:t>
      </w:r>
      <w:r>
        <w:rPr>
          <w:lang w:val="nl"/>
        </w:rPr>
        <w:t>door het Kadaster ontvangen zal worden.</w:t>
      </w:r>
    </w:p>
    <w:p w14:paraId="417740D4" w14:textId="77777777" w:rsidR="005217FC" w:rsidRPr="00981826" w:rsidRDefault="005217FC" w:rsidP="008D0862"/>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C0" w:firstRow="0" w:lastRow="1" w:firstColumn="1" w:lastColumn="1" w:noHBand="0" w:noVBand="0"/>
      </w:tblPr>
      <w:tblGrid>
        <w:gridCol w:w="6648"/>
        <w:gridCol w:w="7237"/>
      </w:tblGrid>
      <w:tr w:rsidR="007E4196" w:rsidRPr="00B61A23" w14:paraId="12DAE6CC" w14:textId="77777777" w:rsidTr="00AF6089">
        <w:trPr>
          <w:trHeight w:val="256"/>
        </w:trPr>
        <w:tc>
          <w:tcPr>
            <w:tcW w:w="6648" w:type="dxa"/>
            <w:shd w:val="clear" w:color="auto" w:fill="DEEAF6" w:themeFill="accent1" w:themeFillTint="33"/>
          </w:tcPr>
          <w:p w14:paraId="6E359D84" w14:textId="1AB1B3CF" w:rsidR="007E4196" w:rsidRPr="000923C3" w:rsidRDefault="007E4196" w:rsidP="00AF6089">
            <w:pPr>
              <w:rPr>
                <w:rFonts w:cs="Arial"/>
                <w:b/>
                <w:color w:val="FF0000"/>
                <w:sz w:val="20"/>
                <w:highlight w:val="yellow"/>
                <w:lang w:val="en-US"/>
              </w:rPr>
            </w:pPr>
            <w:r w:rsidRPr="000923C3">
              <w:rPr>
                <w:rFonts w:cs="Arial"/>
                <w:b/>
                <w:color w:val="000000" w:themeColor="text1"/>
                <w:sz w:val="20"/>
                <w:lang w:val="en-US"/>
              </w:rPr>
              <w:t>Modeldocument tekst</w:t>
            </w:r>
          </w:p>
        </w:tc>
        <w:tc>
          <w:tcPr>
            <w:tcW w:w="7237" w:type="dxa"/>
            <w:shd w:val="clear" w:color="auto" w:fill="DEEAF6" w:themeFill="accent1" w:themeFillTint="33"/>
          </w:tcPr>
          <w:p w14:paraId="19E8CBB0" w14:textId="58D11E2C" w:rsidR="007E4196" w:rsidRPr="000923C3" w:rsidRDefault="007E4196" w:rsidP="00AF6089">
            <w:pPr>
              <w:rPr>
                <w:b/>
                <w:sz w:val="20"/>
              </w:rPr>
            </w:pPr>
            <w:r w:rsidRPr="000923C3">
              <w:rPr>
                <w:b/>
                <w:sz w:val="20"/>
              </w:rPr>
              <w:t>Mapping en toelichting</w:t>
            </w:r>
          </w:p>
        </w:tc>
      </w:tr>
      <w:tr w:rsidR="008D0862" w:rsidRPr="002E729C" w14:paraId="4DFE4253" w14:textId="77777777" w:rsidTr="00AF6089">
        <w:tc>
          <w:tcPr>
            <w:tcW w:w="6648" w:type="dxa"/>
          </w:tcPr>
          <w:p w14:paraId="16FEE334" w14:textId="77777777" w:rsidR="008D0862" w:rsidRPr="000923C3" w:rsidRDefault="008D0862" w:rsidP="00A7152A">
            <w:pPr>
              <w:rPr>
                <w:color w:val="FF0000"/>
                <w:sz w:val="20"/>
              </w:rPr>
            </w:pPr>
            <w:r w:rsidRPr="000923C3">
              <w:rPr>
                <w:rFonts w:cs="Arial"/>
                <w:bCs/>
                <w:color w:val="FF0000"/>
                <w:sz w:val="20"/>
                <w:highlight w:val="yellow"/>
                <w:lang w:val="en-US"/>
              </w:rPr>
              <w:t xml:space="preserve">TEKSTBLOK </w:t>
            </w:r>
            <w:r w:rsidR="00741213" w:rsidRPr="000923C3">
              <w:rPr>
                <w:rFonts w:cs="Arial"/>
                <w:bCs/>
                <w:color w:val="FF0000"/>
                <w:sz w:val="20"/>
                <w:highlight w:val="yellow"/>
                <w:lang w:val="en-US"/>
              </w:rPr>
              <w:t>EQUIVALENTIE</w:t>
            </w:r>
            <w:r w:rsidR="00A06A27" w:rsidRPr="000923C3">
              <w:rPr>
                <w:rFonts w:cs="Arial"/>
                <w:bCs/>
                <w:color w:val="FF0000"/>
                <w:sz w:val="20"/>
                <w:highlight w:val="yellow"/>
                <w:lang w:val="en-US"/>
              </w:rPr>
              <w:t>VERKLARING</w:t>
            </w:r>
            <w:r w:rsidR="000E2D2E" w:rsidRPr="000923C3">
              <w:rPr>
                <w:rFonts w:cs="Arial"/>
                <w:bCs/>
                <w:color w:val="FF0000"/>
                <w:sz w:val="20"/>
                <w:lang w:val="en-US"/>
              </w:rPr>
              <w:t>.</w:t>
            </w:r>
          </w:p>
        </w:tc>
        <w:tc>
          <w:tcPr>
            <w:tcW w:w="7237" w:type="dxa"/>
          </w:tcPr>
          <w:p w14:paraId="4B5F01BB" w14:textId="77777777" w:rsidR="008D0862" w:rsidRDefault="001F711F" w:rsidP="005217FC">
            <w:r w:rsidRPr="002A4B22">
              <w:rPr>
                <w:szCs w:val="18"/>
              </w:rPr>
              <w:t>Verplicht tekstblok. De g</w:t>
            </w:r>
            <w:r w:rsidR="005217FC" w:rsidRPr="002A4B22">
              <w:rPr>
                <w:szCs w:val="18"/>
              </w:rPr>
              <w:t>egevens van de notaris in de rol van verklaarder.</w:t>
            </w:r>
            <w:r>
              <w:t xml:space="preserve"> Dit tekstblok </w:t>
            </w:r>
            <w:r w:rsidR="005217FC">
              <w:t>alleen afdrukken bij het afschrift</w:t>
            </w:r>
            <w:r w:rsidR="006835AE">
              <w:t>.</w:t>
            </w:r>
          </w:p>
          <w:p w14:paraId="16D2337C" w14:textId="77777777" w:rsidR="00057A9E" w:rsidRDefault="00057A9E" w:rsidP="005217FC"/>
          <w:p w14:paraId="190DD9A4" w14:textId="77777777" w:rsidR="00057A9E" w:rsidRPr="002A4B22" w:rsidRDefault="00057A9E" w:rsidP="005217FC">
            <w:pPr>
              <w:rPr>
                <w:u w:val="single"/>
              </w:rPr>
            </w:pPr>
            <w:r w:rsidRPr="002A4B22">
              <w:rPr>
                <w:u w:val="single"/>
              </w:rPr>
              <w:t>Mapping:</w:t>
            </w:r>
          </w:p>
          <w:p w14:paraId="436327E5" w14:textId="77777777" w:rsidR="00057A9E" w:rsidRPr="003146A3" w:rsidRDefault="00057A9E" w:rsidP="002A4B22">
            <w:pPr>
              <w:autoSpaceDE w:val="0"/>
              <w:autoSpaceDN w:val="0"/>
              <w:adjustRightInd w:val="0"/>
            </w:pPr>
            <w:r w:rsidRPr="002A4B22">
              <w:rPr>
                <w:sz w:val="16"/>
                <w:szCs w:val="16"/>
                <w:lang w:val="nl"/>
              </w:rPr>
              <w:t>-de mapping is opgenomen in het genoemde tekstblok.</w:t>
            </w:r>
          </w:p>
        </w:tc>
      </w:tr>
    </w:tbl>
    <w:p w14:paraId="2E434498" w14:textId="77777777" w:rsidR="00461839" w:rsidRDefault="00461839" w:rsidP="00C81662">
      <w:pPr>
        <w:pStyle w:val="Kop2"/>
      </w:pPr>
      <w:bookmarkStart w:id="70" w:name="_Toc454288163"/>
      <w:bookmarkStart w:id="71" w:name="_Toc157006180"/>
      <w:r>
        <w:t>Titel</w:t>
      </w:r>
      <w:bookmarkEnd w:id="70"/>
      <w:bookmarkEnd w:id="71"/>
    </w:p>
    <w:p w14:paraId="65AB37E9" w14:textId="77777777" w:rsidR="00461839" w:rsidRDefault="00461839" w:rsidP="00461839">
      <w:pPr>
        <w:rPr>
          <w:lang w:val="nl"/>
        </w:rPr>
      </w:pPr>
    </w:p>
    <w:tbl>
      <w:tblPr>
        <w:tblW w:w="5536"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48"/>
        <w:gridCol w:w="7237"/>
      </w:tblGrid>
      <w:tr w:rsidR="00AF6089" w:rsidRPr="00B61A23" w14:paraId="1411CD95" w14:textId="77777777" w:rsidTr="00AF6089">
        <w:tc>
          <w:tcPr>
            <w:tcW w:w="2394" w:type="pct"/>
            <w:shd w:val="clear" w:color="auto" w:fill="DEEAF6" w:themeFill="accent1" w:themeFillTint="33"/>
          </w:tcPr>
          <w:p w14:paraId="3A51C252" w14:textId="472DF225" w:rsidR="00AF6089" w:rsidRPr="000923C3" w:rsidRDefault="00AF6089" w:rsidP="00AF6089">
            <w:pPr>
              <w:tabs>
                <w:tab w:val="left" w:pos="-1440"/>
                <w:tab w:val="left" w:pos="-720"/>
              </w:tabs>
              <w:suppressAutoHyphens/>
              <w:rPr>
                <w:b/>
                <w:bCs/>
                <w:color w:val="000000" w:themeColor="text1"/>
                <w:sz w:val="20"/>
              </w:rPr>
            </w:pPr>
            <w:r w:rsidRPr="000923C3">
              <w:rPr>
                <w:rFonts w:cs="Arial"/>
                <w:b/>
                <w:color w:val="000000" w:themeColor="text1"/>
                <w:sz w:val="20"/>
                <w:lang w:val="en-US"/>
              </w:rPr>
              <w:t>Modeldocument tekst</w:t>
            </w:r>
          </w:p>
        </w:tc>
        <w:tc>
          <w:tcPr>
            <w:tcW w:w="2606" w:type="pct"/>
            <w:shd w:val="clear" w:color="auto" w:fill="DEEAF6" w:themeFill="accent1" w:themeFillTint="33"/>
          </w:tcPr>
          <w:p w14:paraId="6D98A57E" w14:textId="73F0C5C6" w:rsidR="00AF6089" w:rsidRPr="000923C3" w:rsidRDefault="00AF6089" w:rsidP="0093783C">
            <w:pPr>
              <w:rPr>
                <w:b/>
                <w:bCs/>
                <w:sz w:val="20"/>
              </w:rPr>
            </w:pPr>
            <w:r w:rsidRPr="000923C3">
              <w:rPr>
                <w:b/>
                <w:bCs/>
                <w:sz w:val="20"/>
              </w:rPr>
              <w:t>Mapping en toelichting</w:t>
            </w:r>
          </w:p>
        </w:tc>
      </w:tr>
      <w:tr w:rsidR="00461839" w:rsidRPr="002E729C" w14:paraId="6CF34A5E" w14:textId="77777777" w:rsidTr="002A4B22">
        <w:tc>
          <w:tcPr>
            <w:tcW w:w="2394" w:type="pct"/>
          </w:tcPr>
          <w:p w14:paraId="748CC46D" w14:textId="77777777" w:rsidR="00461839" w:rsidRPr="000923C3" w:rsidRDefault="00461839" w:rsidP="002A4B22">
            <w:pPr>
              <w:tabs>
                <w:tab w:val="left" w:pos="-1440"/>
                <w:tab w:val="left" w:pos="-720"/>
              </w:tabs>
              <w:suppressAutoHyphens/>
              <w:rPr>
                <w:rFonts w:ascii="Times New Roman" w:hAnsi="Times New Roman"/>
                <w:color w:val="800080"/>
                <w:sz w:val="20"/>
                <w:highlight w:val="yellow"/>
              </w:rPr>
            </w:pPr>
            <w:r w:rsidRPr="000923C3">
              <w:rPr>
                <w:color w:val="800080"/>
                <w:sz w:val="20"/>
                <w:highlight w:val="yellow"/>
              </w:rPr>
              <w:t>TEKSTBLOK TITEL HYPOTHEEKAKTEN</w:t>
            </w:r>
          </w:p>
        </w:tc>
        <w:tc>
          <w:tcPr>
            <w:tcW w:w="2606" w:type="pct"/>
          </w:tcPr>
          <w:p w14:paraId="5758812F" w14:textId="77777777" w:rsidR="00461839" w:rsidRPr="002A4B22" w:rsidRDefault="001F711F" w:rsidP="0093783C">
            <w:pPr>
              <w:rPr>
                <w:szCs w:val="18"/>
              </w:rPr>
            </w:pPr>
            <w:r w:rsidRPr="002A4B22">
              <w:rPr>
                <w:szCs w:val="18"/>
              </w:rPr>
              <w:t>Optioneel tekstblok. De t</w:t>
            </w:r>
            <w:r w:rsidR="00461839" w:rsidRPr="002A4B22">
              <w:rPr>
                <w:szCs w:val="18"/>
              </w:rPr>
              <w:t>itelvelden</w:t>
            </w:r>
            <w:r w:rsidRPr="002A4B22">
              <w:rPr>
                <w:szCs w:val="18"/>
              </w:rPr>
              <w:t xml:space="preserve"> voor een hypotheekakte</w:t>
            </w:r>
            <w:r w:rsidR="00461839" w:rsidRPr="002A4B22">
              <w:rPr>
                <w:szCs w:val="18"/>
              </w:rPr>
              <w:t xml:space="preserve">. </w:t>
            </w:r>
            <w:r w:rsidRPr="002A4B22">
              <w:rPr>
                <w:szCs w:val="18"/>
              </w:rPr>
              <w:t>De o</w:t>
            </w:r>
            <w:r w:rsidR="00461839" w:rsidRPr="002A4B22">
              <w:rPr>
                <w:szCs w:val="18"/>
              </w:rPr>
              <w:t xml:space="preserve">pmaak </w:t>
            </w:r>
            <w:r w:rsidRPr="002A4B22">
              <w:rPr>
                <w:szCs w:val="18"/>
              </w:rPr>
              <w:t xml:space="preserve">is </w:t>
            </w:r>
            <w:r w:rsidR="00461839" w:rsidRPr="002A4B22">
              <w:rPr>
                <w:szCs w:val="18"/>
              </w:rPr>
              <w:t>conform het tekstblok.</w:t>
            </w:r>
          </w:p>
          <w:p w14:paraId="7960BE04" w14:textId="77777777" w:rsidR="00057A9E" w:rsidRPr="002A4B22" w:rsidRDefault="00057A9E" w:rsidP="0093783C">
            <w:pPr>
              <w:rPr>
                <w:szCs w:val="18"/>
              </w:rPr>
            </w:pPr>
          </w:p>
          <w:p w14:paraId="0F668668" w14:textId="77777777" w:rsidR="00057A9E" w:rsidRPr="002A4B22" w:rsidRDefault="00057A9E" w:rsidP="00057A9E">
            <w:pPr>
              <w:rPr>
                <w:u w:val="single"/>
              </w:rPr>
            </w:pPr>
            <w:r w:rsidRPr="002A4B22">
              <w:rPr>
                <w:u w:val="single"/>
              </w:rPr>
              <w:t>Mapping:</w:t>
            </w:r>
          </w:p>
          <w:p w14:paraId="6B3F0D6F" w14:textId="77777777" w:rsidR="00057A9E" w:rsidRPr="002A4B22" w:rsidRDefault="00057A9E" w:rsidP="002A4B22">
            <w:pPr>
              <w:autoSpaceDE w:val="0"/>
              <w:autoSpaceDN w:val="0"/>
              <w:adjustRightInd w:val="0"/>
              <w:rPr>
                <w:szCs w:val="18"/>
              </w:rPr>
            </w:pPr>
            <w:r w:rsidRPr="002A4B22">
              <w:rPr>
                <w:sz w:val="16"/>
                <w:szCs w:val="16"/>
                <w:lang w:val="nl"/>
              </w:rPr>
              <w:t>-de mapping is opgenomen in het genoemde tekstblok.</w:t>
            </w:r>
          </w:p>
        </w:tc>
      </w:tr>
    </w:tbl>
    <w:p w14:paraId="4C78D97B" w14:textId="77777777" w:rsidR="005606FC" w:rsidRPr="00343045" w:rsidRDefault="005606FC" w:rsidP="0082410C">
      <w:pPr>
        <w:pStyle w:val="Kop2"/>
        <w:pageBreakBefore/>
      </w:pPr>
      <w:bookmarkStart w:id="72" w:name="_Toc454288164"/>
      <w:bookmarkStart w:id="73" w:name="_Toc157006181"/>
      <w:r>
        <w:lastRenderedPageBreak/>
        <w:t>Aanhef</w:t>
      </w:r>
      <w:bookmarkEnd w:id="72"/>
      <w:bookmarkEnd w:id="73"/>
    </w:p>
    <w:p w14:paraId="533C1BB9" w14:textId="77777777" w:rsidR="004250DC" w:rsidRPr="00981826" w:rsidRDefault="004250DC" w:rsidP="00981826">
      <w:bookmarkStart w:id="74" w:name="_Toc245786300"/>
      <w:bookmarkEnd w:id="74"/>
    </w:p>
    <w:tbl>
      <w:tblPr>
        <w:tblW w:w="5536"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48"/>
        <w:gridCol w:w="7237"/>
      </w:tblGrid>
      <w:tr w:rsidR="00AF6089" w:rsidRPr="00B61A23" w14:paraId="04136201" w14:textId="77777777" w:rsidTr="00AF6089">
        <w:tc>
          <w:tcPr>
            <w:tcW w:w="2394" w:type="pct"/>
            <w:shd w:val="clear" w:color="auto" w:fill="DEEAF6" w:themeFill="accent1" w:themeFillTint="33"/>
          </w:tcPr>
          <w:p w14:paraId="68243F5F" w14:textId="4C24D49A" w:rsidR="00AF6089" w:rsidRPr="00B61A23" w:rsidRDefault="00AF6089" w:rsidP="002A4B22">
            <w:pPr>
              <w:tabs>
                <w:tab w:val="left" w:pos="-1440"/>
                <w:tab w:val="left" w:pos="-720"/>
              </w:tabs>
              <w:suppressAutoHyphens/>
              <w:rPr>
                <w:color w:val="FF0000"/>
                <w:sz w:val="20"/>
                <w:highlight w:val="yellow"/>
              </w:rPr>
            </w:pPr>
            <w:r w:rsidRPr="00B61A23">
              <w:rPr>
                <w:rFonts w:cs="Arial"/>
                <w:b/>
                <w:color w:val="000000" w:themeColor="text1"/>
                <w:sz w:val="20"/>
                <w:lang w:val="en-US"/>
              </w:rPr>
              <w:t>Modeldocument tekst</w:t>
            </w:r>
          </w:p>
        </w:tc>
        <w:tc>
          <w:tcPr>
            <w:tcW w:w="2606" w:type="pct"/>
            <w:shd w:val="clear" w:color="auto" w:fill="DEEAF6" w:themeFill="accent1" w:themeFillTint="33"/>
          </w:tcPr>
          <w:p w14:paraId="51A00CAE" w14:textId="57E1FADE" w:rsidR="00AF6089" w:rsidRPr="000923C3" w:rsidRDefault="00AF6089" w:rsidP="002E729C">
            <w:pPr>
              <w:rPr>
                <w:sz w:val="20"/>
              </w:rPr>
            </w:pPr>
            <w:r w:rsidRPr="000923C3">
              <w:rPr>
                <w:b/>
                <w:sz w:val="20"/>
              </w:rPr>
              <w:t>Mapping en toelichting</w:t>
            </w:r>
          </w:p>
        </w:tc>
      </w:tr>
      <w:tr w:rsidR="0021646D" w:rsidRPr="002E729C" w14:paraId="395AC6A0" w14:textId="77777777" w:rsidTr="002A4B22">
        <w:tc>
          <w:tcPr>
            <w:tcW w:w="2394" w:type="pct"/>
          </w:tcPr>
          <w:p w14:paraId="44007275" w14:textId="77777777" w:rsidR="0021646D" w:rsidRPr="00B56C9E" w:rsidRDefault="00AD091E" w:rsidP="002A4B22">
            <w:pPr>
              <w:tabs>
                <w:tab w:val="left" w:pos="-1440"/>
                <w:tab w:val="left" w:pos="-720"/>
              </w:tabs>
              <w:suppressAutoHyphens/>
              <w:rPr>
                <w:rFonts w:ascii="Times New Roman" w:hAnsi="Times New Roman"/>
                <w:color w:val="FF0000"/>
                <w:sz w:val="20"/>
                <w:highlight w:val="yellow"/>
              </w:rPr>
            </w:pPr>
            <w:r w:rsidRPr="00B56C9E">
              <w:rPr>
                <w:color w:val="FF0000"/>
                <w:sz w:val="20"/>
                <w:highlight w:val="yellow"/>
              </w:rPr>
              <w:t>TEKSTBLOK AANHEF</w:t>
            </w:r>
            <w:r w:rsidR="000E2D2E" w:rsidRPr="00B56C9E">
              <w:rPr>
                <w:rFonts w:ascii="Times New Roman" w:hAnsi="Times New Roman"/>
                <w:color w:val="FF0000"/>
                <w:sz w:val="20"/>
              </w:rPr>
              <w:t>:</w:t>
            </w:r>
          </w:p>
        </w:tc>
        <w:tc>
          <w:tcPr>
            <w:tcW w:w="2606" w:type="pct"/>
          </w:tcPr>
          <w:p w14:paraId="6033BBB5" w14:textId="77777777" w:rsidR="002B627D" w:rsidRPr="002A4B22" w:rsidRDefault="001F711F" w:rsidP="002E729C">
            <w:pPr>
              <w:rPr>
                <w:szCs w:val="18"/>
              </w:rPr>
            </w:pPr>
            <w:r w:rsidRPr="002A4B22">
              <w:rPr>
                <w:szCs w:val="18"/>
              </w:rPr>
              <w:t>Verplicht tekstblok. De d</w:t>
            </w:r>
            <w:r w:rsidR="0021646D" w:rsidRPr="002A4B22">
              <w:rPr>
                <w:szCs w:val="18"/>
              </w:rPr>
              <w:t xml:space="preserve">etails </w:t>
            </w:r>
            <w:r w:rsidR="002E729C" w:rsidRPr="002A4B22">
              <w:rPr>
                <w:szCs w:val="18"/>
              </w:rPr>
              <w:t xml:space="preserve">van de notaris in de rol van </w:t>
            </w:r>
            <w:r w:rsidR="00A06A27" w:rsidRPr="002A4B22">
              <w:rPr>
                <w:szCs w:val="18"/>
              </w:rPr>
              <w:t>ondertekenaar.</w:t>
            </w:r>
          </w:p>
          <w:p w14:paraId="3BB4FA5A" w14:textId="77777777" w:rsidR="00802F16" w:rsidRPr="002A4B22" w:rsidRDefault="00802F16" w:rsidP="002E729C">
            <w:pPr>
              <w:rPr>
                <w:szCs w:val="18"/>
              </w:rPr>
            </w:pPr>
          </w:p>
          <w:p w14:paraId="28F5223E" w14:textId="77777777" w:rsidR="00BE6340" w:rsidRPr="002A4B22" w:rsidRDefault="00BE6340" w:rsidP="00BE6340">
            <w:pPr>
              <w:rPr>
                <w:u w:val="single"/>
              </w:rPr>
            </w:pPr>
            <w:r w:rsidRPr="002A4B22">
              <w:rPr>
                <w:u w:val="single"/>
              </w:rPr>
              <w:t>Mapping:</w:t>
            </w:r>
          </w:p>
          <w:p w14:paraId="5F2F6C4E" w14:textId="77777777" w:rsidR="00802F16" w:rsidRPr="002A4B22" w:rsidRDefault="00BE6340" w:rsidP="002A4B22">
            <w:pPr>
              <w:autoSpaceDE w:val="0"/>
              <w:autoSpaceDN w:val="0"/>
              <w:adjustRightInd w:val="0"/>
              <w:rPr>
                <w:szCs w:val="18"/>
              </w:rPr>
            </w:pPr>
            <w:r w:rsidRPr="002A4B22">
              <w:rPr>
                <w:sz w:val="16"/>
                <w:szCs w:val="16"/>
                <w:lang w:val="nl"/>
              </w:rPr>
              <w:t>-de mapping is opgenomen in het genoemde tekstblok.</w:t>
            </w:r>
          </w:p>
        </w:tc>
      </w:tr>
    </w:tbl>
    <w:p w14:paraId="6A82BD3E" w14:textId="77777777" w:rsidR="00A9324F" w:rsidRPr="002E729C" w:rsidRDefault="00A9324F" w:rsidP="002E729C">
      <w:pPr>
        <w:tabs>
          <w:tab w:val="left" w:pos="6771"/>
        </w:tabs>
        <w:rPr>
          <w:szCs w:val="18"/>
        </w:rPr>
      </w:pPr>
    </w:p>
    <w:p w14:paraId="34A2DA8D" w14:textId="77777777" w:rsidR="00114244" w:rsidRDefault="00900C94" w:rsidP="002E729C">
      <w:pPr>
        <w:pStyle w:val="Kop2"/>
      </w:pPr>
      <w:bookmarkStart w:id="75" w:name="_Toc454288165"/>
      <w:bookmarkStart w:id="76" w:name="_Toc157006182"/>
      <w:bookmarkStart w:id="77" w:name="_Ref182807022"/>
      <w:r>
        <w:t>Partijen</w:t>
      </w:r>
      <w:bookmarkEnd w:id="75"/>
      <w:bookmarkEnd w:id="76"/>
    </w:p>
    <w:p w14:paraId="66A723B2" w14:textId="4EDDC63A" w:rsidR="0054259B" w:rsidRDefault="0054259B" w:rsidP="0054259B">
      <w:r>
        <w:rPr>
          <w:lang w:val="nl"/>
        </w:rPr>
        <w:t xml:space="preserve">In dit deel van de akte worden de partijen opgesomd. Partijen kunnen zich laten vertegenwoordigen door een gevolmachtigde. Als er sprake is van een volmacht wordt eerst de gevolmachtigde genoemd en daarna volgt (een opsomming van) de perso(o)n(en) die de gevolmachtigde vertegenwoordigt/vertegenwoordigen. </w:t>
      </w:r>
      <w:r w:rsidRPr="0064643C">
        <w:t>Elke partij kan meer personen bevatten.</w:t>
      </w:r>
      <w:r>
        <w:rPr>
          <w:lang w:val="nl"/>
        </w:rPr>
        <w:t xml:space="preserve"> Er moeten twee partijen worden genoemd. </w:t>
      </w:r>
      <w:r>
        <w:t xml:space="preserve">De nummering van partijen en personen wordt toegelicht in </w:t>
      </w:r>
      <w:r>
        <w:fldChar w:fldCharType="begin"/>
      </w:r>
      <w:r>
        <w:instrText xml:space="preserve"> REF TC \h </w:instrText>
      </w:r>
      <w:r>
        <w:fldChar w:fldCharType="separate"/>
      </w:r>
      <w:r w:rsidR="00AF5F3D">
        <w:t>[</w:t>
      </w:r>
      <w:r w:rsidR="00D935DF">
        <w:t>4</w:t>
      </w:r>
      <w:r w:rsidR="00AF5F3D">
        <w:t>]</w:t>
      </w:r>
      <w:r>
        <w:fldChar w:fldCharType="end"/>
      </w:r>
      <w:r>
        <w:t>.</w:t>
      </w:r>
    </w:p>
    <w:p w14:paraId="351140A7" w14:textId="77777777" w:rsidR="00900C94" w:rsidRDefault="004C7DF9" w:rsidP="00900C94">
      <w:pPr>
        <w:pStyle w:val="Kop3"/>
      </w:pPr>
      <w:bookmarkStart w:id="78" w:name="_Toc454288166"/>
      <w:bookmarkStart w:id="79" w:name="_Toc157006183"/>
      <w:r>
        <w:t>Geldgever</w:t>
      </w:r>
      <w:bookmarkEnd w:id="78"/>
      <w:bookmarkEnd w:id="79"/>
    </w:p>
    <w:bookmarkEnd w:id="77"/>
    <w:p w14:paraId="71EA0A1A" w14:textId="77777777" w:rsidR="00810374" w:rsidRDefault="00810374" w:rsidP="00810374">
      <w:pPr>
        <w:autoSpaceDE w:val="0"/>
        <w:autoSpaceDN w:val="0"/>
        <w:adjustRightInd w:val="0"/>
        <w:rPr>
          <w:rFonts w:cs="Arial"/>
          <w:snapToGrid/>
          <w:szCs w:val="18"/>
        </w:rPr>
      </w:pPr>
    </w:p>
    <w:tbl>
      <w:tblPr>
        <w:tblW w:w="5536"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48"/>
        <w:gridCol w:w="7237"/>
      </w:tblGrid>
      <w:tr w:rsidR="00650A9D" w:rsidRPr="00B61A23" w14:paraId="022CA163" w14:textId="77777777" w:rsidTr="00B56C9E">
        <w:trPr>
          <w:trHeight w:val="125"/>
        </w:trPr>
        <w:tc>
          <w:tcPr>
            <w:tcW w:w="2394" w:type="pct"/>
            <w:shd w:val="clear" w:color="auto" w:fill="DEEAF6" w:themeFill="accent1" w:themeFillTint="33"/>
          </w:tcPr>
          <w:p w14:paraId="3A927391" w14:textId="2F414034" w:rsidR="00650A9D" w:rsidRPr="000923C3" w:rsidRDefault="00650A9D" w:rsidP="00650A9D">
            <w:pPr>
              <w:rPr>
                <w:rFonts w:cs="Arial"/>
                <w:bCs/>
                <w:color w:val="FF0000"/>
                <w:sz w:val="20"/>
                <w:lang w:val="en-US"/>
              </w:rPr>
            </w:pPr>
            <w:r w:rsidRPr="000923C3">
              <w:rPr>
                <w:b/>
                <w:sz w:val="20"/>
              </w:rPr>
              <w:t>Modeldocument tekst</w:t>
            </w:r>
          </w:p>
        </w:tc>
        <w:tc>
          <w:tcPr>
            <w:tcW w:w="2606" w:type="pct"/>
            <w:shd w:val="clear" w:color="auto" w:fill="DEEAF6" w:themeFill="accent1" w:themeFillTint="33"/>
          </w:tcPr>
          <w:p w14:paraId="1F685FB7" w14:textId="10B474A6" w:rsidR="00650A9D" w:rsidRPr="000923C3" w:rsidRDefault="00650A9D" w:rsidP="00650A9D">
            <w:pPr>
              <w:autoSpaceDE w:val="0"/>
              <w:autoSpaceDN w:val="0"/>
              <w:adjustRightInd w:val="0"/>
              <w:rPr>
                <w:snapToGrid/>
                <w:kern w:val="0"/>
                <w:sz w:val="20"/>
                <w:lang w:eastAsia="nl-NL"/>
              </w:rPr>
            </w:pPr>
            <w:r w:rsidRPr="000923C3">
              <w:rPr>
                <w:b/>
                <w:sz w:val="20"/>
              </w:rPr>
              <w:t>Mapping en toelichting</w:t>
            </w:r>
          </w:p>
        </w:tc>
      </w:tr>
      <w:tr w:rsidR="00650A9D" w:rsidRPr="00123774" w14:paraId="6DEB7B71" w14:textId="77777777" w:rsidTr="002A4B22">
        <w:trPr>
          <w:trHeight w:val="125"/>
        </w:trPr>
        <w:tc>
          <w:tcPr>
            <w:tcW w:w="2394" w:type="pct"/>
          </w:tcPr>
          <w:p w14:paraId="05380565" w14:textId="3873B3CD" w:rsidR="00650A9D" w:rsidRPr="00B56C9E" w:rsidRDefault="00650A9D" w:rsidP="00650A9D">
            <w:pPr>
              <w:rPr>
                <w:color w:val="FF0000"/>
                <w:sz w:val="20"/>
              </w:rPr>
            </w:pPr>
            <w:r w:rsidRPr="00B56C9E">
              <w:rPr>
                <w:rFonts w:cs="Arial"/>
                <w:bCs/>
                <w:color w:val="FF0000"/>
                <w:sz w:val="20"/>
                <w:lang w:val="en-US"/>
              </w:rPr>
              <w:t>1.</w:t>
            </w:r>
          </w:p>
        </w:tc>
        <w:tc>
          <w:tcPr>
            <w:tcW w:w="2606" w:type="pct"/>
          </w:tcPr>
          <w:p w14:paraId="6DDC9200" w14:textId="77777777" w:rsidR="00650A9D" w:rsidRPr="00527D55" w:rsidRDefault="00650A9D" w:rsidP="00650A9D">
            <w:pPr>
              <w:rPr>
                <w:szCs w:val="18"/>
                <w:lang w:val="nl"/>
              </w:rPr>
            </w:pPr>
            <w:r w:rsidRPr="00194473">
              <w:rPr>
                <w:snapToGrid/>
                <w:szCs w:val="18"/>
              </w:rPr>
              <w:t>V</w:t>
            </w:r>
            <w:r>
              <w:rPr>
                <w:snapToGrid/>
                <w:szCs w:val="18"/>
              </w:rPr>
              <w:t>aste</w:t>
            </w:r>
            <w:r w:rsidRPr="00527D55">
              <w:rPr>
                <w:szCs w:val="18"/>
                <w:lang w:val="nl"/>
              </w:rPr>
              <w:t xml:space="preserve"> tekst.</w:t>
            </w:r>
          </w:p>
          <w:p w14:paraId="41D9F79F" w14:textId="77777777" w:rsidR="00650A9D" w:rsidRDefault="00650A9D" w:rsidP="00650A9D">
            <w:pPr>
              <w:autoSpaceDE w:val="0"/>
              <w:autoSpaceDN w:val="0"/>
              <w:adjustRightInd w:val="0"/>
              <w:rPr>
                <w:sz w:val="16"/>
                <w:szCs w:val="16"/>
                <w:lang w:val="nl"/>
              </w:rPr>
            </w:pPr>
          </w:p>
          <w:p w14:paraId="61FD5EB5" w14:textId="77777777" w:rsidR="00650A9D" w:rsidRPr="00527D55" w:rsidRDefault="00650A9D" w:rsidP="00650A9D">
            <w:pPr>
              <w:autoSpaceDE w:val="0"/>
              <w:autoSpaceDN w:val="0"/>
              <w:adjustRightInd w:val="0"/>
              <w:rPr>
                <w:snapToGrid/>
                <w:kern w:val="0"/>
                <w:szCs w:val="18"/>
                <w:u w:val="single"/>
                <w:lang w:eastAsia="nl-NL"/>
              </w:rPr>
            </w:pPr>
            <w:r w:rsidRPr="00527D55">
              <w:rPr>
                <w:snapToGrid/>
                <w:kern w:val="0"/>
                <w:szCs w:val="18"/>
                <w:u w:val="single"/>
                <w:lang w:eastAsia="nl-NL"/>
              </w:rPr>
              <w:t>Controle backendverwerking voor de hele partij:</w:t>
            </w:r>
          </w:p>
          <w:p w14:paraId="50273EB0" w14:textId="05FAD6B6" w:rsidR="00650A9D" w:rsidRPr="00FB1425" w:rsidRDefault="00650A9D" w:rsidP="00650A9D">
            <w:pPr>
              <w:autoSpaceDE w:val="0"/>
              <w:autoSpaceDN w:val="0"/>
              <w:adjustRightInd w:val="0"/>
              <w:rPr>
                <w:kern w:val="0"/>
                <w:sz w:val="16"/>
                <w:szCs w:val="16"/>
                <w:lang w:eastAsia="nl-NL"/>
              </w:rPr>
            </w:pPr>
            <w:r w:rsidRPr="00DB7FA4">
              <w:rPr>
                <w:rFonts w:cs="Arial"/>
                <w:snapToGrid/>
                <w:kern w:val="0"/>
                <w:sz w:val="16"/>
                <w:szCs w:val="16"/>
                <w:lang w:eastAsia="nl-NL"/>
              </w:rPr>
              <w:t>//IMKAD_</w:t>
            </w:r>
            <w:r w:rsidRPr="00DB7FA4">
              <w:rPr>
                <w:snapToGrid/>
                <w:kern w:val="0"/>
                <w:sz w:val="16"/>
                <w:szCs w:val="16"/>
                <w:lang w:eastAsia="nl-NL"/>
              </w:rPr>
              <w:t>AangebodenStuk</w:t>
            </w:r>
            <w:r w:rsidRPr="00DB7FA4">
              <w:rPr>
                <w:rFonts w:cs="Arial"/>
                <w:snapToGrid/>
                <w:kern w:val="0"/>
                <w:sz w:val="16"/>
                <w:szCs w:val="16"/>
                <w:lang w:eastAsia="nl-NL"/>
              </w:rPr>
              <w:t>/Partij</w:t>
            </w:r>
            <w:r w:rsidRPr="00FB1425">
              <w:rPr>
                <w:rFonts w:cs="Arial"/>
                <w:snapToGrid/>
                <w:kern w:val="0"/>
                <w:sz w:val="16"/>
                <w:szCs w:val="16"/>
                <w:lang w:eastAsia="nl-NL"/>
              </w:rPr>
              <w:t>/</w:t>
            </w:r>
            <w:r w:rsidRPr="00FB1425">
              <w:rPr>
                <w:snapToGrid/>
                <w:kern w:val="0"/>
                <w:sz w:val="16"/>
                <w:szCs w:val="16"/>
                <w:lang w:eastAsia="nl-NL"/>
              </w:rPr>
              <w:t xml:space="preserve"> </w:t>
            </w:r>
            <w:r w:rsidRPr="00FB1425">
              <w:rPr>
                <w:kern w:val="0"/>
                <w:sz w:val="16"/>
                <w:szCs w:val="16"/>
                <w:lang w:eastAsia="nl-NL"/>
              </w:rPr>
              <w:t>waarbij ./aanduidingPartij(‘geld</w:t>
            </w:r>
            <w:r w:rsidR="00C10E20">
              <w:rPr>
                <w:kern w:val="0"/>
                <w:sz w:val="16"/>
                <w:szCs w:val="16"/>
                <w:lang w:eastAsia="nl-NL"/>
              </w:rPr>
              <w:t>gever</w:t>
            </w:r>
            <w:r w:rsidRPr="00FB1425">
              <w:rPr>
                <w:kern w:val="0"/>
                <w:sz w:val="16"/>
                <w:szCs w:val="16"/>
                <w:lang w:eastAsia="nl-NL"/>
              </w:rPr>
              <w:t>’)</w:t>
            </w:r>
          </w:p>
          <w:p w14:paraId="0C9CC639" w14:textId="77777777" w:rsidR="00650A9D" w:rsidRDefault="00650A9D" w:rsidP="00650A9D">
            <w:pPr>
              <w:autoSpaceDE w:val="0"/>
              <w:autoSpaceDN w:val="0"/>
              <w:adjustRightInd w:val="0"/>
              <w:rPr>
                <w:kern w:val="0"/>
                <w:lang w:eastAsia="nl-NL"/>
              </w:rPr>
            </w:pPr>
          </w:p>
          <w:p w14:paraId="60245C08" w14:textId="408639BC" w:rsidR="00650A9D" w:rsidRPr="002A4B22" w:rsidRDefault="00650A9D" w:rsidP="00650A9D">
            <w:pPr>
              <w:autoSpaceDE w:val="0"/>
              <w:autoSpaceDN w:val="0"/>
              <w:adjustRightInd w:val="0"/>
              <w:rPr>
                <w:rFonts w:cs="Arial"/>
                <w:snapToGrid/>
                <w:kern w:val="0"/>
                <w:sz w:val="16"/>
                <w:szCs w:val="16"/>
                <w:lang w:eastAsia="nl-NL"/>
              </w:rPr>
            </w:pPr>
            <w:r w:rsidRPr="007312B4">
              <w:rPr>
                <w:rFonts w:cs="Arial"/>
                <w:sz w:val="16"/>
                <w:szCs w:val="16"/>
              </w:rPr>
              <w:t>//IMKAD_AangebodenStuk/StukdeelHypotheek</w:t>
            </w:r>
            <w:r>
              <w:rPr>
                <w:rFonts w:cs="Arial"/>
                <w:sz w:val="16"/>
                <w:szCs w:val="16"/>
              </w:rPr>
              <w:t xml:space="preserve"> </w:t>
            </w:r>
            <w:r w:rsidRPr="00953854">
              <w:rPr>
                <w:rFonts w:cs="Arial"/>
                <w:sz w:val="16"/>
                <w:szCs w:val="16"/>
              </w:rPr>
              <w:t>[aanduidingHypotheek =</w:t>
            </w:r>
            <w:r>
              <w:rPr>
                <w:rFonts w:cs="Arial"/>
                <w:sz w:val="16"/>
                <w:szCs w:val="16"/>
              </w:rPr>
              <w:t xml:space="preserve"> niet aanwezig] </w:t>
            </w:r>
            <w:r w:rsidRPr="007312B4">
              <w:rPr>
                <w:rFonts w:cs="Arial"/>
                <w:sz w:val="16"/>
                <w:szCs w:val="16"/>
              </w:rPr>
              <w:t>/ver</w:t>
            </w:r>
            <w:r>
              <w:rPr>
                <w:rFonts w:cs="Arial"/>
                <w:sz w:val="16"/>
                <w:szCs w:val="16"/>
              </w:rPr>
              <w:t>krijger</w:t>
            </w:r>
            <w:r w:rsidRPr="007312B4">
              <w:rPr>
                <w:rFonts w:cs="Arial"/>
                <w:sz w:val="16"/>
                <w:szCs w:val="16"/>
              </w:rPr>
              <w:t xml:space="preserve">RechtRef </w:t>
            </w:r>
            <w:r>
              <w:rPr>
                <w:rFonts w:cs="Arial"/>
                <w:sz w:val="16"/>
                <w:szCs w:val="16"/>
              </w:rPr>
              <w:t>[</w:t>
            </w:r>
            <w:r w:rsidRPr="007312B4">
              <w:rPr>
                <w:rFonts w:cs="Arial"/>
                <w:sz w:val="16"/>
                <w:szCs w:val="16"/>
              </w:rPr>
              <w:t>xlink:href="#id hypot</w:t>
            </w:r>
            <w:r>
              <w:rPr>
                <w:rFonts w:cs="Arial"/>
                <w:sz w:val="16"/>
                <w:szCs w:val="16"/>
              </w:rPr>
              <w:t>heekbank</w:t>
            </w:r>
            <w:r w:rsidRPr="007312B4">
              <w:rPr>
                <w:rFonts w:cs="Arial"/>
                <w:sz w:val="16"/>
                <w:szCs w:val="16"/>
              </w:rPr>
              <w:t>-partij"</w:t>
            </w:r>
            <w:r>
              <w:rPr>
                <w:rFonts w:cs="Arial"/>
                <w:sz w:val="16"/>
                <w:szCs w:val="16"/>
              </w:rPr>
              <w:t>]</w:t>
            </w:r>
          </w:p>
        </w:tc>
      </w:tr>
      <w:tr w:rsidR="00650A9D" w:rsidRPr="00123774" w14:paraId="0C5B8D0E" w14:textId="77777777" w:rsidTr="002A4B22">
        <w:trPr>
          <w:trHeight w:val="125"/>
        </w:trPr>
        <w:tc>
          <w:tcPr>
            <w:tcW w:w="2394" w:type="pct"/>
          </w:tcPr>
          <w:p w14:paraId="4F43420D" w14:textId="376E7C77" w:rsidR="00650A9D" w:rsidRPr="000923C3" w:rsidRDefault="00650A9D" w:rsidP="00650A9D">
            <w:pPr>
              <w:ind w:left="306" w:hanging="22"/>
              <w:rPr>
                <w:rFonts w:cs="Arial"/>
                <w:bCs/>
                <w:color w:val="800080"/>
                <w:sz w:val="20"/>
              </w:rPr>
            </w:pPr>
            <w:r w:rsidRPr="00B56C9E">
              <w:rPr>
                <w:rFonts w:cs="Arial"/>
                <w:bCs/>
                <w:color w:val="FF0000"/>
                <w:sz w:val="20"/>
                <w:highlight w:val="yellow"/>
                <w:lang w:val="en-US"/>
              </w:rPr>
              <w:t>TEKSTBLOK GEVOLMACHTIGDE</w:t>
            </w:r>
            <w:r w:rsidRPr="00B56C9E">
              <w:rPr>
                <w:rFonts w:cs="Arial"/>
                <w:bCs/>
                <w:color w:val="FF0000"/>
                <w:sz w:val="20"/>
                <w:lang w:val="en-US"/>
              </w:rPr>
              <w:t>:</w:t>
            </w:r>
          </w:p>
        </w:tc>
        <w:tc>
          <w:tcPr>
            <w:tcW w:w="2606" w:type="pct"/>
          </w:tcPr>
          <w:p w14:paraId="0BB86401" w14:textId="77777777" w:rsidR="00650A9D" w:rsidRPr="00DB7FA4" w:rsidRDefault="00650A9D" w:rsidP="00650A9D">
            <w:pPr>
              <w:rPr>
                <w:snapToGrid/>
                <w:kern w:val="0"/>
                <w:lang w:eastAsia="nl-NL"/>
              </w:rPr>
            </w:pPr>
            <w:r w:rsidRPr="00DB7FA4">
              <w:rPr>
                <w:snapToGrid/>
                <w:kern w:val="0"/>
                <w:lang w:eastAsia="nl-NL"/>
              </w:rPr>
              <w:t>Dit tekstblok is verplicht omdat er altijd een gevolmachtigde optreedt in naam van de bank</w:t>
            </w:r>
            <w:r>
              <w:rPr>
                <w:snapToGrid/>
                <w:kern w:val="0"/>
                <w:lang w:eastAsia="nl-NL"/>
              </w:rPr>
              <w:t xml:space="preserve"> en wordt </w:t>
            </w:r>
            <w:r w:rsidRPr="00DB7FA4">
              <w:rPr>
                <w:snapToGrid/>
                <w:kern w:val="0"/>
                <w:lang w:eastAsia="nl-NL"/>
              </w:rPr>
              <w:t xml:space="preserve">één keer </w:t>
            </w:r>
            <w:r>
              <w:rPr>
                <w:snapToGrid/>
                <w:kern w:val="0"/>
                <w:lang w:eastAsia="nl-NL"/>
              </w:rPr>
              <w:t>getoond</w:t>
            </w:r>
            <w:r w:rsidRPr="00DB7FA4">
              <w:rPr>
                <w:snapToGrid/>
                <w:kern w:val="0"/>
                <w:lang w:eastAsia="nl-NL"/>
              </w:rPr>
              <w:t>.</w:t>
            </w:r>
          </w:p>
          <w:p w14:paraId="3BE12AD8" w14:textId="77777777" w:rsidR="00650A9D" w:rsidRPr="00DB7FA4" w:rsidRDefault="00650A9D" w:rsidP="00650A9D">
            <w:pPr>
              <w:rPr>
                <w:snapToGrid/>
                <w:kern w:val="0"/>
                <w:lang w:eastAsia="nl-NL"/>
              </w:rPr>
            </w:pPr>
          </w:p>
          <w:p w14:paraId="483567F3" w14:textId="77777777" w:rsidR="00650A9D" w:rsidRPr="00DB7FA4" w:rsidRDefault="00650A9D" w:rsidP="00650A9D">
            <w:pPr>
              <w:rPr>
                <w:snapToGrid/>
                <w:kern w:val="0"/>
                <w:u w:val="single"/>
                <w:lang w:eastAsia="nl-NL"/>
              </w:rPr>
            </w:pPr>
            <w:r w:rsidRPr="00DB7FA4">
              <w:rPr>
                <w:snapToGrid/>
                <w:kern w:val="0"/>
                <w:u w:val="single"/>
                <w:lang w:eastAsia="nl-NL"/>
              </w:rPr>
              <w:t>Mapping</w:t>
            </w:r>
            <w:r>
              <w:rPr>
                <w:snapToGrid/>
                <w:kern w:val="0"/>
                <w:u w:val="single"/>
                <w:lang w:eastAsia="nl-NL"/>
              </w:rPr>
              <w:t xml:space="preserve"> gevolmachtigde</w:t>
            </w:r>
            <w:r w:rsidRPr="00DB7FA4">
              <w:rPr>
                <w:snapToGrid/>
                <w:kern w:val="0"/>
                <w:u w:val="single"/>
                <w:lang w:eastAsia="nl-NL"/>
              </w:rPr>
              <w:t>:</w:t>
            </w:r>
          </w:p>
          <w:p w14:paraId="43E1BA0E" w14:textId="77777777" w:rsidR="00650A9D" w:rsidRDefault="00650A9D" w:rsidP="00650A9D">
            <w:pPr>
              <w:autoSpaceDE w:val="0"/>
              <w:autoSpaceDN w:val="0"/>
              <w:adjustRightInd w:val="0"/>
              <w:rPr>
                <w:snapToGrid/>
                <w:kern w:val="0"/>
                <w:sz w:val="16"/>
                <w:szCs w:val="16"/>
                <w:lang w:eastAsia="nl-NL"/>
              </w:rPr>
            </w:pPr>
            <w:r w:rsidRPr="002E19B9">
              <w:rPr>
                <w:snapToGrid/>
                <w:kern w:val="0"/>
                <w:sz w:val="16"/>
                <w:szCs w:val="16"/>
                <w:lang w:eastAsia="nl-NL"/>
              </w:rPr>
              <w:t>//IMKAD_AangebodenStuk/Partij/Gevolmachtigde</w:t>
            </w:r>
          </w:p>
          <w:p w14:paraId="0409F07D" w14:textId="68BAE331" w:rsidR="00650A9D" w:rsidRPr="002A4B22" w:rsidRDefault="00650A9D" w:rsidP="00650A9D">
            <w:pPr>
              <w:autoSpaceDE w:val="0"/>
              <w:autoSpaceDN w:val="0"/>
              <w:adjustRightInd w:val="0"/>
              <w:rPr>
                <w:szCs w:val="18"/>
                <w:lang w:val="nl"/>
              </w:rPr>
            </w:pPr>
            <w:r>
              <w:rPr>
                <w:sz w:val="16"/>
                <w:szCs w:val="16"/>
                <w:lang w:val="nl"/>
              </w:rPr>
              <w:t>-d</w:t>
            </w:r>
            <w:r w:rsidRPr="007312B4">
              <w:rPr>
                <w:sz w:val="16"/>
                <w:szCs w:val="16"/>
                <w:lang w:val="nl"/>
              </w:rPr>
              <w:t xml:space="preserve">e </w:t>
            </w:r>
            <w:r>
              <w:rPr>
                <w:sz w:val="16"/>
                <w:szCs w:val="16"/>
                <w:lang w:val="nl"/>
              </w:rPr>
              <w:t xml:space="preserve">overige </w:t>
            </w:r>
            <w:r w:rsidRPr="007312B4">
              <w:rPr>
                <w:sz w:val="16"/>
                <w:szCs w:val="16"/>
                <w:lang w:val="nl"/>
              </w:rPr>
              <w:t xml:space="preserve">mapping is opgenomen in </w:t>
            </w:r>
            <w:r>
              <w:rPr>
                <w:sz w:val="16"/>
                <w:szCs w:val="16"/>
                <w:lang w:val="nl"/>
              </w:rPr>
              <w:t>het genoemde tekstblok</w:t>
            </w:r>
            <w:r w:rsidRPr="007312B4">
              <w:rPr>
                <w:sz w:val="16"/>
                <w:szCs w:val="16"/>
                <w:lang w:val="nl"/>
              </w:rPr>
              <w:t>.</w:t>
            </w:r>
          </w:p>
        </w:tc>
      </w:tr>
      <w:tr w:rsidR="00650A9D" w:rsidRPr="00123774" w14:paraId="0950566A" w14:textId="77777777" w:rsidTr="002A4B22">
        <w:trPr>
          <w:trHeight w:val="125"/>
        </w:trPr>
        <w:tc>
          <w:tcPr>
            <w:tcW w:w="2394" w:type="pct"/>
          </w:tcPr>
          <w:p w14:paraId="2F3F1AEB" w14:textId="24A9AE7C" w:rsidR="00650A9D" w:rsidRPr="00B56C9E" w:rsidRDefault="00650A9D" w:rsidP="00650A9D">
            <w:pPr>
              <w:tabs>
                <w:tab w:val="left" w:pos="-1440"/>
                <w:tab w:val="left" w:pos="-720"/>
              </w:tabs>
              <w:ind w:left="306"/>
              <w:rPr>
                <w:rFonts w:cs="Arial"/>
                <w:bCs/>
                <w:color w:val="FF0000"/>
                <w:sz w:val="20"/>
              </w:rPr>
            </w:pPr>
            <w:r w:rsidRPr="00B56C9E">
              <w:rPr>
                <w:rFonts w:cs="Arial"/>
                <w:color w:val="FF0000"/>
                <w:sz w:val="20"/>
                <w:highlight w:val="yellow"/>
              </w:rPr>
              <w:t>TEKSTBLOK RECHTSPERSOON</w:t>
            </w:r>
            <w:r w:rsidRPr="00B56C9E">
              <w:rPr>
                <w:rFonts w:cs="Arial"/>
                <w:color w:val="FF0000"/>
                <w:sz w:val="20"/>
              </w:rPr>
              <w:t xml:space="preserve"> </w:t>
            </w:r>
          </w:p>
        </w:tc>
        <w:tc>
          <w:tcPr>
            <w:tcW w:w="2606" w:type="pct"/>
          </w:tcPr>
          <w:p w14:paraId="19A4D4CB" w14:textId="77777777" w:rsidR="00650A9D" w:rsidRDefault="00650A9D" w:rsidP="00650A9D">
            <w:pPr>
              <w:rPr>
                <w:rFonts w:cs="Arial"/>
                <w:szCs w:val="18"/>
              </w:rPr>
            </w:pPr>
            <w:r w:rsidRPr="00846FDB">
              <w:rPr>
                <w:rFonts w:cs="Arial"/>
                <w:szCs w:val="18"/>
              </w:rPr>
              <w:t>V</w:t>
            </w:r>
            <w:r>
              <w:rPr>
                <w:rFonts w:cs="Arial"/>
                <w:szCs w:val="18"/>
              </w:rPr>
              <w:t xml:space="preserve">erplicht </w:t>
            </w:r>
            <w:r w:rsidRPr="00194473">
              <w:rPr>
                <w:szCs w:val="18"/>
                <w:lang w:val="nl"/>
              </w:rPr>
              <w:t>tekstblok</w:t>
            </w:r>
            <w:r>
              <w:rPr>
                <w:rFonts w:cs="Arial"/>
                <w:szCs w:val="18"/>
              </w:rPr>
              <w:t xml:space="preserve"> met de gegevens van de hypotheekbank. </w:t>
            </w:r>
          </w:p>
          <w:p w14:paraId="609B441E" w14:textId="77777777" w:rsidR="00650A9D" w:rsidRDefault="00650A9D" w:rsidP="00650A9D">
            <w:pPr>
              <w:ind w:left="227"/>
              <w:rPr>
                <w:rFonts w:cs="Arial"/>
                <w:sz w:val="16"/>
                <w:szCs w:val="16"/>
              </w:rPr>
            </w:pPr>
          </w:p>
          <w:p w14:paraId="3F9118BA" w14:textId="77777777" w:rsidR="00650A9D" w:rsidRPr="00FC6ED9" w:rsidRDefault="00650A9D" w:rsidP="00650A9D">
            <w:pPr>
              <w:rPr>
                <w:rFonts w:cs="Arial"/>
                <w:szCs w:val="18"/>
                <w:u w:val="single"/>
              </w:rPr>
            </w:pPr>
            <w:r w:rsidRPr="00FC6ED9">
              <w:rPr>
                <w:rFonts w:cs="Arial"/>
                <w:szCs w:val="18"/>
                <w:u w:val="single"/>
              </w:rPr>
              <w:t>Mapping:</w:t>
            </w:r>
          </w:p>
          <w:p w14:paraId="04AA0361" w14:textId="5E3E2DE8" w:rsidR="00650A9D" w:rsidRPr="00B61F35" w:rsidRDefault="00650A9D" w:rsidP="00650A9D">
            <w:pPr>
              <w:autoSpaceDE w:val="0"/>
              <w:autoSpaceDN w:val="0"/>
              <w:adjustRightInd w:val="0"/>
            </w:pPr>
            <w:r>
              <w:rPr>
                <w:rFonts w:cs="Arial"/>
                <w:sz w:val="16"/>
                <w:szCs w:val="16"/>
              </w:rPr>
              <w:t>-zie tekstblok</w:t>
            </w:r>
          </w:p>
        </w:tc>
      </w:tr>
      <w:tr w:rsidR="00650A9D" w:rsidRPr="00123774" w14:paraId="627FEF6A" w14:textId="77777777" w:rsidTr="002A4B22">
        <w:trPr>
          <w:trHeight w:val="125"/>
        </w:trPr>
        <w:tc>
          <w:tcPr>
            <w:tcW w:w="2394" w:type="pct"/>
          </w:tcPr>
          <w:p w14:paraId="466387ED" w14:textId="086AEEEB" w:rsidR="00F53B32" w:rsidRDefault="00F53B32" w:rsidP="00F53B32">
            <w:pPr>
              <w:tabs>
                <w:tab w:val="left" w:pos="-1440"/>
                <w:tab w:val="left" w:pos="-720"/>
              </w:tabs>
              <w:suppressAutoHyphens/>
              <w:spacing w:line="276" w:lineRule="auto"/>
              <w:ind w:left="284"/>
            </w:pPr>
            <w:r w:rsidRPr="001F7025">
              <w:rPr>
                <w:rFonts w:cs="Arial"/>
                <w:color w:val="800080"/>
                <w:sz w:val="20"/>
              </w:rPr>
              <w:lastRenderedPageBreak/>
              <w:t xml:space="preserve">(correspondentieadres </w:t>
            </w:r>
            <w:r w:rsidRPr="001F7025">
              <w:rPr>
                <w:color w:val="800080"/>
                <w:sz w:val="20"/>
              </w:rPr>
              <w:t>voor alle aangelegenheden betreffende de</w:t>
            </w:r>
            <w:r>
              <w:rPr>
                <w:color w:val="800080"/>
                <w:sz w:val="20"/>
              </w:rPr>
              <w:t xml:space="preserve"> </w:t>
            </w:r>
            <w:r w:rsidRPr="001F7025">
              <w:rPr>
                <w:color w:val="800080"/>
                <w:sz w:val="20"/>
              </w:rPr>
              <w:t xml:space="preserve">hierna te vermelden </w:t>
            </w:r>
            <w:r w:rsidR="00714E98">
              <w:rPr>
                <w:color w:val="800080"/>
                <w:sz w:val="20"/>
              </w:rPr>
              <w:t>r</w:t>
            </w:r>
            <w:r w:rsidRPr="001F7025">
              <w:rPr>
                <w:color w:val="800080"/>
                <w:sz w:val="20"/>
              </w:rPr>
              <w:t>echtshandelingen</w:t>
            </w:r>
            <w:r w:rsidRPr="001F7025">
              <w:rPr>
                <w:rFonts w:cs="Arial"/>
                <w:color w:val="800080"/>
                <w:sz w:val="20"/>
              </w:rPr>
              <w:t xml:space="preserve">: </w:t>
            </w:r>
            <w:r w:rsidRPr="001F7025">
              <w:rPr>
                <w:rFonts w:cs="Arial"/>
                <w:sz w:val="20"/>
              </w:rPr>
              <w:fldChar w:fldCharType="begin"/>
            </w:r>
            <w:r w:rsidRPr="001F7025">
              <w:rPr>
                <w:rFonts w:cs="Arial"/>
                <w:sz w:val="20"/>
              </w:rPr>
              <w:instrText>MacroButton Nomacro §</w:instrText>
            </w:r>
            <w:r w:rsidRPr="001F7025">
              <w:rPr>
                <w:rFonts w:cs="Arial"/>
                <w:sz w:val="20"/>
              </w:rPr>
              <w:fldChar w:fldCharType="end"/>
            </w:r>
            <w:r w:rsidRPr="001F7025">
              <w:rPr>
                <w:rFonts w:cs="Arial"/>
                <w:color w:val="3366FF"/>
                <w:sz w:val="20"/>
              </w:rPr>
              <w:t>label</w:t>
            </w:r>
            <w:r w:rsidRPr="001F7025">
              <w:rPr>
                <w:rFonts w:cs="Arial"/>
                <w:sz w:val="20"/>
              </w:rPr>
              <w:fldChar w:fldCharType="begin"/>
            </w:r>
            <w:r w:rsidRPr="001F7025">
              <w:rPr>
                <w:rFonts w:cs="Arial"/>
                <w:sz w:val="20"/>
              </w:rPr>
              <w:instrText>MacroButton Nomacro §</w:instrText>
            </w:r>
            <w:r w:rsidRPr="001F7025">
              <w:rPr>
                <w:rFonts w:cs="Arial"/>
                <w:sz w:val="20"/>
              </w:rPr>
              <w:fldChar w:fldCharType="end"/>
            </w:r>
            <w:r w:rsidRPr="001F7025">
              <w:rPr>
                <w:rFonts w:cs="Arial"/>
                <w:color w:val="3366FF"/>
                <w:sz w:val="20"/>
              </w:rPr>
              <w:t xml:space="preserve">, </w:t>
            </w:r>
            <w:r w:rsidRPr="001F7025">
              <w:rPr>
                <w:rFonts w:cs="Arial"/>
                <w:sz w:val="20"/>
              </w:rPr>
              <w:fldChar w:fldCharType="begin"/>
            </w:r>
            <w:r w:rsidRPr="001F7025">
              <w:rPr>
                <w:rFonts w:cs="Arial"/>
                <w:sz w:val="20"/>
              </w:rPr>
              <w:instrText>MacroButton Nomacro §</w:instrText>
            </w:r>
            <w:r w:rsidRPr="001F7025">
              <w:rPr>
                <w:rFonts w:cs="Arial"/>
                <w:sz w:val="20"/>
              </w:rPr>
              <w:fldChar w:fldCharType="end"/>
            </w:r>
            <w:r w:rsidRPr="001F7025">
              <w:rPr>
                <w:rFonts w:cs="Arial"/>
                <w:color w:val="3366FF"/>
                <w:sz w:val="20"/>
              </w:rPr>
              <w:t>afdeling</w:t>
            </w:r>
            <w:r w:rsidRPr="001F7025">
              <w:rPr>
                <w:rFonts w:cs="Arial"/>
                <w:sz w:val="20"/>
              </w:rPr>
              <w:fldChar w:fldCharType="begin"/>
            </w:r>
            <w:r w:rsidRPr="001F7025">
              <w:rPr>
                <w:rFonts w:cs="Arial"/>
                <w:sz w:val="20"/>
              </w:rPr>
              <w:instrText>MacroButton Nomacro §</w:instrText>
            </w:r>
            <w:r w:rsidRPr="001F7025">
              <w:rPr>
                <w:rFonts w:cs="Arial"/>
                <w:sz w:val="20"/>
              </w:rPr>
              <w:fldChar w:fldCharType="end"/>
            </w:r>
            <w:r w:rsidRPr="001F7025">
              <w:rPr>
                <w:rFonts w:cs="Arial"/>
                <w:color w:val="3366FF"/>
                <w:sz w:val="20"/>
              </w:rPr>
              <w:t xml:space="preserve">, </w:t>
            </w:r>
            <w:r w:rsidRPr="001F7025">
              <w:rPr>
                <w:rFonts w:cs="Arial"/>
                <w:sz w:val="20"/>
              </w:rPr>
              <w:fldChar w:fldCharType="begin"/>
            </w:r>
            <w:r w:rsidRPr="001F7025">
              <w:rPr>
                <w:rFonts w:cs="Arial"/>
                <w:sz w:val="20"/>
              </w:rPr>
              <w:instrText>MacroButton Nomacro §</w:instrText>
            </w:r>
            <w:r w:rsidRPr="001F7025">
              <w:rPr>
                <w:rFonts w:cs="Arial"/>
                <w:sz w:val="20"/>
              </w:rPr>
              <w:fldChar w:fldCharType="end"/>
            </w:r>
            <w:r w:rsidRPr="001F7025">
              <w:rPr>
                <w:rFonts w:cs="Arial"/>
                <w:sz w:val="20"/>
              </w:rPr>
              <w:t>postcode</w:t>
            </w:r>
            <w:r w:rsidRPr="001F7025">
              <w:rPr>
                <w:rFonts w:cs="Arial"/>
                <w:sz w:val="20"/>
              </w:rPr>
              <w:fldChar w:fldCharType="begin"/>
            </w:r>
            <w:r w:rsidRPr="001F7025">
              <w:rPr>
                <w:rFonts w:cs="Arial"/>
                <w:sz w:val="20"/>
              </w:rPr>
              <w:instrText>MacroButton Nomacro §</w:instrText>
            </w:r>
            <w:r w:rsidRPr="001F7025">
              <w:rPr>
                <w:rFonts w:cs="Arial"/>
                <w:sz w:val="20"/>
              </w:rPr>
              <w:fldChar w:fldCharType="end"/>
            </w:r>
            <w:r w:rsidRPr="001F7025">
              <w:rPr>
                <w:rFonts w:cs="Arial"/>
                <w:color w:val="800080"/>
                <w:sz w:val="20"/>
              </w:rPr>
              <w:t xml:space="preserve"> </w:t>
            </w:r>
            <w:r w:rsidRPr="001F7025">
              <w:rPr>
                <w:rFonts w:cs="Arial"/>
                <w:sz w:val="20"/>
              </w:rPr>
              <w:fldChar w:fldCharType="begin"/>
            </w:r>
            <w:r w:rsidRPr="001F7025">
              <w:rPr>
                <w:rFonts w:cs="Arial"/>
                <w:sz w:val="20"/>
              </w:rPr>
              <w:instrText>MacroButton Nomacro §</w:instrText>
            </w:r>
            <w:r w:rsidRPr="001F7025">
              <w:rPr>
                <w:rFonts w:cs="Arial"/>
                <w:sz w:val="20"/>
              </w:rPr>
              <w:fldChar w:fldCharType="end"/>
            </w:r>
            <w:r w:rsidRPr="001F7025">
              <w:rPr>
                <w:rFonts w:cs="Arial"/>
                <w:sz w:val="20"/>
              </w:rPr>
              <w:t>plaats</w:t>
            </w:r>
            <w:r w:rsidRPr="001F7025">
              <w:rPr>
                <w:rFonts w:cs="Arial"/>
                <w:sz w:val="20"/>
              </w:rPr>
              <w:fldChar w:fldCharType="begin"/>
            </w:r>
            <w:r w:rsidRPr="001F7025">
              <w:rPr>
                <w:rFonts w:cs="Arial"/>
                <w:sz w:val="20"/>
              </w:rPr>
              <w:instrText>MacroButton Nomacro §</w:instrText>
            </w:r>
            <w:r w:rsidRPr="001F7025">
              <w:rPr>
                <w:rFonts w:cs="Arial"/>
                <w:sz w:val="20"/>
              </w:rPr>
              <w:fldChar w:fldCharType="end"/>
            </w:r>
            <w:r w:rsidRPr="001F7025">
              <w:rPr>
                <w:rFonts w:cs="Arial"/>
                <w:color w:val="3366FF"/>
                <w:sz w:val="20"/>
              </w:rPr>
              <w:t>,</w:t>
            </w:r>
            <w:r w:rsidRPr="001F7025">
              <w:rPr>
                <w:rFonts w:cs="Arial"/>
                <w:color w:val="800080"/>
                <w:sz w:val="20"/>
              </w:rPr>
              <w:t xml:space="preserve"> </w:t>
            </w:r>
            <w:r w:rsidRPr="001F7025">
              <w:rPr>
                <w:rFonts w:cs="Arial"/>
                <w:sz w:val="20"/>
              </w:rPr>
              <w:fldChar w:fldCharType="begin"/>
            </w:r>
            <w:r w:rsidRPr="001F7025">
              <w:rPr>
                <w:rFonts w:cs="Arial"/>
                <w:sz w:val="20"/>
              </w:rPr>
              <w:instrText>MacroButton Nomacro §</w:instrText>
            </w:r>
            <w:r w:rsidRPr="001F7025">
              <w:rPr>
                <w:rFonts w:cs="Arial"/>
                <w:sz w:val="20"/>
              </w:rPr>
              <w:fldChar w:fldCharType="end"/>
            </w:r>
            <w:r w:rsidRPr="001F7025">
              <w:rPr>
                <w:rFonts w:cs="Arial"/>
                <w:sz w:val="20"/>
              </w:rPr>
              <w:t>straatnaam</w:t>
            </w:r>
            <w:r w:rsidRPr="001F7025">
              <w:rPr>
                <w:rFonts w:cs="Arial"/>
                <w:sz w:val="20"/>
              </w:rPr>
              <w:fldChar w:fldCharType="begin"/>
            </w:r>
            <w:r w:rsidRPr="001F7025">
              <w:rPr>
                <w:rFonts w:cs="Arial"/>
                <w:sz w:val="20"/>
              </w:rPr>
              <w:instrText>MacroButton Nomacro §</w:instrText>
            </w:r>
            <w:r w:rsidRPr="001F7025">
              <w:rPr>
                <w:rFonts w:cs="Arial"/>
                <w:sz w:val="20"/>
              </w:rPr>
              <w:fldChar w:fldCharType="end"/>
            </w:r>
            <w:r w:rsidRPr="001F7025">
              <w:rPr>
                <w:rFonts w:cs="Arial"/>
                <w:color w:val="800080"/>
                <w:sz w:val="20"/>
              </w:rPr>
              <w:t xml:space="preserve"> </w:t>
            </w:r>
            <w:r w:rsidRPr="001F7025">
              <w:rPr>
                <w:rFonts w:cs="Arial"/>
                <w:sz w:val="20"/>
              </w:rPr>
              <w:fldChar w:fldCharType="begin"/>
            </w:r>
            <w:r w:rsidRPr="001F7025">
              <w:rPr>
                <w:rFonts w:cs="Arial"/>
                <w:sz w:val="20"/>
              </w:rPr>
              <w:instrText>MacroButton Nomacro §</w:instrText>
            </w:r>
            <w:r w:rsidRPr="001F7025">
              <w:rPr>
                <w:rFonts w:cs="Arial"/>
                <w:sz w:val="20"/>
              </w:rPr>
              <w:fldChar w:fldCharType="end"/>
            </w:r>
            <w:r w:rsidRPr="001F7025">
              <w:rPr>
                <w:rFonts w:cs="Arial"/>
                <w:sz w:val="20"/>
              </w:rPr>
              <w:t>huisnummer</w:t>
            </w:r>
            <w:r w:rsidRPr="001F7025">
              <w:rPr>
                <w:rFonts w:cs="Arial"/>
                <w:sz w:val="20"/>
              </w:rPr>
              <w:fldChar w:fldCharType="begin"/>
            </w:r>
            <w:r w:rsidRPr="001F7025">
              <w:rPr>
                <w:rFonts w:cs="Arial"/>
                <w:sz w:val="20"/>
              </w:rPr>
              <w:instrText>MacroButton Nomacro §</w:instrText>
            </w:r>
            <w:r w:rsidRPr="001F7025">
              <w:rPr>
                <w:rFonts w:cs="Arial"/>
                <w:sz w:val="20"/>
              </w:rPr>
              <w:fldChar w:fldCharType="end"/>
            </w:r>
            <w:r w:rsidRPr="001F7025">
              <w:rPr>
                <w:rFonts w:cs="Arial"/>
                <w:color w:val="800080"/>
                <w:sz w:val="20"/>
              </w:rPr>
              <w:t xml:space="preserve"> </w:t>
            </w:r>
            <w:r w:rsidRPr="001F7025">
              <w:rPr>
                <w:rFonts w:cs="Arial"/>
                <w:sz w:val="20"/>
              </w:rPr>
              <w:fldChar w:fldCharType="begin"/>
            </w:r>
            <w:r w:rsidRPr="001F7025">
              <w:rPr>
                <w:rFonts w:cs="Arial"/>
                <w:sz w:val="20"/>
              </w:rPr>
              <w:instrText>MacroButton Nomacro §</w:instrText>
            </w:r>
            <w:r w:rsidRPr="001F7025">
              <w:rPr>
                <w:rFonts w:cs="Arial"/>
                <w:sz w:val="20"/>
              </w:rPr>
              <w:fldChar w:fldCharType="end"/>
            </w:r>
            <w:r w:rsidRPr="001F7025">
              <w:rPr>
                <w:rFonts w:cs="Arial"/>
                <w:color w:val="3366FF"/>
                <w:sz w:val="20"/>
              </w:rPr>
              <w:t>letter</w:t>
            </w:r>
            <w:r w:rsidRPr="001F7025">
              <w:rPr>
                <w:rFonts w:cs="Arial"/>
                <w:sz w:val="20"/>
              </w:rPr>
              <w:fldChar w:fldCharType="begin"/>
            </w:r>
            <w:r w:rsidRPr="001F7025">
              <w:rPr>
                <w:rFonts w:cs="Arial"/>
                <w:sz w:val="20"/>
              </w:rPr>
              <w:instrText>MacroButton Nomacro §</w:instrText>
            </w:r>
            <w:r w:rsidRPr="001F7025">
              <w:rPr>
                <w:rFonts w:cs="Arial"/>
                <w:sz w:val="20"/>
              </w:rPr>
              <w:fldChar w:fldCharType="end"/>
            </w:r>
            <w:r w:rsidRPr="001F7025">
              <w:rPr>
                <w:rFonts w:cs="Arial"/>
                <w:color w:val="800080"/>
                <w:sz w:val="20"/>
              </w:rPr>
              <w:t xml:space="preserve"> </w:t>
            </w:r>
            <w:r w:rsidRPr="001F7025">
              <w:rPr>
                <w:rFonts w:cs="Arial"/>
                <w:sz w:val="20"/>
              </w:rPr>
              <w:fldChar w:fldCharType="begin"/>
            </w:r>
            <w:r w:rsidRPr="001F7025">
              <w:rPr>
                <w:rFonts w:cs="Arial"/>
                <w:sz w:val="20"/>
              </w:rPr>
              <w:instrText>MacroButton Nomacro §</w:instrText>
            </w:r>
            <w:r w:rsidRPr="001F7025">
              <w:rPr>
                <w:rFonts w:cs="Arial"/>
                <w:sz w:val="20"/>
              </w:rPr>
              <w:fldChar w:fldCharType="end"/>
            </w:r>
            <w:r w:rsidRPr="001F7025">
              <w:rPr>
                <w:rFonts w:cs="Arial"/>
                <w:color w:val="3366FF"/>
                <w:sz w:val="20"/>
              </w:rPr>
              <w:t>toevoeging</w:t>
            </w:r>
            <w:r w:rsidRPr="001F7025">
              <w:rPr>
                <w:rFonts w:cs="Arial"/>
                <w:sz w:val="20"/>
              </w:rPr>
              <w:fldChar w:fldCharType="begin"/>
            </w:r>
            <w:r w:rsidRPr="001F7025">
              <w:rPr>
                <w:rFonts w:cs="Arial"/>
                <w:sz w:val="20"/>
              </w:rPr>
              <w:instrText>MacroButton Nomacro §</w:instrText>
            </w:r>
            <w:r w:rsidRPr="001F7025">
              <w:rPr>
                <w:rFonts w:cs="Arial"/>
                <w:sz w:val="20"/>
              </w:rPr>
              <w:fldChar w:fldCharType="end"/>
            </w:r>
            <w:r w:rsidRPr="001F7025">
              <w:rPr>
                <w:rFonts w:cs="Arial"/>
                <w:sz w:val="20"/>
              </w:rPr>
              <w:t xml:space="preserve"> </w:t>
            </w:r>
            <w:r w:rsidRPr="001F7025">
              <w:rPr>
                <w:rFonts w:cs="Arial"/>
                <w:color w:val="800080"/>
                <w:sz w:val="20"/>
              </w:rPr>
              <w:t xml:space="preserve">/ postbus </w:t>
            </w:r>
            <w:r w:rsidRPr="001F7025">
              <w:rPr>
                <w:rFonts w:cs="Arial"/>
                <w:sz w:val="20"/>
              </w:rPr>
              <w:fldChar w:fldCharType="begin"/>
            </w:r>
            <w:r w:rsidRPr="001F7025">
              <w:rPr>
                <w:rFonts w:cs="Arial"/>
                <w:sz w:val="20"/>
              </w:rPr>
              <w:instrText>MacroButton Nomacro §</w:instrText>
            </w:r>
            <w:r w:rsidRPr="001F7025">
              <w:rPr>
                <w:rFonts w:cs="Arial"/>
                <w:sz w:val="20"/>
              </w:rPr>
              <w:fldChar w:fldCharType="end"/>
            </w:r>
            <w:r w:rsidRPr="001F7025">
              <w:rPr>
                <w:rFonts w:cs="Arial"/>
                <w:sz w:val="20"/>
              </w:rPr>
              <w:t>postbusnummer</w:t>
            </w:r>
            <w:r w:rsidRPr="001F7025">
              <w:rPr>
                <w:rFonts w:cs="Arial"/>
                <w:sz w:val="20"/>
              </w:rPr>
              <w:fldChar w:fldCharType="begin"/>
            </w:r>
            <w:r w:rsidRPr="001F7025">
              <w:rPr>
                <w:rFonts w:cs="Arial"/>
                <w:sz w:val="20"/>
              </w:rPr>
              <w:instrText>MacroButton Nomacro §</w:instrText>
            </w:r>
            <w:r w:rsidRPr="001F7025">
              <w:rPr>
                <w:rFonts w:cs="Arial"/>
                <w:sz w:val="20"/>
              </w:rPr>
              <w:fldChar w:fldCharType="end"/>
            </w:r>
            <w:r w:rsidRPr="001F7025">
              <w:rPr>
                <w:rFonts w:cs="Arial"/>
                <w:color w:val="800080"/>
                <w:sz w:val="20"/>
              </w:rPr>
              <w:t xml:space="preserve"> </w:t>
            </w:r>
            <w:r w:rsidRPr="001F7025">
              <w:rPr>
                <w:rFonts w:cs="Arial"/>
                <w:sz w:val="20"/>
              </w:rPr>
              <w:fldChar w:fldCharType="begin"/>
            </w:r>
            <w:r w:rsidRPr="001F7025">
              <w:rPr>
                <w:rFonts w:cs="Arial"/>
                <w:sz w:val="20"/>
              </w:rPr>
              <w:instrText>MacroButton Nomacro §</w:instrText>
            </w:r>
            <w:r w:rsidRPr="001F7025">
              <w:rPr>
                <w:rFonts w:cs="Arial"/>
                <w:sz w:val="20"/>
              </w:rPr>
              <w:fldChar w:fldCharType="end"/>
            </w:r>
            <w:r w:rsidRPr="001F7025">
              <w:rPr>
                <w:rFonts w:cs="Arial"/>
                <w:sz w:val="20"/>
              </w:rPr>
              <w:t>postcode</w:t>
            </w:r>
            <w:r w:rsidRPr="001F7025">
              <w:rPr>
                <w:rFonts w:cs="Arial"/>
                <w:sz w:val="20"/>
              </w:rPr>
              <w:fldChar w:fldCharType="begin"/>
            </w:r>
            <w:r w:rsidRPr="001F7025">
              <w:rPr>
                <w:rFonts w:cs="Arial"/>
                <w:sz w:val="20"/>
              </w:rPr>
              <w:instrText>MacroButton Nomacro §</w:instrText>
            </w:r>
            <w:r w:rsidRPr="001F7025">
              <w:rPr>
                <w:rFonts w:cs="Arial"/>
                <w:sz w:val="20"/>
              </w:rPr>
              <w:fldChar w:fldCharType="end"/>
            </w:r>
            <w:r w:rsidRPr="001F7025">
              <w:rPr>
                <w:rFonts w:cs="Arial"/>
                <w:color w:val="800080"/>
                <w:sz w:val="20"/>
              </w:rPr>
              <w:t xml:space="preserve"> </w:t>
            </w:r>
            <w:r w:rsidRPr="001F7025">
              <w:rPr>
                <w:rFonts w:cs="Arial"/>
                <w:sz w:val="20"/>
              </w:rPr>
              <w:fldChar w:fldCharType="begin"/>
            </w:r>
            <w:r w:rsidRPr="001F7025">
              <w:rPr>
                <w:rFonts w:cs="Arial"/>
                <w:sz w:val="20"/>
              </w:rPr>
              <w:instrText>MacroButton Nomacro §</w:instrText>
            </w:r>
            <w:r w:rsidRPr="001F7025">
              <w:rPr>
                <w:rFonts w:cs="Arial"/>
                <w:sz w:val="20"/>
              </w:rPr>
              <w:fldChar w:fldCharType="end"/>
            </w:r>
            <w:r w:rsidRPr="001F7025">
              <w:rPr>
                <w:rFonts w:cs="Arial"/>
                <w:sz w:val="20"/>
              </w:rPr>
              <w:t>plaats</w:t>
            </w:r>
            <w:r w:rsidRPr="001F7025">
              <w:rPr>
                <w:rFonts w:cs="Arial"/>
                <w:sz w:val="20"/>
              </w:rPr>
              <w:fldChar w:fldCharType="begin"/>
            </w:r>
            <w:r w:rsidRPr="001F7025">
              <w:rPr>
                <w:rFonts w:cs="Arial"/>
                <w:sz w:val="20"/>
              </w:rPr>
              <w:instrText>MacroButton Nomacro §</w:instrText>
            </w:r>
            <w:r w:rsidRPr="001F7025">
              <w:rPr>
                <w:rFonts w:cs="Arial"/>
                <w:sz w:val="20"/>
              </w:rPr>
              <w:fldChar w:fldCharType="end"/>
            </w:r>
            <w:r w:rsidRPr="001F7025">
              <w:rPr>
                <w:rFonts w:cs="Arial"/>
                <w:color w:val="800080"/>
                <w:sz w:val="20"/>
              </w:rPr>
              <w:t xml:space="preserve"> / </w:t>
            </w:r>
            <w:r w:rsidRPr="001F7025">
              <w:rPr>
                <w:rFonts w:cs="Arial"/>
                <w:sz w:val="20"/>
              </w:rPr>
              <w:fldChar w:fldCharType="begin"/>
            </w:r>
            <w:r w:rsidRPr="001F7025">
              <w:rPr>
                <w:rFonts w:cs="Arial"/>
                <w:sz w:val="20"/>
              </w:rPr>
              <w:instrText>MacroButton Nomacro §</w:instrText>
            </w:r>
            <w:r w:rsidRPr="001F7025">
              <w:rPr>
                <w:rFonts w:cs="Arial"/>
                <w:sz w:val="20"/>
              </w:rPr>
              <w:fldChar w:fldCharType="end"/>
            </w:r>
            <w:r w:rsidRPr="001F7025">
              <w:rPr>
                <w:rFonts w:cs="Arial"/>
                <w:color w:val="3366FF"/>
                <w:sz w:val="20"/>
              </w:rPr>
              <w:t>regio</w:t>
            </w:r>
            <w:r w:rsidRPr="001F7025">
              <w:rPr>
                <w:rFonts w:cs="Arial"/>
                <w:sz w:val="20"/>
              </w:rPr>
              <w:fldChar w:fldCharType="begin"/>
            </w:r>
            <w:r w:rsidRPr="001F7025">
              <w:rPr>
                <w:rFonts w:cs="Arial"/>
                <w:sz w:val="20"/>
              </w:rPr>
              <w:instrText>MacroButton Nomacro §</w:instrText>
            </w:r>
            <w:r w:rsidRPr="001F7025">
              <w:rPr>
                <w:rFonts w:cs="Arial"/>
                <w:sz w:val="20"/>
              </w:rPr>
              <w:fldChar w:fldCharType="end"/>
            </w:r>
            <w:r w:rsidRPr="001F7025">
              <w:rPr>
                <w:rFonts w:cs="Arial"/>
                <w:color w:val="800080"/>
                <w:sz w:val="20"/>
              </w:rPr>
              <w:t xml:space="preserve"> </w:t>
            </w:r>
            <w:r w:rsidRPr="001F7025">
              <w:rPr>
                <w:rFonts w:cs="Arial"/>
                <w:sz w:val="20"/>
              </w:rPr>
              <w:fldChar w:fldCharType="begin"/>
            </w:r>
            <w:r w:rsidRPr="001F7025">
              <w:rPr>
                <w:rFonts w:cs="Arial"/>
                <w:sz w:val="20"/>
              </w:rPr>
              <w:instrText>MacroButton Nomacro §</w:instrText>
            </w:r>
            <w:r w:rsidRPr="001F7025">
              <w:rPr>
                <w:rFonts w:cs="Arial"/>
                <w:sz w:val="20"/>
              </w:rPr>
              <w:fldChar w:fldCharType="end"/>
            </w:r>
            <w:r w:rsidRPr="001F7025">
              <w:rPr>
                <w:rFonts w:cs="Arial"/>
                <w:sz w:val="20"/>
              </w:rPr>
              <w:t>plaats</w:t>
            </w:r>
            <w:r w:rsidRPr="001F7025">
              <w:rPr>
                <w:rFonts w:cs="Arial"/>
                <w:sz w:val="20"/>
              </w:rPr>
              <w:fldChar w:fldCharType="begin"/>
            </w:r>
            <w:r w:rsidRPr="001F7025">
              <w:rPr>
                <w:rFonts w:cs="Arial"/>
                <w:sz w:val="20"/>
              </w:rPr>
              <w:instrText>MacroButton Nomacro §</w:instrText>
            </w:r>
            <w:r w:rsidRPr="001F7025">
              <w:rPr>
                <w:rFonts w:cs="Arial"/>
                <w:sz w:val="20"/>
              </w:rPr>
              <w:fldChar w:fldCharType="end"/>
            </w:r>
            <w:r w:rsidRPr="001F7025">
              <w:rPr>
                <w:rFonts w:cs="Arial"/>
                <w:color w:val="3366FF"/>
                <w:sz w:val="20"/>
              </w:rPr>
              <w:t>,</w:t>
            </w:r>
            <w:r w:rsidRPr="001F7025">
              <w:rPr>
                <w:rFonts w:cs="Arial"/>
                <w:color w:val="800080"/>
                <w:sz w:val="20"/>
              </w:rPr>
              <w:t xml:space="preserve"> </w:t>
            </w:r>
            <w:r w:rsidRPr="001F7025">
              <w:rPr>
                <w:rFonts w:cs="Arial"/>
                <w:sz w:val="20"/>
              </w:rPr>
              <w:fldChar w:fldCharType="begin"/>
            </w:r>
            <w:r w:rsidRPr="001F7025">
              <w:rPr>
                <w:rFonts w:cs="Arial"/>
                <w:sz w:val="20"/>
              </w:rPr>
              <w:instrText>MacroButton Nomacro §</w:instrText>
            </w:r>
            <w:r w:rsidRPr="001F7025">
              <w:rPr>
                <w:rFonts w:cs="Arial"/>
                <w:sz w:val="20"/>
              </w:rPr>
              <w:fldChar w:fldCharType="end"/>
            </w:r>
            <w:r w:rsidRPr="001F7025">
              <w:rPr>
                <w:rFonts w:cs="Arial"/>
                <w:sz w:val="20"/>
              </w:rPr>
              <w:t>straat</w:t>
            </w:r>
            <w:r w:rsidRPr="001F7025">
              <w:rPr>
                <w:rFonts w:cs="Arial"/>
                <w:sz w:val="20"/>
              </w:rPr>
              <w:fldChar w:fldCharType="begin"/>
            </w:r>
            <w:r w:rsidRPr="001F7025">
              <w:rPr>
                <w:rFonts w:cs="Arial"/>
                <w:sz w:val="20"/>
              </w:rPr>
              <w:instrText>MacroButton Nomacro §</w:instrText>
            </w:r>
            <w:r w:rsidRPr="001F7025">
              <w:rPr>
                <w:rFonts w:cs="Arial"/>
                <w:sz w:val="20"/>
              </w:rPr>
              <w:fldChar w:fldCharType="end"/>
            </w:r>
            <w:r w:rsidRPr="001F7025">
              <w:rPr>
                <w:rFonts w:cs="Arial"/>
                <w:color w:val="800080"/>
                <w:sz w:val="20"/>
              </w:rPr>
              <w:t xml:space="preserve"> </w:t>
            </w:r>
            <w:r w:rsidRPr="001F7025">
              <w:rPr>
                <w:rFonts w:cs="Arial"/>
                <w:sz w:val="20"/>
              </w:rPr>
              <w:fldChar w:fldCharType="begin"/>
            </w:r>
            <w:r w:rsidRPr="001F7025">
              <w:rPr>
                <w:rFonts w:cs="Arial"/>
                <w:sz w:val="20"/>
              </w:rPr>
              <w:instrText>MacroButton Nomacro §</w:instrText>
            </w:r>
            <w:r w:rsidRPr="001F7025">
              <w:rPr>
                <w:rFonts w:cs="Arial"/>
                <w:sz w:val="20"/>
              </w:rPr>
              <w:fldChar w:fldCharType="end"/>
            </w:r>
            <w:r w:rsidRPr="001F7025">
              <w:rPr>
                <w:rFonts w:cs="Arial"/>
                <w:sz w:val="20"/>
              </w:rPr>
              <w:t>land</w:t>
            </w:r>
            <w:r w:rsidRPr="001F7025">
              <w:rPr>
                <w:rFonts w:cs="Arial"/>
                <w:sz w:val="20"/>
              </w:rPr>
              <w:fldChar w:fldCharType="begin"/>
            </w:r>
            <w:r w:rsidRPr="001F7025">
              <w:rPr>
                <w:rFonts w:cs="Arial"/>
                <w:sz w:val="20"/>
              </w:rPr>
              <w:instrText>MacroButton Nomacro §</w:instrText>
            </w:r>
            <w:r w:rsidRPr="001F7025">
              <w:rPr>
                <w:rFonts w:cs="Arial"/>
                <w:sz w:val="20"/>
              </w:rPr>
              <w:fldChar w:fldCharType="end"/>
            </w:r>
            <w:r w:rsidRPr="001F7025">
              <w:rPr>
                <w:rFonts w:cs="Arial"/>
                <w:color w:val="800080"/>
                <w:sz w:val="20"/>
              </w:rPr>
              <w:t>)</w:t>
            </w:r>
          </w:p>
          <w:p w14:paraId="34865B0A" w14:textId="5B86FF67" w:rsidR="00650A9D" w:rsidRPr="00194473" w:rsidRDefault="00650A9D" w:rsidP="00275FC6">
            <w:pPr>
              <w:tabs>
                <w:tab w:val="left" w:pos="-1440"/>
                <w:tab w:val="left" w:pos="-720"/>
              </w:tabs>
              <w:ind w:left="306"/>
              <w:rPr>
                <w:rFonts w:cs="Arial"/>
                <w:color w:val="FF0000"/>
                <w:szCs w:val="18"/>
                <w:highlight w:val="yellow"/>
              </w:rPr>
            </w:pPr>
          </w:p>
        </w:tc>
        <w:tc>
          <w:tcPr>
            <w:tcW w:w="2606" w:type="pct"/>
          </w:tcPr>
          <w:p w14:paraId="167CB482" w14:textId="77777777" w:rsidR="00650A9D" w:rsidRDefault="00650A9D" w:rsidP="00650A9D">
            <w:pPr>
              <w:spacing w:before="72" w:line="276" w:lineRule="auto"/>
              <w:rPr>
                <w:snapToGrid/>
              </w:rPr>
            </w:pPr>
            <w:r>
              <w:t>Optioneel postadres.</w:t>
            </w:r>
          </w:p>
          <w:p w14:paraId="49259CF8" w14:textId="77777777" w:rsidR="00650A9D" w:rsidRDefault="00650A9D" w:rsidP="00650A9D">
            <w:pPr>
              <w:spacing w:line="276" w:lineRule="auto"/>
              <w:rPr>
                <w:color w:val="3366FF"/>
              </w:rPr>
            </w:pPr>
          </w:p>
          <w:p w14:paraId="4303A358" w14:textId="77777777" w:rsidR="00650A9D" w:rsidRDefault="00650A9D" w:rsidP="00650A9D">
            <w:pPr>
              <w:spacing w:line="276" w:lineRule="auto"/>
              <w:rPr>
                <w:color w:val="3366FF"/>
              </w:rPr>
            </w:pPr>
            <w:r>
              <w:rPr>
                <w:color w:val="3366FF"/>
              </w:rPr>
              <w:t xml:space="preserve">Label </w:t>
            </w:r>
            <w:r>
              <w:t>en</w:t>
            </w:r>
            <w:r>
              <w:rPr>
                <w:color w:val="3366FF"/>
              </w:rPr>
              <w:t xml:space="preserve"> afdeling </w:t>
            </w:r>
            <w:r>
              <w:t>zijn twee onafhankelijke optionele variabelen, die voor elk type adres getoond kunnen worden.</w:t>
            </w:r>
          </w:p>
          <w:p w14:paraId="7D9E4B38" w14:textId="77777777" w:rsidR="00650A9D" w:rsidRDefault="00650A9D" w:rsidP="00650A9D">
            <w:pPr>
              <w:spacing w:line="276" w:lineRule="auto"/>
            </w:pPr>
          </w:p>
          <w:p w14:paraId="3CB8A4E5" w14:textId="77777777" w:rsidR="00650A9D" w:rsidRDefault="00650A9D" w:rsidP="00650A9D">
            <w:pPr>
              <w:spacing w:line="276" w:lineRule="auto"/>
              <w:rPr>
                <w:szCs w:val="18"/>
              </w:rPr>
            </w:pPr>
            <w:r>
              <w:t>Voor het adres moet gekozen worden uit binnenlands adres, postbus adres of buitenlands adres.</w:t>
            </w:r>
          </w:p>
          <w:p w14:paraId="129AC148" w14:textId="77777777" w:rsidR="00650A9D" w:rsidRDefault="00650A9D" w:rsidP="00650A9D">
            <w:pPr>
              <w:spacing w:line="276" w:lineRule="auto"/>
              <w:rPr>
                <w:szCs w:val="18"/>
              </w:rPr>
            </w:pPr>
          </w:p>
          <w:p w14:paraId="55F5A3B3" w14:textId="77777777" w:rsidR="00650A9D" w:rsidRDefault="00650A9D" w:rsidP="00650A9D">
            <w:pPr>
              <w:spacing w:line="276" w:lineRule="auto"/>
              <w:rPr>
                <w:szCs w:val="18"/>
              </w:rPr>
            </w:pPr>
            <w:r>
              <w:rPr>
                <w:szCs w:val="18"/>
              </w:rPr>
              <w:t>Voor plaats en land moet gekozen worden uit een waardelijst.</w:t>
            </w:r>
          </w:p>
          <w:p w14:paraId="4B95DAE0" w14:textId="77777777" w:rsidR="00650A9D" w:rsidRDefault="00650A9D" w:rsidP="00650A9D">
            <w:pPr>
              <w:rPr>
                <w:szCs w:val="18"/>
              </w:rPr>
            </w:pPr>
          </w:p>
          <w:p w14:paraId="4EFA9CD7" w14:textId="77777777" w:rsidR="00650A9D" w:rsidRDefault="00650A9D" w:rsidP="00650A9D">
            <w:pPr>
              <w:pStyle w:val="streepje"/>
              <w:numPr>
                <w:ilvl w:val="0"/>
                <w:numId w:val="0"/>
              </w:numPr>
              <w:ind w:left="284" w:hanging="284"/>
              <w:rPr>
                <w:u w:val="single"/>
                <w:lang w:val="nl-NL"/>
              </w:rPr>
            </w:pPr>
            <w:r>
              <w:rPr>
                <w:u w:val="single"/>
                <w:lang w:val="nl-NL"/>
              </w:rPr>
              <w:t>Mapping:</w:t>
            </w:r>
          </w:p>
          <w:p w14:paraId="7F5FB94C" w14:textId="77777777" w:rsidR="00650A9D" w:rsidRDefault="00650A9D" w:rsidP="00650A9D">
            <w:pPr>
              <w:pStyle w:val="streepje"/>
              <w:numPr>
                <w:ilvl w:val="0"/>
                <w:numId w:val="0"/>
              </w:numPr>
              <w:rPr>
                <w:sz w:val="16"/>
                <w:szCs w:val="16"/>
                <w:lang w:val="nl-NL"/>
              </w:rPr>
            </w:pPr>
            <w:r>
              <w:rPr>
                <w:sz w:val="16"/>
                <w:szCs w:val="16"/>
                <w:lang w:val="nl-NL"/>
              </w:rPr>
              <w:t>//IMKAD_Persoon/IMKAD_PostlocatiePersoon/</w:t>
            </w:r>
          </w:p>
          <w:p w14:paraId="1654869B" w14:textId="77777777" w:rsidR="00650A9D" w:rsidRDefault="00650A9D" w:rsidP="00650A9D">
            <w:pPr>
              <w:pStyle w:val="streepje"/>
              <w:numPr>
                <w:ilvl w:val="0"/>
                <w:numId w:val="0"/>
              </w:numPr>
              <w:ind w:left="227"/>
              <w:rPr>
                <w:sz w:val="14"/>
                <w:szCs w:val="16"/>
                <w:lang w:val="nl-NL"/>
              </w:rPr>
            </w:pPr>
            <w:r>
              <w:rPr>
                <w:sz w:val="16"/>
                <w:lang w:val="nl-NL"/>
              </w:rPr>
              <w:tab/>
              <w:t>./label</w:t>
            </w:r>
          </w:p>
          <w:p w14:paraId="43BCB4A9" w14:textId="77777777" w:rsidR="00650A9D" w:rsidRDefault="00650A9D" w:rsidP="00650A9D">
            <w:pPr>
              <w:ind w:left="227"/>
              <w:rPr>
                <w:sz w:val="16"/>
              </w:rPr>
            </w:pPr>
            <w:r>
              <w:rPr>
                <w:sz w:val="16"/>
              </w:rPr>
              <w:tab/>
              <w:t>./afdeling</w:t>
            </w:r>
          </w:p>
          <w:p w14:paraId="396B94C2" w14:textId="77777777" w:rsidR="00650A9D" w:rsidRDefault="00650A9D" w:rsidP="00650A9D">
            <w:pPr>
              <w:pStyle w:val="streepje"/>
              <w:numPr>
                <w:ilvl w:val="0"/>
                <w:numId w:val="0"/>
              </w:numPr>
              <w:rPr>
                <w:u w:val="single"/>
                <w:lang w:val="nl-NL"/>
              </w:rPr>
            </w:pPr>
          </w:p>
          <w:p w14:paraId="6F369663" w14:textId="77777777" w:rsidR="00650A9D" w:rsidRDefault="00650A9D" w:rsidP="00650A9D">
            <w:pPr>
              <w:pStyle w:val="streepje"/>
              <w:numPr>
                <w:ilvl w:val="0"/>
                <w:numId w:val="0"/>
              </w:numPr>
              <w:rPr>
                <w:u w:val="single"/>
                <w:lang w:val="nl-NL"/>
              </w:rPr>
            </w:pPr>
            <w:r>
              <w:rPr>
                <w:u w:val="single"/>
                <w:lang w:val="nl-NL"/>
              </w:rPr>
              <w:t>Mapping binnenlandsadres:</w:t>
            </w:r>
          </w:p>
          <w:p w14:paraId="1C3451D9" w14:textId="77777777" w:rsidR="00650A9D" w:rsidRDefault="00650A9D" w:rsidP="00650A9D">
            <w:pPr>
              <w:pStyle w:val="streepje"/>
              <w:numPr>
                <w:ilvl w:val="0"/>
                <w:numId w:val="0"/>
              </w:numPr>
              <w:rPr>
                <w:sz w:val="16"/>
                <w:szCs w:val="16"/>
                <w:lang w:val="nl-NL"/>
              </w:rPr>
            </w:pPr>
            <w:r>
              <w:rPr>
                <w:sz w:val="16"/>
                <w:szCs w:val="16"/>
                <w:lang w:val="nl-NL"/>
              </w:rPr>
              <w:t>//IMKAD_Persoon/IMKAD_PostlocatiePersoon/adres/binnenlandsAdres/</w:t>
            </w:r>
          </w:p>
          <w:p w14:paraId="1E34AB4E" w14:textId="77777777" w:rsidR="00650A9D" w:rsidRDefault="00650A9D" w:rsidP="00650A9D">
            <w:pPr>
              <w:ind w:left="227"/>
              <w:rPr>
                <w:sz w:val="16"/>
                <w:szCs w:val="16"/>
              </w:rPr>
            </w:pPr>
            <w:r>
              <w:rPr>
                <w:sz w:val="16"/>
                <w:szCs w:val="16"/>
              </w:rPr>
              <w:tab/>
              <w:t>./BAG_NummerAanduiding/postcode</w:t>
            </w:r>
          </w:p>
          <w:p w14:paraId="659C8F06" w14:textId="77777777" w:rsidR="00650A9D" w:rsidRDefault="00650A9D" w:rsidP="00650A9D">
            <w:pPr>
              <w:ind w:left="227"/>
              <w:rPr>
                <w:sz w:val="16"/>
                <w:szCs w:val="16"/>
              </w:rPr>
            </w:pPr>
            <w:r>
              <w:rPr>
                <w:sz w:val="16"/>
                <w:szCs w:val="16"/>
              </w:rPr>
              <w:tab/>
              <w:t>./BAG_Woonplaats/woonplaatsnaam</w:t>
            </w:r>
          </w:p>
          <w:p w14:paraId="4227C228" w14:textId="77777777" w:rsidR="00650A9D" w:rsidRDefault="00650A9D" w:rsidP="00650A9D">
            <w:pPr>
              <w:ind w:left="227"/>
              <w:rPr>
                <w:sz w:val="16"/>
                <w:szCs w:val="16"/>
              </w:rPr>
            </w:pPr>
            <w:r>
              <w:rPr>
                <w:sz w:val="16"/>
                <w:szCs w:val="16"/>
              </w:rPr>
              <w:tab/>
              <w:t>./BAG_OpenbareRuimte/openbareRuimteNaam</w:t>
            </w:r>
          </w:p>
          <w:p w14:paraId="0A503E5E" w14:textId="77777777" w:rsidR="00650A9D" w:rsidRDefault="00650A9D" w:rsidP="00650A9D">
            <w:pPr>
              <w:ind w:left="227"/>
              <w:rPr>
                <w:sz w:val="16"/>
                <w:szCs w:val="16"/>
              </w:rPr>
            </w:pPr>
            <w:r>
              <w:rPr>
                <w:sz w:val="16"/>
                <w:szCs w:val="16"/>
              </w:rPr>
              <w:tab/>
              <w:t>./BAG_NummerAanduiding/huisnummer</w:t>
            </w:r>
          </w:p>
          <w:p w14:paraId="43755AB7" w14:textId="77777777" w:rsidR="00650A9D" w:rsidRDefault="00650A9D" w:rsidP="00650A9D">
            <w:pPr>
              <w:ind w:left="227"/>
              <w:rPr>
                <w:sz w:val="16"/>
                <w:szCs w:val="16"/>
              </w:rPr>
            </w:pPr>
            <w:r>
              <w:rPr>
                <w:sz w:val="16"/>
                <w:szCs w:val="16"/>
              </w:rPr>
              <w:tab/>
              <w:t>./BAG_NummerAanduiding/huisletter</w:t>
            </w:r>
          </w:p>
          <w:p w14:paraId="0825EBA9" w14:textId="77777777" w:rsidR="00650A9D" w:rsidRDefault="00650A9D" w:rsidP="00650A9D">
            <w:pPr>
              <w:pStyle w:val="streepje"/>
              <w:numPr>
                <w:ilvl w:val="0"/>
                <w:numId w:val="0"/>
              </w:numPr>
              <w:ind w:left="227"/>
              <w:rPr>
                <w:u w:val="single"/>
                <w:lang w:val="nl-NL"/>
              </w:rPr>
            </w:pPr>
            <w:r>
              <w:rPr>
                <w:sz w:val="16"/>
                <w:szCs w:val="16"/>
                <w:lang w:val="nl-NL"/>
              </w:rPr>
              <w:tab/>
              <w:t>./BAG_NummerAanduiding/huisnummertoevoeging</w:t>
            </w:r>
            <w:r>
              <w:rPr>
                <w:u w:val="single"/>
                <w:lang w:val="nl-NL"/>
              </w:rPr>
              <w:t xml:space="preserve"> </w:t>
            </w:r>
          </w:p>
          <w:p w14:paraId="31CE6951" w14:textId="77777777" w:rsidR="00650A9D" w:rsidRDefault="00650A9D" w:rsidP="00650A9D">
            <w:pPr>
              <w:pStyle w:val="streepje"/>
              <w:numPr>
                <w:ilvl w:val="0"/>
                <w:numId w:val="0"/>
              </w:numPr>
              <w:rPr>
                <w:u w:val="single"/>
                <w:lang w:val="nl-NL"/>
              </w:rPr>
            </w:pPr>
          </w:p>
          <w:p w14:paraId="56AB27BC" w14:textId="77777777" w:rsidR="00650A9D" w:rsidRDefault="00650A9D" w:rsidP="00650A9D">
            <w:pPr>
              <w:pStyle w:val="streepje"/>
              <w:numPr>
                <w:ilvl w:val="0"/>
                <w:numId w:val="0"/>
              </w:numPr>
              <w:rPr>
                <w:u w:val="single"/>
                <w:lang w:val="nl-NL"/>
              </w:rPr>
            </w:pPr>
            <w:r>
              <w:rPr>
                <w:u w:val="single"/>
                <w:lang w:val="nl-NL"/>
              </w:rPr>
              <w:t>Mapping buitenlandsadres:</w:t>
            </w:r>
          </w:p>
          <w:p w14:paraId="7F2032EE" w14:textId="77777777" w:rsidR="00650A9D" w:rsidRPr="00201932" w:rsidRDefault="00650A9D" w:rsidP="00650A9D">
            <w:pPr>
              <w:pStyle w:val="streepje"/>
              <w:numPr>
                <w:ilvl w:val="0"/>
                <w:numId w:val="0"/>
              </w:numPr>
              <w:rPr>
                <w:sz w:val="16"/>
                <w:szCs w:val="16"/>
                <w:lang w:val="nl-NL"/>
              </w:rPr>
            </w:pPr>
            <w:r>
              <w:rPr>
                <w:sz w:val="16"/>
                <w:szCs w:val="16"/>
                <w:lang w:val="nl-NL"/>
              </w:rPr>
              <w:t>//IMKAD_Persoon/IMKAD_PostlocatiePersoon/</w:t>
            </w:r>
            <w:r>
              <w:rPr>
                <w:sz w:val="16"/>
                <w:lang w:val="nl-NL"/>
              </w:rPr>
              <w:t>adres/buitenlandsAdres/</w:t>
            </w:r>
          </w:p>
          <w:p w14:paraId="114EDA49" w14:textId="77777777" w:rsidR="00650A9D" w:rsidRDefault="00650A9D" w:rsidP="00650A9D">
            <w:pPr>
              <w:pStyle w:val="streepje"/>
              <w:numPr>
                <w:ilvl w:val="0"/>
                <w:numId w:val="0"/>
              </w:numPr>
              <w:ind w:left="227"/>
              <w:rPr>
                <w:sz w:val="14"/>
                <w:szCs w:val="16"/>
                <w:lang w:val="nl-NL"/>
              </w:rPr>
            </w:pPr>
            <w:r>
              <w:rPr>
                <w:sz w:val="16"/>
                <w:lang w:val="nl-NL"/>
              </w:rPr>
              <w:tab/>
              <w:t>./woonplaats</w:t>
            </w:r>
          </w:p>
          <w:p w14:paraId="1918E5E2" w14:textId="77777777" w:rsidR="00650A9D" w:rsidRDefault="00650A9D" w:rsidP="00650A9D">
            <w:pPr>
              <w:ind w:left="227"/>
              <w:rPr>
                <w:sz w:val="16"/>
              </w:rPr>
            </w:pPr>
            <w:r>
              <w:rPr>
                <w:sz w:val="16"/>
              </w:rPr>
              <w:tab/>
              <w:t xml:space="preserve">./adres </w:t>
            </w:r>
          </w:p>
          <w:p w14:paraId="6B37CDE4" w14:textId="77777777" w:rsidR="00650A9D" w:rsidRPr="00201932" w:rsidRDefault="00650A9D" w:rsidP="00650A9D">
            <w:pPr>
              <w:ind w:left="227"/>
              <w:rPr>
                <w:sz w:val="16"/>
              </w:rPr>
            </w:pPr>
            <w:r>
              <w:rPr>
                <w:sz w:val="16"/>
              </w:rPr>
              <w:tab/>
            </w:r>
            <w:r w:rsidRPr="00201932">
              <w:rPr>
                <w:sz w:val="16"/>
              </w:rPr>
              <w:t>./regio</w:t>
            </w:r>
          </w:p>
          <w:p w14:paraId="56E285E8" w14:textId="77777777" w:rsidR="00650A9D" w:rsidRPr="00201932" w:rsidRDefault="00650A9D" w:rsidP="00650A9D">
            <w:pPr>
              <w:ind w:left="227"/>
              <w:rPr>
                <w:sz w:val="16"/>
              </w:rPr>
            </w:pPr>
            <w:r w:rsidRPr="00201932">
              <w:rPr>
                <w:sz w:val="16"/>
              </w:rPr>
              <w:tab/>
              <w:t>./land</w:t>
            </w:r>
          </w:p>
          <w:p w14:paraId="4B380CA4" w14:textId="77777777" w:rsidR="00650A9D" w:rsidRPr="00201932" w:rsidRDefault="00650A9D" w:rsidP="00650A9D">
            <w:pPr>
              <w:spacing w:before="72"/>
              <w:rPr>
                <w:sz w:val="16"/>
              </w:rPr>
            </w:pPr>
            <w:r w:rsidRPr="00201932">
              <w:rPr>
                <w:u w:val="single"/>
              </w:rPr>
              <w:t>Mapping postbusadres:</w:t>
            </w:r>
          </w:p>
          <w:p w14:paraId="4049D6FB" w14:textId="77777777" w:rsidR="00650A9D" w:rsidRPr="00201932" w:rsidRDefault="00650A9D" w:rsidP="00650A9D">
            <w:pPr>
              <w:pStyle w:val="streepje"/>
              <w:numPr>
                <w:ilvl w:val="0"/>
                <w:numId w:val="0"/>
              </w:numPr>
              <w:rPr>
                <w:sz w:val="16"/>
                <w:szCs w:val="16"/>
                <w:lang w:val="nl-NL"/>
              </w:rPr>
            </w:pPr>
            <w:r w:rsidRPr="00201932">
              <w:rPr>
                <w:sz w:val="16"/>
                <w:szCs w:val="16"/>
                <w:lang w:val="nl-NL"/>
              </w:rPr>
              <w:t>//IMKAD_Persoon/IMKAD_PostlocatiePersoon/adres/Imkad_AdreskeuzePI/postbusAdres/</w:t>
            </w:r>
          </w:p>
          <w:p w14:paraId="6BC92822" w14:textId="77777777" w:rsidR="00650A9D" w:rsidRDefault="00650A9D" w:rsidP="00650A9D">
            <w:pPr>
              <w:ind w:left="227"/>
              <w:rPr>
                <w:sz w:val="16"/>
                <w:szCs w:val="16"/>
              </w:rPr>
            </w:pPr>
            <w:r w:rsidRPr="00201932">
              <w:rPr>
                <w:sz w:val="16"/>
                <w:szCs w:val="16"/>
              </w:rPr>
              <w:tab/>
            </w:r>
            <w:r>
              <w:rPr>
                <w:sz w:val="16"/>
                <w:szCs w:val="16"/>
              </w:rPr>
              <w:t>./postbusnummer</w:t>
            </w:r>
          </w:p>
          <w:p w14:paraId="1F158F19" w14:textId="77777777" w:rsidR="00650A9D" w:rsidRDefault="00650A9D" w:rsidP="00650A9D">
            <w:pPr>
              <w:ind w:left="227"/>
              <w:rPr>
                <w:sz w:val="16"/>
                <w:szCs w:val="16"/>
              </w:rPr>
            </w:pPr>
            <w:r>
              <w:rPr>
                <w:sz w:val="16"/>
              </w:rPr>
              <w:tab/>
              <w:t>./</w:t>
            </w:r>
            <w:r>
              <w:rPr>
                <w:sz w:val="16"/>
                <w:szCs w:val="16"/>
              </w:rPr>
              <w:t>postcode</w:t>
            </w:r>
          </w:p>
          <w:p w14:paraId="215F5D03" w14:textId="191F778B" w:rsidR="00650A9D" w:rsidRPr="00846FDB" w:rsidRDefault="00650A9D" w:rsidP="00650A9D">
            <w:pPr>
              <w:rPr>
                <w:rFonts w:cs="Arial"/>
                <w:szCs w:val="18"/>
              </w:rPr>
            </w:pPr>
            <w:r>
              <w:rPr>
                <w:sz w:val="16"/>
                <w:szCs w:val="16"/>
              </w:rPr>
              <w:tab/>
              <w:t>./woonplaatsnaam</w:t>
            </w:r>
          </w:p>
        </w:tc>
      </w:tr>
      <w:tr w:rsidR="00650A9D" w:rsidRPr="00123774" w14:paraId="6412B7EF" w14:textId="77777777" w:rsidTr="002A4B22">
        <w:trPr>
          <w:trHeight w:val="125"/>
        </w:trPr>
        <w:tc>
          <w:tcPr>
            <w:tcW w:w="2394" w:type="pct"/>
          </w:tcPr>
          <w:p w14:paraId="5B8A200E" w14:textId="3D274848" w:rsidR="00650A9D" w:rsidRPr="00B56C9E" w:rsidRDefault="00650A9D" w:rsidP="00650A9D">
            <w:pPr>
              <w:tabs>
                <w:tab w:val="left" w:pos="-1440"/>
                <w:tab w:val="left" w:pos="-720"/>
              </w:tabs>
              <w:suppressAutoHyphens/>
              <w:spacing w:line="276" w:lineRule="auto"/>
              <w:ind w:left="709" w:hanging="425"/>
              <w:rPr>
                <w:rFonts w:cs="Arial"/>
                <w:color w:val="800080"/>
                <w:sz w:val="20"/>
              </w:rPr>
            </w:pPr>
            <w:r w:rsidRPr="00B56C9E">
              <w:rPr>
                <w:rFonts w:cs="Arial"/>
                <w:snapToGrid/>
                <w:color w:val="FF0000"/>
                <w:kern w:val="0"/>
                <w:sz w:val="20"/>
                <w:lang w:eastAsia="nl-NL"/>
              </w:rPr>
              <w:lastRenderedPageBreak/>
              <w:t>;</w:t>
            </w:r>
          </w:p>
        </w:tc>
        <w:tc>
          <w:tcPr>
            <w:tcW w:w="2606" w:type="pct"/>
          </w:tcPr>
          <w:p w14:paraId="5CFCAA00" w14:textId="270CC0AF" w:rsidR="00650A9D" w:rsidRDefault="00650A9D" w:rsidP="00650A9D">
            <w:pPr>
              <w:spacing w:before="72" w:line="276" w:lineRule="auto"/>
            </w:pPr>
            <w:r>
              <w:t>Vaste tekst.</w:t>
            </w:r>
          </w:p>
        </w:tc>
      </w:tr>
      <w:tr w:rsidR="00650A9D" w:rsidRPr="00123774" w14:paraId="0D104831" w14:textId="77777777" w:rsidTr="002A4B22">
        <w:trPr>
          <w:trHeight w:val="125"/>
        </w:trPr>
        <w:tc>
          <w:tcPr>
            <w:tcW w:w="2394" w:type="pct"/>
          </w:tcPr>
          <w:p w14:paraId="506DFEF0" w14:textId="7821BA27" w:rsidR="00650A9D" w:rsidRPr="002E7F50" w:rsidRDefault="00650A9D" w:rsidP="00650A9D">
            <w:pPr>
              <w:tabs>
                <w:tab w:val="left" w:pos="-1440"/>
                <w:tab w:val="left" w:pos="-720"/>
              </w:tabs>
              <w:suppressAutoHyphens/>
              <w:ind w:left="284"/>
              <w:rPr>
                <w:rFonts w:cs="Arial"/>
                <w:bCs/>
                <w:color w:val="FF0000"/>
                <w:sz w:val="20"/>
              </w:rPr>
            </w:pPr>
            <w:r w:rsidRPr="00A05DF0">
              <w:rPr>
                <w:rFonts w:cs="Arial"/>
                <w:color w:val="FF0000"/>
                <w:sz w:val="20"/>
              </w:rPr>
              <w:t xml:space="preserve">hierna te noemen: </w:t>
            </w:r>
            <w:r w:rsidRPr="001A1377">
              <w:rPr>
                <w:rFonts w:cs="Arial"/>
                <w:color w:val="FF0000"/>
                <w:sz w:val="20"/>
              </w:rPr>
              <w:t>geldgever</w:t>
            </w:r>
            <w:r>
              <w:rPr>
                <w:rFonts w:cs="Arial"/>
                <w:color w:val="FF0000"/>
                <w:sz w:val="20"/>
              </w:rPr>
              <w:t xml:space="preserve"> </w:t>
            </w:r>
            <w:r w:rsidRPr="001F7025">
              <w:rPr>
                <w:rFonts w:cs="Arial"/>
                <w:color w:val="7030A0"/>
                <w:sz w:val="20"/>
              </w:rPr>
              <w:t>(waaronder begrepen haar rechtsopvolgers onder algemene en bijzondere titel)</w:t>
            </w:r>
            <w:r w:rsidRPr="00252AB6">
              <w:rPr>
                <w:rFonts w:cs="Arial"/>
                <w:color w:val="FF0000"/>
                <w:sz w:val="20"/>
              </w:rPr>
              <w:t>;</w:t>
            </w:r>
          </w:p>
          <w:p w14:paraId="65082965" w14:textId="77777777" w:rsidR="00650A9D" w:rsidRDefault="00650A9D" w:rsidP="00650A9D">
            <w:pPr>
              <w:tabs>
                <w:tab w:val="left" w:pos="-1440"/>
                <w:tab w:val="left" w:pos="-720"/>
              </w:tabs>
              <w:suppressAutoHyphens/>
              <w:spacing w:line="276" w:lineRule="auto"/>
              <w:ind w:left="709" w:hanging="425"/>
              <w:rPr>
                <w:rFonts w:cs="Arial"/>
                <w:snapToGrid/>
                <w:color w:val="FF0000"/>
                <w:kern w:val="0"/>
                <w:szCs w:val="18"/>
                <w:lang w:eastAsia="nl-NL"/>
              </w:rPr>
            </w:pPr>
          </w:p>
        </w:tc>
        <w:tc>
          <w:tcPr>
            <w:tcW w:w="2606" w:type="pct"/>
          </w:tcPr>
          <w:p w14:paraId="1DF80F6E" w14:textId="77777777" w:rsidR="00650A9D" w:rsidRDefault="0090722A" w:rsidP="00650A9D">
            <w:pPr>
              <w:spacing w:before="72" w:line="276" w:lineRule="auto"/>
            </w:pPr>
            <w:r>
              <w:t>Vaste tekst met optionele tekst.</w:t>
            </w:r>
          </w:p>
          <w:p w14:paraId="757E2148" w14:textId="1A236E8A" w:rsidR="0090722A" w:rsidRDefault="0090722A" w:rsidP="00650A9D">
            <w:pPr>
              <w:spacing w:before="72" w:line="276" w:lineRule="auto"/>
              <w:rPr>
                <w:rFonts w:cs="Arial"/>
                <w:color w:val="7030A0"/>
                <w:sz w:val="20"/>
              </w:rPr>
            </w:pPr>
            <w:r w:rsidRPr="000923C3">
              <w:rPr>
                <w:u w:val="single"/>
              </w:rPr>
              <w:t>Mapping</w:t>
            </w:r>
            <w:r w:rsidR="00C35591">
              <w:rPr>
                <w:u w:val="single"/>
              </w:rPr>
              <w:t>:</w:t>
            </w:r>
            <w:r>
              <w:t xml:space="preserve"> </w:t>
            </w:r>
            <w:r w:rsidRPr="001F7025">
              <w:rPr>
                <w:rFonts w:cs="Arial"/>
                <w:color w:val="7030A0"/>
                <w:sz w:val="20"/>
              </w:rPr>
              <w:t>(waaronder begrepen</w:t>
            </w:r>
            <w:r>
              <w:rPr>
                <w:rFonts w:cs="Arial"/>
                <w:color w:val="7030A0"/>
                <w:sz w:val="20"/>
              </w:rPr>
              <w:t>…….)</w:t>
            </w:r>
          </w:p>
          <w:p w14:paraId="335E9DF8" w14:textId="5C7A4D56" w:rsidR="0090722A" w:rsidRDefault="0090722A" w:rsidP="00650A9D">
            <w:pPr>
              <w:spacing w:before="72" w:line="276" w:lineRule="auto"/>
              <w:rPr>
                <w:snapToGrid/>
                <w:kern w:val="0"/>
                <w:sz w:val="16"/>
                <w:szCs w:val="16"/>
                <w:lang w:eastAsia="nl-NL"/>
              </w:rPr>
            </w:pPr>
            <w:r w:rsidRPr="00DB7FA4">
              <w:rPr>
                <w:snapToGrid/>
                <w:kern w:val="0"/>
                <w:sz w:val="16"/>
                <w:szCs w:val="16"/>
                <w:lang w:eastAsia="nl-NL"/>
              </w:rPr>
              <w:t>AangebodenStuk</w:t>
            </w:r>
            <w:r w:rsidRPr="00DB7FA4">
              <w:rPr>
                <w:rFonts w:cs="Arial"/>
                <w:snapToGrid/>
                <w:kern w:val="0"/>
                <w:sz w:val="16"/>
                <w:szCs w:val="16"/>
                <w:lang w:eastAsia="nl-NL"/>
              </w:rPr>
              <w:t>/Partij</w:t>
            </w:r>
            <w:r w:rsidRPr="00FB1425">
              <w:rPr>
                <w:rFonts w:cs="Arial"/>
                <w:snapToGrid/>
                <w:kern w:val="0"/>
                <w:sz w:val="16"/>
                <w:szCs w:val="16"/>
                <w:lang w:eastAsia="nl-NL"/>
              </w:rPr>
              <w:t>/</w:t>
            </w:r>
            <w:r w:rsidRPr="000923C3">
              <w:rPr>
                <w:snapToGrid/>
                <w:kern w:val="0"/>
                <w:sz w:val="16"/>
                <w:szCs w:val="16"/>
                <w:lang w:eastAsia="nl-NL"/>
              </w:rPr>
              <w:t>tekstKeuze</w:t>
            </w:r>
          </w:p>
          <w:p w14:paraId="366AF6F3" w14:textId="77777777" w:rsidR="0090722A" w:rsidRDefault="0090722A" w:rsidP="0090722A">
            <w:pPr>
              <w:keepNext/>
              <w:ind w:left="227"/>
              <w:rPr>
                <w:sz w:val="16"/>
                <w:szCs w:val="16"/>
              </w:rPr>
            </w:pPr>
            <w:r w:rsidRPr="002A4B22">
              <w:rPr>
                <w:sz w:val="16"/>
                <w:szCs w:val="16"/>
              </w:rPr>
              <w:t>./tagNaam</w:t>
            </w:r>
            <w:r w:rsidRPr="00600490">
              <w:rPr>
                <w:sz w:val="16"/>
                <w:szCs w:val="16"/>
              </w:rPr>
              <w:t>(k_RechtsOpvolgers</w:t>
            </w:r>
            <w:r w:rsidRPr="002A4B22">
              <w:rPr>
                <w:sz w:val="16"/>
                <w:szCs w:val="16"/>
              </w:rPr>
              <w:t>)</w:t>
            </w:r>
          </w:p>
          <w:p w14:paraId="2021638E" w14:textId="1B12AC5C" w:rsidR="0090722A" w:rsidRDefault="0090722A" w:rsidP="000923C3">
            <w:pPr>
              <w:keepNext/>
              <w:ind w:left="227"/>
            </w:pPr>
            <w:r>
              <w:rPr>
                <w:sz w:val="16"/>
                <w:szCs w:val="16"/>
              </w:rPr>
              <w:t>./tekst = (‘true’ = tekst wordt wel getoond; ‘false’ = tekst wordt niet getoond)</w:t>
            </w:r>
          </w:p>
          <w:p w14:paraId="0528E61B" w14:textId="0DEFA926" w:rsidR="0090722A" w:rsidRDefault="0090722A" w:rsidP="00650A9D">
            <w:pPr>
              <w:spacing w:before="72" w:line="276" w:lineRule="auto"/>
            </w:pPr>
          </w:p>
        </w:tc>
      </w:tr>
    </w:tbl>
    <w:p w14:paraId="6A0FE07F" w14:textId="77777777" w:rsidR="00B56E10" w:rsidRPr="00123774" w:rsidRDefault="00B56E10" w:rsidP="004250DC"/>
    <w:p w14:paraId="7E24469E" w14:textId="0A0AFB87" w:rsidR="00715320" w:rsidRDefault="00A4458A" w:rsidP="00900C94">
      <w:pPr>
        <w:pStyle w:val="Kop3"/>
      </w:pPr>
      <w:bookmarkStart w:id="80" w:name="_Ref390268961"/>
      <w:bookmarkStart w:id="81" w:name="_Toc454288167"/>
      <w:bookmarkStart w:id="82" w:name="_Toc157006184"/>
      <w:r>
        <w:t>Geldnemer of h</w:t>
      </w:r>
      <w:r w:rsidR="00286F0E">
        <w:t>ypotheek</w:t>
      </w:r>
      <w:r w:rsidR="00084C0A">
        <w:t>gever</w:t>
      </w:r>
      <w:bookmarkEnd w:id="80"/>
      <w:bookmarkEnd w:id="81"/>
      <w:bookmarkEnd w:id="82"/>
    </w:p>
    <w:p w14:paraId="50B61D79" w14:textId="77777777" w:rsidR="00715320" w:rsidRDefault="00715320" w:rsidP="00715320">
      <w:pPr>
        <w:autoSpaceDE w:val="0"/>
        <w:autoSpaceDN w:val="0"/>
        <w:adjustRightInd w:val="0"/>
        <w:rPr>
          <w:rFonts w:cs="Arial"/>
          <w:snapToGrid/>
          <w:szCs w:val="18"/>
        </w:rPr>
      </w:pPr>
    </w:p>
    <w:tbl>
      <w:tblPr>
        <w:tblW w:w="5536"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48"/>
        <w:gridCol w:w="7237"/>
      </w:tblGrid>
      <w:tr w:rsidR="00200E32" w:rsidRPr="00B61A23" w14:paraId="6889D4AD" w14:textId="77777777" w:rsidTr="00B56C9E">
        <w:trPr>
          <w:trHeight w:val="125"/>
        </w:trPr>
        <w:tc>
          <w:tcPr>
            <w:tcW w:w="2394" w:type="pct"/>
            <w:shd w:val="clear" w:color="auto" w:fill="DEEAF6" w:themeFill="accent1" w:themeFillTint="33"/>
          </w:tcPr>
          <w:p w14:paraId="4B9385CC" w14:textId="31CECF7D" w:rsidR="00200E32" w:rsidRPr="000923C3" w:rsidDel="002E048A" w:rsidRDefault="00200E32" w:rsidP="000E2D2E">
            <w:pPr>
              <w:rPr>
                <w:rFonts w:cs="Arial"/>
                <w:b/>
                <w:bCs/>
                <w:sz w:val="20"/>
              </w:rPr>
            </w:pPr>
            <w:r w:rsidRPr="000923C3">
              <w:rPr>
                <w:rFonts w:cs="Arial"/>
                <w:b/>
                <w:bCs/>
                <w:sz w:val="20"/>
              </w:rPr>
              <w:t>Modeldocument tekst</w:t>
            </w:r>
          </w:p>
        </w:tc>
        <w:tc>
          <w:tcPr>
            <w:tcW w:w="2606" w:type="pct"/>
            <w:shd w:val="clear" w:color="auto" w:fill="DEEAF6" w:themeFill="accent1" w:themeFillTint="33"/>
          </w:tcPr>
          <w:p w14:paraId="7580C81C" w14:textId="2E9B90C9" w:rsidR="00200E32" w:rsidRPr="000923C3" w:rsidRDefault="00200E32" w:rsidP="00E0364C">
            <w:pPr>
              <w:autoSpaceDE w:val="0"/>
              <w:autoSpaceDN w:val="0"/>
              <w:adjustRightInd w:val="0"/>
              <w:rPr>
                <w:b/>
                <w:bCs/>
                <w:snapToGrid/>
                <w:kern w:val="0"/>
                <w:sz w:val="20"/>
                <w:lang w:eastAsia="nl-NL"/>
              </w:rPr>
            </w:pPr>
            <w:r w:rsidRPr="000923C3">
              <w:rPr>
                <w:b/>
                <w:bCs/>
                <w:snapToGrid/>
                <w:kern w:val="0"/>
                <w:sz w:val="20"/>
                <w:lang w:eastAsia="nl-NL"/>
              </w:rPr>
              <w:t>Mapping en toelichting</w:t>
            </w:r>
          </w:p>
        </w:tc>
      </w:tr>
      <w:tr w:rsidR="000E2D2E" w:rsidRPr="00123774" w14:paraId="79ADEAD3" w14:textId="77777777" w:rsidTr="002A4B22">
        <w:trPr>
          <w:trHeight w:val="125"/>
        </w:trPr>
        <w:tc>
          <w:tcPr>
            <w:tcW w:w="2394" w:type="pct"/>
          </w:tcPr>
          <w:p w14:paraId="75959162" w14:textId="5BAC1123" w:rsidR="000E2D2E" w:rsidRPr="002A4B22" w:rsidRDefault="000E2D2E" w:rsidP="000E2D2E">
            <w:pPr>
              <w:rPr>
                <w:rFonts w:cs="Arial"/>
                <w:bCs/>
                <w:color w:val="FF0000"/>
              </w:rPr>
            </w:pPr>
            <w:r w:rsidRPr="002A4B22">
              <w:rPr>
                <w:rFonts w:cs="Arial"/>
                <w:bCs/>
                <w:color w:val="FF0000"/>
              </w:rPr>
              <w:t>2.</w:t>
            </w:r>
          </w:p>
        </w:tc>
        <w:tc>
          <w:tcPr>
            <w:tcW w:w="2606" w:type="pct"/>
          </w:tcPr>
          <w:p w14:paraId="7721BBBA" w14:textId="77777777" w:rsidR="00E0364C" w:rsidRPr="00527D55" w:rsidRDefault="00E0364C" w:rsidP="00E0364C">
            <w:pPr>
              <w:autoSpaceDE w:val="0"/>
              <w:autoSpaceDN w:val="0"/>
              <w:adjustRightInd w:val="0"/>
              <w:rPr>
                <w:snapToGrid/>
                <w:kern w:val="0"/>
                <w:szCs w:val="18"/>
                <w:u w:val="single"/>
                <w:lang w:eastAsia="nl-NL"/>
              </w:rPr>
            </w:pPr>
            <w:r w:rsidRPr="00527D55">
              <w:rPr>
                <w:snapToGrid/>
                <w:kern w:val="0"/>
                <w:szCs w:val="18"/>
                <w:u w:val="single"/>
                <w:lang w:eastAsia="nl-NL"/>
              </w:rPr>
              <w:t>Controle backendverwerking voor de hele partij:</w:t>
            </w:r>
          </w:p>
          <w:p w14:paraId="337F116F" w14:textId="77777777" w:rsidR="0026424A" w:rsidRDefault="00E0364C" w:rsidP="00E0364C">
            <w:pPr>
              <w:rPr>
                <w:rFonts w:cs="Arial"/>
                <w:color w:val="000000" w:themeColor="text1"/>
                <w:sz w:val="16"/>
                <w:szCs w:val="16"/>
              </w:rPr>
            </w:pPr>
            <w:r w:rsidRPr="00DB7FA4">
              <w:rPr>
                <w:rFonts w:cs="Arial"/>
                <w:snapToGrid/>
                <w:kern w:val="0"/>
                <w:sz w:val="16"/>
                <w:szCs w:val="16"/>
                <w:lang w:eastAsia="nl-NL"/>
              </w:rPr>
              <w:t>//IMKAD_</w:t>
            </w:r>
            <w:r w:rsidRPr="00DB7FA4">
              <w:rPr>
                <w:snapToGrid/>
                <w:kern w:val="0"/>
                <w:sz w:val="16"/>
                <w:szCs w:val="16"/>
                <w:lang w:eastAsia="nl-NL"/>
              </w:rPr>
              <w:t>AangebodenStuk</w:t>
            </w:r>
            <w:r w:rsidRPr="00DB7FA4">
              <w:rPr>
                <w:rFonts w:cs="Arial"/>
                <w:snapToGrid/>
                <w:kern w:val="0"/>
                <w:sz w:val="16"/>
                <w:szCs w:val="16"/>
                <w:lang w:eastAsia="nl-NL"/>
              </w:rPr>
              <w:t>/Partij</w:t>
            </w:r>
            <w:r w:rsidRPr="00FB1425">
              <w:rPr>
                <w:rFonts w:cs="Arial"/>
                <w:snapToGrid/>
                <w:kern w:val="0"/>
                <w:sz w:val="16"/>
                <w:szCs w:val="16"/>
                <w:lang w:eastAsia="nl-NL"/>
              </w:rPr>
              <w:t>/</w:t>
            </w:r>
            <w:r w:rsidRPr="00FB1425">
              <w:rPr>
                <w:snapToGrid/>
                <w:kern w:val="0"/>
                <w:sz w:val="16"/>
                <w:szCs w:val="16"/>
                <w:lang w:eastAsia="nl-NL"/>
              </w:rPr>
              <w:t xml:space="preserve"> </w:t>
            </w:r>
            <w:r w:rsidRPr="00FB1425">
              <w:rPr>
                <w:kern w:val="0"/>
                <w:sz w:val="16"/>
                <w:szCs w:val="16"/>
                <w:lang w:eastAsia="nl-NL"/>
              </w:rPr>
              <w:t>waarbij ./aanduidingPartij(‘</w:t>
            </w:r>
            <w:r w:rsidRPr="000923C3">
              <w:rPr>
                <w:rFonts w:cs="Arial"/>
                <w:color w:val="000000" w:themeColor="text1"/>
                <w:sz w:val="16"/>
                <w:szCs w:val="16"/>
              </w:rPr>
              <w:t>geldnemer of hypotheekgever</w:t>
            </w:r>
            <w:r>
              <w:rPr>
                <w:rFonts w:cs="Arial"/>
                <w:color w:val="000000" w:themeColor="text1"/>
                <w:sz w:val="16"/>
                <w:szCs w:val="16"/>
              </w:rPr>
              <w:t>’)</w:t>
            </w:r>
          </w:p>
          <w:p w14:paraId="179AD62B" w14:textId="77777777" w:rsidR="0026424A" w:rsidRDefault="0026424A" w:rsidP="00E0364C">
            <w:pPr>
              <w:rPr>
                <w:rFonts w:cs="Arial"/>
                <w:color w:val="000000" w:themeColor="text1"/>
                <w:sz w:val="16"/>
                <w:szCs w:val="16"/>
              </w:rPr>
            </w:pPr>
          </w:p>
          <w:p w14:paraId="05F7420F" w14:textId="24637C0D" w:rsidR="000E2D2E" w:rsidRPr="002A4B22" w:rsidRDefault="00E0364C" w:rsidP="00E0364C">
            <w:pPr>
              <w:rPr>
                <w:snapToGrid/>
                <w:kern w:val="0"/>
                <w:lang w:eastAsia="nl-NL"/>
              </w:rPr>
            </w:pPr>
            <w:r w:rsidRPr="000923C3">
              <w:rPr>
                <w:rFonts w:cs="Arial"/>
                <w:color w:val="000000" w:themeColor="text1"/>
                <w:sz w:val="16"/>
                <w:szCs w:val="16"/>
              </w:rPr>
              <w:t xml:space="preserve"> </w:t>
            </w:r>
            <w:r w:rsidRPr="007312B4">
              <w:rPr>
                <w:rFonts w:cs="Arial"/>
                <w:sz w:val="16"/>
                <w:szCs w:val="16"/>
              </w:rPr>
              <w:t>//IMKAD_AangebodenStuk/StukdeelHypotheek</w:t>
            </w:r>
            <w:r>
              <w:rPr>
                <w:rFonts w:cs="Arial"/>
                <w:sz w:val="16"/>
                <w:szCs w:val="16"/>
              </w:rPr>
              <w:t xml:space="preserve"> </w:t>
            </w:r>
            <w:r w:rsidRPr="00953854">
              <w:rPr>
                <w:rFonts w:cs="Arial"/>
                <w:sz w:val="16"/>
                <w:szCs w:val="16"/>
              </w:rPr>
              <w:t>[aanduidingHypotheek =</w:t>
            </w:r>
            <w:r>
              <w:rPr>
                <w:rFonts w:cs="Arial"/>
                <w:sz w:val="16"/>
                <w:szCs w:val="16"/>
              </w:rPr>
              <w:t xml:space="preserve"> niet aanwezig] </w:t>
            </w:r>
            <w:r w:rsidRPr="007312B4">
              <w:rPr>
                <w:rFonts w:cs="Arial"/>
                <w:sz w:val="16"/>
                <w:szCs w:val="16"/>
              </w:rPr>
              <w:t>/ver</w:t>
            </w:r>
            <w:r>
              <w:rPr>
                <w:rFonts w:cs="Arial"/>
                <w:sz w:val="16"/>
                <w:szCs w:val="16"/>
              </w:rPr>
              <w:t>vreemderr</w:t>
            </w:r>
            <w:r w:rsidRPr="007312B4">
              <w:rPr>
                <w:rFonts w:cs="Arial"/>
                <w:sz w:val="16"/>
                <w:szCs w:val="16"/>
              </w:rPr>
              <w:t xml:space="preserve">RechtRef </w:t>
            </w:r>
            <w:r>
              <w:rPr>
                <w:rFonts w:cs="Arial"/>
                <w:sz w:val="16"/>
                <w:szCs w:val="16"/>
              </w:rPr>
              <w:t>[</w:t>
            </w:r>
            <w:r w:rsidRPr="007312B4">
              <w:rPr>
                <w:rFonts w:cs="Arial"/>
                <w:sz w:val="16"/>
                <w:szCs w:val="16"/>
              </w:rPr>
              <w:t>xlink:href="#id hypot</w:t>
            </w:r>
            <w:r>
              <w:rPr>
                <w:rFonts w:cs="Arial"/>
                <w:sz w:val="16"/>
                <w:szCs w:val="16"/>
              </w:rPr>
              <w:t>heekgever</w:t>
            </w:r>
            <w:r w:rsidRPr="007312B4">
              <w:rPr>
                <w:rFonts w:cs="Arial"/>
                <w:sz w:val="16"/>
                <w:szCs w:val="16"/>
              </w:rPr>
              <w:t>-partij"</w:t>
            </w:r>
            <w:r>
              <w:rPr>
                <w:rFonts w:cs="Arial"/>
                <w:sz w:val="16"/>
                <w:szCs w:val="16"/>
              </w:rPr>
              <w:t>]</w:t>
            </w:r>
          </w:p>
        </w:tc>
      </w:tr>
      <w:tr w:rsidR="00715320" w:rsidRPr="00123774" w14:paraId="686D65CD" w14:textId="77777777" w:rsidTr="002A4B22">
        <w:trPr>
          <w:trHeight w:val="125"/>
        </w:trPr>
        <w:tc>
          <w:tcPr>
            <w:tcW w:w="2394" w:type="pct"/>
          </w:tcPr>
          <w:p w14:paraId="20169565" w14:textId="77777777" w:rsidR="00715320" w:rsidRPr="00B56C9E" w:rsidRDefault="008174B4" w:rsidP="002E048A">
            <w:pPr>
              <w:ind w:left="306"/>
              <w:rPr>
                <w:color w:val="FF0000"/>
                <w:sz w:val="20"/>
              </w:rPr>
            </w:pPr>
            <w:r w:rsidRPr="00F53B32">
              <w:rPr>
                <w:rFonts w:cs="Arial"/>
                <w:sz w:val="20"/>
              </w:rPr>
              <w:fldChar w:fldCharType="begin"/>
            </w:r>
            <w:r w:rsidRPr="00F53B32">
              <w:rPr>
                <w:rFonts w:cs="Arial"/>
                <w:sz w:val="20"/>
              </w:rPr>
              <w:instrText>MacroButton Nomacro §</w:instrText>
            </w:r>
            <w:r w:rsidRPr="00F53B32">
              <w:rPr>
                <w:rFonts w:cs="Arial"/>
                <w:sz w:val="20"/>
              </w:rPr>
              <w:fldChar w:fldCharType="end"/>
            </w:r>
            <w:r w:rsidR="00715320" w:rsidRPr="00B56C9E">
              <w:rPr>
                <w:rFonts w:cs="Arial"/>
                <w:bCs/>
                <w:color w:val="800080"/>
                <w:sz w:val="20"/>
                <w:highlight w:val="yellow"/>
              </w:rPr>
              <w:t>TEKSTBLOK GEVOLMACHTIGDE</w:t>
            </w:r>
            <w:r w:rsidR="000E2D2E" w:rsidRPr="00B56C9E">
              <w:rPr>
                <w:rFonts w:cs="Arial"/>
                <w:bCs/>
                <w:color w:val="800080"/>
                <w:sz w:val="20"/>
              </w:rPr>
              <w:t>:</w:t>
            </w:r>
          </w:p>
        </w:tc>
        <w:tc>
          <w:tcPr>
            <w:tcW w:w="2606" w:type="pct"/>
          </w:tcPr>
          <w:p w14:paraId="1D6DF72B" w14:textId="77777777" w:rsidR="00B82B46" w:rsidRPr="002A4B22" w:rsidRDefault="004C7DF9" w:rsidP="008F0DBB">
            <w:pPr>
              <w:rPr>
                <w:snapToGrid/>
                <w:kern w:val="0"/>
                <w:lang w:eastAsia="nl-NL"/>
              </w:rPr>
            </w:pPr>
            <w:r w:rsidRPr="002A4B22">
              <w:rPr>
                <w:snapToGrid/>
                <w:kern w:val="0"/>
                <w:lang w:eastAsia="nl-NL"/>
              </w:rPr>
              <w:t xml:space="preserve">Optioneel </w:t>
            </w:r>
            <w:r w:rsidR="00286F0E" w:rsidRPr="002A4B22">
              <w:rPr>
                <w:snapToGrid/>
                <w:kern w:val="0"/>
                <w:lang w:eastAsia="nl-NL"/>
              </w:rPr>
              <w:t>tekstblok</w:t>
            </w:r>
            <w:r w:rsidRPr="002A4B22">
              <w:rPr>
                <w:snapToGrid/>
                <w:kern w:val="0"/>
                <w:lang w:eastAsia="nl-NL"/>
              </w:rPr>
              <w:t>.</w:t>
            </w:r>
            <w:r w:rsidR="00286F0E" w:rsidRPr="002A4B22">
              <w:rPr>
                <w:snapToGrid/>
                <w:kern w:val="0"/>
                <w:lang w:eastAsia="nl-NL"/>
              </w:rPr>
              <w:t xml:space="preserve"> </w:t>
            </w:r>
            <w:r w:rsidRPr="002A4B22">
              <w:rPr>
                <w:snapToGrid/>
                <w:kern w:val="0"/>
                <w:lang w:eastAsia="nl-NL"/>
              </w:rPr>
              <w:t xml:space="preserve">Dit tekstblok </w:t>
            </w:r>
            <w:r w:rsidR="00286F0E" w:rsidRPr="002A4B22">
              <w:rPr>
                <w:snapToGrid/>
                <w:kern w:val="0"/>
                <w:lang w:eastAsia="nl-NL"/>
              </w:rPr>
              <w:t xml:space="preserve">wordt </w:t>
            </w:r>
            <w:r w:rsidRPr="002A4B22">
              <w:rPr>
                <w:snapToGrid/>
                <w:kern w:val="0"/>
                <w:lang w:eastAsia="nl-NL"/>
              </w:rPr>
              <w:t>getoond</w:t>
            </w:r>
            <w:r w:rsidR="00286F0E" w:rsidRPr="002A4B22">
              <w:rPr>
                <w:snapToGrid/>
                <w:kern w:val="0"/>
                <w:lang w:eastAsia="nl-NL"/>
              </w:rPr>
              <w:t xml:space="preserve"> wanneer een gevolmachtigde optreedt voor de</w:t>
            </w:r>
            <w:r w:rsidRPr="002A4B22">
              <w:rPr>
                <w:snapToGrid/>
                <w:kern w:val="0"/>
                <w:lang w:eastAsia="nl-NL"/>
              </w:rPr>
              <w:t>ze</w:t>
            </w:r>
            <w:r w:rsidR="00286F0E" w:rsidRPr="002A4B22">
              <w:rPr>
                <w:snapToGrid/>
                <w:kern w:val="0"/>
                <w:lang w:eastAsia="nl-NL"/>
              </w:rPr>
              <w:t xml:space="preserve"> partij.</w:t>
            </w:r>
            <w:r w:rsidR="00286F0E" w:rsidRPr="002A4B22">
              <w:rPr>
                <w:snapToGrid/>
                <w:kern w:val="0"/>
                <w:lang w:eastAsia="nl-NL"/>
              </w:rPr>
              <w:br/>
            </w:r>
          </w:p>
          <w:p w14:paraId="1EAFFE4C" w14:textId="77777777" w:rsidR="00624680" w:rsidRPr="002A4B22" w:rsidRDefault="00B46A96" w:rsidP="00B46A96">
            <w:pPr>
              <w:rPr>
                <w:snapToGrid/>
                <w:kern w:val="0"/>
                <w:u w:val="single"/>
                <w:lang w:eastAsia="nl-NL"/>
              </w:rPr>
            </w:pPr>
            <w:r w:rsidRPr="002A4B22">
              <w:rPr>
                <w:snapToGrid/>
                <w:kern w:val="0"/>
                <w:u w:val="single"/>
                <w:lang w:eastAsia="nl-NL"/>
              </w:rPr>
              <w:t>Mapping</w:t>
            </w:r>
            <w:r w:rsidR="00624680" w:rsidRPr="002A4B22">
              <w:rPr>
                <w:snapToGrid/>
                <w:kern w:val="0"/>
                <w:u w:val="single"/>
                <w:lang w:eastAsia="nl-NL"/>
              </w:rPr>
              <w:t xml:space="preserve"> gevolmachtigde:</w:t>
            </w:r>
          </w:p>
          <w:p w14:paraId="60BB5CA2" w14:textId="77777777" w:rsidR="00B82B46" w:rsidRPr="002A4B22" w:rsidRDefault="00B46A96" w:rsidP="002A4B22">
            <w:pPr>
              <w:autoSpaceDE w:val="0"/>
              <w:autoSpaceDN w:val="0"/>
              <w:adjustRightInd w:val="0"/>
              <w:rPr>
                <w:snapToGrid/>
                <w:kern w:val="0"/>
                <w:sz w:val="16"/>
                <w:szCs w:val="16"/>
                <w:lang w:eastAsia="nl-NL"/>
              </w:rPr>
            </w:pPr>
            <w:r w:rsidRPr="002A4B22">
              <w:rPr>
                <w:snapToGrid/>
                <w:kern w:val="0"/>
                <w:sz w:val="16"/>
                <w:szCs w:val="16"/>
                <w:lang w:eastAsia="nl-NL"/>
              </w:rPr>
              <w:t>//IMKAD_</w:t>
            </w:r>
            <w:r w:rsidRPr="002A4B22">
              <w:rPr>
                <w:rFonts w:cs="Arial"/>
                <w:snapToGrid/>
                <w:kern w:val="0"/>
                <w:sz w:val="16"/>
                <w:szCs w:val="16"/>
                <w:lang w:eastAsia="nl-NL"/>
              </w:rPr>
              <w:t>AangebodenStuk</w:t>
            </w:r>
            <w:r w:rsidRPr="002A4B22">
              <w:rPr>
                <w:snapToGrid/>
                <w:kern w:val="0"/>
                <w:sz w:val="16"/>
                <w:szCs w:val="16"/>
                <w:lang w:eastAsia="nl-NL"/>
              </w:rPr>
              <w:t>/Partij/Gevolmachtigde.</w:t>
            </w:r>
          </w:p>
          <w:p w14:paraId="0EDDA771" w14:textId="77777777" w:rsidR="00BE6340" w:rsidRPr="002A4B22" w:rsidRDefault="00BE6340" w:rsidP="002A4B22">
            <w:pPr>
              <w:autoSpaceDE w:val="0"/>
              <w:autoSpaceDN w:val="0"/>
              <w:adjustRightInd w:val="0"/>
              <w:rPr>
                <w:rFonts w:cs="Arial"/>
                <w:kern w:val="0"/>
                <w:sz w:val="16"/>
                <w:szCs w:val="16"/>
              </w:rPr>
            </w:pPr>
            <w:r w:rsidRPr="002A4B22">
              <w:rPr>
                <w:sz w:val="16"/>
                <w:szCs w:val="16"/>
                <w:lang w:val="nl"/>
              </w:rPr>
              <w:t>-de overige mapping is opgenomen in het genoemde tekstblok.</w:t>
            </w:r>
          </w:p>
        </w:tc>
      </w:tr>
      <w:tr w:rsidR="00741213" w:rsidRPr="00123774" w14:paraId="1833E25A" w14:textId="77777777" w:rsidTr="002A4B22">
        <w:trPr>
          <w:trHeight w:val="125"/>
        </w:trPr>
        <w:tc>
          <w:tcPr>
            <w:tcW w:w="2394" w:type="pct"/>
          </w:tcPr>
          <w:p w14:paraId="47E75BD0" w14:textId="0FF8CB05" w:rsidR="00741213" w:rsidRPr="00B56C9E" w:rsidRDefault="008174B4" w:rsidP="002E048A">
            <w:pPr>
              <w:ind w:left="306"/>
              <w:rPr>
                <w:rFonts w:ascii="Times New Roman" w:hAnsi="Times New Roman"/>
                <w:color w:val="339966"/>
                <w:sz w:val="20"/>
              </w:rPr>
            </w:pPr>
            <w:r w:rsidRPr="00F53B32">
              <w:rPr>
                <w:rFonts w:cs="Arial"/>
                <w:sz w:val="20"/>
              </w:rPr>
              <w:fldChar w:fldCharType="begin"/>
            </w:r>
            <w:r w:rsidRPr="00F53B32">
              <w:rPr>
                <w:rFonts w:cs="Arial"/>
                <w:sz w:val="20"/>
              </w:rPr>
              <w:instrText>MacroButton Nomacro §</w:instrText>
            </w:r>
            <w:r w:rsidRPr="00F53B32">
              <w:rPr>
                <w:rFonts w:cs="Arial"/>
                <w:sz w:val="20"/>
              </w:rPr>
              <w:fldChar w:fldCharType="end"/>
            </w:r>
            <w:r w:rsidR="00E92DB7" w:rsidRPr="00B56C9E">
              <w:rPr>
                <w:rFonts w:ascii="Times New Roman" w:hAnsi="Times New Roman"/>
                <w:sz w:val="20"/>
              </w:rPr>
              <w:t xml:space="preserve"> </w:t>
            </w:r>
            <w:r w:rsidR="00741213" w:rsidRPr="00B56C9E">
              <w:rPr>
                <w:color w:val="800080"/>
                <w:sz w:val="20"/>
              </w:rPr>
              <w:t>a</w:t>
            </w:r>
            <w:r w:rsidR="00CE45CE" w:rsidRPr="00B56C9E">
              <w:rPr>
                <w:color w:val="800080"/>
                <w:sz w:val="20"/>
              </w:rPr>
              <w:t>.</w:t>
            </w:r>
            <w:r w:rsidR="00741213" w:rsidRPr="00B56C9E">
              <w:rPr>
                <w:rFonts w:ascii="Times New Roman" w:hAnsi="Times New Roman"/>
                <w:color w:val="800080"/>
                <w:sz w:val="20"/>
              </w:rPr>
              <w:t xml:space="preserve"> </w:t>
            </w:r>
            <w:r w:rsidRPr="00F53B32">
              <w:rPr>
                <w:rFonts w:cs="Arial"/>
                <w:sz w:val="20"/>
              </w:rPr>
              <w:fldChar w:fldCharType="begin"/>
            </w:r>
            <w:r w:rsidRPr="00F53B32">
              <w:rPr>
                <w:rFonts w:cs="Arial"/>
                <w:sz w:val="20"/>
              </w:rPr>
              <w:instrText>MacroButton Nomacro §</w:instrText>
            </w:r>
            <w:r w:rsidRPr="00F53B32">
              <w:rPr>
                <w:rFonts w:cs="Arial"/>
                <w:sz w:val="20"/>
              </w:rPr>
              <w:fldChar w:fldCharType="end"/>
            </w:r>
            <w:r w:rsidR="00741213" w:rsidRPr="00B56C9E">
              <w:rPr>
                <w:color w:val="339966"/>
                <w:sz w:val="20"/>
                <w:highlight w:val="yellow"/>
              </w:rPr>
              <w:t>TEKSTBLOK PARTIJ NATUURLIJK</w:t>
            </w:r>
            <w:r w:rsidR="00C64197" w:rsidRPr="00B56C9E">
              <w:rPr>
                <w:color w:val="339966"/>
                <w:sz w:val="20"/>
                <w:highlight w:val="yellow"/>
              </w:rPr>
              <w:t xml:space="preserve"> PERSOON</w:t>
            </w:r>
            <w:r w:rsidR="005969C8" w:rsidRPr="00B56C9E">
              <w:rPr>
                <w:color w:val="339966"/>
                <w:sz w:val="20"/>
                <w:highlight w:val="yellow"/>
              </w:rPr>
              <w:t xml:space="preserve"> </w:t>
            </w:r>
            <w:r w:rsidR="00C64197" w:rsidRPr="00B56C9E">
              <w:rPr>
                <w:color w:val="339966"/>
                <w:sz w:val="20"/>
                <w:highlight w:val="yellow"/>
              </w:rPr>
              <w:t>/</w:t>
            </w:r>
            <w:r w:rsidR="005969C8" w:rsidRPr="00B56C9E">
              <w:rPr>
                <w:color w:val="339966"/>
                <w:sz w:val="20"/>
                <w:highlight w:val="yellow"/>
              </w:rPr>
              <w:t xml:space="preserve"> </w:t>
            </w:r>
            <w:r w:rsidR="00430AF7" w:rsidRPr="00B56C9E">
              <w:rPr>
                <w:color w:val="339966"/>
                <w:sz w:val="20"/>
                <w:highlight w:val="yellow"/>
              </w:rPr>
              <w:t>TEKSTBLOK PARTIJ</w:t>
            </w:r>
            <w:r w:rsidR="002E048A" w:rsidRPr="00B56C9E">
              <w:rPr>
                <w:color w:val="339966"/>
                <w:sz w:val="20"/>
                <w:highlight w:val="yellow"/>
              </w:rPr>
              <w:t xml:space="preserve"> </w:t>
            </w:r>
            <w:r w:rsidR="00741213" w:rsidRPr="00B56C9E">
              <w:rPr>
                <w:color w:val="339966"/>
                <w:sz w:val="20"/>
                <w:highlight w:val="yellow"/>
              </w:rPr>
              <w:t>NIET NATUURLIJK PERSOON</w:t>
            </w:r>
            <w:r w:rsidR="000E2D2E" w:rsidRPr="00B56C9E">
              <w:rPr>
                <w:rFonts w:cs="Arial"/>
                <w:color w:val="FF0000"/>
                <w:sz w:val="20"/>
              </w:rPr>
              <w:t>;</w:t>
            </w:r>
          </w:p>
          <w:p w14:paraId="11BA1B73" w14:textId="77777777" w:rsidR="00741213" w:rsidRPr="002A4B22" w:rsidRDefault="00741213" w:rsidP="00AF1485">
            <w:pPr>
              <w:rPr>
                <w:rFonts w:cs="Arial"/>
                <w:bCs/>
                <w:color w:val="800080"/>
              </w:rPr>
            </w:pPr>
          </w:p>
        </w:tc>
        <w:tc>
          <w:tcPr>
            <w:tcW w:w="2606" w:type="pct"/>
          </w:tcPr>
          <w:p w14:paraId="2BBBB8EF" w14:textId="77777777" w:rsidR="00C64197" w:rsidRPr="00286F0E" w:rsidRDefault="00741213" w:rsidP="00286F0E">
            <w:r w:rsidRPr="00286F0E">
              <w:t xml:space="preserve">Verplichte keuze </w:t>
            </w:r>
            <w:r w:rsidR="00C64197" w:rsidRPr="00286F0E">
              <w:t>uit</w:t>
            </w:r>
            <w:r w:rsidR="00395998" w:rsidRPr="00286F0E">
              <w:t xml:space="preserve"> </w:t>
            </w:r>
            <w:r w:rsidR="00A6747B" w:rsidRPr="00286F0E">
              <w:t>2</w:t>
            </w:r>
            <w:r w:rsidRPr="00286F0E">
              <w:t xml:space="preserve"> tekstblokken</w:t>
            </w:r>
            <w:r w:rsidR="00C64197" w:rsidRPr="00286F0E">
              <w:t xml:space="preserve"> met de gegevens van de perso(o)n(en), die tot de partij behoren.</w:t>
            </w:r>
          </w:p>
          <w:p w14:paraId="5BB27E77" w14:textId="77777777" w:rsidR="00900C94" w:rsidRDefault="00C64197" w:rsidP="00AF1485">
            <w:r>
              <w:t>Er moet minimaal één tekstblok ingevuld worden. Er mogen meerdere dezelfde of verschillende tekstblokken na elkaar vermeld worden. Alle combinaties zijn toegestaan</w:t>
            </w:r>
            <w:r w:rsidR="00900C94">
              <w:t xml:space="preserve">.  Zie </w:t>
            </w:r>
            <w:r w:rsidR="00900C94">
              <w:fldChar w:fldCharType="begin"/>
            </w:r>
            <w:r w:rsidR="00900C94">
              <w:instrText xml:space="preserve"> REF TC \h </w:instrText>
            </w:r>
            <w:r w:rsidR="00900C94">
              <w:fldChar w:fldCharType="separate"/>
            </w:r>
            <w:r w:rsidR="00AF5F3D">
              <w:t>[TC]</w:t>
            </w:r>
            <w:r w:rsidR="00900C94">
              <w:fldChar w:fldCharType="end"/>
            </w:r>
            <w:r w:rsidR="00900C94">
              <w:t xml:space="preserve"> voor de nummering van de partijen.</w:t>
            </w:r>
          </w:p>
          <w:p w14:paraId="69AA8CAB" w14:textId="77777777" w:rsidR="00E91932" w:rsidRPr="002A4B22" w:rsidRDefault="00E91932" w:rsidP="00AF1485">
            <w:pPr>
              <w:rPr>
                <w:rFonts w:cs="Arial"/>
                <w:snapToGrid/>
                <w:kern w:val="0"/>
                <w:szCs w:val="18"/>
                <w:lang w:eastAsia="nl-NL"/>
              </w:rPr>
            </w:pPr>
          </w:p>
          <w:p w14:paraId="4EE37C79" w14:textId="77777777" w:rsidR="005608A8" w:rsidRPr="002A4B22" w:rsidRDefault="005608A8" w:rsidP="005608A8">
            <w:pPr>
              <w:rPr>
                <w:szCs w:val="18"/>
                <w:u w:val="single"/>
              </w:rPr>
            </w:pPr>
            <w:r w:rsidRPr="002A4B22">
              <w:rPr>
                <w:szCs w:val="18"/>
                <w:u w:val="single"/>
              </w:rPr>
              <w:t xml:space="preserve">Mapping </w:t>
            </w:r>
            <w:r w:rsidR="00DB7594" w:rsidRPr="002A4B22">
              <w:rPr>
                <w:szCs w:val="18"/>
                <w:u w:val="single"/>
              </w:rPr>
              <w:t>persoon</w:t>
            </w:r>
            <w:r w:rsidRPr="002A4B22">
              <w:rPr>
                <w:szCs w:val="18"/>
                <w:u w:val="single"/>
              </w:rPr>
              <w:t>:</w:t>
            </w:r>
          </w:p>
          <w:p w14:paraId="082B0D92" w14:textId="77777777" w:rsidR="00DB7594" w:rsidRPr="002A4B22" w:rsidRDefault="00DB7594" w:rsidP="002A4B22">
            <w:pPr>
              <w:autoSpaceDE w:val="0"/>
              <w:autoSpaceDN w:val="0"/>
              <w:adjustRightInd w:val="0"/>
              <w:rPr>
                <w:sz w:val="16"/>
                <w:szCs w:val="16"/>
                <w:lang w:val="nl"/>
              </w:rPr>
            </w:pPr>
            <w:r w:rsidRPr="002A4B22">
              <w:rPr>
                <w:rFonts w:cs="Arial"/>
                <w:snapToGrid/>
                <w:kern w:val="0"/>
                <w:sz w:val="16"/>
                <w:szCs w:val="16"/>
                <w:lang w:eastAsia="nl-NL"/>
              </w:rPr>
              <w:t>//IMKAD_</w:t>
            </w:r>
            <w:r w:rsidRPr="002A4B22">
              <w:rPr>
                <w:snapToGrid/>
                <w:kern w:val="0"/>
                <w:sz w:val="16"/>
                <w:szCs w:val="16"/>
                <w:lang w:eastAsia="nl-NL"/>
              </w:rPr>
              <w:t>AangebodenStuk</w:t>
            </w:r>
            <w:r w:rsidRPr="002A4B22">
              <w:rPr>
                <w:rFonts w:cs="Arial"/>
                <w:snapToGrid/>
                <w:kern w:val="0"/>
                <w:sz w:val="16"/>
                <w:szCs w:val="16"/>
                <w:lang w:eastAsia="nl-NL"/>
              </w:rPr>
              <w:t>/Partij/IMKAD_Persoon</w:t>
            </w:r>
          </w:p>
          <w:p w14:paraId="76B444D2" w14:textId="77777777" w:rsidR="005608A8" w:rsidRPr="00F04F48" w:rsidRDefault="006C3E37" w:rsidP="002A4B22">
            <w:pPr>
              <w:autoSpaceDE w:val="0"/>
              <w:autoSpaceDN w:val="0"/>
              <w:adjustRightInd w:val="0"/>
            </w:pPr>
            <w:r w:rsidRPr="002A4B22">
              <w:rPr>
                <w:sz w:val="16"/>
                <w:szCs w:val="16"/>
                <w:lang w:val="nl"/>
              </w:rPr>
              <w:t>-d</w:t>
            </w:r>
            <w:r w:rsidR="005608A8" w:rsidRPr="002A4B22">
              <w:rPr>
                <w:sz w:val="16"/>
                <w:szCs w:val="16"/>
                <w:lang w:val="nl"/>
              </w:rPr>
              <w:t>e overige mapping is opgenomen in de genoemde tekstblokken.</w:t>
            </w:r>
            <w:r w:rsidR="005608A8">
              <w:tab/>
            </w:r>
          </w:p>
          <w:p w14:paraId="7CC121A0" w14:textId="77777777" w:rsidR="00E74CA5" w:rsidRPr="002A4B22" w:rsidRDefault="00E74CA5" w:rsidP="002A4B22">
            <w:pPr>
              <w:autoSpaceDE w:val="0"/>
              <w:autoSpaceDN w:val="0"/>
              <w:adjustRightInd w:val="0"/>
              <w:rPr>
                <w:rFonts w:cs="Arial"/>
                <w:snapToGrid/>
                <w:kern w:val="0"/>
                <w:sz w:val="16"/>
                <w:szCs w:val="16"/>
                <w:lang w:eastAsia="nl-NL"/>
              </w:rPr>
            </w:pPr>
          </w:p>
        </w:tc>
      </w:tr>
      <w:tr w:rsidR="008C5EE3" w:rsidRPr="00123774" w14:paraId="30EE17C5" w14:textId="77777777" w:rsidTr="002A4B22">
        <w:trPr>
          <w:trHeight w:val="125"/>
        </w:trPr>
        <w:tc>
          <w:tcPr>
            <w:tcW w:w="2394" w:type="pct"/>
          </w:tcPr>
          <w:p w14:paraId="0918776A" w14:textId="1B7DB671" w:rsidR="008C5EE3" w:rsidRPr="002A4B22" w:rsidRDefault="008C5EE3" w:rsidP="002E048A">
            <w:pPr>
              <w:ind w:left="306"/>
              <w:rPr>
                <w:rFonts w:cs="Arial"/>
                <w:sz w:val="20"/>
              </w:rPr>
            </w:pPr>
            <w:r w:rsidRPr="00DB0ECD">
              <w:rPr>
                <w:rFonts w:cs="Arial"/>
                <w:color w:val="FF0000"/>
                <w:sz w:val="20"/>
              </w:rPr>
              <w:lastRenderedPageBreak/>
              <w:t xml:space="preserve">hierna </w:t>
            </w:r>
            <w:r w:rsidRPr="000923C3">
              <w:rPr>
                <w:rFonts w:cs="Arial"/>
                <w:color w:val="800080"/>
                <w:sz w:val="20"/>
              </w:rPr>
              <w:t>zowel gezamenlijk als ieder afzonderlijk</w:t>
            </w:r>
            <w:r w:rsidRPr="00DB0ECD">
              <w:rPr>
                <w:rFonts w:cs="Arial"/>
                <w:color w:val="FF0000"/>
                <w:sz w:val="20"/>
              </w:rPr>
              <w:t xml:space="preserve"> te noemen: geldnemer of hypotheekgever</w:t>
            </w:r>
            <w:r>
              <w:rPr>
                <w:rFonts w:cs="Arial"/>
                <w:color w:val="FF0000"/>
                <w:sz w:val="20"/>
              </w:rPr>
              <w:t>;</w:t>
            </w:r>
          </w:p>
        </w:tc>
        <w:tc>
          <w:tcPr>
            <w:tcW w:w="2606" w:type="pct"/>
          </w:tcPr>
          <w:p w14:paraId="0AA9D8C8" w14:textId="4B62CE14" w:rsidR="008C5EE3" w:rsidRPr="00286F0E" w:rsidRDefault="008C5EE3" w:rsidP="00286F0E">
            <w:r>
              <w:t>Vaste tekst.</w:t>
            </w:r>
            <w:r w:rsidR="00060B40">
              <w:t xml:space="preserve"> </w:t>
            </w:r>
            <w:r w:rsidR="00060B40" w:rsidRPr="00AF2670">
              <w:rPr>
                <w:snapToGrid/>
                <w:szCs w:val="18"/>
              </w:rPr>
              <w:t>De tekst</w:t>
            </w:r>
            <w:r w:rsidR="00060B40">
              <w:rPr>
                <w:snapToGrid/>
                <w:szCs w:val="18"/>
              </w:rPr>
              <w:t xml:space="preserve"> </w:t>
            </w:r>
            <w:r w:rsidR="00060B40" w:rsidRPr="000923C3">
              <w:rPr>
                <w:rFonts w:cs="Arial"/>
                <w:color w:val="800080"/>
                <w:szCs w:val="18"/>
              </w:rPr>
              <w:t>zowel gezamenlijk als ieder afzonderlijk</w:t>
            </w:r>
            <w:r w:rsidR="00060B40" w:rsidRPr="00DB0ECD">
              <w:rPr>
                <w:rFonts w:cs="Arial"/>
                <w:color w:val="FF0000"/>
                <w:sz w:val="20"/>
              </w:rPr>
              <w:t xml:space="preserve"> </w:t>
            </w:r>
            <w:r w:rsidR="00060B40" w:rsidRPr="00AF2670">
              <w:rPr>
                <w:snapToGrid/>
                <w:szCs w:val="18"/>
              </w:rPr>
              <w:t>wordt getoond wanneer de partij bestaat uit meer dan één gerechtigde persoon</w:t>
            </w:r>
          </w:p>
        </w:tc>
      </w:tr>
    </w:tbl>
    <w:p w14:paraId="63E3A262" w14:textId="77777777" w:rsidR="00C15CF7" w:rsidRDefault="00C15CF7" w:rsidP="00D80785">
      <w:pPr>
        <w:tabs>
          <w:tab w:val="left" w:pos="6771"/>
        </w:tabs>
        <w:rPr>
          <w:color w:val="FF0000"/>
          <w:szCs w:val="18"/>
        </w:rPr>
      </w:pPr>
    </w:p>
    <w:p w14:paraId="2ED97C3E" w14:textId="146826D2" w:rsidR="00C15CF7" w:rsidRPr="000923C3" w:rsidRDefault="00C15CF7" w:rsidP="00C15CF7">
      <w:pPr>
        <w:pStyle w:val="Kop3"/>
        <w:rPr>
          <w:sz w:val="20"/>
          <w:szCs w:val="20"/>
        </w:rPr>
      </w:pPr>
      <w:bookmarkStart w:id="83" w:name="_Ref412026922"/>
      <w:bookmarkStart w:id="84" w:name="_Ref412026928"/>
      <w:bookmarkStart w:id="85" w:name="_Ref412026932"/>
      <w:bookmarkStart w:id="86" w:name="_Ref412026938"/>
      <w:bookmarkStart w:id="87" w:name="_Toc454288168"/>
      <w:bookmarkStart w:id="88" w:name="_Toc157006185"/>
      <w:r w:rsidRPr="000923C3">
        <w:rPr>
          <w:sz w:val="20"/>
          <w:szCs w:val="20"/>
        </w:rPr>
        <w:t>Afsluiting partijen</w:t>
      </w:r>
      <w:bookmarkEnd w:id="83"/>
      <w:bookmarkEnd w:id="84"/>
      <w:bookmarkEnd w:id="85"/>
      <w:bookmarkEnd w:id="86"/>
      <w:bookmarkEnd w:id="87"/>
      <w:bookmarkEnd w:id="88"/>
    </w:p>
    <w:p w14:paraId="68802CEA" w14:textId="77777777" w:rsidR="00C15CF7" w:rsidRPr="004D42E8" w:rsidRDefault="00C15CF7" w:rsidP="00D80785">
      <w:pPr>
        <w:tabs>
          <w:tab w:val="left" w:pos="6771"/>
        </w:tabs>
      </w:pPr>
    </w:p>
    <w:tbl>
      <w:tblPr>
        <w:tblW w:w="5536"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48"/>
        <w:gridCol w:w="7237"/>
      </w:tblGrid>
      <w:tr w:rsidR="00D80785" w:rsidRPr="00123774" w14:paraId="6EAD6C37" w14:textId="77777777" w:rsidTr="000923C3">
        <w:trPr>
          <w:trHeight w:val="333"/>
        </w:trPr>
        <w:tc>
          <w:tcPr>
            <w:tcW w:w="2394" w:type="pct"/>
            <w:shd w:val="clear" w:color="auto" w:fill="DEEAF6" w:themeFill="accent1" w:themeFillTint="33"/>
          </w:tcPr>
          <w:p w14:paraId="1847F769" w14:textId="163B80E1" w:rsidR="00D80785" w:rsidRPr="000923C3" w:rsidRDefault="00B61A23" w:rsidP="002A4B22">
            <w:pPr>
              <w:tabs>
                <w:tab w:val="left" w:pos="-1440"/>
                <w:tab w:val="left" w:pos="-720"/>
              </w:tabs>
              <w:suppressAutoHyphens/>
              <w:ind w:right="96"/>
              <w:rPr>
                <w:b/>
                <w:bCs/>
                <w:color w:val="000000" w:themeColor="text1"/>
                <w:sz w:val="20"/>
              </w:rPr>
            </w:pPr>
            <w:r w:rsidRPr="000923C3">
              <w:rPr>
                <w:b/>
                <w:bCs/>
                <w:color w:val="000000" w:themeColor="text1"/>
                <w:sz w:val="20"/>
              </w:rPr>
              <w:t>Modeldocument tekst</w:t>
            </w:r>
          </w:p>
        </w:tc>
        <w:tc>
          <w:tcPr>
            <w:tcW w:w="2606" w:type="pct"/>
            <w:shd w:val="clear" w:color="auto" w:fill="DEEAF6" w:themeFill="accent1" w:themeFillTint="33"/>
          </w:tcPr>
          <w:p w14:paraId="021B5C37" w14:textId="406B9FDB" w:rsidR="00057A9E" w:rsidRPr="000923C3" w:rsidRDefault="00B61A23" w:rsidP="002A4B22">
            <w:pPr>
              <w:autoSpaceDE w:val="0"/>
              <w:autoSpaceDN w:val="0"/>
              <w:adjustRightInd w:val="0"/>
              <w:rPr>
                <w:b/>
                <w:bCs/>
                <w:snapToGrid/>
                <w:color w:val="000000" w:themeColor="text1"/>
                <w:kern w:val="0"/>
                <w:sz w:val="20"/>
                <w:lang w:eastAsia="nl-NL"/>
              </w:rPr>
            </w:pPr>
            <w:r w:rsidRPr="000923C3">
              <w:rPr>
                <w:b/>
                <w:bCs/>
                <w:snapToGrid/>
                <w:color w:val="000000" w:themeColor="text1"/>
                <w:kern w:val="0"/>
                <w:sz w:val="20"/>
                <w:lang w:eastAsia="nl-NL"/>
              </w:rPr>
              <w:t>Toelichting en mapping</w:t>
            </w:r>
          </w:p>
        </w:tc>
      </w:tr>
      <w:tr w:rsidR="00B61A23" w:rsidRPr="00123774" w14:paraId="45B3922F" w14:textId="77777777" w:rsidTr="00B61A23">
        <w:trPr>
          <w:trHeight w:val="2460"/>
        </w:trPr>
        <w:tc>
          <w:tcPr>
            <w:tcW w:w="2394" w:type="pct"/>
          </w:tcPr>
          <w:p w14:paraId="06E1BEE5" w14:textId="5EA27DD1" w:rsidR="00B61A23" w:rsidRPr="00B61A23" w:rsidRDefault="00B61A23" w:rsidP="002A4B22">
            <w:pPr>
              <w:tabs>
                <w:tab w:val="left" w:pos="-1440"/>
                <w:tab w:val="left" w:pos="-720"/>
              </w:tabs>
              <w:suppressAutoHyphens/>
              <w:ind w:right="96"/>
              <w:rPr>
                <w:color w:val="FF0000"/>
                <w:sz w:val="20"/>
              </w:rPr>
            </w:pPr>
            <w:r w:rsidRPr="001F7025">
              <w:rPr>
                <w:color w:val="FF0000"/>
                <w:sz w:val="20"/>
              </w:rPr>
              <w:t xml:space="preserve">Van het bestaan van de aan de </w:t>
            </w:r>
            <w:r w:rsidR="00693300" w:rsidRPr="0000397F">
              <w:rPr>
                <w:rFonts w:cs="Arial"/>
                <w:color w:val="339966"/>
                <w:sz w:val="20"/>
              </w:rPr>
              <w:t>comparant</w:t>
            </w:r>
            <w:r w:rsidR="00693300">
              <w:rPr>
                <w:rFonts w:cs="Arial"/>
                <w:color w:val="339966"/>
                <w:sz w:val="20"/>
              </w:rPr>
              <w:t>/comparante/persoon</w:t>
            </w:r>
            <w:r w:rsidR="008E258E">
              <w:rPr>
                <w:rFonts w:cs="Arial"/>
                <w:color w:val="339966"/>
                <w:sz w:val="20"/>
              </w:rPr>
              <w:t xml:space="preserve"> </w:t>
            </w:r>
            <w:r w:rsidRPr="001F7025">
              <w:rPr>
                <w:color w:val="FF0000"/>
                <w:sz w:val="20"/>
              </w:rPr>
              <w:t>onder 1 genoemd verleende volmacht is mij, notaris, genoegzaam gebleken.</w:t>
            </w:r>
          </w:p>
        </w:tc>
        <w:tc>
          <w:tcPr>
            <w:tcW w:w="2606" w:type="pct"/>
          </w:tcPr>
          <w:p w14:paraId="75B41F41" w14:textId="103E2BD3" w:rsidR="00B61A23" w:rsidRPr="004D42E8" w:rsidRDefault="00B61A23" w:rsidP="00B61A23">
            <w:r w:rsidRPr="004D42E8">
              <w:t xml:space="preserve">Vaste tekst met </w:t>
            </w:r>
            <w:r w:rsidR="00693300">
              <w:t xml:space="preserve">verplichte </w:t>
            </w:r>
            <w:r w:rsidRPr="004D42E8">
              <w:t>keuze</w:t>
            </w:r>
            <w:r w:rsidR="00693300">
              <w:t>tekst.</w:t>
            </w:r>
          </w:p>
          <w:p w14:paraId="42F7EEFF" w14:textId="77777777" w:rsidR="00693300" w:rsidRDefault="00693300" w:rsidP="00B61A23"/>
          <w:p w14:paraId="17851A5B" w14:textId="75E99858" w:rsidR="00693300" w:rsidRPr="00015BBB" w:rsidRDefault="00693300" w:rsidP="009B5FC8">
            <w:pPr>
              <w:spacing w:line="280" w:lineRule="atLeast"/>
              <w:rPr>
                <w:szCs w:val="18"/>
              </w:rPr>
            </w:pPr>
            <w:r w:rsidRPr="00015BBB">
              <w:rPr>
                <w:szCs w:val="18"/>
              </w:rPr>
              <w:t>De keuze tussen</w:t>
            </w:r>
            <w:r w:rsidRPr="00365A72">
              <w:rPr>
                <w:rFonts w:cs="Arial"/>
                <w:color w:val="339966"/>
                <w:szCs w:val="18"/>
              </w:rPr>
              <w:t xml:space="preserve"> comparant/comparante/persoon </w:t>
            </w:r>
            <w:r w:rsidRPr="00365A72">
              <w:rPr>
                <w:rFonts w:cs="Arial"/>
                <w:szCs w:val="18"/>
              </w:rPr>
              <w:t>is een verplichte gebruikerskeuze</w:t>
            </w:r>
          </w:p>
          <w:p w14:paraId="1A392FA1" w14:textId="77777777" w:rsidR="00693300" w:rsidRDefault="00693300" w:rsidP="00B61A23"/>
          <w:p w14:paraId="342BF930" w14:textId="77777777" w:rsidR="00693300" w:rsidRPr="00EA3A91" w:rsidRDefault="00693300" w:rsidP="00693300">
            <w:pPr>
              <w:keepNext/>
              <w:rPr>
                <w:szCs w:val="18"/>
                <w:u w:val="single"/>
              </w:rPr>
            </w:pPr>
            <w:r w:rsidRPr="00EA3A91">
              <w:rPr>
                <w:szCs w:val="18"/>
                <w:u w:val="single"/>
              </w:rPr>
              <w:t>Mapping</w:t>
            </w:r>
            <w:r>
              <w:rPr>
                <w:szCs w:val="18"/>
                <w:u w:val="single"/>
              </w:rPr>
              <w:t xml:space="preserve"> (dit wijkt af van het bankmodel)</w:t>
            </w:r>
            <w:r w:rsidRPr="00EA3A91">
              <w:rPr>
                <w:szCs w:val="18"/>
                <w:u w:val="single"/>
              </w:rPr>
              <w:t>:</w:t>
            </w:r>
          </w:p>
          <w:p w14:paraId="16036ED2" w14:textId="77777777" w:rsidR="00693300" w:rsidRPr="00EA3A91" w:rsidRDefault="00693300" w:rsidP="00693300">
            <w:pPr>
              <w:keepNext/>
              <w:rPr>
                <w:sz w:val="16"/>
                <w:szCs w:val="16"/>
              </w:rPr>
            </w:pPr>
            <w:r w:rsidRPr="00EA3A91">
              <w:rPr>
                <w:sz w:val="16"/>
                <w:szCs w:val="16"/>
              </w:rPr>
              <w:t>//IMKAD_AangebodenStuk/</w:t>
            </w:r>
          </w:p>
          <w:p w14:paraId="1CBF339A" w14:textId="77777777" w:rsidR="00693300" w:rsidRPr="00EA3A91" w:rsidRDefault="00693300" w:rsidP="00693300">
            <w:pPr>
              <w:keepNext/>
              <w:rPr>
                <w:sz w:val="16"/>
                <w:szCs w:val="16"/>
              </w:rPr>
            </w:pPr>
            <w:r w:rsidRPr="00EA3A91">
              <w:rPr>
                <w:sz w:val="16"/>
                <w:szCs w:val="16"/>
              </w:rPr>
              <w:t>./tia_TekstKeuze/</w:t>
            </w:r>
          </w:p>
          <w:p w14:paraId="6E2B4F18" w14:textId="77777777" w:rsidR="00693300" w:rsidRPr="00EA3A91" w:rsidRDefault="00693300" w:rsidP="00693300">
            <w:pPr>
              <w:keepNext/>
              <w:ind w:left="227"/>
              <w:rPr>
                <w:sz w:val="16"/>
                <w:szCs w:val="16"/>
              </w:rPr>
            </w:pPr>
            <w:r w:rsidRPr="00EA3A91">
              <w:rPr>
                <w:sz w:val="16"/>
                <w:szCs w:val="16"/>
              </w:rPr>
              <w:t>./tagNaam(‘k</w:t>
            </w:r>
            <w:r>
              <w:rPr>
                <w:sz w:val="16"/>
                <w:szCs w:val="16"/>
              </w:rPr>
              <w:t>_PersonenVolmacht</w:t>
            </w:r>
            <w:r w:rsidRPr="00EA3A91">
              <w:rPr>
                <w:sz w:val="16"/>
                <w:szCs w:val="16"/>
              </w:rPr>
              <w:t>’)</w:t>
            </w:r>
          </w:p>
          <w:p w14:paraId="0E8635BF" w14:textId="6FB1ABF3" w:rsidR="00693300" w:rsidDel="000E39C4" w:rsidRDefault="00693300" w:rsidP="000E39C4">
            <w:pPr>
              <w:autoSpaceDE w:val="0"/>
              <w:autoSpaceDN w:val="0"/>
              <w:adjustRightInd w:val="0"/>
              <w:ind w:left="227"/>
              <w:rPr>
                <w:del w:id="89" w:author="Willems, Igor" w:date="2025-11-11T13:03:00Z" w16du:dateUtc="2025-11-11T12:03:00Z"/>
                <w:sz w:val="16"/>
                <w:szCs w:val="16"/>
              </w:rPr>
            </w:pPr>
            <w:r w:rsidRPr="00EA3A91">
              <w:rPr>
                <w:sz w:val="16"/>
                <w:szCs w:val="16"/>
              </w:rPr>
              <w:t>./tekst (‘</w:t>
            </w:r>
            <w:r>
              <w:rPr>
                <w:sz w:val="16"/>
                <w:szCs w:val="16"/>
              </w:rPr>
              <w:t>comparant</w:t>
            </w:r>
            <w:r w:rsidRPr="00EA3A91">
              <w:rPr>
                <w:sz w:val="16"/>
                <w:szCs w:val="16"/>
              </w:rPr>
              <w:t>’</w:t>
            </w:r>
            <w:r>
              <w:rPr>
                <w:sz w:val="16"/>
                <w:szCs w:val="16"/>
              </w:rPr>
              <w:t>, ‘comparante’, ‘persoon’</w:t>
            </w:r>
            <w:r w:rsidRPr="00EA3A91">
              <w:rPr>
                <w:sz w:val="16"/>
                <w:szCs w:val="16"/>
              </w:rPr>
              <w:t>)</w:t>
            </w:r>
          </w:p>
          <w:p w14:paraId="1D64F910" w14:textId="09F9AC86" w:rsidR="00B61A23" w:rsidRPr="004D42E8" w:rsidRDefault="00B61A23" w:rsidP="00B61A23"/>
        </w:tc>
      </w:tr>
      <w:tr w:rsidR="00864FC2" w:rsidRPr="00123774" w14:paraId="68E26727" w14:textId="77777777" w:rsidTr="002A4B22">
        <w:trPr>
          <w:trHeight w:val="125"/>
        </w:trPr>
        <w:tc>
          <w:tcPr>
            <w:tcW w:w="2394" w:type="pct"/>
          </w:tcPr>
          <w:p w14:paraId="56F67049" w14:textId="1B02DB52" w:rsidR="00864FC2" w:rsidRDefault="00F53B32" w:rsidP="000605C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cs="Arial"/>
                <w:color w:val="FF0000"/>
                <w:sz w:val="20"/>
              </w:rPr>
            </w:pPr>
            <w:r w:rsidRPr="00EF7395">
              <w:rPr>
                <w:rFonts w:cs="Arial"/>
                <w:color w:val="FF0000"/>
                <w:sz w:val="20"/>
              </w:rPr>
              <w:t>De</w:t>
            </w:r>
            <w:ins w:id="90" w:author="Willems, Igor" w:date="2025-11-11T12:55:00Z" w16du:dateUtc="2025-11-11T11:55:00Z">
              <w:r w:rsidR="00C1110B">
                <w:rPr>
                  <w:rFonts w:cs="Arial"/>
                  <w:color w:val="FF0000"/>
                  <w:sz w:val="20"/>
                </w:rPr>
                <w:t xml:space="preserve"> </w:t>
              </w:r>
            </w:ins>
            <w:ins w:id="91" w:author="Willems, Igor" w:date="2025-11-11T12:55:00Z">
              <w:r w:rsidR="00C1110B" w:rsidRPr="00374F7E">
                <w:rPr>
                  <w:rFonts w:cs="Arial"/>
                  <w:color w:val="339966"/>
                  <w:sz w:val="20"/>
                  <w:rPrChange w:id="92" w:author="Willems, Igor" w:date="2025-11-12T09:15:00Z" w16du:dateUtc="2025-11-12T08:15:00Z">
                    <w:rPr>
                      <w:rFonts w:cs="Arial"/>
                      <w:color w:val="FF0000"/>
                      <w:sz w:val="20"/>
                    </w:rPr>
                  </w:rPrChange>
                </w:rPr>
                <w:t>comparanten/personen</w:t>
              </w:r>
            </w:ins>
            <w:del w:id="93" w:author="Willems, Igor" w:date="2025-11-11T12:55:00Z" w16du:dateUtc="2025-11-11T11:55:00Z">
              <w:r w:rsidRPr="00374F7E" w:rsidDel="00C1110B">
                <w:rPr>
                  <w:rFonts w:cs="Arial"/>
                  <w:color w:val="339966"/>
                  <w:sz w:val="20"/>
                  <w:rPrChange w:id="94" w:author="Willems, Igor" w:date="2025-11-12T09:15:00Z" w16du:dateUtc="2025-11-12T08:15:00Z">
                    <w:rPr>
                      <w:rFonts w:cs="Arial"/>
                      <w:color w:val="FF0000"/>
                      <w:sz w:val="20"/>
                    </w:rPr>
                  </w:rPrChange>
                </w:rPr>
                <w:delText xml:space="preserve"> comparanten</w:delText>
              </w:r>
            </w:del>
            <w:r w:rsidRPr="00EF7395">
              <w:rPr>
                <w:rFonts w:cs="Arial"/>
                <w:color w:val="FF0000"/>
                <w:sz w:val="20"/>
              </w:rPr>
              <w:t xml:space="preserve"> verklaren dat hypotheekgever en geldgever zijn overeengekomen en zo</w:t>
            </w:r>
            <w:r>
              <w:rPr>
                <w:rFonts w:cs="Arial"/>
                <w:color w:val="FF0000"/>
                <w:sz w:val="20"/>
              </w:rPr>
              <w:t xml:space="preserve"> </w:t>
            </w:r>
            <w:r w:rsidRPr="00EF7395">
              <w:rPr>
                <w:rFonts w:cs="Arial"/>
                <w:color w:val="FF0000"/>
                <w:sz w:val="20"/>
              </w:rPr>
              <w:t>nodig komen zij hierbij overeen dat door hypotheekgever ten behoeve van geldgever tot zekerheid als in deze akte omschreven het recht van hypotheek en pandrechten zal worden gevestigd op de in deze akte en na te melden Algemene Voorwaarden omschreven goederen. Deze overeenkomst blijkt uit een aan deze akte gehechte, door hypotheekgever geaccepteerde, bindend aanbod ter uitvoering waarvan het navolgende is overeengekomen:</w:t>
            </w:r>
          </w:p>
          <w:p w14:paraId="0E1D69B4" w14:textId="77E8BBEC" w:rsidR="00B56C9E" w:rsidRPr="002A4B22" w:rsidRDefault="00B56C9E" w:rsidP="000605C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cs="Arial"/>
                <w:color w:val="FF0000"/>
                <w:szCs w:val="18"/>
              </w:rPr>
            </w:pPr>
          </w:p>
        </w:tc>
        <w:tc>
          <w:tcPr>
            <w:tcW w:w="2606" w:type="pct"/>
          </w:tcPr>
          <w:p w14:paraId="352D5EE2" w14:textId="77777777" w:rsidR="00D067D0" w:rsidRPr="004D42E8" w:rsidRDefault="00D067D0" w:rsidP="00D067D0">
            <w:pPr>
              <w:rPr>
                <w:ins w:id="95" w:author="Willems, Igor" w:date="2025-11-11T11:56:00Z" w16du:dateUtc="2025-11-11T10:56:00Z"/>
              </w:rPr>
            </w:pPr>
            <w:ins w:id="96" w:author="Willems, Igor" w:date="2025-11-11T11:56:00Z" w16du:dateUtc="2025-11-11T10:56:00Z">
              <w:r w:rsidRPr="004D42E8">
                <w:t xml:space="preserve">Vaste tekst met </w:t>
              </w:r>
              <w:r>
                <w:t xml:space="preserve">verplichte </w:t>
              </w:r>
              <w:r w:rsidRPr="004D42E8">
                <w:t>keuze</w:t>
              </w:r>
              <w:r>
                <w:t>tekst.</w:t>
              </w:r>
            </w:ins>
          </w:p>
          <w:p w14:paraId="289DCA76" w14:textId="77777777" w:rsidR="00D067D0" w:rsidRDefault="00D067D0" w:rsidP="00D067D0">
            <w:pPr>
              <w:rPr>
                <w:ins w:id="97" w:author="Willems, Igor" w:date="2025-11-11T11:56:00Z" w16du:dateUtc="2025-11-11T10:56:00Z"/>
              </w:rPr>
            </w:pPr>
          </w:p>
          <w:p w14:paraId="486CD9D9" w14:textId="37AC0E69" w:rsidR="00D067D0" w:rsidRPr="00015BBB" w:rsidRDefault="00D067D0" w:rsidP="00D067D0">
            <w:pPr>
              <w:spacing w:line="280" w:lineRule="atLeast"/>
              <w:rPr>
                <w:ins w:id="98" w:author="Willems, Igor" w:date="2025-11-11T11:56:00Z" w16du:dateUtc="2025-11-11T10:56:00Z"/>
                <w:szCs w:val="18"/>
              </w:rPr>
            </w:pPr>
            <w:ins w:id="99" w:author="Willems, Igor" w:date="2025-11-11T11:56:00Z" w16du:dateUtc="2025-11-11T10:56:00Z">
              <w:r w:rsidRPr="00015BBB">
                <w:rPr>
                  <w:szCs w:val="18"/>
                </w:rPr>
                <w:t>De keuze tussen</w:t>
              </w:r>
              <w:r w:rsidRPr="00365A72">
                <w:rPr>
                  <w:rFonts w:cs="Arial"/>
                  <w:color w:val="339966"/>
                  <w:szCs w:val="18"/>
                </w:rPr>
                <w:t xml:space="preserve"> comparant</w:t>
              </w:r>
              <w:r>
                <w:rPr>
                  <w:rFonts w:cs="Arial"/>
                  <w:color w:val="339966"/>
                  <w:szCs w:val="18"/>
                </w:rPr>
                <w:t xml:space="preserve">en </w:t>
              </w:r>
              <w:r w:rsidRPr="00374F7E">
                <w:rPr>
                  <w:szCs w:val="18"/>
                  <w:rPrChange w:id="100" w:author="Willems, Igor" w:date="2025-11-12T09:15:00Z" w16du:dateUtc="2025-11-12T08:15:00Z">
                    <w:rPr>
                      <w:rFonts w:cs="Arial"/>
                      <w:color w:val="339966"/>
                      <w:szCs w:val="18"/>
                    </w:rPr>
                  </w:rPrChange>
                </w:rPr>
                <w:t>en</w:t>
              </w:r>
              <w:r>
                <w:rPr>
                  <w:rFonts w:cs="Arial"/>
                  <w:color w:val="339966"/>
                  <w:szCs w:val="18"/>
                </w:rPr>
                <w:t xml:space="preserve"> personen</w:t>
              </w:r>
              <w:r w:rsidRPr="00365A72">
                <w:rPr>
                  <w:rFonts w:cs="Arial"/>
                  <w:color w:val="339966"/>
                  <w:szCs w:val="18"/>
                </w:rPr>
                <w:t xml:space="preserve"> </w:t>
              </w:r>
              <w:r w:rsidRPr="00365A72">
                <w:rPr>
                  <w:rFonts w:cs="Arial"/>
                  <w:szCs w:val="18"/>
                </w:rPr>
                <w:t>is een verplichte gebruikerskeuze</w:t>
              </w:r>
            </w:ins>
          </w:p>
          <w:p w14:paraId="12EE3087" w14:textId="77777777" w:rsidR="00D067D0" w:rsidRDefault="00D067D0" w:rsidP="00D067D0">
            <w:pPr>
              <w:rPr>
                <w:ins w:id="101" w:author="Willems, Igor" w:date="2025-11-11T11:56:00Z" w16du:dateUtc="2025-11-11T10:56:00Z"/>
              </w:rPr>
            </w:pPr>
          </w:p>
          <w:p w14:paraId="56C86496" w14:textId="65707F6D" w:rsidR="00D067D0" w:rsidRPr="00EA3A91" w:rsidRDefault="00D067D0" w:rsidP="00D067D0">
            <w:pPr>
              <w:keepNext/>
              <w:rPr>
                <w:ins w:id="102" w:author="Willems, Igor" w:date="2025-11-11T11:56:00Z" w16du:dateUtc="2025-11-11T10:56:00Z"/>
                <w:szCs w:val="18"/>
                <w:u w:val="single"/>
              </w:rPr>
            </w:pPr>
            <w:ins w:id="103" w:author="Willems, Igor" w:date="2025-11-11T11:56:00Z" w16du:dateUtc="2025-11-11T10:56:00Z">
              <w:r w:rsidRPr="00EA3A91">
                <w:rPr>
                  <w:szCs w:val="18"/>
                  <w:u w:val="single"/>
                </w:rPr>
                <w:t>Mapping:</w:t>
              </w:r>
            </w:ins>
          </w:p>
          <w:p w14:paraId="69717571" w14:textId="5127385F" w:rsidR="00D067D0" w:rsidRPr="00EA3A91" w:rsidRDefault="00C1110B" w:rsidP="00CC4494">
            <w:pPr>
              <w:keepNext/>
              <w:rPr>
                <w:ins w:id="104" w:author="Willems, Igor" w:date="2025-11-11T11:56:00Z" w16du:dateUtc="2025-11-11T10:56:00Z"/>
                <w:sz w:val="16"/>
                <w:szCs w:val="16"/>
              </w:rPr>
            </w:pPr>
            <w:ins w:id="105" w:author="Willems, Igor" w:date="2025-11-11T12:54:00Z" w16du:dateUtc="2025-11-11T11:54:00Z">
              <w:r w:rsidRPr="004B5A78">
                <w:rPr>
                  <w:sz w:val="16"/>
                  <w:szCs w:val="16"/>
                </w:rPr>
                <w:t>//IMKAD_AangebodenStuk/StukdeelHypotheek [aanduidingHypotheek = niet aanwezig]</w:t>
              </w:r>
              <w:r>
                <w:rPr>
                  <w:sz w:val="16"/>
                  <w:szCs w:val="16"/>
                </w:rPr>
                <w:t>/tekstkeuze/</w:t>
              </w:r>
            </w:ins>
          </w:p>
          <w:p w14:paraId="40B35C9F" w14:textId="7E327846" w:rsidR="00D067D0" w:rsidRPr="00EA3A91" w:rsidRDefault="00D067D0" w:rsidP="00D067D0">
            <w:pPr>
              <w:keepNext/>
              <w:ind w:left="227"/>
              <w:rPr>
                <w:ins w:id="106" w:author="Willems, Igor" w:date="2025-11-11T11:56:00Z" w16du:dateUtc="2025-11-11T10:56:00Z"/>
                <w:sz w:val="16"/>
                <w:szCs w:val="16"/>
              </w:rPr>
            </w:pPr>
            <w:ins w:id="107" w:author="Willems, Igor" w:date="2025-11-11T11:56:00Z" w16du:dateUtc="2025-11-11T10:56:00Z">
              <w:r w:rsidRPr="00EA3A91">
                <w:rPr>
                  <w:sz w:val="16"/>
                  <w:szCs w:val="16"/>
                </w:rPr>
                <w:t>./tagNaam(‘k</w:t>
              </w:r>
              <w:r>
                <w:rPr>
                  <w:sz w:val="16"/>
                  <w:szCs w:val="16"/>
                </w:rPr>
                <w:t>_</w:t>
              </w:r>
            </w:ins>
            <w:ins w:id="108" w:author="Willems, Igor" w:date="2025-11-11T12:53:00Z" w16du:dateUtc="2025-11-11T11:53:00Z">
              <w:r w:rsidR="00C1110B">
                <w:rPr>
                  <w:sz w:val="16"/>
                  <w:szCs w:val="16"/>
                </w:rPr>
                <w:t>ComparantenOfPersonen</w:t>
              </w:r>
            </w:ins>
            <w:ins w:id="109" w:author="Willems, Igor" w:date="2025-11-11T11:56:00Z" w16du:dateUtc="2025-11-11T10:56:00Z">
              <w:r w:rsidRPr="00EA3A91">
                <w:rPr>
                  <w:sz w:val="16"/>
                  <w:szCs w:val="16"/>
                </w:rPr>
                <w:t>’)</w:t>
              </w:r>
            </w:ins>
          </w:p>
          <w:p w14:paraId="28553BC3" w14:textId="12EF4954" w:rsidR="00864FC2" w:rsidRPr="000923C3" w:rsidRDefault="00CC4494" w:rsidP="00D067D0">
            <w:pPr>
              <w:rPr>
                <w:iCs/>
                <w:sz w:val="16"/>
                <w:szCs w:val="16"/>
              </w:rPr>
            </w:pPr>
            <w:ins w:id="110" w:author="Willems, Igor" w:date="2025-11-11T13:01:00Z" w16du:dateUtc="2025-11-11T12:01:00Z">
              <w:r>
                <w:rPr>
                  <w:sz w:val="16"/>
                  <w:szCs w:val="16"/>
                </w:rPr>
                <w:t xml:space="preserve">     </w:t>
              </w:r>
            </w:ins>
            <w:ins w:id="111" w:author="Willems, Igor" w:date="2025-11-11T11:56:00Z" w16du:dateUtc="2025-11-11T10:56:00Z">
              <w:r w:rsidR="00D067D0" w:rsidRPr="00EA3A91">
                <w:rPr>
                  <w:sz w:val="16"/>
                  <w:szCs w:val="16"/>
                </w:rPr>
                <w:t>./tekst (‘</w:t>
              </w:r>
              <w:r w:rsidR="00D067D0">
                <w:rPr>
                  <w:sz w:val="16"/>
                  <w:szCs w:val="16"/>
                </w:rPr>
                <w:t>comparant</w:t>
              </w:r>
            </w:ins>
            <w:ins w:id="112" w:author="Willems, Igor" w:date="2025-11-11T12:53:00Z" w16du:dateUtc="2025-11-11T11:53:00Z">
              <w:r w:rsidR="00C1110B">
                <w:rPr>
                  <w:sz w:val="16"/>
                  <w:szCs w:val="16"/>
                </w:rPr>
                <w:t>en</w:t>
              </w:r>
            </w:ins>
            <w:ins w:id="113" w:author="Willems, Igor" w:date="2025-11-11T11:56:00Z" w16du:dateUtc="2025-11-11T10:56:00Z">
              <w:r w:rsidR="00D067D0" w:rsidRPr="00EA3A91">
                <w:rPr>
                  <w:sz w:val="16"/>
                  <w:szCs w:val="16"/>
                </w:rPr>
                <w:t>’</w:t>
              </w:r>
              <w:r w:rsidR="00D067D0">
                <w:rPr>
                  <w:sz w:val="16"/>
                  <w:szCs w:val="16"/>
                </w:rPr>
                <w:t>, ‘</w:t>
              </w:r>
            </w:ins>
            <w:ins w:id="114" w:author="Willems, Igor" w:date="2025-11-11T12:53:00Z" w16du:dateUtc="2025-11-11T11:53:00Z">
              <w:r w:rsidR="00C1110B">
                <w:rPr>
                  <w:sz w:val="16"/>
                  <w:szCs w:val="16"/>
                </w:rPr>
                <w:t>personen</w:t>
              </w:r>
            </w:ins>
            <w:del w:id="115" w:author="Willems, Igor" w:date="2025-11-11T11:56:00Z" w16du:dateUtc="2025-11-11T10:56:00Z">
              <w:r w:rsidR="00864FC2" w:rsidRPr="000974F6" w:rsidDel="00D067D0">
                <w:delText>Vaste tekst</w:delText>
              </w:r>
              <w:r w:rsidR="00B56C9E" w:rsidDel="00D067D0">
                <w:rPr>
                  <w:i/>
                  <w:sz w:val="16"/>
                  <w:szCs w:val="16"/>
                </w:rPr>
                <w:delText>.</w:delText>
              </w:r>
            </w:del>
          </w:p>
        </w:tc>
      </w:tr>
    </w:tbl>
    <w:p w14:paraId="509C2FAA" w14:textId="77777777" w:rsidR="00715320" w:rsidRPr="00123774" w:rsidRDefault="00715320" w:rsidP="00715320"/>
    <w:p w14:paraId="73805926" w14:textId="77777777" w:rsidR="00A03E3E" w:rsidRPr="00343045" w:rsidRDefault="00864FC2" w:rsidP="00A6747B">
      <w:pPr>
        <w:pStyle w:val="Kop2"/>
        <w:pageBreakBefore/>
      </w:pPr>
      <w:bookmarkStart w:id="116" w:name="_Toc157002883"/>
      <w:bookmarkStart w:id="117" w:name="_Toc157003301"/>
      <w:bookmarkStart w:id="118" w:name="_Toc157003714"/>
      <w:bookmarkStart w:id="119" w:name="_Toc157004127"/>
      <w:bookmarkStart w:id="120" w:name="_Toc157004545"/>
      <w:bookmarkStart w:id="121" w:name="_Toc157004958"/>
      <w:bookmarkStart w:id="122" w:name="_Toc157005366"/>
      <w:bookmarkStart w:id="123" w:name="_Toc157005779"/>
      <w:bookmarkStart w:id="124" w:name="_Toc157006186"/>
      <w:bookmarkStart w:id="125" w:name="_Toc157002884"/>
      <w:bookmarkStart w:id="126" w:name="_Toc157003302"/>
      <w:bookmarkStart w:id="127" w:name="_Toc157003715"/>
      <w:bookmarkStart w:id="128" w:name="_Toc157004128"/>
      <w:bookmarkStart w:id="129" w:name="_Toc157004546"/>
      <w:bookmarkStart w:id="130" w:name="_Toc157004959"/>
      <w:bookmarkStart w:id="131" w:name="_Toc157005367"/>
      <w:bookmarkStart w:id="132" w:name="_Toc157005780"/>
      <w:bookmarkStart w:id="133" w:name="_Toc157006187"/>
      <w:bookmarkStart w:id="134" w:name="_Toc157002885"/>
      <w:bookmarkStart w:id="135" w:name="_Toc157003303"/>
      <w:bookmarkStart w:id="136" w:name="_Toc157003716"/>
      <w:bookmarkStart w:id="137" w:name="_Toc157004129"/>
      <w:bookmarkStart w:id="138" w:name="_Toc157004547"/>
      <w:bookmarkStart w:id="139" w:name="_Toc157004960"/>
      <w:bookmarkStart w:id="140" w:name="_Toc157005368"/>
      <w:bookmarkStart w:id="141" w:name="_Toc157005781"/>
      <w:bookmarkStart w:id="142" w:name="_Toc157006188"/>
      <w:bookmarkStart w:id="143" w:name="_Toc157002897"/>
      <w:bookmarkStart w:id="144" w:name="_Toc157003315"/>
      <w:bookmarkStart w:id="145" w:name="_Toc157003728"/>
      <w:bookmarkStart w:id="146" w:name="_Toc157004141"/>
      <w:bookmarkStart w:id="147" w:name="_Toc157004559"/>
      <w:bookmarkStart w:id="148" w:name="_Toc157004972"/>
      <w:bookmarkStart w:id="149" w:name="_Toc157005380"/>
      <w:bookmarkStart w:id="150" w:name="_Toc157005793"/>
      <w:bookmarkStart w:id="151" w:name="_Toc157006200"/>
      <w:bookmarkStart w:id="152" w:name="_Toc157002915"/>
      <w:bookmarkStart w:id="153" w:name="_Toc157003333"/>
      <w:bookmarkStart w:id="154" w:name="_Toc157003746"/>
      <w:bookmarkStart w:id="155" w:name="_Toc157004159"/>
      <w:bookmarkStart w:id="156" w:name="_Toc157004577"/>
      <w:bookmarkStart w:id="157" w:name="_Toc157004990"/>
      <w:bookmarkStart w:id="158" w:name="_Toc157005398"/>
      <w:bookmarkStart w:id="159" w:name="_Toc157005811"/>
      <w:bookmarkStart w:id="160" w:name="_Toc157006218"/>
      <w:bookmarkStart w:id="161" w:name="_Toc157002948"/>
      <w:bookmarkStart w:id="162" w:name="_Toc157003366"/>
      <w:bookmarkStart w:id="163" w:name="_Toc157003779"/>
      <w:bookmarkStart w:id="164" w:name="_Toc157004192"/>
      <w:bookmarkStart w:id="165" w:name="_Toc157004610"/>
      <w:bookmarkStart w:id="166" w:name="_Toc157005023"/>
      <w:bookmarkStart w:id="167" w:name="_Toc157005431"/>
      <w:bookmarkStart w:id="168" w:name="_Toc157005844"/>
      <w:bookmarkStart w:id="169" w:name="_Toc157006251"/>
      <w:bookmarkStart w:id="170" w:name="_Toc157002949"/>
      <w:bookmarkStart w:id="171" w:name="_Toc157003367"/>
      <w:bookmarkStart w:id="172" w:name="_Toc157003780"/>
      <w:bookmarkStart w:id="173" w:name="_Toc157004193"/>
      <w:bookmarkStart w:id="174" w:name="_Toc157004611"/>
      <w:bookmarkStart w:id="175" w:name="_Toc157005024"/>
      <w:bookmarkStart w:id="176" w:name="_Toc157005432"/>
      <w:bookmarkStart w:id="177" w:name="_Toc157005845"/>
      <w:bookmarkStart w:id="178" w:name="_Toc157006252"/>
      <w:bookmarkStart w:id="179" w:name="_Toc157002950"/>
      <w:bookmarkStart w:id="180" w:name="_Toc157003368"/>
      <w:bookmarkStart w:id="181" w:name="_Toc157003781"/>
      <w:bookmarkStart w:id="182" w:name="_Toc157004194"/>
      <w:bookmarkStart w:id="183" w:name="_Toc157004612"/>
      <w:bookmarkStart w:id="184" w:name="_Toc157005025"/>
      <w:bookmarkStart w:id="185" w:name="_Toc157005433"/>
      <w:bookmarkStart w:id="186" w:name="_Toc157005846"/>
      <w:bookmarkStart w:id="187" w:name="_Toc157006253"/>
      <w:bookmarkStart w:id="188" w:name="_Toc157003008"/>
      <w:bookmarkStart w:id="189" w:name="_Toc157003426"/>
      <w:bookmarkStart w:id="190" w:name="_Toc157003839"/>
      <w:bookmarkStart w:id="191" w:name="_Toc157004252"/>
      <w:bookmarkStart w:id="192" w:name="_Toc157004670"/>
      <w:bookmarkStart w:id="193" w:name="_Toc157005083"/>
      <w:bookmarkStart w:id="194" w:name="_Toc157005491"/>
      <w:bookmarkStart w:id="195" w:name="_Toc157005904"/>
      <w:bookmarkStart w:id="196" w:name="_Toc157006311"/>
      <w:bookmarkStart w:id="197" w:name="_Toc157003009"/>
      <w:bookmarkStart w:id="198" w:name="_Toc157003427"/>
      <w:bookmarkStart w:id="199" w:name="_Toc157003840"/>
      <w:bookmarkStart w:id="200" w:name="_Toc157004253"/>
      <w:bookmarkStart w:id="201" w:name="_Toc157004671"/>
      <w:bookmarkStart w:id="202" w:name="_Toc157005084"/>
      <w:bookmarkStart w:id="203" w:name="_Toc157005492"/>
      <w:bookmarkStart w:id="204" w:name="_Toc157005905"/>
      <w:bookmarkStart w:id="205" w:name="_Toc157006312"/>
      <w:bookmarkStart w:id="206" w:name="_Toc157003010"/>
      <w:bookmarkStart w:id="207" w:name="_Toc157003428"/>
      <w:bookmarkStart w:id="208" w:name="_Toc157003841"/>
      <w:bookmarkStart w:id="209" w:name="_Toc157004254"/>
      <w:bookmarkStart w:id="210" w:name="_Toc157004672"/>
      <w:bookmarkStart w:id="211" w:name="_Toc157005085"/>
      <w:bookmarkStart w:id="212" w:name="_Toc157005493"/>
      <w:bookmarkStart w:id="213" w:name="_Toc157005906"/>
      <w:bookmarkStart w:id="214" w:name="_Toc157006313"/>
      <w:bookmarkStart w:id="215" w:name="_Toc157003088"/>
      <w:bookmarkStart w:id="216" w:name="_Toc157003506"/>
      <w:bookmarkStart w:id="217" w:name="_Toc157003919"/>
      <w:bookmarkStart w:id="218" w:name="_Toc157004332"/>
      <w:bookmarkStart w:id="219" w:name="_Toc157004750"/>
      <w:bookmarkStart w:id="220" w:name="_Toc157005163"/>
      <w:bookmarkStart w:id="221" w:name="_Toc157005571"/>
      <w:bookmarkStart w:id="222" w:name="_Toc157005984"/>
      <w:bookmarkStart w:id="223" w:name="_Toc157006391"/>
      <w:bookmarkStart w:id="224" w:name="_Toc157003089"/>
      <w:bookmarkStart w:id="225" w:name="_Toc157003507"/>
      <w:bookmarkStart w:id="226" w:name="_Toc157003920"/>
      <w:bookmarkStart w:id="227" w:name="_Toc157004333"/>
      <w:bookmarkStart w:id="228" w:name="_Toc157004751"/>
      <w:bookmarkStart w:id="229" w:name="_Toc157005164"/>
      <w:bookmarkStart w:id="230" w:name="_Toc157005572"/>
      <w:bookmarkStart w:id="231" w:name="_Toc157005985"/>
      <w:bookmarkStart w:id="232" w:name="_Toc157006392"/>
      <w:bookmarkStart w:id="233" w:name="_Toc157003093"/>
      <w:bookmarkStart w:id="234" w:name="_Toc157003511"/>
      <w:bookmarkStart w:id="235" w:name="_Toc157003924"/>
      <w:bookmarkStart w:id="236" w:name="_Toc157004337"/>
      <w:bookmarkStart w:id="237" w:name="_Toc157004755"/>
      <w:bookmarkStart w:id="238" w:name="_Toc157005168"/>
      <w:bookmarkStart w:id="239" w:name="_Toc157005576"/>
      <w:bookmarkStart w:id="240" w:name="_Toc157005989"/>
      <w:bookmarkStart w:id="241" w:name="_Toc157006396"/>
      <w:bookmarkStart w:id="242" w:name="_Toc157003094"/>
      <w:bookmarkStart w:id="243" w:name="_Toc157003512"/>
      <w:bookmarkStart w:id="244" w:name="_Toc157003925"/>
      <w:bookmarkStart w:id="245" w:name="_Toc157004338"/>
      <w:bookmarkStart w:id="246" w:name="_Toc157004756"/>
      <w:bookmarkStart w:id="247" w:name="_Toc157005169"/>
      <w:bookmarkStart w:id="248" w:name="_Toc157005577"/>
      <w:bookmarkStart w:id="249" w:name="_Toc157005990"/>
      <w:bookmarkStart w:id="250" w:name="_Toc157006397"/>
      <w:bookmarkStart w:id="251" w:name="_Toc157003095"/>
      <w:bookmarkStart w:id="252" w:name="_Toc157003513"/>
      <w:bookmarkStart w:id="253" w:name="_Toc157003926"/>
      <w:bookmarkStart w:id="254" w:name="_Toc157004339"/>
      <w:bookmarkStart w:id="255" w:name="_Toc157004757"/>
      <w:bookmarkStart w:id="256" w:name="_Toc157005170"/>
      <w:bookmarkStart w:id="257" w:name="_Toc157005578"/>
      <w:bookmarkStart w:id="258" w:name="_Toc157005991"/>
      <w:bookmarkStart w:id="259" w:name="_Toc157006398"/>
      <w:bookmarkStart w:id="260" w:name="_Toc157003155"/>
      <w:bookmarkStart w:id="261" w:name="_Toc157003573"/>
      <w:bookmarkStart w:id="262" w:name="_Toc157003986"/>
      <w:bookmarkStart w:id="263" w:name="_Toc157004399"/>
      <w:bookmarkStart w:id="264" w:name="_Toc157004817"/>
      <w:bookmarkStart w:id="265" w:name="_Toc157005230"/>
      <w:bookmarkStart w:id="266" w:name="_Toc157005638"/>
      <w:bookmarkStart w:id="267" w:name="_Toc157006051"/>
      <w:bookmarkStart w:id="268" w:name="_Toc157006458"/>
      <w:bookmarkStart w:id="269" w:name="_Toc157003156"/>
      <w:bookmarkStart w:id="270" w:name="_Toc157003574"/>
      <w:bookmarkStart w:id="271" w:name="_Toc157003987"/>
      <w:bookmarkStart w:id="272" w:name="_Toc157004400"/>
      <w:bookmarkStart w:id="273" w:name="_Toc157004818"/>
      <w:bookmarkStart w:id="274" w:name="_Toc157005231"/>
      <w:bookmarkStart w:id="275" w:name="_Toc157005639"/>
      <w:bookmarkStart w:id="276" w:name="_Toc157006052"/>
      <w:bookmarkStart w:id="277" w:name="_Toc157006459"/>
      <w:bookmarkStart w:id="278" w:name="_Toc157003157"/>
      <w:bookmarkStart w:id="279" w:name="_Toc157003575"/>
      <w:bookmarkStart w:id="280" w:name="_Toc157003988"/>
      <w:bookmarkStart w:id="281" w:name="_Toc157004401"/>
      <w:bookmarkStart w:id="282" w:name="_Toc157004819"/>
      <w:bookmarkStart w:id="283" w:name="_Toc157005232"/>
      <w:bookmarkStart w:id="284" w:name="_Toc157005640"/>
      <w:bookmarkStart w:id="285" w:name="_Toc157006053"/>
      <w:bookmarkStart w:id="286" w:name="_Toc157006460"/>
      <w:bookmarkStart w:id="287" w:name="_Toc157003233"/>
      <w:bookmarkStart w:id="288" w:name="_Toc157003651"/>
      <w:bookmarkStart w:id="289" w:name="_Toc157004064"/>
      <w:bookmarkStart w:id="290" w:name="_Toc157004477"/>
      <w:bookmarkStart w:id="291" w:name="_Toc157004895"/>
      <w:bookmarkStart w:id="292" w:name="_Toc157005308"/>
      <w:bookmarkStart w:id="293" w:name="_Toc157005716"/>
      <w:bookmarkStart w:id="294" w:name="_Toc157006129"/>
      <w:bookmarkStart w:id="295" w:name="_Toc157006536"/>
      <w:bookmarkStart w:id="296" w:name="_Toc157003234"/>
      <w:bookmarkStart w:id="297" w:name="_Toc157003652"/>
      <w:bookmarkStart w:id="298" w:name="_Toc157004065"/>
      <w:bookmarkStart w:id="299" w:name="_Toc157004478"/>
      <w:bookmarkStart w:id="300" w:name="_Toc157004896"/>
      <w:bookmarkStart w:id="301" w:name="_Toc157005309"/>
      <w:bookmarkStart w:id="302" w:name="_Toc157005717"/>
      <w:bookmarkStart w:id="303" w:name="_Toc157006130"/>
      <w:bookmarkStart w:id="304" w:name="_Toc157006537"/>
      <w:bookmarkStart w:id="305" w:name="_Toc157003238"/>
      <w:bookmarkStart w:id="306" w:name="_Toc157003656"/>
      <w:bookmarkStart w:id="307" w:name="_Toc157004069"/>
      <w:bookmarkStart w:id="308" w:name="_Toc157004482"/>
      <w:bookmarkStart w:id="309" w:name="_Toc157004900"/>
      <w:bookmarkStart w:id="310" w:name="_Toc157005313"/>
      <w:bookmarkStart w:id="311" w:name="_Toc157005721"/>
      <w:bookmarkStart w:id="312" w:name="_Toc157006134"/>
      <w:bookmarkStart w:id="313" w:name="_Toc157006541"/>
      <w:bookmarkStart w:id="314" w:name="_Toc454288169"/>
      <w:bookmarkStart w:id="315" w:name="_Toc157006542"/>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r>
        <w:lastRenderedPageBreak/>
        <w:t>Lening</w:t>
      </w:r>
      <w:bookmarkEnd w:id="314"/>
      <w:bookmarkEnd w:id="315"/>
    </w:p>
    <w:p w14:paraId="1DE9086F" w14:textId="77777777" w:rsidR="00A03E3E" w:rsidRPr="00343045" w:rsidRDefault="00A03E3E" w:rsidP="00A03E3E">
      <w:pPr>
        <w:rPr>
          <w:lang w:val="nl"/>
        </w:rPr>
      </w:pP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0479C9" w:rsidRPr="000479C9" w14:paraId="7EA8E98D" w14:textId="77777777" w:rsidTr="000479C9">
        <w:tc>
          <w:tcPr>
            <w:tcW w:w="6771" w:type="dxa"/>
            <w:shd w:val="clear" w:color="auto" w:fill="DEEAF6" w:themeFill="accent1" w:themeFillTint="33"/>
          </w:tcPr>
          <w:p w14:paraId="3135222A" w14:textId="324166B6" w:rsidR="000479C9" w:rsidRPr="000923C3" w:rsidRDefault="000479C9" w:rsidP="000479C9">
            <w:pPr>
              <w:suppressAutoHyphens/>
              <w:rPr>
                <w:rFonts w:eastAsia="Aptos" w:cs="Arial"/>
                <w:b/>
                <w:bCs/>
                <w:snapToGrid/>
                <w:color w:val="000000" w:themeColor="text1"/>
                <w:kern w:val="2"/>
                <w:sz w:val="20"/>
                <w14:ligatures w14:val="standardContextual"/>
              </w:rPr>
            </w:pPr>
            <w:r w:rsidRPr="000479C9">
              <w:rPr>
                <w:rFonts w:eastAsia="Aptos" w:cs="Arial"/>
                <w:b/>
                <w:bCs/>
                <w:snapToGrid/>
                <w:color w:val="000000" w:themeColor="text1"/>
                <w:kern w:val="2"/>
                <w:sz w:val="20"/>
                <w14:ligatures w14:val="standardContextual"/>
              </w:rPr>
              <w:t>Modeldocument tekst</w:t>
            </w:r>
          </w:p>
        </w:tc>
        <w:tc>
          <w:tcPr>
            <w:tcW w:w="7371" w:type="dxa"/>
            <w:shd w:val="clear" w:color="auto" w:fill="DEEAF6" w:themeFill="accent1" w:themeFillTint="33"/>
          </w:tcPr>
          <w:p w14:paraId="5E6C5FED" w14:textId="0E893E0D" w:rsidR="000479C9" w:rsidRPr="000923C3" w:rsidRDefault="000479C9" w:rsidP="000923C3">
            <w:pPr>
              <w:rPr>
                <w:b/>
                <w:bCs/>
                <w:color w:val="000000" w:themeColor="text1"/>
                <w:sz w:val="20"/>
              </w:rPr>
            </w:pPr>
            <w:r w:rsidRPr="000923C3">
              <w:rPr>
                <w:b/>
                <w:bCs/>
                <w:color w:val="000000" w:themeColor="text1"/>
                <w:sz w:val="20"/>
              </w:rPr>
              <w:t>Mapping en toelichting</w:t>
            </w:r>
          </w:p>
        </w:tc>
      </w:tr>
      <w:tr w:rsidR="00E24B54" w:rsidRPr="00343045" w14:paraId="4FE0BF44" w14:textId="77777777" w:rsidTr="002A4B22">
        <w:tc>
          <w:tcPr>
            <w:tcW w:w="6771" w:type="dxa"/>
          </w:tcPr>
          <w:p w14:paraId="4BA35A8A" w14:textId="77777777" w:rsidR="001D03C7" w:rsidRPr="001F7025" w:rsidRDefault="001D03C7" w:rsidP="001D03C7">
            <w:pPr>
              <w:suppressAutoHyphens/>
              <w:rPr>
                <w:rFonts w:ascii="Aptos" w:eastAsia="Aptos" w:hAnsi="Aptos" w:cs="Arial"/>
                <w:snapToGrid/>
                <w:color w:val="FF0000"/>
                <w:kern w:val="2"/>
                <w:sz w:val="20"/>
                <w:szCs w:val="24"/>
                <w:u w:val="single"/>
                <w14:ligatures w14:val="standardContextual"/>
              </w:rPr>
            </w:pPr>
            <w:r w:rsidRPr="001F7025">
              <w:rPr>
                <w:rFonts w:eastAsia="Aptos" w:cs="Arial"/>
                <w:snapToGrid/>
                <w:color w:val="FF0000"/>
                <w:kern w:val="2"/>
                <w:sz w:val="20"/>
                <w:szCs w:val="24"/>
                <w14:ligatures w14:val="standardContextual"/>
              </w:rPr>
              <w:t>2.</w:t>
            </w:r>
            <w:r>
              <w:rPr>
                <w:rFonts w:eastAsia="Aptos" w:cs="Arial"/>
                <w:snapToGrid/>
                <w:color w:val="FF0000"/>
                <w:kern w:val="2"/>
                <w:sz w:val="20"/>
                <w:szCs w:val="24"/>
                <w14:ligatures w14:val="standardContextual"/>
              </w:rPr>
              <w:t xml:space="preserve"> </w:t>
            </w:r>
            <w:r w:rsidRPr="001F7025">
              <w:rPr>
                <w:rFonts w:eastAsia="Aptos" w:cs="Arial"/>
                <w:snapToGrid/>
                <w:color w:val="FF0000"/>
                <w:kern w:val="2"/>
                <w:sz w:val="20"/>
                <w:szCs w:val="24"/>
                <w:u w:val="single"/>
                <w14:ligatures w14:val="standardContextual"/>
              </w:rPr>
              <w:t>LENING</w:t>
            </w:r>
          </w:p>
          <w:p w14:paraId="54D53819" w14:textId="1C10A812" w:rsidR="001D03C7" w:rsidRDefault="001D03C7" w:rsidP="001D03C7">
            <w:pPr>
              <w:suppressAutoHyphens/>
              <w:ind w:left="284" w:hanging="142"/>
              <w:rPr>
                <w:rFonts w:cs="Arial"/>
                <w:color w:val="FF0000"/>
                <w:sz w:val="20"/>
              </w:rPr>
            </w:pPr>
            <w:r>
              <w:rPr>
                <w:rFonts w:cs="Arial"/>
                <w:color w:val="FF0000"/>
                <w:sz w:val="20"/>
              </w:rPr>
              <w:t xml:space="preserve"> </w:t>
            </w:r>
            <w:r w:rsidRPr="00C20859">
              <w:rPr>
                <w:rFonts w:cs="Arial"/>
                <w:color w:val="FF0000"/>
                <w:sz w:val="20"/>
              </w:rPr>
              <w:t>Geldnemer</w:t>
            </w:r>
            <w:r w:rsidRPr="001F7025">
              <w:rPr>
                <w:rFonts w:cs="Arial"/>
                <w:color w:val="FF0000"/>
                <w:kern w:val="0"/>
                <w:sz w:val="20"/>
                <w:lang w:eastAsia="nl-NL"/>
              </w:rPr>
              <w:t xml:space="preserve"> verklaart ter leen te hebben ontvangen van geldgever en</w:t>
            </w:r>
            <w:r>
              <w:rPr>
                <w:rFonts w:cs="Arial"/>
                <w:color w:val="FF0000"/>
                <w:kern w:val="0"/>
                <w:sz w:val="20"/>
                <w:lang w:eastAsia="nl-NL"/>
              </w:rPr>
              <w:t xml:space="preserve"> </w:t>
            </w:r>
            <w:r w:rsidRPr="001F7025">
              <w:rPr>
                <w:rFonts w:cs="Arial"/>
                <w:color w:val="FF0000"/>
                <w:kern w:val="0"/>
                <w:sz w:val="20"/>
                <w:lang w:eastAsia="nl-NL"/>
              </w:rPr>
              <w:t xml:space="preserve">mitsdien aan geldgever schuldig </w:t>
            </w:r>
            <w:r>
              <w:rPr>
                <w:rFonts w:cs="Arial"/>
                <w:color w:val="FF0000"/>
                <w:sz w:val="20"/>
              </w:rPr>
              <w:t>t</w:t>
            </w:r>
            <w:r w:rsidRPr="001F7025">
              <w:rPr>
                <w:rFonts w:cs="Arial"/>
                <w:color w:val="FF0000"/>
                <w:kern w:val="0"/>
                <w:sz w:val="20"/>
                <w:lang w:eastAsia="nl-NL"/>
              </w:rPr>
              <w:t>e</w:t>
            </w:r>
            <w:r>
              <w:rPr>
                <w:rFonts w:cs="Arial"/>
                <w:color w:val="FF0000"/>
                <w:sz w:val="20"/>
              </w:rPr>
              <w:t xml:space="preserve"> </w:t>
            </w:r>
            <w:r w:rsidRPr="001F7025">
              <w:rPr>
                <w:rFonts w:cs="Arial"/>
                <w:color w:val="FF0000"/>
                <w:kern w:val="0"/>
                <w:sz w:val="20"/>
                <w:lang w:eastAsia="nl-NL"/>
              </w:rPr>
              <w:t xml:space="preserve">zijn een bedrag van </w:t>
            </w:r>
            <w:r w:rsidRPr="002E7F50">
              <w:rPr>
                <w:rFonts w:cs="Arial"/>
                <w:sz w:val="20"/>
              </w:rPr>
              <w:fldChar w:fldCharType="begin"/>
            </w:r>
            <w:r w:rsidRPr="002E7F50">
              <w:rPr>
                <w:rFonts w:cs="Arial"/>
                <w:sz w:val="20"/>
              </w:rPr>
              <w:instrText>MacroButton Nomacro §</w:instrText>
            </w:r>
            <w:r w:rsidRPr="002E7F50">
              <w:rPr>
                <w:rFonts w:cs="Arial"/>
                <w:sz w:val="20"/>
              </w:rPr>
              <w:fldChar w:fldCharType="end"/>
            </w:r>
            <w:r>
              <w:rPr>
                <w:rFonts w:cs="Arial"/>
                <w:color w:val="000000"/>
                <w:sz w:val="20"/>
              </w:rPr>
              <w:t>lening</w:t>
            </w:r>
            <w:r w:rsidRPr="002E7F50">
              <w:rPr>
                <w:rFonts w:cs="Arial"/>
                <w:color w:val="000000"/>
                <w:sz w:val="20"/>
              </w:rPr>
              <w:t>bedrag volu</w:t>
            </w:r>
            <w:r>
              <w:rPr>
                <w:rFonts w:cs="Arial"/>
                <w:color w:val="000000"/>
                <w:sz w:val="20"/>
              </w:rPr>
              <w:t>it in letters (lening</w:t>
            </w:r>
            <w:r w:rsidRPr="002E7F50">
              <w:rPr>
                <w:rFonts w:cs="Arial"/>
                <w:color w:val="000000"/>
                <w:sz w:val="20"/>
              </w:rPr>
              <w:t>bedrag in cijfers)</w:t>
            </w:r>
            <w:r w:rsidRPr="002E7F50">
              <w:rPr>
                <w:rFonts w:cs="Arial"/>
                <w:sz w:val="20"/>
              </w:rPr>
              <w:fldChar w:fldCharType="begin"/>
            </w:r>
            <w:r w:rsidRPr="002E7F50">
              <w:rPr>
                <w:rFonts w:cs="Arial"/>
                <w:sz w:val="20"/>
              </w:rPr>
              <w:instrText>MacroButton Nomacro §</w:instrText>
            </w:r>
            <w:r w:rsidRPr="002E7F50">
              <w:rPr>
                <w:rFonts w:cs="Arial"/>
                <w:sz w:val="20"/>
              </w:rPr>
              <w:fldChar w:fldCharType="end"/>
            </w:r>
            <w:r w:rsidRPr="001F7025">
              <w:rPr>
                <w:rFonts w:cs="Arial"/>
                <w:color w:val="FF0000"/>
                <w:kern w:val="0"/>
                <w:sz w:val="20"/>
                <w:lang w:eastAsia="nl-NL"/>
              </w:rPr>
              <w:t xml:space="preserve"> hierna te noemen:</w:t>
            </w:r>
            <w:r>
              <w:rPr>
                <w:rFonts w:cs="Arial"/>
                <w:color w:val="FF0000"/>
                <w:sz w:val="20"/>
              </w:rPr>
              <w:t xml:space="preserve"> </w:t>
            </w:r>
            <w:r w:rsidRPr="001F7025">
              <w:rPr>
                <w:rFonts w:cs="Arial"/>
                <w:color w:val="FF0000"/>
                <w:kern w:val="0"/>
                <w:sz w:val="20"/>
                <w:lang w:eastAsia="nl-NL"/>
              </w:rPr>
              <w:t>hoofdsom.</w:t>
            </w:r>
          </w:p>
          <w:p w14:paraId="7310B645" w14:textId="77777777" w:rsidR="00E24B54" w:rsidRPr="002A4B22" w:rsidRDefault="00E24B54" w:rsidP="002A4B22">
            <w:pPr>
              <w:tabs>
                <w:tab w:val="left" w:pos="374"/>
                <w:tab w:val="left" w:pos="3600"/>
                <w:tab w:val="left" w:pos="4320"/>
                <w:tab w:val="left" w:pos="5040"/>
                <w:tab w:val="left" w:pos="5760"/>
                <w:tab w:val="left" w:pos="6480"/>
                <w:tab w:val="left" w:pos="7200"/>
                <w:tab w:val="left" w:pos="7920"/>
                <w:tab w:val="left" w:pos="8640"/>
                <w:tab w:val="left" w:pos="9360"/>
              </w:tabs>
              <w:suppressAutoHyphens/>
              <w:ind w:left="374" w:hanging="374"/>
              <w:rPr>
                <w:color w:val="800080"/>
              </w:rPr>
            </w:pPr>
          </w:p>
        </w:tc>
        <w:tc>
          <w:tcPr>
            <w:tcW w:w="7371" w:type="dxa"/>
          </w:tcPr>
          <w:p w14:paraId="632D71BF" w14:textId="3A9F902D" w:rsidR="00A862F6" w:rsidRPr="00864FC2" w:rsidRDefault="00864FC2" w:rsidP="002A4B22">
            <w:pPr>
              <w:spacing w:before="72"/>
            </w:pPr>
            <w:r>
              <w:t>Vaste tekst</w:t>
            </w:r>
            <w:r w:rsidR="001D03C7">
              <w:t>.</w:t>
            </w:r>
            <w:r w:rsidR="00A862F6">
              <w:t xml:space="preserve"> </w:t>
            </w:r>
          </w:p>
          <w:p w14:paraId="7FAFE947" w14:textId="77777777" w:rsidR="00864FC2" w:rsidRPr="002A4B22" w:rsidRDefault="00864FC2" w:rsidP="002A4B22">
            <w:pPr>
              <w:spacing w:before="72"/>
              <w:rPr>
                <w:u w:val="single"/>
              </w:rPr>
            </w:pPr>
            <w:r w:rsidRPr="002A4B22">
              <w:rPr>
                <w:u w:val="single"/>
              </w:rPr>
              <w:t xml:space="preserve">Mapping </w:t>
            </w:r>
            <w:r w:rsidR="00E64BFC" w:rsidRPr="002A4B22">
              <w:rPr>
                <w:u w:val="single"/>
              </w:rPr>
              <w:t>leningbedrag</w:t>
            </w:r>
            <w:r w:rsidRPr="002A4B22">
              <w:rPr>
                <w:u w:val="single"/>
              </w:rPr>
              <w:t>:</w:t>
            </w:r>
          </w:p>
          <w:p w14:paraId="1A9544CD" w14:textId="77777777" w:rsidR="00B46A96" w:rsidRPr="002A4B22" w:rsidRDefault="00864FC2" w:rsidP="002A4B22">
            <w:pPr>
              <w:keepNext/>
              <w:rPr>
                <w:rFonts w:cs="Arial"/>
                <w:sz w:val="16"/>
                <w:szCs w:val="16"/>
              </w:rPr>
            </w:pPr>
            <w:r w:rsidRPr="002A4B22">
              <w:rPr>
                <w:sz w:val="16"/>
              </w:rPr>
              <w:t>//</w:t>
            </w:r>
            <w:r w:rsidRPr="002A4B22">
              <w:rPr>
                <w:sz w:val="16"/>
                <w:szCs w:val="16"/>
              </w:rPr>
              <w:t>IMKAD</w:t>
            </w:r>
            <w:r w:rsidRPr="002A4B22">
              <w:rPr>
                <w:sz w:val="16"/>
              </w:rPr>
              <w:t xml:space="preserve">_AangebodenStuk/StukdeelHypotheek </w:t>
            </w:r>
            <w:r w:rsidRPr="002A4B22">
              <w:rPr>
                <w:rFonts w:cs="Arial"/>
                <w:sz w:val="16"/>
                <w:szCs w:val="16"/>
              </w:rPr>
              <w:t>[aanduidingHypotheek = niet aanwezig]</w:t>
            </w:r>
          </w:p>
          <w:p w14:paraId="6B7D37A0" w14:textId="77777777" w:rsidR="00864FC2" w:rsidRPr="002A4B22" w:rsidRDefault="00B46A96" w:rsidP="002A4B22">
            <w:pPr>
              <w:keepNext/>
              <w:rPr>
                <w:sz w:val="16"/>
              </w:rPr>
            </w:pPr>
            <w:r w:rsidRPr="002A4B22">
              <w:rPr>
                <w:sz w:val="16"/>
              </w:rPr>
              <w:tab/>
              <w:t>.</w:t>
            </w:r>
            <w:r w:rsidR="00864FC2" w:rsidRPr="002A4B22">
              <w:rPr>
                <w:sz w:val="16"/>
              </w:rPr>
              <w:t>/</w:t>
            </w:r>
            <w:r w:rsidRPr="002A4B22">
              <w:rPr>
                <w:sz w:val="16"/>
              </w:rPr>
              <w:t>bedragLening</w:t>
            </w:r>
            <w:r w:rsidR="00864FC2" w:rsidRPr="002A4B22">
              <w:rPr>
                <w:sz w:val="16"/>
              </w:rPr>
              <w:t>/som</w:t>
            </w:r>
            <w:r w:rsidR="00864FC2" w:rsidRPr="003B6EB8" w:rsidDel="00C46A8C">
              <w:t xml:space="preserve"> </w:t>
            </w:r>
          </w:p>
          <w:p w14:paraId="3DCBD615" w14:textId="77777777" w:rsidR="0085155A" w:rsidRPr="002A4B22" w:rsidRDefault="00864FC2" w:rsidP="002A4B22">
            <w:pPr>
              <w:keepNext/>
              <w:rPr>
                <w:szCs w:val="18"/>
                <w:u w:val="single"/>
              </w:rPr>
            </w:pPr>
            <w:r w:rsidRPr="002A4B22">
              <w:rPr>
                <w:sz w:val="16"/>
              </w:rPr>
              <w:tab/>
            </w:r>
            <w:r w:rsidRPr="002A4B22">
              <w:rPr>
                <w:sz w:val="16"/>
                <w:szCs w:val="16"/>
              </w:rPr>
              <w:t>./</w:t>
            </w:r>
            <w:r w:rsidR="00B46A96" w:rsidRPr="002A4B22">
              <w:rPr>
                <w:sz w:val="16"/>
                <w:szCs w:val="16"/>
              </w:rPr>
              <w:t>bedragLening/</w:t>
            </w:r>
            <w:r w:rsidRPr="002A4B22">
              <w:rPr>
                <w:sz w:val="16"/>
                <w:szCs w:val="16"/>
              </w:rPr>
              <w:t>valuta</w:t>
            </w:r>
          </w:p>
        </w:tc>
      </w:tr>
      <w:tr w:rsidR="00864FC2" w:rsidRPr="00343045" w14:paraId="32C9EE20" w14:textId="77777777" w:rsidTr="002A4B22">
        <w:tc>
          <w:tcPr>
            <w:tcW w:w="6771" w:type="dxa"/>
          </w:tcPr>
          <w:p w14:paraId="7C167329" w14:textId="7E4067A8" w:rsidR="00864FC2" w:rsidRPr="002A4B22" w:rsidRDefault="00B61A23" w:rsidP="002A4B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cs="Arial"/>
                <w:color w:val="FF0000"/>
                <w:szCs w:val="18"/>
                <w:u w:val="single"/>
              </w:rPr>
            </w:pPr>
            <w:r w:rsidRPr="000923C3">
              <w:rPr>
                <w:rFonts w:cs="Arial"/>
                <w:color w:val="FF0000"/>
                <w:szCs w:val="18"/>
              </w:rPr>
              <w:t>3.</w:t>
            </w:r>
            <w:r>
              <w:rPr>
                <w:rFonts w:cs="Arial"/>
                <w:color w:val="FF0000"/>
                <w:szCs w:val="18"/>
                <w:u w:val="single"/>
              </w:rPr>
              <w:t xml:space="preserve"> </w:t>
            </w:r>
            <w:r w:rsidR="00864FC2" w:rsidRPr="002A4B22">
              <w:rPr>
                <w:rFonts w:cs="Arial"/>
                <w:color w:val="FF0000"/>
                <w:szCs w:val="18"/>
                <w:u w:val="single"/>
              </w:rPr>
              <w:t>LENINGGEGEVENS</w:t>
            </w:r>
          </w:p>
          <w:p w14:paraId="6EDECE09" w14:textId="77777777" w:rsidR="00B61A23" w:rsidRPr="00535D18" w:rsidRDefault="00B61A23" w:rsidP="00B61A23">
            <w:pPr>
              <w:numPr>
                <w:ilvl w:val="0"/>
                <w:numId w:val="7"/>
              </w:numPr>
              <w:tabs>
                <w:tab w:val="clear" w:pos="717"/>
                <w:tab w:val="num" w:pos="1091"/>
              </w:tabs>
              <w:suppressAutoHyphens/>
              <w:ind w:left="567" w:hanging="283"/>
              <w:rPr>
                <w:rFonts w:cs="Arial"/>
                <w:color w:val="FF0000"/>
                <w:sz w:val="20"/>
              </w:rPr>
            </w:pPr>
            <w:r w:rsidRPr="00535D18">
              <w:rPr>
                <w:rFonts w:cs="Arial"/>
                <w:color w:val="FF0000"/>
                <w:sz w:val="20"/>
                <w:u w:val="single"/>
              </w:rPr>
              <w:t>Looptijd en aflossing</w:t>
            </w:r>
          </w:p>
          <w:p w14:paraId="7493189E" w14:textId="77777777" w:rsidR="00B61A23" w:rsidRPr="00535D18" w:rsidRDefault="00B61A23" w:rsidP="00B61A23">
            <w:pPr>
              <w:suppressAutoHyphens/>
              <w:ind w:left="567"/>
              <w:rPr>
                <w:rFonts w:cs="Arial"/>
                <w:color w:val="FF0000"/>
                <w:sz w:val="20"/>
              </w:rPr>
            </w:pPr>
            <w:r w:rsidRPr="00535D18">
              <w:rPr>
                <w:rFonts w:cs="Arial"/>
                <w:color w:val="FF0000"/>
                <w:sz w:val="20"/>
              </w:rPr>
              <w:t>De lening heeft een looptijd en een aflossingswijze zoals in het bindend aanbod is bepaald, danwel eventueel nader tussen partijen zal worden overeengekomen.</w:t>
            </w:r>
          </w:p>
          <w:p w14:paraId="4A244E39" w14:textId="77777777" w:rsidR="00B61A23" w:rsidRPr="00535D18" w:rsidRDefault="00B61A23" w:rsidP="00B61A23">
            <w:pPr>
              <w:numPr>
                <w:ilvl w:val="0"/>
                <w:numId w:val="7"/>
              </w:numPr>
              <w:tabs>
                <w:tab w:val="clear" w:pos="717"/>
                <w:tab w:val="num" w:pos="1091"/>
              </w:tabs>
              <w:suppressAutoHyphens/>
              <w:ind w:left="567" w:hanging="283"/>
              <w:rPr>
                <w:rFonts w:cs="Arial"/>
                <w:color w:val="FF0000"/>
                <w:sz w:val="20"/>
              </w:rPr>
            </w:pPr>
            <w:r w:rsidRPr="00535D18">
              <w:rPr>
                <w:rFonts w:cs="Arial"/>
                <w:color w:val="FF0000"/>
                <w:sz w:val="20"/>
                <w:u w:val="single"/>
              </w:rPr>
              <w:t>Rente</w:t>
            </w:r>
          </w:p>
          <w:p w14:paraId="6DD9BF0A" w14:textId="77777777" w:rsidR="00B61A23" w:rsidRPr="00535D18" w:rsidRDefault="00B61A23" w:rsidP="00B61A23">
            <w:pPr>
              <w:suppressAutoHyphens/>
              <w:ind w:left="567"/>
              <w:rPr>
                <w:rFonts w:cs="Arial"/>
                <w:color w:val="FF0000"/>
                <w:sz w:val="20"/>
              </w:rPr>
            </w:pPr>
            <w:r w:rsidRPr="00535D18">
              <w:rPr>
                <w:rFonts w:cs="Arial"/>
                <w:color w:val="FF0000"/>
                <w:sz w:val="20"/>
              </w:rPr>
              <w:t>Geldnemer is voor het eerst vanaf de datum omschreven in de Algemene Voorwaarden tot het einde van de desbetreffende maand naar het overeengekomen percentage rente verschuldigd, berekend over de hoofdsom. De rente wordt voor iedere volgende maand tot en met het einde van de looptijd van de geldlening naar het overeengekomen percentage berekend over de schuld per het einde van de daaraan voorafgaande maand. Bij de saldobepaling van de schuld zullen eventueel verschuldigde maar niet betaalde rente, kosten en andere bedragen bij de schuld worden geteld.</w:t>
            </w:r>
          </w:p>
          <w:p w14:paraId="5582D6C5" w14:textId="77777777" w:rsidR="00B61A23" w:rsidRPr="00535D18" w:rsidRDefault="00B61A23" w:rsidP="00B61A23">
            <w:pPr>
              <w:suppressAutoHyphens/>
              <w:ind w:left="567" w:hanging="283"/>
              <w:rPr>
                <w:rFonts w:cs="Arial"/>
                <w:color w:val="FF0000"/>
                <w:sz w:val="20"/>
              </w:rPr>
            </w:pPr>
            <w:r w:rsidRPr="00535D18">
              <w:rPr>
                <w:rFonts w:cs="Arial"/>
                <w:color w:val="FF0000"/>
                <w:sz w:val="20"/>
              </w:rPr>
              <w:t xml:space="preserve">III. </w:t>
            </w:r>
            <w:r w:rsidRPr="001F7025">
              <w:rPr>
                <w:rFonts w:cs="Arial"/>
                <w:color w:val="FF0000"/>
                <w:sz w:val="20"/>
                <w:u w:val="single"/>
              </w:rPr>
              <w:t>Verhogingen</w:t>
            </w:r>
          </w:p>
          <w:p w14:paraId="17763263" w14:textId="77777777" w:rsidR="00B61A23" w:rsidRPr="00535D18" w:rsidRDefault="00B61A23" w:rsidP="00B61A23">
            <w:pPr>
              <w:suppressAutoHyphens/>
              <w:ind w:left="567" w:hanging="567"/>
              <w:rPr>
                <w:rFonts w:cs="Arial"/>
                <w:color w:val="FF0000"/>
                <w:sz w:val="20"/>
              </w:rPr>
            </w:pPr>
            <w:r w:rsidRPr="00535D18">
              <w:rPr>
                <w:rFonts w:cs="Arial"/>
                <w:color w:val="FF0000"/>
                <w:sz w:val="20"/>
              </w:rPr>
              <w:tab/>
              <w:t>De lening kan worden verhoogd als voldaan wordt aan de door geldgever op dat moment voor soortgelijke geldleningen vastgestelde financieringscriteria. Geldgever is niet verplicht om in te stemmen met een verzoek tot verhoging. Een verhoging van de lening wordt verwerkt door het toevoegen van één of meer nieuwe leningdelen. Bij een verhoging worden op alle leningdelen de op dat moment geldende (nieuwe) Algemene Voorwaarden van geldgever van kracht.</w:t>
            </w:r>
          </w:p>
          <w:p w14:paraId="4212FAF3" w14:textId="77777777" w:rsidR="00422E80" w:rsidRPr="002A4B22" w:rsidRDefault="00422E80" w:rsidP="00B61A23">
            <w:pPr>
              <w:tabs>
                <w:tab w:val="left" w:pos="374"/>
                <w:tab w:val="left" w:pos="3600"/>
                <w:tab w:val="left" w:pos="4320"/>
                <w:tab w:val="left" w:pos="5040"/>
                <w:tab w:val="left" w:pos="5760"/>
                <w:tab w:val="left" w:pos="6480"/>
                <w:tab w:val="left" w:pos="7200"/>
                <w:tab w:val="left" w:pos="7920"/>
                <w:tab w:val="left" w:pos="8640"/>
                <w:tab w:val="left" w:pos="9360"/>
              </w:tabs>
              <w:suppressAutoHyphens/>
              <w:ind w:left="374"/>
              <w:rPr>
                <w:rFonts w:cs="Arial"/>
                <w:color w:val="FF0000"/>
                <w:szCs w:val="18"/>
              </w:rPr>
            </w:pPr>
          </w:p>
        </w:tc>
        <w:tc>
          <w:tcPr>
            <w:tcW w:w="7371" w:type="dxa"/>
          </w:tcPr>
          <w:p w14:paraId="6D3203D5" w14:textId="77777777" w:rsidR="00864FC2" w:rsidRPr="00422E80" w:rsidRDefault="00864FC2" w:rsidP="002A4B22">
            <w:pPr>
              <w:spacing w:before="72"/>
            </w:pPr>
            <w:r>
              <w:t>Vaste tekst.</w:t>
            </w:r>
          </w:p>
        </w:tc>
      </w:tr>
      <w:tr w:rsidR="002311A6" w:rsidRPr="00343045" w14:paraId="246DAC49" w14:textId="77777777" w:rsidTr="002A4B22">
        <w:tc>
          <w:tcPr>
            <w:tcW w:w="6771" w:type="dxa"/>
          </w:tcPr>
          <w:p w14:paraId="33B85FE1" w14:textId="77777777" w:rsidR="00B61A23" w:rsidRPr="00B61A23" w:rsidRDefault="00B61A23" w:rsidP="00B61A23">
            <w:pPr>
              <w:widowControl w:val="0"/>
              <w:suppressAutoHyphens/>
              <w:ind w:firstLine="284"/>
              <w:rPr>
                <w:rFonts w:cs="Arial"/>
                <w:color w:val="FF0000"/>
                <w:sz w:val="20"/>
              </w:rPr>
            </w:pPr>
            <w:r w:rsidRPr="00B61A23">
              <w:rPr>
                <w:rFonts w:cs="Arial"/>
                <w:color w:val="FF0000"/>
                <w:sz w:val="20"/>
              </w:rPr>
              <w:lastRenderedPageBreak/>
              <w:t xml:space="preserve">IV. </w:t>
            </w:r>
            <w:r w:rsidRPr="00B61A23">
              <w:rPr>
                <w:rFonts w:cs="Arial"/>
                <w:color w:val="FF0000"/>
                <w:sz w:val="20"/>
                <w:u w:val="single"/>
              </w:rPr>
              <w:t>Overige bepalingen</w:t>
            </w:r>
          </w:p>
          <w:p w14:paraId="4342FDF3" w14:textId="4323B8D8" w:rsidR="00B61A23" w:rsidRPr="00B61A23" w:rsidRDefault="00B61A23" w:rsidP="00B61A23">
            <w:pPr>
              <w:suppressAutoHyphens/>
              <w:ind w:left="567" w:hanging="283"/>
              <w:rPr>
                <w:rFonts w:cs="Arial"/>
                <w:color w:val="FF0000"/>
                <w:sz w:val="20"/>
              </w:rPr>
            </w:pPr>
            <w:r w:rsidRPr="00B61A23">
              <w:rPr>
                <w:rFonts w:cs="Arial"/>
                <w:color w:val="FF0000"/>
                <w:sz w:val="20"/>
              </w:rPr>
              <w:tab/>
              <w:t xml:space="preserve">Op deze lening en deze hypotheekakte zijn van toepassing de Algemene Voorwaarden zoals in de aan deze akte gehechte bindend aanbod genoemd. </w:t>
            </w:r>
            <w:r w:rsidR="00BF3565">
              <w:rPr>
                <w:rFonts w:cs="Arial"/>
                <w:color w:val="339966"/>
                <w:sz w:val="20"/>
              </w:rPr>
              <w:t>C</w:t>
            </w:r>
            <w:r w:rsidR="004E74BB" w:rsidRPr="0000397F">
              <w:rPr>
                <w:rFonts w:cs="Arial"/>
                <w:color w:val="339966"/>
                <w:sz w:val="20"/>
              </w:rPr>
              <w:t>omparant</w:t>
            </w:r>
            <w:r w:rsidR="004E74BB">
              <w:rPr>
                <w:rFonts w:cs="Arial"/>
                <w:color w:val="339966"/>
                <w:sz w:val="20"/>
              </w:rPr>
              <w:t>/</w:t>
            </w:r>
            <w:r w:rsidR="00BF3565">
              <w:rPr>
                <w:rFonts w:cs="Arial"/>
                <w:color w:val="339966"/>
                <w:sz w:val="20"/>
              </w:rPr>
              <w:t>C</w:t>
            </w:r>
            <w:r w:rsidR="004E74BB">
              <w:rPr>
                <w:rFonts w:cs="Arial"/>
                <w:color w:val="339966"/>
                <w:sz w:val="20"/>
              </w:rPr>
              <w:t>omparante/</w:t>
            </w:r>
            <w:r w:rsidR="0014344B">
              <w:rPr>
                <w:rFonts w:cs="Arial"/>
                <w:color w:val="339966"/>
                <w:sz w:val="20"/>
              </w:rPr>
              <w:t>Comparanten/</w:t>
            </w:r>
            <w:r w:rsidR="00BF3565">
              <w:rPr>
                <w:rFonts w:cs="Arial"/>
                <w:color w:val="339966"/>
                <w:sz w:val="20"/>
              </w:rPr>
              <w:t>P</w:t>
            </w:r>
            <w:r w:rsidR="004E74BB">
              <w:rPr>
                <w:rFonts w:cs="Arial"/>
                <w:color w:val="339966"/>
                <w:sz w:val="20"/>
              </w:rPr>
              <w:t>ersoon/</w:t>
            </w:r>
            <w:r w:rsidR="00BF3565">
              <w:rPr>
                <w:rFonts w:cs="Arial"/>
                <w:color w:val="339966"/>
                <w:sz w:val="20"/>
              </w:rPr>
              <w:t>P</w:t>
            </w:r>
            <w:r w:rsidR="004E74BB">
              <w:rPr>
                <w:rFonts w:cs="Arial"/>
                <w:color w:val="339966"/>
                <w:sz w:val="20"/>
              </w:rPr>
              <w:t>ersonen</w:t>
            </w:r>
            <w:r w:rsidR="004E74BB" w:rsidRPr="002E7F50">
              <w:rPr>
                <w:rFonts w:cs="Arial"/>
                <w:color w:val="FF0000"/>
                <w:sz w:val="20"/>
              </w:rPr>
              <w:t xml:space="preserve"> </w:t>
            </w:r>
            <w:r w:rsidRPr="00B61A23">
              <w:rPr>
                <w:rFonts w:cs="Arial"/>
                <w:color w:val="FF0000"/>
                <w:sz w:val="20"/>
              </w:rPr>
              <w:t xml:space="preserve">sub 2 (en/of hypotheekgever) </w:t>
            </w:r>
            <w:r w:rsidRPr="00B61A23">
              <w:rPr>
                <w:rFonts w:cs="Arial"/>
                <w:color w:val="339966"/>
                <w:sz w:val="20"/>
              </w:rPr>
              <w:t>verklaart/verklaren</w:t>
            </w:r>
            <w:r w:rsidRPr="00B61A23">
              <w:rPr>
                <w:rFonts w:cs="Arial"/>
                <w:color w:val="FF0000"/>
                <w:sz w:val="20"/>
              </w:rPr>
              <w:t xml:space="preserve"> een exemplaar van deze Algemene Voorwaarden te hebben ontvangen en met de inhoud daarvan akkoord te gaan.</w:t>
            </w:r>
            <w:r w:rsidRPr="00B61A23">
              <w:rPr>
                <w:rFonts w:ascii="Asap" w:eastAsia="Asap" w:hAnsi="Asap" w:cs="Asap"/>
                <w:snapToGrid/>
                <w:color w:val="58595B"/>
                <w:sz w:val="22"/>
                <w:szCs w:val="22"/>
              </w:rPr>
              <w:t xml:space="preserve"> </w:t>
            </w:r>
            <w:r w:rsidRPr="00B61A23">
              <w:rPr>
                <w:rFonts w:cs="Arial"/>
                <w:color w:val="FF0000"/>
                <w:sz w:val="20"/>
              </w:rPr>
              <w:t>De Algemene Voorwaarden worden geacht woordelijk in deze hypotheekakte te zijn opgenomen en daarmee één geheel te vormen.</w:t>
            </w:r>
          </w:p>
          <w:p w14:paraId="1B1DFCF0" w14:textId="77777777" w:rsidR="002311A6" w:rsidRPr="002A4B22" w:rsidRDefault="002311A6" w:rsidP="002A4B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cs="Arial"/>
                <w:color w:val="FF0000"/>
                <w:szCs w:val="18"/>
                <w:u w:val="single"/>
              </w:rPr>
            </w:pPr>
          </w:p>
        </w:tc>
        <w:tc>
          <w:tcPr>
            <w:tcW w:w="7371" w:type="dxa"/>
          </w:tcPr>
          <w:p w14:paraId="4DFDDE55" w14:textId="2D2E33AD" w:rsidR="00900625" w:rsidRPr="004D42E8" w:rsidRDefault="00900625" w:rsidP="00900625">
            <w:r w:rsidRPr="004D42E8">
              <w:t>Vaste tekst met</w:t>
            </w:r>
            <w:r w:rsidR="004B5A78">
              <w:t xml:space="preserve"> verplichte keuzeteksten.</w:t>
            </w:r>
            <w:r w:rsidRPr="004D42E8">
              <w:t>:</w:t>
            </w:r>
          </w:p>
          <w:p w14:paraId="71D6B777" w14:textId="77777777" w:rsidR="004B5A78" w:rsidRDefault="004B5A78" w:rsidP="004B5A78"/>
          <w:p w14:paraId="0F041708" w14:textId="00937D69" w:rsidR="004B5A78" w:rsidRPr="00D067D0" w:rsidRDefault="004B5A78" w:rsidP="004B5A78">
            <w:pPr>
              <w:rPr>
                <w:rFonts w:cs="Arial"/>
                <w:sz w:val="20"/>
                <w:lang w:val="en-US"/>
                <w:rPrChange w:id="316" w:author="Willems, Igor" w:date="2025-11-11T11:53:00Z" w16du:dateUtc="2025-11-11T10:53:00Z">
                  <w:rPr>
                    <w:rFonts w:cs="Arial"/>
                    <w:sz w:val="20"/>
                  </w:rPr>
                </w:rPrChange>
              </w:rPr>
            </w:pPr>
            <w:r w:rsidRPr="00D067D0">
              <w:rPr>
                <w:lang w:val="en-US"/>
                <w:rPrChange w:id="317" w:author="Willems, Igor" w:date="2025-11-11T11:53:00Z" w16du:dateUtc="2025-11-11T10:53:00Z">
                  <w:rPr/>
                </w:rPrChange>
              </w:rPr>
              <w:t xml:space="preserve">Mapping </w:t>
            </w:r>
            <w:r w:rsidRPr="00D067D0">
              <w:rPr>
                <w:rFonts w:cs="Arial"/>
                <w:color w:val="339966"/>
                <w:sz w:val="16"/>
                <w:szCs w:val="16"/>
                <w:lang w:val="en-US"/>
                <w:rPrChange w:id="318" w:author="Willems, Igor" w:date="2025-11-11T11:53:00Z" w16du:dateUtc="2025-11-11T10:53:00Z">
                  <w:rPr>
                    <w:rFonts w:cs="Arial"/>
                    <w:color w:val="339966"/>
                    <w:sz w:val="16"/>
                    <w:szCs w:val="16"/>
                  </w:rPr>
                </w:rPrChange>
              </w:rPr>
              <w:t>Comparant/Comparante/Persoon/Personen</w:t>
            </w:r>
            <w:r w:rsidRPr="00D067D0">
              <w:rPr>
                <w:rFonts w:cs="Arial"/>
                <w:sz w:val="16"/>
                <w:szCs w:val="16"/>
                <w:lang w:val="en-US"/>
                <w:rPrChange w:id="319" w:author="Willems, Igor" w:date="2025-11-11T11:53:00Z" w16du:dateUtc="2025-11-11T10:53:00Z">
                  <w:rPr>
                    <w:rFonts w:cs="Arial"/>
                    <w:sz w:val="16"/>
                    <w:szCs w:val="16"/>
                  </w:rPr>
                </w:rPrChange>
              </w:rPr>
              <w:t>:</w:t>
            </w:r>
          </w:p>
          <w:p w14:paraId="5E6698C3" w14:textId="66BE5098" w:rsidR="004B5A78" w:rsidRDefault="004B5A78" w:rsidP="004B5A78">
            <w:pPr>
              <w:rPr>
                <w:sz w:val="16"/>
                <w:szCs w:val="16"/>
              </w:rPr>
            </w:pPr>
            <w:r w:rsidRPr="004B5A78">
              <w:rPr>
                <w:sz w:val="16"/>
                <w:szCs w:val="16"/>
              </w:rPr>
              <w:t>//IMKAD_AangebodenStuk/StukdeelHypotheek [aanduidingHypotheek = niet aanwezig]</w:t>
            </w:r>
            <w:r>
              <w:rPr>
                <w:sz w:val="16"/>
                <w:szCs w:val="16"/>
              </w:rPr>
              <w:t>/tekstkeuze/</w:t>
            </w:r>
          </w:p>
          <w:p w14:paraId="20FF5E89" w14:textId="69A7294D" w:rsidR="004B5A78" w:rsidRDefault="004B5A78" w:rsidP="009B5FC8">
            <w:pPr>
              <w:rPr>
                <w:sz w:val="16"/>
                <w:szCs w:val="16"/>
              </w:rPr>
            </w:pPr>
            <w:r>
              <w:rPr>
                <w:sz w:val="16"/>
                <w:szCs w:val="16"/>
              </w:rPr>
              <w:t>./tagNaam = ('k_PersonenVerklaren')</w:t>
            </w:r>
          </w:p>
          <w:p w14:paraId="7AF85ED7" w14:textId="769DEF33" w:rsidR="00CD02CF" w:rsidRDefault="004B5A78" w:rsidP="004B5A78">
            <w:r>
              <w:rPr>
                <w:sz w:val="16"/>
                <w:szCs w:val="16"/>
              </w:rPr>
              <w:t xml:space="preserve">./tekst = </w:t>
            </w:r>
            <w:r w:rsidRPr="004B5A78">
              <w:rPr>
                <w:sz w:val="16"/>
                <w:szCs w:val="16"/>
              </w:rPr>
              <w:t>(‘</w:t>
            </w:r>
            <w:r w:rsidR="007C2323">
              <w:rPr>
                <w:sz w:val="16"/>
                <w:szCs w:val="16"/>
              </w:rPr>
              <w:t>C</w:t>
            </w:r>
            <w:r w:rsidRPr="009B5FC8">
              <w:rPr>
                <w:rFonts w:cs="Arial"/>
                <w:sz w:val="16"/>
                <w:szCs w:val="16"/>
              </w:rPr>
              <w:t>omparant</w:t>
            </w:r>
            <w:r>
              <w:rPr>
                <w:rFonts w:cs="Arial"/>
                <w:sz w:val="16"/>
                <w:szCs w:val="16"/>
              </w:rPr>
              <w:t>’, ‘</w:t>
            </w:r>
            <w:r w:rsidR="007C2323">
              <w:rPr>
                <w:rFonts w:cs="Arial"/>
                <w:sz w:val="16"/>
                <w:szCs w:val="16"/>
              </w:rPr>
              <w:t>C</w:t>
            </w:r>
            <w:r w:rsidRPr="009B5FC8">
              <w:rPr>
                <w:rFonts w:cs="Arial"/>
                <w:sz w:val="16"/>
                <w:szCs w:val="16"/>
              </w:rPr>
              <w:t>omparante</w:t>
            </w:r>
            <w:r>
              <w:rPr>
                <w:rFonts w:cs="Arial"/>
                <w:sz w:val="16"/>
                <w:szCs w:val="16"/>
              </w:rPr>
              <w:t>’,</w:t>
            </w:r>
            <w:r w:rsidR="0014344B">
              <w:rPr>
                <w:rFonts w:cs="Arial"/>
                <w:sz w:val="16"/>
                <w:szCs w:val="16"/>
              </w:rPr>
              <w:t xml:space="preserve"> ‘Comparanten’, </w:t>
            </w:r>
            <w:r>
              <w:rPr>
                <w:rFonts w:cs="Arial"/>
                <w:sz w:val="16"/>
                <w:szCs w:val="16"/>
              </w:rPr>
              <w:t xml:space="preserve"> ‘</w:t>
            </w:r>
            <w:r w:rsidR="007C2323">
              <w:rPr>
                <w:rFonts w:cs="Arial"/>
                <w:sz w:val="16"/>
                <w:szCs w:val="16"/>
              </w:rPr>
              <w:t>P</w:t>
            </w:r>
            <w:r w:rsidRPr="009B5FC8">
              <w:rPr>
                <w:rFonts w:cs="Arial"/>
                <w:sz w:val="16"/>
                <w:szCs w:val="16"/>
              </w:rPr>
              <w:t>ersoon</w:t>
            </w:r>
            <w:r>
              <w:rPr>
                <w:rFonts w:cs="Arial"/>
                <w:sz w:val="16"/>
                <w:szCs w:val="16"/>
              </w:rPr>
              <w:t>’, ‘</w:t>
            </w:r>
            <w:r w:rsidR="007C2323">
              <w:rPr>
                <w:rFonts w:cs="Arial"/>
                <w:sz w:val="16"/>
                <w:szCs w:val="16"/>
              </w:rPr>
              <w:t>P</w:t>
            </w:r>
            <w:r w:rsidRPr="009B5FC8">
              <w:rPr>
                <w:rFonts w:cs="Arial"/>
                <w:sz w:val="16"/>
                <w:szCs w:val="16"/>
              </w:rPr>
              <w:t>ersonen</w:t>
            </w:r>
            <w:r>
              <w:rPr>
                <w:rFonts w:cs="Arial"/>
                <w:sz w:val="16"/>
                <w:szCs w:val="16"/>
              </w:rPr>
              <w:t>’</w:t>
            </w:r>
            <w:r w:rsidRPr="004B5A78">
              <w:rPr>
                <w:sz w:val="16"/>
                <w:szCs w:val="16"/>
              </w:rPr>
              <w:t>)</w:t>
            </w:r>
          </w:p>
          <w:p w14:paraId="284468D0" w14:textId="77777777" w:rsidR="00CD02CF" w:rsidRDefault="00CD02CF" w:rsidP="004B5A78"/>
          <w:p w14:paraId="3C219D68" w14:textId="497BF06B" w:rsidR="00CD02CF" w:rsidRDefault="00CD02CF" w:rsidP="004B5A78">
            <w:pPr>
              <w:rPr>
                <w:rFonts w:cs="Arial"/>
                <w:sz w:val="16"/>
                <w:szCs w:val="16"/>
              </w:rPr>
            </w:pPr>
            <w:r>
              <w:t xml:space="preserve">Mapping </w:t>
            </w:r>
            <w:r w:rsidRPr="009B5FC8">
              <w:rPr>
                <w:rFonts w:cs="Arial"/>
                <w:color w:val="339966"/>
                <w:sz w:val="16"/>
                <w:szCs w:val="16"/>
              </w:rPr>
              <w:t>verklaart/verklaren</w:t>
            </w:r>
            <w:r>
              <w:rPr>
                <w:rFonts w:cs="Arial"/>
                <w:sz w:val="16"/>
                <w:szCs w:val="16"/>
              </w:rPr>
              <w:t>:</w:t>
            </w:r>
          </w:p>
          <w:p w14:paraId="00F461DD" w14:textId="77777777" w:rsidR="00CD02CF" w:rsidRDefault="00CD02CF" w:rsidP="00CD02CF">
            <w:pPr>
              <w:rPr>
                <w:sz w:val="16"/>
                <w:szCs w:val="16"/>
              </w:rPr>
            </w:pPr>
            <w:r w:rsidRPr="004B5A78">
              <w:rPr>
                <w:sz w:val="16"/>
                <w:szCs w:val="16"/>
              </w:rPr>
              <w:t>//IMKAD_AangebodenStuk/StukdeelHypotheek [aanduidingHypotheek = niet aanwezig]</w:t>
            </w:r>
            <w:r>
              <w:rPr>
                <w:sz w:val="16"/>
                <w:szCs w:val="16"/>
              </w:rPr>
              <w:t>/tekstkeuze/</w:t>
            </w:r>
          </w:p>
          <w:p w14:paraId="3A5B07F1" w14:textId="2A3662C6" w:rsidR="00CD02CF" w:rsidRDefault="00CD02CF" w:rsidP="00CD02CF">
            <w:pPr>
              <w:rPr>
                <w:sz w:val="16"/>
                <w:szCs w:val="16"/>
              </w:rPr>
            </w:pPr>
            <w:r>
              <w:rPr>
                <w:sz w:val="16"/>
                <w:szCs w:val="16"/>
              </w:rPr>
              <w:t>./tagNaam = ('k_Verkla</w:t>
            </w:r>
            <w:r w:rsidR="00CD0B96">
              <w:rPr>
                <w:sz w:val="16"/>
                <w:szCs w:val="16"/>
              </w:rPr>
              <w:t>ren</w:t>
            </w:r>
            <w:r>
              <w:rPr>
                <w:sz w:val="16"/>
                <w:szCs w:val="16"/>
              </w:rPr>
              <w:t>’)</w:t>
            </w:r>
          </w:p>
          <w:p w14:paraId="0B4C0115" w14:textId="5EF6983F" w:rsidR="00CD02CF" w:rsidRPr="00CD02CF" w:rsidRDefault="00CD02CF" w:rsidP="009B5FC8">
            <w:r>
              <w:rPr>
                <w:sz w:val="16"/>
                <w:szCs w:val="16"/>
              </w:rPr>
              <w:t xml:space="preserve">./tekst = </w:t>
            </w:r>
            <w:r w:rsidRPr="004B5A78">
              <w:rPr>
                <w:sz w:val="16"/>
                <w:szCs w:val="16"/>
              </w:rPr>
              <w:t>(‘</w:t>
            </w:r>
            <w:r>
              <w:rPr>
                <w:rFonts w:cs="Arial"/>
                <w:sz w:val="16"/>
                <w:szCs w:val="16"/>
              </w:rPr>
              <w:t>verklaart’, ‘verklaren’</w:t>
            </w:r>
            <w:r w:rsidRPr="004B5A78">
              <w:rPr>
                <w:sz w:val="16"/>
                <w:szCs w:val="16"/>
              </w:rPr>
              <w:t>)</w:t>
            </w:r>
          </w:p>
          <w:p w14:paraId="775F7739" w14:textId="77777777" w:rsidR="002311A6" w:rsidRDefault="002311A6" w:rsidP="009B5FC8"/>
        </w:tc>
      </w:tr>
    </w:tbl>
    <w:p w14:paraId="386A7B1F" w14:textId="77777777" w:rsidR="00FD42C6" w:rsidRPr="00343045" w:rsidRDefault="00FD42C6" w:rsidP="00FD42C6"/>
    <w:p w14:paraId="6802287B" w14:textId="77777777" w:rsidR="005E4756" w:rsidRDefault="005E4756" w:rsidP="005E4756">
      <w:pPr>
        <w:pStyle w:val="Kop2"/>
        <w:rPr>
          <w:lang w:val="nl-NL"/>
        </w:rPr>
      </w:pPr>
      <w:bookmarkStart w:id="320" w:name="_Toc385496545"/>
      <w:bookmarkStart w:id="321" w:name="_Toc265506405"/>
      <w:bookmarkStart w:id="322" w:name="_Toc454288170"/>
      <w:bookmarkStart w:id="323" w:name="_Toc157006543"/>
      <w:r>
        <w:rPr>
          <w:lang w:val="nl-NL"/>
        </w:rPr>
        <w:t>Starterslening</w:t>
      </w:r>
      <w:bookmarkEnd w:id="320"/>
      <w:bookmarkEnd w:id="321"/>
      <w:bookmarkEnd w:id="322"/>
      <w:bookmarkEnd w:id="323"/>
    </w:p>
    <w:p w14:paraId="35D7D6D1" w14:textId="77777777" w:rsidR="005E4756" w:rsidRDefault="005E4756" w:rsidP="005E4756"/>
    <w:p w14:paraId="7AF22117" w14:textId="77777777" w:rsidR="005E4756" w:rsidRDefault="005E4756" w:rsidP="005E4756">
      <w:pPr>
        <w:rPr>
          <w:vanish/>
        </w:rPr>
      </w:pPr>
    </w:p>
    <w:tbl>
      <w:tblPr>
        <w:tblW w:w="5536"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648"/>
        <w:gridCol w:w="7237"/>
      </w:tblGrid>
      <w:tr w:rsidR="005E4756" w:rsidRPr="000479C9" w14:paraId="34CC02BD" w14:textId="77777777" w:rsidTr="000923C3">
        <w:tc>
          <w:tcPr>
            <w:tcW w:w="2394" w:type="pct"/>
            <w:tcBorders>
              <w:top w:val="single" w:sz="6" w:space="0" w:color="000000"/>
              <w:left w:val="single" w:sz="6" w:space="0" w:color="000000"/>
              <w:bottom w:val="single" w:sz="6" w:space="0" w:color="000000"/>
              <w:right w:val="single" w:sz="6" w:space="0" w:color="000000"/>
            </w:tcBorders>
            <w:shd w:val="clear" w:color="auto" w:fill="DEEAF6" w:themeFill="accent1" w:themeFillTint="33"/>
            <w:hideMark/>
          </w:tcPr>
          <w:p w14:paraId="47C05275" w14:textId="25C62A9D" w:rsidR="005E4756" w:rsidRPr="000923C3" w:rsidRDefault="000479C9" w:rsidP="000923C3">
            <w:pPr>
              <w:suppressAutoHyphens/>
              <w:ind w:left="567" w:hanging="120"/>
              <w:rPr>
                <w:rFonts w:cs="Arial"/>
                <w:b/>
                <w:bCs/>
                <w:color w:val="800080"/>
                <w:sz w:val="20"/>
              </w:rPr>
            </w:pPr>
            <w:r w:rsidRPr="000923C3">
              <w:rPr>
                <w:rFonts w:cs="Arial"/>
                <w:b/>
                <w:bCs/>
                <w:color w:val="000000" w:themeColor="text1"/>
                <w:sz w:val="20"/>
              </w:rPr>
              <w:t>Modeldocument tekst</w:t>
            </w:r>
          </w:p>
        </w:tc>
        <w:tc>
          <w:tcPr>
            <w:tcW w:w="2606" w:type="pct"/>
            <w:tcBorders>
              <w:top w:val="single" w:sz="6" w:space="0" w:color="000000"/>
              <w:left w:val="single" w:sz="6" w:space="0" w:color="000000"/>
              <w:bottom w:val="single" w:sz="6" w:space="0" w:color="000000"/>
              <w:right w:val="single" w:sz="6" w:space="0" w:color="000000"/>
            </w:tcBorders>
            <w:shd w:val="clear" w:color="auto" w:fill="DEEAF6" w:themeFill="accent1" w:themeFillTint="33"/>
          </w:tcPr>
          <w:p w14:paraId="0B6B774A" w14:textId="419AF050" w:rsidR="005E4756" w:rsidRPr="000923C3" w:rsidRDefault="000479C9">
            <w:pPr>
              <w:rPr>
                <w:b/>
                <w:bCs/>
                <w:sz w:val="20"/>
              </w:rPr>
            </w:pPr>
            <w:r w:rsidRPr="000923C3">
              <w:rPr>
                <w:b/>
                <w:bCs/>
                <w:sz w:val="20"/>
              </w:rPr>
              <w:t>Mapping en toelichting</w:t>
            </w:r>
          </w:p>
        </w:tc>
      </w:tr>
      <w:tr w:rsidR="000479C9" w14:paraId="23E9B5BA" w14:textId="77777777" w:rsidTr="00A20509">
        <w:tc>
          <w:tcPr>
            <w:tcW w:w="2394" w:type="pct"/>
            <w:tcBorders>
              <w:top w:val="single" w:sz="6" w:space="0" w:color="000000"/>
              <w:left w:val="single" w:sz="6" w:space="0" w:color="000000"/>
              <w:bottom w:val="single" w:sz="6" w:space="0" w:color="000000"/>
              <w:right w:val="single" w:sz="6" w:space="0" w:color="000000"/>
            </w:tcBorders>
          </w:tcPr>
          <w:p w14:paraId="4DFD827F" w14:textId="77777777" w:rsidR="000479C9" w:rsidRPr="00501476" w:rsidRDefault="000479C9" w:rsidP="000479C9">
            <w:pPr>
              <w:tabs>
                <w:tab w:val="left" w:pos="-720"/>
                <w:tab w:val="left" w:pos="0"/>
                <w:tab w:val="left" w:pos="720"/>
              </w:tabs>
              <w:suppressAutoHyphens/>
              <w:ind w:left="374" w:hanging="374"/>
              <w:rPr>
                <w:rFonts w:cs="Arial"/>
                <w:color w:val="800080"/>
                <w:sz w:val="20"/>
                <w:u w:val="single"/>
              </w:rPr>
            </w:pPr>
            <w:r w:rsidRPr="00501476">
              <w:rPr>
                <w:rFonts w:cs="Arial"/>
                <w:color w:val="800080"/>
                <w:sz w:val="20"/>
              </w:rPr>
              <w:t>V.</w:t>
            </w:r>
            <w:r w:rsidRPr="00501476">
              <w:rPr>
                <w:sz w:val="20"/>
              </w:rPr>
              <w:t xml:space="preserve"> </w:t>
            </w:r>
            <w:r w:rsidRPr="00501476">
              <w:rPr>
                <w:sz w:val="20"/>
              </w:rPr>
              <w:tab/>
            </w:r>
            <w:r w:rsidRPr="00501476">
              <w:rPr>
                <w:rFonts w:cs="Arial"/>
                <w:color w:val="800080"/>
                <w:sz w:val="20"/>
                <w:u w:val="single"/>
              </w:rPr>
              <w:t>SVn Starterslening</w:t>
            </w:r>
          </w:p>
          <w:p w14:paraId="5EA39502" w14:textId="1453AD09" w:rsidR="000479C9" w:rsidRPr="00501476" w:rsidRDefault="00E118D0" w:rsidP="000479C9">
            <w:pPr>
              <w:tabs>
                <w:tab w:val="left" w:pos="-720"/>
                <w:tab w:val="left" w:pos="0"/>
                <w:tab w:val="left" w:pos="720"/>
              </w:tabs>
              <w:suppressAutoHyphens/>
              <w:ind w:left="374" w:hanging="374"/>
              <w:rPr>
                <w:rFonts w:cs="Arial"/>
                <w:color w:val="800080"/>
                <w:sz w:val="20"/>
              </w:rPr>
            </w:pPr>
            <w:r>
              <w:rPr>
                <w:rFonts w:cs="Arial"/>
                <w:color w:val="800080"/>
                <w:sz w:val="20"/>
              </w:rPr>
              <w:t xml:space="preserve">       </w:t>
            </w:r>
            <w:r w:rsidR="000479C9" w:rsidRPr="00501476">
              <w:rPr>
                <w:rFonts w:cs="Arial"/>
                <w:color w:val="800080"/>
                <w:sz w:val="20"/>
              </w:rPr>
              <w:t>In verband met de door de Stichting Stimuleringsfonds Volkshuisvesting Nederlandse Gemeenten (SVn) te verstrekken Starterslening, heeft geldgever zich jegens SVn en Stichting Waarborgfonds Eigen Woningen (WEW) verplicht, na het ingaan van de lening geen gelden meer onder verband van de eerste hypotheekstelling ter leen te verstrekken aan de geldnemer. Tevens heeft geldgever zich jegens SVn en WEW verplicht reeds afgeloste bedragen op de lening, onder verband van de eerste hypotheekstelling, niet opnieuw te laten opnemen door de geldnemer. Voormelde verplichtingen rusten op geldgever uitsluitend zolang de bij SVn aangegane Starterslening niet volledig is afgelost.</w:t>
            </w:r>
          </w:p>
        </w:tc>
        <w:tc>
          <w:tcPr>
            <w:tcW w:w="2606" w:type="pct"/>
            <w:tcBorders>
              <w:top w:val="single" w:sz="6" w:space="0" w:color="000000"/>
              <w:left w:val="single" w:sz="6" w:space="0" w:color="000000"/>
              <w:bottom w:val="single" w:sz="6" w:space="0" w:color="000000"/>
              <w:right w:val="single" w:sz="6" w:space="0" w:color="000000"/>
            </w:tcBorders>
          </w:tcPr>
          <w:p w14:paraId="0A07915A" w14:textId="77777777" w:rsidR="000479C9" w:rsidRDefault="000479C9" w:rsidP="000479C9">
            <w:pPr>
              <w:rPr>
                <w:u w:val="single"/>
              </w:rPr>
            </w:pPr>
            <w:r>
              <w:rPr>
                <w:lang w:val="nl"/>
              </w:rPr>
              <w:t>Optionele keuzetekst om aan te geven dat een ‘starterslening’ van toepassing is, mag ook weggelaten worden.</w:t>
            </w:r>
          </w:p>
          <w:p w14:paraId="5F5FDCB8" w14:textId="77777777" w:rsidR="000479C9" w:rsidRDefault="000479C9" w:rsidP="000479C9">
            <w:pPr>
              <w:rPr>
                <w:u w:val="single"/>
              </w:rPr>
            </w:pPr>
          </w:p>
          <w:p w14:paraId="7BA3736E" w14:textId="77777777" w:rsidR="000479C9" w:rsidRDefault="000479C9" w:rsidP="000479C9">
            <w:pPr>
              <w:rPr>
                <w:u w:val="single"/>
              </w:rPr>
            </w:pPr>
            <w:r>
              <w:rPr>
                <w:u w:val="single"/>
              </w:rPr>
              <w:t>Mapping:</w:t>
            </w:r>
          </w:p>
          <w:p w14:paraId="48903514" w14:textId="77777777" w:rsidR="000479C9" w:rsidRDefault="000479C9" w:rsidP="000479C9">
            <w:pPr>
              <w:rPr>
                <w:sz w:val="16"/>
                <w:szCs w:val="16"/>
              </w:rPr>
            </w:pPr>
            <w:r>
              <w:rPr>
                <w:sz w:val="16"/>
                <w:szCs w:val="16"/>
              </w:rPr>
              <w:t>//IMKAD_AangebodenStuk/tia_TekstKeuze/</w:t>
            </w:r>
          </w:p>
          <w:p w14:paraId="5F510C51" w14:textId="77777777" w:rsidR="000479C9" w:rsidRDefault="000479C9" w:rsidP="000479C9">
            <w:pPr>
              <w:spacing w:before="72"/>
              <w:rPr>
                <w:sz w:val="16"/>
                <w:szCs w:val="16"/>
              </w:rPr>
            </w:pPr>
            <w:r>
              <w:rPr>
                <w:sz w:val="16"/>
                <w:szCs w:val="16"/>
              </w:rPr>
              <w:t>./tagNaam('k_SVnStarterslening')</w:t>
            </w:r>
          </w:p>
          <w:p w14:paraId="44985B0C" w14:textId="43526747" w:rsidR="000479C9" w:rsidRDefault="000479C9" w:rsidP="000479C9">
            <w:pPr>
              <w:rPr>
                <w:lang w:val="nl"/>
              </w:rPr>
            </w:pPr>
            <w:r>
              <w:rPr>
                <w:sz w:val="16"/>
                <w:szCs w:val="16"/>
              </w:rPr>
              <w:t>./tekst = (‘true’ = tekst wordt wel getoond; ‘false’ = tekst wordt niet getoond)</w:t>
            </w:r>
          </w:p>
        </w:tc>
      </w:tr>
    </w:tbl>
    <w:p w14:paraId="21FD33F0" w14:textId="2E8CB9F8" w:rsidR="00D75B53" w:rsidRPr="00343045" w:rsidRDefault="00115C3E" w:rsidP="00115C3E">
      <w:pPr>
        <w:pStyle w:val="Kop2"/>
      </w:pPr>
      <w:bookmarkStart w:id="324" w:name="_Toc157003241"/>
      <w:bookmarkStart w:id="325" w:name="_Toc157003659"/>
      <w:bookmarkStart w:id="326" w:name="_Toc157004072"/>
      <w:bookmarkStart w:id="327" w:name="_Toc157004485"/>
      <w:bookmarkStart w:id="328" w:name="_Toc157004903"/>
      <w:bookmarkStart w:id="329" w:name="_Toc157005316"/>
      <w:bookmarkStart w:id="330" w:name="_Toc157005724"/>
      <w:bookmarkStart w:id="331" w:name="_Toc157006137"/>
      <w:bookmarkStart w:id="332" w:name="_Toc157006544"/>
      <w:bookmarkStart w:id="333" w:name="_Toc454288171"/>
      <w:bookmarkStart w:id="334" w:name="_Toc157006545"/>
      <w:bookmarkEnd w:id="324"/>
      <w:bookmarkEnd w:id="325"/>
      <w:bookmarkEnd w:id="326"/>
      <w:bookmarkEnd w:id="327"/>
      <w:bookmarkEnd w:id="328"/>
      <w:bookmarkEnd w:id="329"/>
      <w:bookmarkEnd w:id="330"/>
      <w:bookmarkEnd w:id="331"/>
      <w:bookmarkEnd w:id="332"/>
      <w:r>
        <w:lastRenderedPageBreak/>
        <w:t>H</w:t>
      </w:r>
      <w:r w:rsidR="00D75B53">
        <w:t>ypotheek</w:t>
      </w:r>
      <w:r w:rsidR="00BC7F78">
        <w:t>stelling</w:t>
      </w:r>
      <w:bookmarkEnd w:id="333"/>
      <w:bookmarkEnd w:id="334"/>
    </w:p>
    <w:p w14:paraId="09BE3F4E" w14:textId="77777777" w:rsidR="00D75B53" w:rsidRPr="00343045" w:rsidRDefault="00D75B53" w:rsidP="00D75B53">
      <w:pPr>
        <w:rPr>
          <w:lang w:val="nl"/>
        </w:rPr>
      </w:pP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BA1EAB" w:rsidRPr="00BA1EAB" w14:paraId="0A1461A8" w14:textId="77777777" w:rsidTr="00BA1EAB">
        <w:tc>
          <w:tcPr>
            <w:tcW w:w="6771" w:type="dxa"/>
            <w:shd w:val="clear" w:color="auto" w:fill="DEEAF6" w:themeFill="accent1" w:themeFillTint="33"/>
          </w:tcPr>
          <w:p w14:paraId="6A08F187" w14:textId="0633E0A5" w:rsidR="00BA1EAB" w:rsidRPr="000923C3" w:rsidRDefault="00BA1EAB" w:rsidP="005E4A74">
            <w:pPr>
              <w:widowControl w:val="0"/>
              <w:suppressAutoHyphens/>
              <w:ind w:left="284" w:hanging="284"/>
              <w:rPr>
                <w:rFonts w:cs="Arial"/>
                <w:b/>
                <w:bCs/>
                <w:color w:val="000000" w:themeColor="text1"/>
                <w:kern w:val="0"/>
                <w:sz w:val="20"/>
                <w:lang w:eastAsia="nl-NL"/>
              </w:rPr>
            </w:pPr>
            <w:r w:rsidRPr="00BA1EAB">
              <w:rPr>
                <w:rFonts w:cs="Arial"/>
                <w:b/>
                <w:bCs/>
                <w:color w:val="000000" w:themeColor="text1"/>
                <w:kern w:val="0"/>
                <w:sz w:val="20"/>
                <w:lang w:eastAsia="nl-NL"/>
              </w:rPr>
              <w:t>Modeldocument tekst</w:t>
            </w:r>
          </w:p>
        </w:tc>
        <w:tc>
          <w:tcPr>
            <w:tcW w:w="7371" w:type="dxa"/>
            <w:shd w:val="clear" w:color="auto" w:fill="DEEAF6" w:themeFill="accent1" w:themeFillTint="33"/>
          </w:tcPr>
          <w:p w14:paraId="7426A853" w14:textId="58C3D953" w:rsidR="00BA1EAB" w:rsidRPr="000923C3" w:rsidRDefault="00BA1EAB" w:rsidP="002A4B22">
            <w:pPr>
              <w:keepNext/>
              <w:rPr>
                <w:b/>
                <w:bCs/>
                <w:color w:val="000000" w:themeColor="text1"/>
                <w:sz w:val="20"/>
              </w:rPr>
            </w:pPr>
            <w:r w:rsidRPr="000923C3">
              <w:rPr>
                <w:b/>
                <w:bCs/>
                <w:color w:val="000000" w:themeColor="text1"/>
                <w:sz w:val="20"/>
              </w:rPr>
              <w:t>Mapping en toelichting</w:t>
            </w:r>
          </w:p>
        </w:tc>
      </w:tr>
      <w:tr w:rsidR="00D75B53" w:rsidRPr="00343045" w14:paraId="6CE084D4" w14:textId="77777777" w:rsidTr="002A4B22">
        <w:tc>
          <w:tcPr>
            <w:tcW w:w="6771" w:type="dxa"/>
          </w:tcPr>
          <w:p w14:paraId="233932EE" w14:textId="77777777" w:rsidR="005E4A74" w:rsidRPr="005E4A74" w:rsidRDefault="005E4A74" w:rsidP="005E4A74">
            <w:pPr>
              <w:widowControl w:val="0"/>
              <w:suppressAutoHyphens/>
              <w:ind w:left="284" w:hanging="284"/>
              <w:rPr>
                <w:rFonts w:cs="Arial"/>
                <w:color w:val="FF0000"/>
                <w:kern w:val="0"/>
                <w:sz w:val="20"/>
                <w:lang w:eastAsia="nl-NL"/>
              </w:rPr>
            </w:pPr>
            <w:r w:rsidRPr="005E4A74">
              <w:rPr>
                <w:rFonts w:cs="Arial"/>
                <w:color w:val="FF0000"/>
                <w:kern w:val="0"/>
                <w:sz w:val="20"/>
                <w:lang w:eastAsia="nl-NL"/>
              </w:rPr>
              <w:t xml:space="preserve">4. </w:t>
            </w:r>
            <w:r w:rsidRPr="005E4A74">
              <w:rPr>
                <w:rFonts w:cs="Arial"/>
                <w:color w:val="FF0000"/>
                <w:kern w:val="0"/>
                <w:sz w:val="20"/>
                <w:u w:val="single"/>
                <w:lang w:eastAsia="nl-NL"/>
              </w:rPr>
              <w:t>HYPOTHEEKSTELLING</w:t>
            </w:r>
          </w:p>
          <w:p w14:paraId="646397E5" w14:textId="77777777" w:rsidR="005E4A74" w:rsidRPr="005E4A74" w:rsidRDefault="005E4A74" w:rsidP="005E4A74">
            <w:pPr>
              <w:widowControl w:val="0"/>
              <w:suppressAutoHyphens/>
              <w:ind w:left="284"/>
              <w:rPr>
                <w:rFonts w:cs="Arial"/>
                <w:color w:val="FF0000"/>
                <w:kern w:val="0"/>
                <w:sz w:val="20"/>
                <w:lang w:eastAsia="nl-NL"/>
              </w:rPr>
            </w:pPr>
            <w:r w:rsidRPr="005E4A74">
              <w:rPr>
                <w:rFonts w:cs="Arial"/>
                <w:color w:val="FF0000"/>
                <w:kern w:val="0"/>
                <w:sz w:val="20"/>
                <w:lang w:eastAsia="nl-NL"/>
              </w:rPr>
              <w:t>Tot zekerheid voor de terugbetaling van al hetgeen geldgever blijkens zijn administratie nu of in de toekomst van hypotheekgever</w:t>
            </w:r>
            <w:r w:rsidRPr="005E4A74" w:rsidDel="00D30192">
              <w:rPr>
                <w:rFonts w:cs="Arial"/>
                <w:color w:val="FF0000"/>
                <w:kern w:val="0"/>
                <w:sz w:val="20"/>
                <w:lang w:eastAsia="nl-NL"/>
              </w:rPr>
              <w:t xml:space="preserve"> </w:t>
            </w:r>
            <w:r w:rsidRPr="005E4A74">
              <w:rPr>
                <w:rFonts w:cs="Arial"/>
                <w:color w:val="FF0000"/>
                <w:kern w:val="0"/>
                <w:sz w:val="20"/>
                <w:lang w:eastAsia="nl-NL"/>
              </w:rPr>
              <w:t xml:space="preserve">te vorderen heeft of zal hebben uit welke hoofde ook, waaronder met name begrepen maar niet beperkt tot hetgeen geldgever te vorderen heeft of zal hebben op grond van de in deze akte geconstateerde geldlening en (eventueel) nog te verstrekken geldlening(en), de betaling van de verschuldigde rente, vergoedingen en kosten, verleent hypotheekgever tot een bedrag van </w:t>
            </w:r>
            <w:r w:rsidRPr="005E4A74">
              <w:rPr>
                <w:rFonts w:cs="Arial"/>
                <w:color w:val="000000"/>
                <w:kern w:val="0"/>
                <w:sz w:val="20"/>
                <w:lang w:eastAsia="nl-NL"/>
              </w:rPr>
              <w:fldChar w:fldCharType="begin"/>
            </w:r>
            <w:r w:rsidRPr="005E4A74">
              <w:rPr>
                <w:rFonts w:cs="Arial"/>
                <w:color w:val="000000"/>
                <w:kern w:val="0"/>
                <w:sz w:val="20"/>
                <w:lang w:eastAsia="nl-NL"/>
              </w:rPr>
              <w:instrText>MacroButton Nomacro §</w:instrText>
            </w:r>
            <w:r w:rsidRPr="005E4A74">
              <w:rPr>
                <w:rFonts w:cs="Arial"/>
                <w:color w:val="000000"/>
                <w:kern w:val="0"/>
                <w:sz w:val="20"/>
                <w:lang w:eastAsia="nl-NL"/>
              </w:rPr>
              <w:fldChar w:fldCharType="end"/>
            </w:r>
            <w:r w:rsidRPr="005E4A74">
              <w:rPr>
                <w:rFonts w:cs="Arial"/>
                <w:color w:val="000000"/>
                <w:kern w:val="0"/>
                <w:sz w:val="20"/>
                <w:lang w:eastAsia="nl-NL"/>
              </w:rPr>
              <w:t>hypotheekbedrag voluit in letters</w:t>
            </w:r>
            <w:r w:rsidRPr="005E4A74">
              <w:rPr>
                <w:rFonts w:cs="Arial"/>
                <w:color w:val="FF0000"/>
                <w:kern w:val="0"/>
                <w:sz w:val="20"/>
                <w:lang w:eastAsia="nl-NL"/>
              </w:rPr>
              <w:t xml:space="preserve"> </w:t>
            </w:r>
            <w:r w:rsidRPr="005E4A74">
              <w:rPr>
                <w:rFonts w:cs="Arial"/>
                <w:kern w:val="0"/>
                <w:sz w:val="20"/>
                <w:lang w:eastAsia="nl-NL"/>
              </w:rPr>
              <w:t>(hypotheekbedrag in cijfers)</w:t>
            </w:r>
            <w:r w:rsidRPr="005E4A74">
              <w:rPr>
                <w:rFonts w:cs="Arial"/>
                <w:color w:val="000000"/>
                <w:kern w:val="0"/>
                <w:sz w:val="20"/>
                <w:lang w:eastAsia="nl-NL"/>
              </w:rPr>
              <w:fldChar w:fldCharType="begin"/>
            </w:r>
            <w:r w:rsidRPr="005E4A74">
              <w:rPr>
                <w:rFonts w:cs="Arial"/>
                <w:color w:val="000000"/>
                <w:kern w:val="0"/>
                <w:sz w:val="20"/>
                <w:lang w:eastAsia="nl-NL"/>
              </w:rPr>
              <w:instrText>MacroButton Nomacro §</w:instrText>
            </w:r>
            <w:r w:rsidRPr="005E4A74">
              <w:rPr>
                <w:rFonts w:cs="Arial"/>
                <w:color w:val="000000"/>
                <w:kern w:val="0"/>
                <w:sz w:val="20"/>
                <w:lang w:eastAsia="nl-NL"/>
              </w:rPr>
              <w:fldChar w:fldCharType="end"/>
            </w:r>
            <w:r w:rsidRPr="005E4A74">
              <w:rPr>
                <w:rFonts w:cs="Arial"/>
                <w:color w:val="FF0000"/>
                <w:kern w:val="0"/>
                <w:sz w:val="20"/>
                <w:lang w:eastAsia="nl-NL"/>
              </w:rPr>
              <w:t xml:space="preserve">, te vermeerderen met de rente over drie jaren, vergoedingen en kosten, die tezamen worden begroot op </w:t>
            </w:r>
            <w:r w:rsidRPr="005E4A74">
              <w:rPr>
                <w:rFonts w:cs="Arial"/>
                <w:color w:val="000000"/>
                <w:kern w:val="0"/>
                <w:sz w:val="20"/>
                <w:lang w:eastAsia="nl-NL"/>
              </w:rPr>
              <w:fldChar w:fldCharType="begin"/>
            </w:r>
            <w:r w:rsidRPr="005E4A74">
              <w:rPr>
                <w:rFonts w:cs="Arial"/>
                <w:color w:val="000000"/>
                <w:kern w:val="0"/>
                <w:sz w:val="20"/>
                <w:lang w:eastAsia="nl-NL"/>
              </w:rPr>
              <w:instrText>MacroButton Nomacro §</w:instrText>
            </w:r>
            <w:r w:rsidRPr="005E4A74">
              <w:rPr>
                <w:rFonts w:cs="Arial"/>
                <w:color w:val="000000"/>
                <w:kern w:val="0"/>
                <w:sz w:val="20"/>
                <w:lang w:eastAsia="nl-NL"/>
              </w:rPr>
              <w:fldChar w:fldCharType="end"/>
            </w:r>
            <w:r w:rsidRPr="005E4A74">
              <w:rPr>
                <w:rFonts w:cs="Arial"/>
                <w:kern w:val="0"/>
                <w:sz w:val="20"/>
                <w:lang w:eastAsia="nl-NL"/>
              </w:rPr>
              <w:t>40% van hypotheekbedrag voluit in letters (40% van hypotheekbedrag in cijfers)</w:t>
            </w:r>
            <w:r w:rsidRPr="005E4A74">
              <w:rPr>
                <w:rFonts w:cs="Arial"/>
                <w:color w:val="000000"/>
                <w:kern w:val="0"/>
                <w:sz w:val="20"/>
                <w:lang w:eastAsia="nl-NL"/>
              </w:rPr>
              <w:fldChar w:fldCharType="begin"/>
            </w:r>
            <w:r w:rsidRPr="005E4A74">
              <w:rPr>
                <w:rFonts w:cs="Arial"/>
                <w:color w:val="000000"/>
                <w:kern w:val="0"/>
                <w:sz w:val="20"/>
                <w:lang w:eastAsia="nl-NL"/>
              </w:rPr>
              <w:instrText>MacroButton Nomacro §</w:instrText>
            </w:r>
            <w:r w:rsidRPr="005E4A74">
              <w:rPr>
                <w:rFonts w:cs="Arial"/>
                <w:color w:val="000000"/>
                <w:kern w:val="0"/>
                <w:sz w:val="20"/>
                <w:lang w:eastAsia="nl-NL"/>
              </w:rPr>
              <w:fldChar w:fldCharType="end"/>
            </w:r>
            <w:r w:rsidRPr="005E4A74">
              <w:rPr>
                <w:rFonts w:cs="Arial"/>
                <w:color w:val="FF0000"/>
                <w:kern w:val="0"/>
                <w:sz w:val="20"/>
                <w:lang w:eastAsia="nl-NL"/>
              </w:rPr>
              <w:t>, zijnde veertig procent (40%)</w:t>
            </w:r>
            <w:r w:rsidRPr="005E4A74">
              <w:rPr>
                <w:rFonts w:cs="Arial"/>
                <w:color w:val="7030A0"/>
                <w:kern w:val="0"/>
                <w:sz w:val="20"/>
                <w:lang w:eastAsia="nl-NL"/>
              </w:rPr>
              <w:t xml:space="preserve"> </w:t>
            </w:r>
            <w:r w:rsidRPr="005E4A74">
              <w:rPr>
                <w:rFonts w:cs="Arial"/>
                <w:color w:val="FF0000"/>
                <w:kern w:val="0"/>
                <w:sz w:val="20"/>
                <w:lang w:eastAsia="nl-NL"/>
              </w:rPr>
              <w:t xml:space="preserve">van het hiervoor genoemde bedrag, derhalve in totaal voor een bedrag van </w:t>
            </w:r>
            <w:r w:rsidRPr="005E4A74">
              <w:rPr>
                <w:rFonts w:cs="Arial"/>
                <w:color w:val="000000"/>
                <w:kern w:val="0"/>
                <w:sz w:val="20"/>
                <w:lang w:eastAsia="nl-NL"/>
              </w:rPr>
              <w:fldChar w:fldCharType="begin"/>
            </w:r>
            <w:r w:rsidRPr="005E4A74">
              <w:rPr>
                <w:rFonts w:cs="Arial"/>
                <w:color w:val="000000"/>
                <w:kern w:val="0"/>
                <w:sz w:val="20"/>
                <w:lang w:eastAsia="nl-NL"/>
              </w:rPr>
              <w:instrText>MacroButton Nomacro §</w:instrText>
            </w:r>
            <w:r w:rsidRPr="005E4A74">
              <w:rPr>
                <w:rFonts w:cs="Arial"/>
                <w:color w:val="000000"/>
                <w:kern w:val="0"/>
                <w:sz w:val="20"/>
                <w:lang w:eastAsia="nl-NL"/>
              </w:rPr>
              <w:fldChar w:fldCharType="end"/>
            </w:r>
            <w:r w:rsidRPr="005E4A74">
              <w:rPr>
                <w:rFonts w:cs="Arial"/>
                <w:color w:val="000000"/>
                <w:kern w:val="0"/>
                <w:sz w:val="20"/>
                <w:lang w:eastAsia="nl-NL"/>
              </w:rPr>
              <w:t>1</w:t>
            </w:r>
            <w:r w:rsidRPr="005E4A74">
              <w:rPr>
                <w:rFonts w:cs="Arial"/>
                <w:kern w:val="0"/>
                <w:sz w:val="20"/>
                <w:lang w:eastAsia="nl-NL"/>
              </w:rPr>
              <w:t>40% van hypotheekbedrag voluit in letters (140% van hypotheekbedrag in cijfers)</w:t>
            </w:r>
            <w:r w:rsidRPr="005E4A74">
              <w:rPr>
                <w:rFonts w:cs="Arial"/>
                <w:color w:val="000000"/>
                <w:kern w:val="0"/>
                <w:sz w:val="20"/>
                <w:lang w:eastAsia="nl-NL"/>
              </w:rPr>
              <w:fldChar w:fldCharType="begin"/>
            </w:r>
            <w:r w:rsidRPr="005E4A74">
              <w:rPr>
                <w:rFonts w:cs="Arial"/>
                <w:color w:val="000000"/>
                <w:kern w:val="0"/>
                <w:sz w:val="20"/>
                <w:lang w:eastAsia="nl-NL"/>
              </w:rPr>
              <w:instrText>MacroButton Nomacro §</w:instrText>
            </w:r>
            <w:r w:rsidRPr="005E4A74">
              <w:rPr>
                <w:rFonts w:cs="Arial"/>
                <w:color w:val="000000"/>
                <w:kern w:val="0"/>
                <w:sz w:val="20"/>
                <w:lang w:eastAsia="nl-NL"/>
              </w:rPr>
              <w:fldChar w:fldCharType="end"/>
            </w:r>
            <w:r w:rsidRPr="005E4A74">
              <w:rPr>
                <w:rFonts w:cs="Arial"/>
                <w:color w:val="FF0000"/>
                <w:kern w:val="0"/>
                <w:sz w:val="20"/>
                <w:lang w:eastAsia="nl-NL"/>
              </w:rPr>
              <w:t xml:space="preserve">, recht van </w:t>
            </w:r>
            <w:r w:rsidRPr="005E4A74">
              <w:rPr>
                <w:rFonts w:cs="Arial"/>
                <w:color w:val="000000"/>
                <w:kern w:val="0"/>
                <w:sz w:val="20"/>
                <w:lang w:eastAsia="nl-NL"/>
              </w:rPr>
              <w:fldChar w:fldCharType="begin"/>
            </w:r>
            <w:r w:rsidRPr="005E4A74">
              <w:rPr>
                <w:rFonts w:cs="Arial"/>
                <w:color w:val="000000"/>
                <w:kern w:val="0"/>
                <w:sz w:val="20"/>
                <w:lang w:eastAsia="nl-NL"/>
              </w:rPr>
              <w:instrText>MacroButton Nomacro §</w:instrText>
            </w:r>
            <w:r w:rsidRPr="005E4A74">
              <w:rPr>
                <w:rFonts w:cs="Arial"/>
                <w:color w:val="000000"/>
                <w:kern w:val="0"/>
                <w:sz w:val="20"/>
                <w:lang w:eastAsia="nl-NL"/>
              </w:rPr>
              <w:fldChar w:fldCharType="end"/>
            </w:r>
            <w:r w:rsidRPr="005E4A74">
              <w:rPr>
                <w:rFonts w:cs="Arial"/>
                <w:color w:val="000000"/>
                <w:kern w:val="0"/>
                <w:sz w:val="20"/>
                <w:lang w:eastAsia="nl-NL"/>
              </w:rPr>
              <w:t>telwoord</w:t>
            </w:r>
            <w:r w:rsidRPr="005E4A74">
              <w:rPr>
                <w:rFonts w:cs="Arial"/>
                <w:color w:val="000000"/>
                <w:kern w:val="0"/>
                <w:sz w:val="20"/>
                <w:lang w:eastAsia="nl-NL"/>
              </w:rPr>
              <w:fldChar w:fldCharType="begin"/>
            </w:r>
            <w:r w:rsidRPr="005E4A74">
              <w:rPr>
                <w:rFonts w:cs="Arial"/>
                <w:color w:val="000000"/>
                <w:kern w:val="0"/>
                <w:sz w:val="20"/>
                <w:lang w:eastAsia="nl-NL"/>
              </w:rPr>
              <w:instrText>MacroButton Nomacro §</w:instrText>
            </w:r>
            <w:r w:rsidRPr="005E4A74">
              <w:rPr>
                <w:rFonts w:cs="Arial"/>
                <w:color w:val="000000"/>
                <w:kern w:val="0"/>
                <w:sz w:val="20"/>
                <w:lang w:eastAsia="nl-NL"/>
              </w:rPr>
              <w:fldChar w:fldCharType="end"/>
            </w:r>
            <w:r w:rsidRPr="005E4A74">
              <w:rPr>
                <w:rFonts w:cs="Arial"/>
                <w:color w:val="000000"/>
                <w:kern w:val="0"/>
                <w:sz w:val="20"/>
                <w:lang w:eastAsia="nl-NL"/>
              </w:rPr>
              <w:t xml:space="preserve"> </w:t>
            </w:r>
            <w:r w:rsidRPr="005E4A74">
              <w:rPr>
                <w:rFonts w:cs="Arial"/>
                <w:color w:val="FF0000"/>
                <w:kern w:val="0"/>
                <w:sz w:val="20"/>
                <w:lang w:eastAsia="nl-NL"/>
              </w:rPr>
              <w:t>hypotheek op het navolgende registergoed:</w:t>
            </w:r>
          </w:p>
          <w:p w14:paraId="2CB95574" w14:textId="3268C3CD" w:rsidR="00D75B53" w:rsidRPr="002A4B22" w:rsidRDefault="00D75B53" w:rsidP="002A4B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rFonts w:cs="Arial"/>
                <w:color w:val="FF0000"/>
                <w:szCs w:val="18"/>
              </w:rPr>
            </w:pPr>
          </w:p>
        </w:tc>
        <w:tc>
          <w:tcPr>
            <w:tcW w:w="7371" w:type="dxa"/>
          </w:tcPr>
          <w:p w14:paraId="5D1008D3" w14:textId="77777777" w:rsidR="0053644F" w:rsidRDefault="00450C54" w:rsidP="002A4B22">
            <w:pPr>
              <w:keepNext/>
            </w:pPr>
            <w:r>
              <w:t>Vaste tekst.</w:t>
            </w:r>
          </w:p>
          <w:p w14:paraId="4B2F5DA5" w14:textId="77777777" w:rsidR="00450C54" w:rsidRDefault="00450C54" w:rsidP="002A4B22">
            <w:pPr>
              <w:keepNext/>
            </w:pPr>
          </w:p>
          <w:p w14:paraId="7328585B" w14:textId="77777777" w:rsidR="00693529" w:rsidRPr="002A4B22" w:rsidRDefault="00693529" w:rsidP="002A4B22">
            <w:pPr>
              <w:rPr>
                <w:szCs w:val="18"/>
                <w:u w:val="single"/>
              </w:rPr>
            </w:pPr>
            <w:r w:rsidRPr="002A4B22">
              <w:rPr>
                <w:szCs w:val="18"/>
                <w:u w:val="single"/>
              </w:rPr>
              <w:t>Mapping hypotheekbedrag:</w:t>
            </w:r>
          </w:p>
          <w:p w14:paraId="6DD29DF5" w14:textId="77777777" w:rsidR="00693529" w:rsidRPr="002A4B22" w:rsidRDefault="00693529" w:rsidP="002A4B22">
            <w:pPr>
              <w:rPr>
                <w:sz w:val="16"/>
                <w:szCs w:val="16"/>
              </w:rPr>
            </w:pPr>
            <w:r w:rsidRPr="002A4B22">
              <w:rPr>
                <w:rFonts w:cs="Arial"/>
                <w:sz w:val="16"/>
                <w:szCs w:val="16"/>
              </w:rPr>
              <w:t>//IMKAD_AangebodenStuk/StukdeelHypotheek [aanduidingHypotheek = leeg of niet aanwezig]</w:t>
            </w:r>
            <w:r w:rsidRPr="002A4B22">
              <w:rPr>
                <w:sz w:val="16"/>
                <w:szCs w:val="16"/>
              </w:rPr>
              <w:t xml:space="preserve"> </w:t>
            </w:r>
            <w:r w:rsidR="00BE6AD0" w:rsidRPr="002A4B22">
              <w:rPr>
                <w:sz w:val="16"/>
                <w:szCs w:val="16"/>
              </w:rPr>
              <w:tab/>
              <w:t>.</w:t>
            </w:r>
            <w:r w:rsidRPr="002A4B22">
              <w:rPr>
                <w:sz w:val="16"/>
                <w:szCs w:val="16"/>
              </w:rPr>
              <w:t>/hoofdsom/</w:t>
            </w:r>
            <w:r w:rsidRPr="002A4B22">
              <w:rPr>
                <w:rFonts w:cs="Arial"/>
                <w:sz w:val="16"/>
                <w:szCs w:val="16"/>
              </w:rPr>
              <w:t>som</w:t>
            </w:r>
            <w:r w:rsidRPr="002A4B22" w:rsidDel="00C46A8C">
              <w:rPr>
                <w:sz w:val="16"/>
                <w:szCs w:val="16"/>
              </w:rPr>
              <w:t xml:space="preserve"> </w:t>
            </w:r>
          </w:p>
          <w:p w14:paraId="4402A66E" w14:textId="77777777" w:rsidR="00450C54" w:rsidRPr="002A4B22" w:rsidRDefault="00693529" w:rsidP="002A4B22">
            <w:pPr>
              <w:rPr>
                <w:sz w:val="16"/>
                <w:szCs w:val="16"/>
              </w:rPr>
            </w:pPr>
            <w:r w:rsidRPr="002A4B22">
              <w:rPr>
                <w:sz w:val="16"/>
                <w:szCs w:val="16"/>
              </w:rPr>
              <w:tab/>
              <w:t>./</w:t>
            </w:r>
            <w:r w:rsidR="00BE6AD0" w:rsidRPr="002A4B22">
              <w:rPr>
                <w:sz w:val="16"/>
                <w:szCs w:val="16"/>
              </w:rPr>
              <w:t>hoofdsom/</w:t>
            </w:r>
            <w:r w:rsidRPr="002A4B22">
              <w:rPr>
                <w:sz w:val="16"/>
                <w:szCs w:val="16"/>
              </w:rPr>
              <w:t>valuta</w:t>
            </w:r>
          </w:p>
          <w:p w14:paraId="34B7AF7D" w14:textId="77777777" w:rsidR="00BE6AD0" w:rsidRPr="002A4B22" w:rsidRDefault="00BE6AD0" w:rsidP="002A4B22">
            <w:pPr>
              <w:rPr>
                <w:sz w:val="16"/>
                <w:szCs w:val="16"/>
              </w:rPr>
            </w:pPr>
          </w:p>
          <w:p w14:paraId="05D42CF9" w14:textId="77777777" w:rsidR="00BE6AD0" w:rsidRPr="002A4B22" w:rsidRDefault="00BE6AD0" w:rsidP="002A4B22">
            <w:pPr>
              <w:rPr>
                <w:sz w:val="16"/>
                <w:szCs w:val="16"/>
              </w:rPr>
            </w:pPr>
            <w:r w:rsidRPr="002A4B22">
              <w:rPr>
                <w:szCs w:val="18"/>
                <w:u w:val="single"/>
              </w:rPr>
              <w:t>Mapping 40% van hypotheekbedrag</w:t>
            </w:r>
            <w:r w:rsidR="00B52AF5" w:rsidRPr="002A4B22">
              <w:rPr>
                <w:szCs w:val="18"/>
                <w:u w:val="single"/>
              </w:rPr>
              <w:t>:</w:t>
            </w:r>
            <w:r w:rsidRPr="002A4B22">
              <w:rPr>
                <w:sz w:val="16"/>
                <w:szCs w:val="16"/>
              </w:rPr>
              <w:br/>
            </w:r>
            <w:r w:rsidRPr="002A4B22">
              <w:rPr>
                <w:rFonts w:cs="Arial"/>
                <w:sz w:val="16"/>
                <w:szCs w:val="16"/>
              </w:rPr>
              <w:t>//IMKAD_AangebodenStuk/StukdeelHypotheek [aanduidingHypotheek = niet aanwezig]</w:t>
            </w:r>
          </w:p>
          <w:p w14:paraId="37CE08C6" w14:textId="77777777" w:rsidR="00BE6AD0" w:rsidRPr="002A4B22" w:rsidRDefault="00BE6AD0" w:rsidP="002A4B22">
            <w:pPr>
              <w:rPr>
                <w:sz w:val="16"/>
                <w:szCs w:val="16"/>
              </w:rPr>
            </w:pPr>
            <w:r w:rsidRPr="002A4B22">
              <w:rPr>
                <w:sz w:val="16"/>
                <w:szCs w:val="16"/>
              </w:rPr>
              <w:tab/>
              <w:t>./bedragRente/som</w:t>
            </w:r>
          </w:p>
          <w:p w14:paraId="7633763C" w14:textId="77777777" w:rsidR="00BE6AD0" w:rsidRPr="002A4B22" w:rsidRDefault="00BE6AD0" w:rsidP="002A4B22">
            <w:pPr>
              <w:rPr>
                <w:sz w:val="16"/>
                <w:szCs w:val="16"/>
              </w:rPr>
            </w:pPr>
            <w:r w:rsidRPr="002A4B22">
              <w:rPr>
                <w:sz w:val="16"/>
                <w:szCs w:val="16"/>
              </w:rPr>
              <w:tab/>
              <w:t>./bedragRente/valuta</w:t>
            </w:r>
            <w:r w:rsidRPr="002A4B22">
              <w:rPr>
                <w:sz w:val="16"/>
                <w:szCs w:val="16"/>
              </w:rPr>
              <w:br/>
            </w:r>
            <w:r w:rsidRPr="002A4B22">
              <w:rPr>
                <w:sz w:val="16"/>
                <w:szCs w:val="16"/>
              </w:rPr>
              <w:br/>
            </w:r>
            <w:r w:rsidRPr="002A4B22">
              <w:rPr>
                <w:szCs w:val="18"/>
                <w:u w:val="single"/>
              </w:rPr>
              <w:t>Mapping 140% van hypotheekbedrag</w:t>
            </w:r>
            <w:r w:rsidR="00B52AF5" w:rsidRPr="002A4B22">
              <w:rPr>
                <w:szCs w:val="18"/>
                <w:u w:val="single"/>
              </w:rPr>
              <w:t>:</w:t>
            </w:r>
          </w:p>
          <w:p w14:paraId="2F4BC1A0" w14:textId="77777777" w:rsidR="00BE6AD0" w:rsidRPr="002A4B22" w:rsidRDefault="00BE6AD0" w:rsidP="002A4B22">
            <w:pPr>
              <w:rPr>
                <w:sz w:val="16"/>
                <w:szCs w:val="16"/>
              </w:rPr>
            </w:pPr>
            <w:r w:rsidRPr="002A4B22">
              <w:rPr>
                <w:rFonts w:cs="Arial"/>
                <w:sz w:val="16"/>
                <w:szCs w:val="16"/>
              </w:rPr>
              <w:t>//IMKAD_AangebodenStuk/StukdeelHypotheek [aanduidingHypotheek = niet aanwezig]</w:t>
            </w:r>
          </w:p>
          <w:p w14:paraId="084FEB46" w14:textId="77777777" w:rsidR="00BE6AD0" w:rsidRPr="002A4B22" w:rsidRDefault="00BE6AD0" w:rsidP="002A4B22">
            <w:pPr>
              <w:rPr>
                <w:sz w:val="16"/>
                <w:szCs w:val="16"/>
              </w:rPr>
            </w:pPr>
            <w:r w:rsidRPr="002A4B22">
              <w:rPr>
                <w:sz w:val="16"/>
                <w:szCs w:val="16"/>
              </w:rPr>
              <w:tab/>
              <w:t>./bedragTotaal/som</w:t>
            </w:r>
          </w:p>
          <w:p w14:paraId="7D018F3A" w14:textId="77777777" w:rsidR="00BE6AD0" w:rsidRPr="002A4B22" w:rsidRDefault="00BE6AD0" w:rsidP="002A4B22">
            <w:pPr>
              <w:rPr>
                <w:sz w:val="16"/>
                <w:szCs w:val="16"/>
              </w:rPr>
            </w:pPr>
            <w:r w:rsidRPr="002A4B22">
              <w:rPr>
                <w:sz w:val="16"/>
                <w:szCs w:val="16"/>
              </w:rPr>
              <w:tab/>
              <w:t>./bedragTotaal/valuta</w:t>
            </w:r>
          </w:p>
          <w:p w14:paraId="3FE0AA1E" w14:textId="77777777" w:rsidR="00693529" w:rsidRPr="002A4B22" w:rsidRDefault="00693529" w:rsidP="002A4B22">
            <w:pPr>
              <w:rPr>
                <w:sz w:val="16"/>
                <w:szCs w:val="16"/>
              </w:rPr>
            </w:pPr>
          </w:p>
          <w:p w14:paraId="28EB1917" w14:textId="77777777" w:rsidR="00693529" w:rsidRPr="002A4B22" w:rsidRDefault="00693529" w:rsidP="002A4B22">
            <w:pPr>
              <w:rPr>
                <w:szCs w:val="18"/>
                <w:u w:val="single"/>
              </w:rPr>
            </w:pPr>
            <w:r w:rsidRPr="002A4B22">
              <w:rPr>
                <w:szCs w:val="18"/>
                <w:u w:val="single"/>
              </w:rPr>
              <w:t>Mapping telwoord:</w:t>
            </w:r>
          </w:p>
          <w:p w14:paraId="5E2E592D" w14:textId="77777777" w:rsidR="00693529" w:rsidRPr="002A4B22" w:rsidRDefault="00693529" w:rsidP="002A4B22">
            <w:pPr>
              <w:rPr>
                <w:sz w:val="16"/>
                <w:szCs w:val="16"/>
              </w:rPr>
            </w:pPr>
            <w:r w:rsidRPr="002A4B22">
              <w:rPr>
                <w:rFonts w:cs="Arial"/>
                <w:sz w:val="16"/>
                <w:szCs w:val="16"/>
              </w:rPr>
              <w:t>//IMKAD_AangebodenStuk/StukdeelHypotheek [aanduidingHypotheek = leeg of niet aanwezig]</w:t>
            </w:r>
          </w:p>
          <w:p w14:paraId="331FFAAD" w14:textId="77777777" w:rsidR="00693529" w:rsidRPr="00693529" w:rsidRDefault="00693529" w:rsidP="002A4B22">
            <w:r w:rsidRPr="002A4B22">
              <w:rPr>
                <w:sz w:val="16"/>
                <w:szCs w:val="16"/>
              </w:rPr>
              <w:tab/>
              <w:t>./</w:t>
            </w:r>
            <w:r w:rsidRPr="002A4B22">
              <w:rPr>
                <w:rFonts w:cs="Arial"/>
                <w:sz w:val="16"/>
                <w:szCs w:val="16"/>
              </w:rPr>
              <w:t>rangordeHypotheek</w:t>
            </w:r>
          </w:p>
        </w:tc>
      </w:tr>
    </w:tbl>
    <w:p w14:paraId="7C54ABE1" w14:textId="77777777" w:rsidR="007E7B46" w:rsidRPr="00693529" w:rsidRDefault="007E7B46">
      <w:pPr>
        <w:rPr>
          <w:highlight w:val="yellow"/>
        </w:rPr>
      </w:pPr>
    </w:p>
    <w:p w14:paraId="1CED9141" w14:textId="3F1143AC" w:rsidR="00C80891" w:rsidRDefault="00D935DF" w:rsidP="00D935DF">
      <w:pPr>
        <w:pStyle w:val="Kop2"/>
      </w:pPr>
      <w:bookmarkStart w:id="335" w:name="_Toc157006546"/>
      <w:r w:rsidRPr="00D935DF">
        <w:t>Onderpand</w:t>
      </w:r>
      <w:bookmarkEnd w:id="335"/>
    </w:p>
    <w:p w14:paraId="60EA1F5C" w14:textId="77777777" w:rsidR="00C80891" w:rsidRPr="00343045" w:rsidRDefault="00C80891" w:rsidP="00F45F65">
      <w:pPr>
        <w:keepNext/>
        <w:rPr>
          <w:lang w:val="nl"/>
        </w:rPr>
      </w:pP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C80891" w:rsidRPr="00423584" w14:paraId="17EBF450" w14:textId="77777777" w:rsidTr="000923C3">
        <w:tc>
          <w:tcPr>
            <w:tcW w:w="6771" w:type="dxa"/>
            <w:shd w:val="clear" w:color="auto" w:fill="DEEAF6" w:themeFill="accent1" w:themeFillTint="33"/>
          </w:tcPr>
          <w:p w14:paraId="7EB33012" w14:textId="795590F2" w:rsidR="00C80891" w:rsidRPr="000923C3" w:rsidRDefault="00423584" w:rsidP="000923C3">
            <w:pPr>
              <w:ind w:left="306"/>
              <w:rPr>
                <w:b/>
                <w:bCs/>
                <w:color w:val="FF0000"/>
                <w:sz w:val="20"/>
                <w:u w:val="single"/>
              </w:rPr>
            </w:pPr>
            <w:r w:rsidRPr="000923C3">
              <w:rPr>
                <w:rFonts w:cs="Arial"/>
                <w:b/>
                <w:bCs/>
                <w:color w:val="000000" w:themeColor="text1"/>
                <w:sz w:val="20"/>
              </w:rPr>
              <w:t>Modeldocument tekst</w:t>
            </w:r>
          </w:p>
        </w:tc>
        <w:tc>
          <w:tcPr>
            <w:tcW w:w="7371" w:type="dxa"/>
            <w:shd w:val="clear" w:color="auto" w:fill="DEEAF6" w:themeFill="accent1" w:themeFillTint="33"/>
          </w:tcPr>
          <w:p w14:paraId="278E44A3" w14:textId="6C01A674" w:rsidR="00863CA0" w:rsidRPr="000923C3" w:rsidRDefault="00423584" w:rsidP="002A4B22">
            <w:pPr>
              <w:rPr>
                <w:b/>
                <w:bCs/>
                <w:sz w:val="20"/>
              </w:rPr>
            </w:pPr>
            <w:r w:rsidRPr="000923C3">
              <w:rPr>
                <w:b/>
                <w:bCs/>
                <w:sz w:val="20"/>
                <w:lang w:val="nl"/>
              </w:rPr>
              <w:t>Mapping en toelichting</w:t>
            </w:r>
          </w:p>
        </w:tc>
      </w:tr>
      <w:tr w:rsidR="00423584" w:rsidRPr="00343045" w14:paraId="355969BB" w14:textId="77777777" w:rsidTr="002A4B22">
        <w:tc>
          <w:tcPr>
            <w:tcW w:w="6771" w:type="dxa"/>
          </w:tcPr>
          <w:p w14:paraId="47EAE06A" w14:textId="0240B805" w:rsidR="00423584" w:rsidRPr="00423584" w:rsidRDefault="00423584" w:rsidP="00423584">
            <w:pPr>
              <w:ind w:left="306"/>
              <w:rPr>
                <w:rFonts w:cs="Arial"/>
                <w:color w:val="FF0000"/>
                <w:sz w:val="20"/>
                <w:highlight w:val="yellow"/>
              </w:rPr>
            </w:pPr>
            <w:r w:rsidRPr="001F7025">
              <w:rPr>
                <w:rFonts w:cs="Arial"/>
                <w:color w:val="FF0000"/>
                <w:sz w:val="20"/>
                <w:highlight w:val="yellow"/>
              </w:rPr>
              <w:t>TEKSTBLOK RECHT</w:t>
            </w:r>
            <w:r w:rsidRPr="001F7025">
              <w:rPr>
                <w:rFonts w:cs="Arial"/>
                <w:color w:val="FF0000"/>
                <w:sz w:val="20"/>
              </w:rPr>
              <w:t xml:space="preserve"> </w:t>
            </w:r>
            <w:r w:rsidRPr="001F7025">
              <w:rPr>
                <w:rFonts w:cs="Arial"/>
                <w:color w:val="FF0000"/>
                <w:sz w:val="20"/>
                <w:highlight w:val="yellow"/>
              </w:rPr>
              <w:t>TEKSTBLOK REGISTERGOED</w:t>
            </w:r>
            <w:r w:rsidRPr="001F7025">
              <w:rPr>
                <w:rFonts w:cs="Arial"/>
                <w:color w:val="FF0000"/>
                <w:sz w:val="20"/>
              </w:rPr>
              <w:t>;</w:t>
            </w:r>
          </w:p>
        </w:tc>
        <w:tc>
          <w:tcPr>
            <w:tcW w:w="7371" w:type="dxa"/>
          </w:tcPr>
          <w:p w14:paraId="218EDCB1" w14:textId="77777777" w:rsidR="00423584" w:rsidRPr="00124E96" w:rsidRDefault="00423584" w:rsidP="00423584">
            <w:r>
              <w:t xml:space="preserve">Herhalende combinatie van minimaal één TEKSTBLOK RECHT </w:t>
            </w:r>
            <w:r w:rsidRPr="00124E96">
              <w:t>met één TEKSTBLOK REGISTERGOED</w:t>
            </w:r>
            <w:r>
              <w:t>,</w:t>
            </w:r>
            <w:r w:rsidRPr="00124E96">
              <w:t xml:space="preserve"> </w:t>
            </w:r>
            <w:r>
              <w:t>wanneer er meer dan één combinatie wordt getoond dan wordt de tekst per combinatie voorafgegaan door een opvolgende letter</w:t>
            </w:r>
            <w:r w:rsidRPr="002A4B22">
              <w:rPr>
                <w:lang w:val="nl"/>
              </w:rPr>
              <w:t xml:space="preserve"> beginnend bij ‘a.’.</w:t>
            </w:r>
          </w:p>
          <w:p w14:paraId="00B5293A" w14:textId="77777777" w:rsidR="00423584" w:rsidRDefault="00423584" w:rsidP="00423584"/>
          <w:p w14:paraId="40FB4F04" w14:textId="77777777" w:rsidR="00423584" w:rsidRPr="002A4B22" w:rsidRDefault="00423584" w:rsidP="00423584">
            <w:pPr>
              <w:rPr>
                <w:lang w:val="nl"/>
              </w:rPr>
            </w:pPr>
            <w:r>
              <w:t>Van TEKSTBLOK REGISTERGOED zijn alleen de objecten perceel, appartementsrecht, netwerk en schip van toepassing.</w:t>
            </w:r>
            <w:r w:rsidRPr="002A4B22">
              <w:rPr>
                <w:lang w:val="nl"/>
              </w:rPr>
              <w:t xml:space="preserve"> </w:t>
            </w:r>
          </w:p>
          <w:p w14:paraId="04132818" w14:textId="77777777" w:rsidR="00423584" w:rsidRPr="002A4B22" w:rsidRDefault="00423584" w:rsidP="00423584">
            <w:pPr>
              <w:rPr>
                <w:lang w:val="nl"/>
              </w:rPr>
            </w:pPr>
          </w:p>
          <w:p w14:paraId="6DF5E547" w14:textId="77777777" w:rsidR="00423584" w:rsidRPr="002A4B22" w:rsidRDefault="00423584" w:rsidP="00423584">
            <w:pPr>
              <w:rPr>
                <w:u w:val="single"/>
                <w:lang w:val="nl"/>
              </w:rPr>
            </w:pPr>
            <w:r w:rsidRPr="002A4B22">
              <w:rPr>
                <w:u w:val="single"/>
                <w:lang w:val="nl"/>
              </w:rPr>
              <w:lastRenderedPageBreak/>
              <w:t>Mapping recht en registergoed:</w:t>
            </w:r>
          </w:p>
          <w:p w14:paraId="0D69B65A" w14:textId="77777777" w:rsidR="00423584" w:rsidRPr="002A4B22" w:rsidRDefault="00423584" w:rsidP="00423584">
            <w:pPr>
              <w:rPr>
                <w:sz w:val="16"/>
                <w:szCs w:val="16"/>
              </w:rPr>
            </w:pPr>
            <w:r w:rsidRPr="002A4B22">
              <w:rPr>
                <w:sz w:val="16"/>
                <w:szCs w:val="16"/>
              </w:rPr>
              <w:t xml:space="preserve">//IMKAD_AangebodenStuk/StukdeelHypotheek </w:t>
            </w:r>
            <w:r w:rsidRPr="002A4B22">
              <w:rPr>
                <w:rFonts w:cs="Arial"/>
                <w:sz w:val="16"/>
                <w:szCs w:val="16"/>
              </w:rPr>
              <w:t xml:space="preserve">[aanduidingHypotheek = niet aanwezig] </w:t>
            </w:r>
            <w:r w:rsidRPr="002A4B22">
              <w:rPr>
                <w:rFonts w:cs="Arial"/>
                <w:sz w:val="16"/>
                <w:szCs w:val="16"/>
              </w:rPr>
              <w:tab/>
            </w:r>
            <w:r w:rsidRPr="002A4B22">
              <w:rPr>
                <w:sz w:val="16"/>
                <w:szCs w:val="16"/>
              </w:rPr>
              <w:t>/IMKAD_ZakelijkRecht</w:t>
            </w:r>
          </w:p>
          <w:p w14:paraId="18B00FC3" w14:textId="2B85615B" w:rsidR="00423584" w:rsidRDefault="00423584" w:rsidP="00423584">
            <w:r w:rsidRPr="002A4B22">
              <w:rPr>
                <w:sz w:val="16"/>
                <w:szCs w:val="16"/>
                <w:lang w:val="nl"/>
              </w:rPr>
              <w:t>-de overige mapping is opgenomen in het genoemde tekstblokken.</w:t>
            </w:r>
          </w:p>
        </w:tc>
      </w:tr>
      <w:tr w:rsidR="00D935DF" w:rsidRPr="00343045" w14:paraId="2066391A" w14:textId="77777777" w:rsidTr="002A4B22">
        <w:tc>
          <w:tcPr>
            <w:tcW w:w="6771" w:type="dxa"/>
          </w:tcPr>
          <w:p w14:paraId="78AFE37C" w14:textId="7DA68897" w:rsidR="00D935DF" w:rsidRPr="000923C3" w:rsidRDefault="00D935DF" w:rsidP="008E49AE">
            <w:pPr>
              <w:rPr>
                <w:color w:val="FF0000"/>
                <w:sz w:val="20"/>
                <w:highlight w:val="yellow"/>
              </w:rPr>
            </w:pPr>
            <w:r w:rsidRPr="000923C3">
              <w:rPr>
                <w:color w:val="FF0000"/>
                <w:sz w:val="20"/>
              </w:rPr>
              <w:lastRenderedPageBreak/>
              <w:t>(hierna te noemen onderpand).</w:t>
            </w:r>
          </w:p>
        </w:tc>
        <w:tc>
          <w:tcPr>
            <w:tcW w:w="7371" w:type="dxa"/>
          </w:tcPr>
          <w:p w14:paraId="670EC4E9" w14:textId="77777777" w:rsidR="00D935DF" w:rsidRDefault="00D935DF" w:rsidP="00D935DF">
            <w:r>
              <w:t>Vaste tekst.</w:t>
            </w:r>
          </w:p>
          <w:p w14:paraId="0EB71325" w14:textId="77777777" w:rsidR="00D935DF" w:rsidRDefault="00D935DF" w:rsidP="00124E96"/>
        </w:tc>
      </w:tr>
    </w:tbl>
    <w:p w14:paraId="7E332FEA" w14:textId="77777777" w:rsidR="002606D8" w:rsidRDefault="002606D8"/>
    <w:p w14:paraId="5F3F2167" w14:textId="77777777" w:rsidR="0054259B" w:rsidRDefault="0054259B" w:rsidP="00BA1EAB">
      <w:pPr>
        <w:pStyle w:val="Kop2"/>
      </w:pPr>
      <w:bookmarkStart w:id="336" w:name="_Toc157003244"/>
      <w:bookmarkStart w:id="337" w:name="_Toc157003662"/>
      <w:bookmarkStart w:id="338" w:name="_Toc157004075"/>
      <w:bookmarkStart w:id="339" w:name="_Toc157004488"/>
      <w:bookmarkStart w:id="340" w:name="_Toc157004906"/>
      <w:bookmarkStart w:id="341" w:name="_Toc157005319"/>
      <w:bookmarkStart w:id="342" w:name="_Toc157005727"/>
      <w:bookmarkStart w:id="343" w:name="_Toc157006140"/>
      <w:bookmarkStart w:id="344" w:name="_Toc157006547"/>
      <w:bookmarkStart w:id="345" w:name="_Ref381015996"/>
      <w:bookmarkStart w:id="346" w:name="_Ref381460432"/>
      <w:bookmarkStart w:id="347" w:name="_Toc454288174"/>
      <w:bookmarkStart w:id="348" w:name="_Toc157006556"/>
      <w:bookmarkEnd w:id="336"/>
      <w:bookmarkEnd w:id="337"/>
      <w:bookmarkEnd w:id="338"/>
      <w:bookmarkEnd w:id="339"/>
      <w:bookmarkEnd w:id="340"/>
      <w:bookmarkEnd w:id="341"/>
      <w:bookmarkEnd w:id="342"/>
      <w:bookmarkEnd w:id="343"/>
      <w:bookmarkEnd w:id="344"/>
      <w:r>
        <w:t>Overbruggingshypotheek</w:t>
      </w:r>
      <w:bookmarkEnd w:id="345"/>
      <w:bookmarkEnd w:id="346"/>
      <w:bookmarkEnd w:id="347"/>
      <w:bookmarkEnd w:id="348"/>
    </w:p>
    <w:p w14:paraId="13F150AD" w14:textId="77777777" w:rsidR="0054259B" w:rsidRDefault="0054259B"/>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978"/>
        <w:gridCol w:w="7164"/>
      </w:tblGrid>
      <w:tr w:rsidR="008A7B9C" w:rsidRPr="008A7B9C" w14:paraId="37A26C94" w14:textId="77777777" w:rsidTr="000923C3">
        <w:tc>
          <w:tcPr>
            <w:tcW w:w="6978" w:type="dxa"/>
            <w:shd w:val="clear" w:color="auto" w:fill="DEEAF6" w:themeFill="accent1" w:themeFillTint="33"/>
          </w:tcPr>
          <w:p w14:paraId="43FFD29E" w14:textId="1064F110" w:rsidR="008A7B9C" w:rsidRPr="000923C3" w:rsidRDefault="008A7B9C" w:rsidP="00BA1EAB">
            <w:pPr>
              <w:autoSpaceDE w:val="0"/>
              <w:autoSpaceDN w:val="0"/>
              <w:adjustRightInd w:val="0"/>
              <w:ind w:left="284" w:hanging="284"/>
              <w:rPr>
                <w:rFonts w:cs="Arial"/>
                <w:b/>
                <w:bCs/>
                <w:color w:val="000000" w:themeColor="text1"/>
                <w:sz w:val="20"/>
              </w:rPr>
            </w:pPr>
            <w:r w:rsidRPr="008A7B9C">
              <w:rPr>
                <w:rFonts w:cs="Arial"/>
                <w:b/>
                <w:bCs/>
                <w:color w:val="000000" w:themeColor="text1"/>
                <w:sz w:val="20"/>
              </w:rPr>
              <w:t>Modeldocument tekst</w:t>
            </w:r>
          </w:p>
        </w:tc>
        <w:tc>
          <w:tcPr>
            <w:tcW w:w="7164" w:type="dxa"/>
            <w:shd w:val="clear" w:color="auto" w:fill="DEEAF6" w:themeFill="accent1" w:themeFillTint="33"/>
          </w:tcPr>
          <w:p w14:paraId="483FD3A3" w14:textId="73B37C3A" w:rsidR="008A7B9C" w:rsidRPr="000923C3" w:rsidRDefault="008A7B9C" w:rsidP="000923C3">
            <w:pPr>
              <w:rPr>
                <w:b/>
                <w:bCs/>
                <w:color w:val="000000" w:themeColor="text1"/>
                <w:sz w:val="20"/>
              </w:rPr>
            </w:pPr>
            <w:r w:rsidRPr="000923C3">
              <w:rPr>
                <w:b/>
                <w:bCs/>
                <w:color w:val="000000" w:themeColor="text1"/>
                <w:sz w:val="20"/>
              </w:rPr>
              <w:t>Mapping en toelichting</w:t>
            </w:r>
          </w:p>
        </w:tc>
      </w:tr>
      <w:tr w:rsidR="000974F6" w:rsidRPr="00343045" w14:paraId="3B564C5B" w14:textId="77777777" w:rsidTr="000923C3">
        <w:tc>
          <w:tcPr>
            <w:tcW w:w="6978" w:type="dxa"/>
          </w:tcPr>
          <w:p w14:paraId="26F2396B" w14:textId="77777777" w:rsidR="00BA1EAB" w:rsidRPr="001F7025" w:rsidRDefault="00BA1EAB" w:rsidP="00BA1EAB">
            <w:pPr>
              <w:autoSpaceDE w:val="0"/>
              <w:autoSpaceDN w:val="0"/>
              <w:adjustRightInd w:val="0"/>
              <w:ind w:left="284" w:hanging="284"/>
              <w:rPr>
                <w:rFonts w:cs="Arial"/>
                <w:color w:val="800080"/>
                <w:sz w:val="20"/>
              </w:rPr>
            </w:pPr>
            <w:r w:rsidRPr="001F7025">
              <w:rPr>
                <w:rFonts w:cs="Arial"/>
                <w:color w:val="800080"/>
                <w:sz w:val="20"/>
              </w:rPr>
              <w:t xml:space="preserve">5. </w:t>
            </w:r>
            <w:r w:rsidRPr="001F7025">
              <w:rPr>
                <w:rFonts w:cs="Arial"/>
                <w:color w:val="800080"/>
                <w:sz w:val="20"/>
                <w:u w:val="single"/>
              </w:rPr>
              <w:t>OVERBRUGGINGSHYPOTHEEK</w:t>
            </w:r>
          </w:p>
          <w:p w14:paraId="3591794A" w14:textId="1C76A616" w:rsidR="00BA1EAB" w:rsidRPr="00252AB6" w:rsidRDefault="00BA1EAB" w:rsidP="00BA1EAB">
            <w:pPr>
              <w:autoSpaceDE w:val="0"/>
              <w:autoSpaceDN w:val="0"/>
              <w:adjustRightInd w:val="0"/>
              <w:ind w:left="284"/>
              <w:rPr>
                <w:rFonts w:cs="Arial"/>
                <w:color w:val="800080"/>
                <w:sz w:val="20"/>
              </w:rPr>
            </w:pPr>
            <w:r w:rsidRPr="00252AB6">
              <w:rPr>
                <w:rFonts w:cs="Arial"/>
                <w:color w:val="800080"/>
                <w:sz w:val="20"/>
              </w:rPr>
              <w:t>Voorts verleent geldnemer</w:t>
            </w:r>
            <w:del w:id="349" w:author="Groot, Karina de" w:date="2025-09-08T09:51:00Z" w16du:dateUtc="2025-09-08T07:51:00Z">
              <w:r w:rsidR="00944D65" w:rsidDel="00F417B9">
                <w:rPr>
                  <w:rFonts w:cs="Arial"/>
                  <w:color w:val="800080"/>
                  <w:sz w:val="20"/>
                </w:rPr>
                <w:delText>,</w:delText>
              </w:r>
            </w:del>
            <w:r w:rsidRPr="00252AB6">
              <w:rPr>
                <w:rFonts w:cs="Arial"/>
                <w:color w:val="800080"/>
                <w:sz w:val="20"/>
              </w:rPr>
              <w:t xml:space="preserve"> tot zekerheid voor de betaling van de schuld als hierboven vermeld bij deze aan geldgever, die van geldnemer</w:t>
            </w:r>
            <w:r w:rsidRPr="001F7025">
              <w:rPr>
                <w:rFonts w:cs="Arial"/>
                <w:color w:val="800080"/>
                <w:sz w:val="20"/>
              </w:rPr>
              <w:t xml:space="preserve"> </w:t>
            </w:r>
            <w:r w:rsidRPr="00252AB6">
              <w:rPr>
                <w:rFonts w:cs="Arial"/>
                <w:color w:val="800080"/>
                <w:sz w:val="20"/>
              </w:rPr>
              <w:t xml:space="preserve">aanvaardt, het recht van </w:t>
            </w:r>
            <w:r w:rsidRPr="000923C3">
              <w:rPr>
                <w:rFonts w:cs="Arial"/>
                <w:color w:val="000000" w:themeColor="text1"/>
                <w:sz w:val="20"/>
              </w:rPr>
              <w:fldChar w:fldCharType="begin"/>
            </w:r>
            <w:r w:rsidRPr="000923C3">
              <w:rPr>
                <w:rFonts w:cs="Arial"/>
                <w:color w:val="000000" w:themeColor="text1"/>
                <w:sz w:val="20"/>
              </w:rPr>
              <w:instrText>MacroButton Nomacro §</w:instrText>
            </w:r>
            <w:r w:rsidRPr="000923C3">
              <w:rPr>
                <w:rFonts w:cs="Arial"/>
                <w:color w:val="000000" w:themeColor="text1"/>
                <w:sz w:val="20"/>
              </w:rPr>
              <w:fldChar w:fldCharType="end"/>
            </w:r>
            <w:r w:rsidRPr="000923C3">
              <w:rPr>
                <w:rFonts w:cs="Arial"/>
                <w:color w:val="000000" w:themeColor="text1"/>
                <w:sz w:val="20"/>
              </w:rPr>
              <w:t>telwoord</w:t>
            </w:r>
            <w:r w:rsidRPr="000923C3">
              <w:rPr>
                <w:rFonts w:cs="Arial"/>
                <w:color w:val="000000" w:themeColor="text1"/>
                <w:sz w:val="20"/>
              </w:rPr>
              <w:fldChar w:fldCharType="begin"/>
            </w:r>
            <w:r w:rsidRPr="000923C3">
              <w:rPr>
                <w:rFonts w:cs="Arial"/>
                <w:color w:val="000000" w:themeColor="text1"/>
                <w:sz w:val="20"/>
              </w:rPr>
              <w:instrText>MacroButton Nomacro §</w:instrText>
            </w:r>
            <w:r w:rsidRPr="000923C3">
              <w:rPr>
                <w:rFonts w:cs="Arial"/>
                <w:color w:val="000000" w:themeColor="text1"/>
                <w:sz w:val="20"/>
              </w:rPr>
              <w:fldChar w:fldCharType="end"/>
            </w:r>
            <w:r w:rsidRPr="00252AB6">
              <w:rPr>
                <w:rFonts w:cs="Arial"/>
                <w:color w:val="800080"/>
                <w:sz w:val="20"/>
              </w:rPr>
              <w:t xml:space="preserve"> hypotheek op het navolgende registergoed:</w:t>
            </w:r>
          </w:p>
          <w:p w14:paraId="349CEF7F" w14:textId="36861331" w:rsidR="000974F6" w:rsidRPr="002A4B22" w:rsidRDefault="000974F6" w:rsidP="002A4B22">
            <w:pPr>
              <w:autoSpaceDE w:val="0"/>
              <w:autoSpaceDN w:val="0"/>
              <w:adjustRightInd w:val="0"/>
              <w:rPr>
                <w:rFonts w:cs="Arial"/>
                <w:color w:val="800080"/>
                <w:szCs w:val="18"/>
              </w:rPr>
            </w:pPr>
          </w:p>
        </w:tc>
        <w:tc>
          <w:tcPr>
            <w:tcW w:w="7164" w:type="dxa"/>
          </w:tcPr>
          <w:p w14:paraId="039CB714" w14:textId="77777777" w:rsidR="00BE6340" w:rsidRDefault="00BE6340" w:rsidP="002A4B22">
            <w:pPr>
              <w:spacing w:before="72"/>
            </w:pPr>
            <w:r>
              <w:t>Geheel o</w:t>
            </w:r>
            <w:r w:rsidR="00850854">
              <w:t>ptionele tekst.</w:t>
            </w:r>
            <w:r w:rsidR="00853AAE">
              <w:t xml:space="preserve"> </w:t>
            </w:r>
            <w:r w:rsidR="000F550B">
              <w:t>De gegevens met betrekking tot de</w:t>
            </w:r>
            <w:r w:rsidR="00853AAE">
              <w:t xml:space="preserve"> overbruggingsh</w:t>
            </w:r>
            <w:r w:rsidR="009A21A5">
              <w:t>ypotheek</w:t>
            </w:r>
            <w:r w:rsidR="000F550B">
              <w:t xml:space="preserve"> worden getoond</w:t>
            </w:r>
            <w:r>
              <w:t xml:space="preserve"> wanneer hiervoor gekozen is</w:t>
            </w:r>
            <w:r w:rsidR="000F550B">
              <w:t>.</w:t>
            </w:r>
          </w:p>
          <w:p w14:paraId="7B2C131A" w14:textId="24871870" w:rsidR="008A7B9C" w:rsidRDefault="008A7B9C" w:rsidP="002A4B22">
            <w:pPr>
              <w:spacing w:before="72"/>
            </w:pPr>
            <w:r>
              <w:t>Het gebruik van het rangtelwoord is optioneel.</w:t>
            </w:r>
          </w:p>
          <w:p w14:paraId="1406DA2A" w14:textId="77777777" w:rsidR="00E8566C" w:rsidRPr="002A4B22" w:rsidRDefault="00E8566C" w:rsidP="00E8566C">
            <w:pPr>
              <w:rPr>
                <w:sz w:val="20"/>
                <w:u w:val="single"/>
                <w:lang w:val="nl"/>
              </w:rPr>
            </w:pPr>
          </w:p>
          <w:p w14:paraId="65EC3321" w14:textId="77777777" w:rsidR="003E3D52" w:rsidRPr="002A4B22" w:rsidRDefault="003E3D52" w:rsidP="00E8566C">
            <w:pPr>
              <w:rPr>
                <w:sz w:val="20"/>
                <w:u w:val="single"/>
                <w:lang w:val="nl"/>
              </w:rPr>
            </w:pPr>
            <w:r w:rsidRPr="002A4B22">
              <w:rPr>
                <w:sz w:val="20"/>
                <w:u w:val="single"/>
                <w:lang w:val="nl"/>
              </w:rPr>
              <w:t>Mapping tonen overbruggingshypotheek:</w:t>
            </w:r>
          </w:p>
          <w:p w14:paraId="317269D5" w14:textId="77777777" w:rsidR="003E3D52" w:rsidRPr="002A4B22" w:rsidRDefault="003E3D52" w:rsidP="002A4B22">
            <w:pPr>
              <w:rPr>
                <w:rFonts w:cs="Arial"/>
                <w:sz w:val="16"/>
                <w:szCs w:val="16"/>
              </w:rPr>
            </w:pPr>
            <w:r w:rsidRPr="002A4B22">
              <w:rPr>
                <w:sz w:val="16"/>
                <w:szCs w:val="16"/>
              </w:rPr>
              <w:t>//IMKAD_AangebodenStuk/StukdeelHypotheek</w:t>
            </w:r>
            <w:r w:rsidRPr="002A4B22">
              <w:rPr>
                <w:rFonts w:cs="Arial"/>
                <w:sz w:val="16"/>
                <w:szCs w:val="16"/>
              </w:rPr>
              <w:t xml:space="preserve">[aanduidingHypotheek = ‘overbruggingshypotheek’] </w:t>
            </w:r>
          </w:p>
          <w:p w14:paraId="0D52D8FD" w14:textId="77777777" w:rsidR="00853AAE" w:rsidRPr="002A4B22" w:rsidRDefault="00853AAE" w:rsidP="002A4B22">
            <w:pPr>
              <w:rPr>
                <w:rFonts w:cs="Arial"/>
                <w:sz w:val="16"/>
                <w:szCs w:val="16"/>
              </w:rPr>
            </w:pPr>
            <w:r w:rsidRPr="002A4B22">
              <w:rPr>
                <w:rFonts w:cs="Arial"/>
                <w:sz w:val="16"/>
                <w:szCs w:val="16"/>
              </w:rPr>
              <w:t>-is aanwezig</w:t>
            </w:r>
          </w:p>
          <w:p w14:paraId="3E5B15C3" w14:textId="77777777" w:rsidR="003E3D52" w:rsidRPr="002A4B22" w:rsidRDefault="003E3D52" w:rsidP="002A4B22">
            <w:pPr>
              <w:rPr>
                <w:rFonts w:cs="Arial"/>
                <w:sz w:val="16"/>
                <w:szCs w:val="16"/>
              </w:rPr>
            </w:pPr>
          </w:p>
          <w:p w14:paraId="7D752D39" w14:textId="77777777" w:rsidR="00853AAE" w:rsidRPr="002A4B22" w:rsidRDefault="00853AAE" w:rsidP="002A4B22">
            <w:pPr>
              <w:pStyle w:val="streepje"/>
              <w:numPr>
                <w:ilvl w:val="0"/>
                <w:numId w:val="0"/>
              </w:numPr>
              <w:rPr>
                <w:lang w:val="nl-NL"/>
              </w:rPr>
            </w:pPr>
            <w:r w:rsidRPr="002A4B22">
              <w:rPr>
                <w:u w:val="single"/>
                <w:lang w:val="nl-NL"/>
              </w:rPr>
              <w:t>Mapping telwoord</w:t>
            </w:r>
            <w:r w:rsidRPr="002A4B22">
              <w:rPr>
                <w:lang w:val="nl-NL"/>
              </w:rPr>
              <w:t>:</w:t>
            </w:r>
          </w:p>
          <w:p w14:paraId="08C75871" w14:textId="77777777" w:rsidR="000974F6" w:rsidRDefault="00853AAE" w:rsidP="002A4B22">
            <w:pPr>
              <w:pStyle w:val="streepje"/>
              <w:numPr>
                <w:ilvl w:val="0"/>
                <w:numId w:val="0"/>
              </w:numPr>
              <w:rPr>
                <w:sz w:val="16"/>
                <w:szCs w:val="16"/>
              </w:rPr>
            </w:pPr>
            <w:r w:rsidRPr="002A4B22">
              <w:rPr>
                <w:sz w:val="16"/>
                <w:szCs w:val="16"/>
              </w:rPr>
              <w:t>//IMKAD_AangebodenStuk/StukdeelHypotheek</w:t>
            </w:r>
            <w:r w:rsidRPr="002A4B22">
              <w:rPr>
                <w:rFonts w:cs="Arial"/>
                <w:sz w:val="16"/>
                <w:szCs w:val="16"/>
              </w:rPr>
              <w:t>[aanduidingHypotheek = ‘overbruggingshypotheek’]</w:t>
            </w:r>
            <w:r w:rsidRPr="002A4B22">
              <w:rPr>
                <w:sz w:val="16"/>
                <w:szCs w:val="16"/>
              </w:rPr>
              <w:t>/rangordeHypotheek</w:t>
            </w:r>
            <w:r w:rsidRPr="002A4B22" w:rsidDel="00853AAE">
              <w:rPr>
                <w:sz w:val="16"/>
                <w:szCs w:val="16"/>
              </w:rPr>
              <w:t xml:space="preserve"> </w:t>
            </w:r>
          </w:p>
          <w:p w14:paraId="1354E809" w14:textId="77777777" w:rsidR="008A7B9C" w:rsidRPr="002A4B22" w:rsidRDefault="008A7B9C" w:rsidP="002A4B22">
            <w:pPr>
              <w:pStyle w:val="streepje"/>
              <w:numPr>
                <w:ilvl w:val="0"/>
                <w:numId w:val="0"/>
              </w:numPr>
              <w:rPr>
                <w:rFonts w:cs="Arial"/>
                <w:sz w:val="16"/>
                <w:szCs w:val="16"/>
              </w:rPr>
            </w:pPr>
          </w:p>
        </w:tc>
      </w:tr>
      <w:tr w:rsidR="00057A9E" w:rsidRPr="00343045" w14:paraId="6EF77458" w14:textId="77777777" w:rsidTr="000923C3">
        <w:tc>
          <w:tcPr>
            <w:tcW w:w="6978" w:type="dxa"/>
          </w:tcPr>
          <w:p w14:paraId="78BC038A" w14:textId="45EA3796" w:rsidR="00057A9E" w:rsidRPr="002A4B22" w:rsidRDefault="00057A9E" w:rsidP="002A4B22">
            <w:pPr>
              <w:autoSpaceDE w:val="0"/>
              <w:autoSpaceDN w:val="0"/>
              <w:adjustRightInd w:val="0"/>
              <w:rPr>
                <w:rFonts w:cs="Arial"/>
                <w:color w:val="3366FF"/>
                <w:szCs w:val="18"/>
                <w:u w:val="single"/>
              </w:rPr>
            </w:pPr>
            <w:r w:rsidRPr="002A4B22">
              <w:rPr>
                <w:rFonts w:cs="Arial"/>
                <w:color w:val="800080"/>
                <w:szCs w:val="18"/>
                <w:highlight w:val="yellow"/>
              </w:rPr>
              <w:t>TEKSTBLOK RECHT</w:t>
            </w:r>
            <w:r w:rsidRPr="002A4B22">
              <w:rPr>
                <w:rFonts w:cs="Arial"/>
                <w:color w:val="800080"/>
                <w:szCs w:val="18"/>
              </w:rPr>
              <w:t xml:space="preserve"> </w:t>
            </w:r>
            <w:r w:rsidRPr="002A4B22">
              <w:rPr>
                <w:rFonts w:cs="Arial"/>
                <w:color w:val="800080"/>
                <w:szCs w:val="18"/>
                <w:highlight w:val="yellow"/>
              </w:rPr>
              <w:t>TEKSTBLOK REGISTERGOED</w:t>
            </w:r>
            <w:r w:rsidR="0011065F">
              <w:rPr>
                <w:rFonts w:cs="Arial"/>
                <w:color w:val="800080"/>
                <w:szCs w:val="18"/>
              </w:rPr>
              <w:t>;</w:t>
            </w:r>
          </w:p>
        </w:tc>
        <w:tc>
          <w:tcPr>
            <w:tcW w:w="7164" w:type="dxa"/>
          </w:tcPr>
          <w:p w14:paraId="5FE0C615" w14:textId="5B3FD2CA" w:rsidR="00057A9E" w:rsidRPr="00124E96" w:rsidRDefault="00057A9E" w:rsidP="00057A9E">
            <w:r>
              <w:t xml:space="preserve">Herhalende combinatie van minimaal één TEKSTBLOK RECHT </w:t>
            </w:r>
            <w:r w:rsidRPr="00124E96">
              <w:t>met één TEKSTBLOK REGISTERGOED</w:t>
            </w:r>
            <w:r>
              <w:t xml:space="preserve">, </w:t>
            </w:r>
            <w:r w:rsidR="00A93C75">
              <w:t>wanneer er meer dan één combinatie wordt getoond dan wordt de tekst per combinatie voorafgegaan door een opvolgende letter</w:t>
            </w:r>
            <w:r w:rsidR="00A93C75" w:rsidRPr="002A4B22">
              <w:rPr>
                <w:lang w:val="nl"/>
              </w:rPr>
              <w:t xml:space="preserve"> beginnend bij ‘a.’</w:t>
            </w:r>
            <w:r w:rsidR="00A93C75">
              <w:t>.</w:t>
            </w:r>
          </w:p>
          <w:p w14:paraId="4D1C04B2" w14:textId="77777777" w:rsidR="00057A9E" w:rsidRDefault="00057A9E" w:rsidP="00057A9E"/>
          <w:p w14:paraId="46ECFE2D" w14:textId="77777777" w:rsidR="00057A9E" w:rsidRDefault="00057A9E" w:rsidP="00057A9E">
            <w:r>
              <w:t>Van TEKSTBLOK REGISTERGOED zijn alleen de objecten perceel, appartementsrecht, netwerk en schip van toepassing.</w:t>
            </w:r>
          </w:p>
          <w:p w14:paraId="0CDFD234" w14:textId="77777777" w:rsidR="00057A9E" w:rsidRPr="002A4B22" w:rsidRDefault="00057A9E" w:rsidP="00057A9E">
            <w:pPr>
              <w:rPr>
                <w:lang w:val="nl"/>
              </w:rPr>
            </w:pPr>
          </w:p>
          <w:p w14:paraId="018FBDCE" w14:textId="77777777" w:rsidR="00057A9E" w:rsidRPr="002A4B22" w:rsidRDefault="00057A9E" w:rsidP="00057A9E">
            <w:pPr>
              <w:rPr>
                <w:sz w:val="20"/>
                <w:u w:val="single"/>
                <w:lang w:val="nl"/>
              </w:rPr>
            </w:pPr>
            <w:r w:rsidRPr="002A4B22">
              <w:rPr>
                <w:sz w:val="20"/>
                <w:u w:val="single"/>
                <w:lang w:val="nl"/>
              </w:rPr>
              <w:t>Mapping recht en registergoed:</w:t>
            </w:r>
          </w:p>
          <w:p w14:paraId="0271420F" w14:textId="77777777" w:rsidR="00057A9E" w:rsidRPr="002A4B22" w:rsidRDefault="00057A9E" w:rsidP="002A4B22">
            <w:pPr>
              <w:pStyle w:val="streepje"/>
              <w:numPr>
                <w:ilvl w:val="0"/>
                <w:numId w:val="0"/>
              </w:numPr>
              <w:rPr>
                <w:sz w:val="16"/>
                <w:szCs w:val="16"/>
              </w:rPr>
            </w:pPr>
            <w:r w:rsidRPr="002A4B22">
              <w:rPr>
                <w:sz w:val="16"/>
                <w:szCs w:val="16"/>
              </w:rPr>
              <w:t>//IMKAD_AangebodenStuk/StukdeelHypotheek</w:t>
            </w:r>
            <w:r w:rsidRPr="002A4B22">
              <w:rPr>
                <w:rFonts w:cs="Arial"/>
                <w:sz w:val="16"/>
                <w:szCs w:val="16"/>
              </w:rPr>
              <w:t>[aanduidingHypotheek = ‘overbruggingshypotheek’]</w:t>
            </w:r>
            <w:r w:rsidRPr="002A4B22">
              <w:rPr>
                <w:sz w:val="16"/>
                <w:szCs w:val="16"/>
              </w:rPr>
              <w:t>/IMKAD_ZakelijkRecht</w:t>
            </w:r>
          </w:p>
          <w:p w14:paraId="78602547" w14:textId="77777777" w:rsidR="00057A9E" w:rsidRDefault="00BE6340" w:rsidP="002A4B22">
            <w:pPr>
              <w:pStyle w:val="streepje"/>
              <w:numPr>
                <w:ilvl w:val="0"/>
                <w:numId w:val="0"/>
              </w:numPr>
              <w:rPr>
                <w:sz w:val="16"/>
                <w:szCs w:val="16"/>
              </w:rPr>
            </w:pPr>
            <w:r w:rsidRPr="002A4B22">
              <w:rPr>
                <w:sz w:val="16"/>
                <w:szCs w:val="16"/>
              </w:rPr>
              <w:t>-de overige mapping is opgenomen in de genoemde tekstblokken.</w:t>
            </w:r>
          </w:p>
          <w:p w14:paraId="4DFFF218" w14:textId="77777777" w:rsidR="00546569" w:rsidRDefault="00546569" w:rsidP="002A4B22">
            <w:pPr>
              <w:pStyle w:val="streepje"/>
              <w:numPr>
                <w:ilvl w:val="0"/>
                <w:numId w:val="0"/>
              </w:numPr>
            </w:pPr>
          </w:p>
        </w:tc>
      </w:tr>
      <w:tr w:rsidR="00346D2E" w:rsidRPr="00343045" w14:paraId="462208ED" w14:textId="77777777" w:rsidTr="000923C3">
        <w:tc>
          <w:tcPr>
            <w:tcW w:w="6978" w:type="dxa"/>
          </w:tcPr>
          <w:p w14:paraId="7277EC40" w14:textId="4896273B" w:rsidR="00346D2E" w:rsidRPr="000D4206" w:rsidRDefault="00346D2E" w:rsidP="000923C3">
            <w:pPr>
              <w:suppressAutoHyphens/>
              <w:ind w:left="284"/>
              <w:outlineLvl w:val="0"/>
              <w:rPr>
                <w:rFonts w:cs="Arial"/>
                <w:color w:val="800080"/>
                <w:sz w:val="20"/>
              </w:rPr>
            </w:pPr>
            <w:bookmarkStart w:id="350" w:name="_Toc157006557"/>
            <w:r w:rsidRPr="001F7025">
              <w:rPr>
                <w:rFonts w:cs="Arial"/>
                <w:color w:val="800080"/>
                <w:sz w:val="20"/>
              </w:rPr>
              <w:lastRenderedPageBreak/>
              <w:t>(hierna eveneens te noemen onderpand).</w:t>
            </w:r>
            <w:bookmarkEnd w:id="350"/>
          </w:p>
        </w:tc>
        <w:tc>
          <w:tcPr>
            <w:tcW w:w="7164" w:type="dxa"/>
          </w:tcPr>
          <w:p w14:paraId="7DAF38C6" w14:textId="6EC7A104" w:rsidR="00346D2E" w:rsidRDefault="00346D2E" w:rsidP="00057A9E">
            <w:r>
              <w:t>Vaste tekst indien overbruggingshypotheek is opgenomen.</w:t>
            </w:r>
          </w:p>
        </w:tc>
      </w:tr>
    </w:tbl>
    <w:p w14:paraId="26373B99" w14:textId="77777777" w:rsidR="00C80891" w:rsidRDefault="00C80891" w:rsidP="000F550B">
      <w:pPr>
        <w:pStyle w:val="Kop2"/>
      </w:pPr>
      <w:bookmarkStart w:id="351" w:name="_Toc454288175"/>
      <w:bookmarkStart w:id="352" w:name="_Toc157006558"/>
      <w:r>
        <w:t>Afsluiting</w:t>
      </w:r>
      <w:bookmarkEnd w:id="351"/>
      <w:bookmarkEnd w:id="352"/>
    </w:p>
    <w:p w14:paraId="2FF61827" w14:textId="77777777" w:rsidR="00C80891" w:rsidRPr="00C80891" w:rsidRDefault="00C80891" w:rsidP="00C80891">
      <w:pPr>
        <w:rPr>
          <w:lang w:val="nl"/>
        </w:rPr>
      </w:pPr>
    </w:p>
    <w:tbl>
      <w:tblPr>
        <w:tblW w:w="143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851"/>
        <w:gridCol w:w="7458"/>
      </w:tblGrid>
      <w:tr w:rsidR="00D668A6" w:rsidRPr="00D668A6" w14:paraId="4F2F4438" w14:textId="77777777" w:rsidTr="000923C3">
        <w:trPr>
          <w:trHeight w:val="192"/>
        </w:trPr>
        <w:tc>
          <w:tcPr>
            <w:tcW w:w="6851" w:type="dxa"/>
            <w:shd w:val="clear" w:color="auto" w:fill="DEEAF6" w:themeFill="accent1" w:themeFillTint="33"/>
          </w:tcPr>
          <w:p w14:paraId="60D5320A" w14:textId="00A2DCCB" w:rsidR="00D668A6" w:rsidRPr="000923C3" w:rsidRDefault="00D668A6" w:rsidP="000F1AB4">
            <w:pPr>
              <w:suppressAutoHyphens/>
              <w:ind w:left="284"/>
              <w:outlineLvl w:val="0"/>
              <w:rPr>
                <w:rFonts w:cs="Arial"/>
                <w:b/>
                <w:bCs/>
                <w:snapToGrid/>
                <w:color w:val="000000" w:themeColor="text1"/>
                <w:sz w:val="20"/>
              </w:rPr>
            </w:pPr>
            <w:bookmarkStart w:id="353" w:name="_Toc157006559"/>
            <w:r w:rsidRPr="00D668A6">
              <w:rPr>
                <w:rFonts w:cs="Arial"/>
                <w:b/>
                <w:bCs/>
                <w:snapToGrid/>
                <w:color w:val="000000" w:themeColor="text1"/>
                <w:sz w:val="20"/>
              </w:rPr>
              <w:t>Modeldocument tekst</w:t>
            </w:r>
            <w:bookmarkEnd w:id="353"/>
          </w:p>
        </w:tc>
        <w:tc>
          <w:tcPr>
            <w:tcW w:w="7458" w:type="dxa"/>
            <w:shd w:val="clear" w:color="auto" w:fill="DEEAF6" w:themeFill="accent1" w:themeFillTint="33"/>
          </w:tcPr>
          <w:p w14:paraId="6DED99B9" w14:textId="76F943E2" w:rsidR="00D668A6" w:rsidRPr="000923C3" w:rsidRDefault="00D668A6" w:rsidP="003E02D2">
            <w:pPr>
              <w:rPr>
                <w:b/>
                <w:bCs/>
                <w:sz w:val="20"/>
              </w:rPr>
            </w:pPr>
            <w:r w:rsidRPr="000923C3">
              <w:rPr>
                <w:b/>
                <w:bCs/>
                <w:sz w:val="20"/>
              </w:rPr>
              <w:t>Mapping en toelichting</w:t>
            </w:r>
          </w:p>
        </w:tc>
      </w:tr>
      <w:tr w:rsidR="00C80891" w:rsidRPr="00343045" w14:paraId="0072DA65" w14:textId="77777777" w:rsidTr="000923C3">
        <w:trPr>
          <w:trHeight w:val="1416"/>
        </w:trPr>
        <w:tc>
          <w:tcPr>
            <w:tcW w:w="6851" w:type="dxa"/>
          </w:tcPr>
          <w:p w14:paraId="778724A9" w14:textId="0CED5B84" w:rsidR="000F1AB4" w:rsidRPr="00853CA1" w:rsidRDefault="000F1AB4" w:rsidP="000F1AB4">
            <w:pPr>
              <w:suppressAutoHyphens/>
              <w:ind w:left="284"/>
              <w:outlineLvl w:val="0"/>
              <w:rPr>
                <w:rFonts w:cs="Arial"/>
                <w:snapToGrid/>
                <w:color w:val="FF0000"/>
                <w:sz w:val="20"/>
              </w:rPr>
            </w:pPr>
            <w:bookmarkStart w:id="354" w:name="_Toc157006560"/>
            <w:r w:rsidRPr="00853CA1">
              <w:rPr>
                <w:rFonts w:cs="Arial"/>
                <w:snapToGrid/>
                <w:color w:val="FF0000"/>
                <w:sz w:val="20"/>
              </w:rPr>
              <w:t xml:space="preserve">De </w:t>
            </w:r>
            <w:r w:rsidR="004E74BB" w:rsidRPr="0000397F">
              <w:rPr>
                <w:rFonts w:cs="Arial"/>
                <w:color w:val="339966"/>
                <w:sz w:val="20"/>
              </w:rPr>
              <w:t>comparant</w:t>
            </w:r>
            <w:r w:rsidR="004E74BB">
              <w:rPr>
                <w:rFonts w:cs="Arial"/>
                <w:color w:val="339966"/>
                <w:sz w:val="20"/>
              </w:rPr>
              <w:t>/comparante/persoon</w:t>
            </w:r>
            <w:r w:rsidR="004E74BB" w:rsidRPr="002E7F50">
              <w:rPr>
                <w:rFonts w:cs="Arial"/>
                <w:color w:val="FF0000"/>
                <w:sz w:val="20"/>
              </w:rPr>
              <w:t xml:space="preserve"> </w:t>
            </w:r>
            <w:r w:rsidRPr="00853CA1">
              <w:rPr>
                <w:rFonts w:cs="Arial"/>
                <w:snapToGrid/>
                <w:color w:val="FF0000"/>
                <w:sz w:val="20"/>
              </w:rPr>
              <w:t xml:space="preserve">onder 1 genoemd verklaart </w:t>
            </w:r>
            <w:r w:rsidRPr="00C56D65">
              <w:rPr>
                <w:rFonts w:cs="Arial"/>
                <w:snapToGrid/>
                <w:color w:val="FF0000"/>
                <w:sz w:val="20"/>
              </w:rPr>
              <w:t>de hiervoor vermelde schuldbekentenis met hypotheekstelling alsmede de hierna vermelde verpandingen en overdracht van rechten onder de daarbij gemaakte bedingen alsmede de (eventuele) borgstelling(en)</w:t>
            </w:r>
            <w:r w:rsidRPr="00853CA1">
              <w:rPr>
                <w:rFonts w:cs="Arial"/>
                <w:snapToGrid/>
                <w:color w:val="FF0000"/>
                <w:sz w:val="20"/>
              </w:rPr>
              <w:t xml:space="preserve"> voor en ten behoeve van</w:t>
            </w:r>
            <w:r>
              <w:rPr>
                <w:rFonts w:cs="Arial"/>
                <w:snapToGrid/>
                <w:color w:val="FF0000"/>
                <w:sz w:val="20"/>
              </w:rPr>
              <w:t xml:space="preserve"> </w:t>
            </w:r>
            <w:r w:rsidRPr="00853CA1">
              <w:rPr>
                <w:rFonts w:cs="Arial"/>
                <w:snapToGrid/>
                <w:color w:val="FF0000"/>
                <w:sz w:val="20"/>
              </w:rPr>
              <w:t>geldgever aan te nemen</w:t>
            </w:r>
            <w:r>
              <w:rPr>
                <w:rFonts w:cs="Arial"/>
                <w:snapToGrid/>
                <w:color w:val="FF0000"/>
                <w:sz w:val="20"/>
              </w:rPr>
              <w:t>.</w:t>
            </w:r>
            <w:bookmarkEnd w:id="354"/>
          </w:p>
          <w:p w14:paraId="0F095328" w14:textId="788A0436" w:rsidR="00C80891" w:rsidRPr="002A4B22" w:rsidRDefault="00C80891" w:rsidP="002A4B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Arial"/>
                <w:color w:val="008000"/>
                <w:szCs w:val="18"/>
              </w:rPr>
            </w:pPr>
          </w:p>
        </w:tc>
        <w:tc>
          <w:tcPr>
            <w:tcW w:w="7458" w:type="dxa"/>
          </w:tcPr>
          <w:p w14:paraId="73C7E7D7" w14:textId="17113BBF" w:rsidR="003E02D2" w:rsidRPr="004D42E8" w:rsidRDefault="003E02D2" w:rsidP="003E02D2">
            <w:r w:rsidRPr="004D42E8">
              <w:t>Vaste tekst met</w:t>
            </w:r>
            <w:r w:rsidR="00BF3565">
              <w:t xml:space="preserve"> een verplichte keuzetekst.</w:t>
            </w:r>
          </w:p>
          <w:p w14:paraId="571619CA" w14:textId="77777777" w:rsidR="00A4458A" w:rsidRDefault="00A4458A" w:rsidP="003E02D2"/>
          <w:p w14:paraId="4E696FF5" w14:textId="40EE06A9" w:rsidR="004E74BB" w:rsidRPr="00015BBB" w:rsidRDefault="004E74BB" w:rsidP="004E74BB">
            <w:pPr>
              <w:spacing w:line="280" w:lineRule="atLeast"/>
              <w:rPr>
                <w:szCs w:val="18"/>
              </w:rPr>
            </w:pPr>
            <w:r w:rsidRPr="00015BBB">
              <w:rPr>
                <w:szCs w:val="18"/>
              </w:rPr>
              <w:t>De keuze tussen</w:t>
            </w:r>
            <w:r w:rsidRPr="00365A72">
              <w:rPr>
                <w:rFonts w:cs="Arial"/>
                <w:color w:val="339966"/>
                <w:szCs w:val="18"/>
              </w:rPr>
              <w:t xml:space="preserve"> comparant/comparante/persoon </w:t>
            </w:r>
            <w:r w:rsidRPr="00365A72">
              <w:rPr>
                <w:rFonts w:cs="Arial"/>
                <w:szCs w:val="18"/>
              </w:rPr>
              <w:t>is een verplichte gebruikerskeuz</w:t>
            </w:r>
            <w:r>
              <w:rPr>
                <w:rFonts w:cs="Arial"/>
                <w:szCs w:val="18"/>
              </w:rPr>
              <w:t>e. Deze keuze is al eerder gemaakt in paragraaf</w:t>
            </w:r>
            <w:r w:rsidR="00494397">
              <w:rPr>
                <w:rFonts w:cs="Arial"/>
                <w:szCs w:val="18"/>
              </w:rPr>
              <w:t xml:space="preserve"> 2.4.3.</w:t>
            </w:r>
          </w:p>
          <w:p w14:paraId="3DF8FA2C" w14:textId="77777777" w:rsidR="004E74BB" w:rsidRDefault="004E74BB" w:rsidP="004E74BB"/>
          <w:p w14:paraId="13A2409B" w14:textId="77777777" w:rsidR="004E74BB" w:rsidRPr="00EA3A91" w:rsidRDefault="004E74BB" w:rsidP="004E74BB">
            <w:pPr>
              <w:keepNext/>
              <w:rPr>
                <w:szCs w:val="18"/>
                <w:u w:val="single"/>
              </w:rPr>
            </w:pPr>
            <w:r w:rsidRPr="00EA3A91">
              <w:rPr>
                <w:szCs w:val="18"/>
                <w:u w:val="single"/>
              </w:rPr>
              <w:t>Mapping</w:t>
            </w:r>
            <w:r>
              <w:rPr>
                <w:szCs w:val="18"/>
                <w:u w:val="single"/>
              </w:rPr>
              <w:t xml:space="preserve"> (dit wijkt af van het bankmodel)</w:t>
            </w:r>
            <w:r w:rsidRPr="00EA3A91">
              <w:rPr>
                <w:szCs w:val="18"/>
                <w:u w:val="single"/>
              </w:rPr>
              <w:t>:</w:t>
            </w:r>
          </w:p>
          <w:p w14:paraId="52952CE2" w14:textId="77777777" w:rsidR="004E74BB" w:rsidRPr="00EA3A91" w:rsidRDefault="004E74BB" w:rsidP="004E74BB">
            <w:pPr>
              <w:keepNext/>
              <w:rPr>
                <w:sz w:val="16"/>
                <w:szCs w:val="16"/>
              </w:rPr>
            </w:pPr>
            <w:r w:rsidRPr="00EA3A91">
              <w:rPr>
                <w:sz w:val="16"/>
                <w:szCs w:val="16"/>
              </w:rPr>
              <w:t>//IMKAD_AangebodenStuk/</w:t>
            </w:r>
          </w:p>
          <w:p w14:paraId="3FE7CB3E" w14:textId="77777777" w:rsidR="004E74BB" w:rsidRPr="00EA3A91" w:rsidRDefault="004E74BB" w:rsidP="004E74BB">
            <w:pPr>
              <w:keepNext/>
              <w:rPr>
                <w:sz w:val="16"/>
                <w:szCs w:val="16"/>
              </w:rPr>
            </w:pPr>
            <w:r w:rsidRPr="00EA3A91">
              <w:rPr>
                <w:sz w:val="16"/>
                <w:szCs w:val="16"/>
              </w:rPr>
              <w:t>./tia_TekstKeuze/</w:t>
            </w:r>
          </w:p>
          <w:p w14:paraId="3A6CEE01" w14:textId="77777777" w:rsidR="004E74BB" w:rsidRPr="00EA3A91" w:rsidRDefault="004E74BB" w:rsidP="004E74BB">
            <w:pPr>
              <w:keepNext/>
              <w:ind w:left="227"/>
              <w:rPr>
                <w:sz w:val="16"/>
                <w:szCs w:val="16"/>
              </w:rPr>
            </w:pPr>
            <w:r w:rsidRPr="00EA3A91">
              <w:rPr>
                <w:sz w:val="16"/>
                <w:szCs w:val="16"/>
              </w:rPr>
              <w:t>./tagNaam(‘k</w:t>
            </w:r>
            <w:r>
              <w:rPr>
                <w:sz w:val="16"/>
                <w:szCs w:val="16"/>
              </w:rPr>
              <w:t>_PersonenVolmacht</w:t>
            </w:r>
            <w:r w:rsidRPr="00EA3A91">
              <w:rPr>
                <w:sz w:val="16"/>
                <w:szCs w:val="16"/>
              </w:rPr>
              <w:t>’)</w:t>
            </w:r>
          </w:p>
          <w:p w14:paraId="7FF36617" w14:textId="3CDB2369" w:rsidR="004E74BB" w:rsidRDefault="004E74BB" w:rsidP="004E74BB">
            <w:pPr>
              <w:autoSpaceDE w:val="0"/>
              <w:autoSpaceDN w:val="0"/>
              <w:adjustRightInd w:val="0"/>
              <w:ind w:left="227"/>
              <w:rPr>
                <w:sz w:val="16"/>
                <w:szCs w:val="16"/>
              </w:rPr>
            </w:pPr>
            <w:r w:rsidRPr="00EA3A91">
              <w:rPr>
                <w:sz w:val="16"/>
                <w:szCs w:val="16"/>
              </w:rPr>
              <w:t>./tekst (‘</w:t>
            </w:r>
            <w:r>
              <w:rPr>
                <w:sz w:val="16"/>
                <w:szCs w:val="16"/>
              </w:rPr>
              <w:t>comparant</w:t>
            </w:r>
            <w:r w:rsidRPr="00EA3A91">
              <w:rPr>
                <w:sz w:val="16"/>
                <w:szCs w:val="16"/>
              </w:rPr>
              <w:t>’</w:t>
            </w:r>
            <w:r>
              <w:rPr>
                <w:sz w:val="16"/>
                <w:szCs w:val="16"/>
              </w:rPr>
              <w:t>, ‘comparante’, ‘persoon’</w:t>
            </w:r>
            <w:r w:rsidRPr="00EA3A91">
              <w:rPr>
                <w:sz w:val="16"/>
                <w:szCs w:val="16"/>
              </w:rPr>
              <w:t>)</w:t>
            </w:r>
          </w:p>
          <w:p w14:paraId="3C4A10CA" w14:textId="77777777" w:rsidR="003E02D2" w:rsidRPr="002A4B22" w:rsidRDefault="003E02D2" w:rsidP="003E02D2">
            <w:pPr>
              <w:rPr>
                <w:szCs w:val="18"/>
              </w:rPr>
            </w:pPr>
          </w:p>
        </w:tc>
      </w:tr>
    </w:tbl>
    <w:p w14:paraId="57057B91" w14:textId="5938EF16" w:rsidR="00576E9F" w:rsidRDefault="00576E9F" w:rsidP="00576E9F">
      <w:pPr>
        <w:pStyle w:val="Kop2"/>
      </w:pPr>
      <w:bookmarkStart w:id="355" w:name="_Toc157003258"/>
      <w:bookmarkStart w:id="356" w:name="_Toc157003676"/>
      <w:bookmarkStart w:id="357" w:name="_Toc157004089"/>
      <w:bookmarkStart w:id="358" w:name="_Toc157004502"/>
      <w:bookmarkStart w:id="359" w:name="_Toc157004920"/>
      <w:bookmarkStart w:id="360" w:name="_Toc157003259"/>
      <w:bookmarkStart w:id="361" w:name="_Toc157003677"/>
      <w:bookmarkStart w:id="362" w:name="_Toc157004090"/>
      <w:bookmarkStart w:id="363" w:name="_Toc157004503"/>
      <w:bookmarkStart w:id="364" w:name="_Toc157004921"/>
      <w:bookmarkStart w:id="365" w:name="_Toc157006561"/>
      <w:bookmarkStart w:id="366" w:name="_Hlk157001897"/>
      <w:bookmarkEnd w:id="355"/>
      <w:bookmarkEnd w:id="356"/>
      <w:bookmarkEnd w:id="357"/>
      <w:bookmarkEnd w:id="358"/>
      <w:bookmarkEnd w:id="359"/>
      <w:bookmarkEnd w:id="360"/>
      <w:bookmarkEnd w:id="361"/>
      <w:bookmarkEnd w:id="362"/>
      <w:bookmarkEnd w:id="363"/>
      <w:bookmarkEnd w:id="364"/>
      <w:r>
        <w:t>Woonplaatskeuze</w:t>
      </w:r>
      <w:bookmarkEnd w:id="365"/>
    </w:p>
    <w:p w14:paraId="3F38373A" w14:textId="77777777" w:rsidR="00576E9F" w:rsidRPr="000923C3" w:rsidRDefault="00576E9F" w:rsidP="00576E9F">
      <w:pPr>
        <w:rPr>
          <w:lang w:val="nl"/>
        </w:rPr>
      </w:pP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0D4206" w:rsidRPr="000D4206" w14:paraId="13E5E91A" w14:textId="77777777" w:rsidTr="00742157">
        <w:tc>
          <w:tcPr>
            <w:tcW w:w="6771" w:type="dxa"/>
            <w:shd w:val="clear" w:color="auto" w:fill="DEEAF6" w:themeFill="accent1" w:themeFillTint="33"/>
          </w:tcPr>
          <w:p w14:paraId="4874643A" w14:textId="0930AC67" w:rsidR="002A6CAA" w:rsidRPr="000923C3" w:rsidRDefault="002A6CAA" w:rsidP="00F7068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utlineLvl w:val="0"/>
              <w:rPr>
                <w:rFonts w:cs="Arial"/>
                <w:b/>
                <w:bCs/>
                <w:color w:val="000000" w:themeColor="text1"/>
                <w:sz w:val="20"/>
              </w:rPr>
            </w:pPr>
            <w:bookmarkStart w:id="367" w:name="_Toc157006562"/>
            <w:r w:rsidRPr="000923C3">
              <w:rPr>
                <w:rFonts w:cs="Arial"/>
                <w:b/>
                <w:bCs/>
                <w:color w:val="000000" w:themeColor="text1"/>
                <w:sz w:val="20"/>
              </w:rPr>
              <w:t>Modeldocument tekst</w:t>
            </w:r>
            <w:bookmarkEnd w:id="367"/>
          </w:p>
        </w:tc>
        <w:tc>
          <w:tcPr>
            <w:tcW w:w="7371" w:type="dxa"/>
            <w:shd w:val="clear" w:color="auto" w:fill="DEEAF6" w:themeFill="accent1" w:themeFillTint="33"/>
          </w:tcPr>
          <w:p w14:paraId="3435ED85" w14:textId="4E5DD9E9" w:rsidR="002A6CAA" w:rsidRPr="000923C3" w:rsidRDefault="002A6CAA" w:rsidP="000923C3">
            <w:pPr>
              <w:rPr>
                <w:b/>
                <w:bCs/>
                <w:color w:val="000000" w:themeColor="text1"/>
                <w:sz w:val="20"/>
              </w:rPr>
            </w:pPr>
            <w:r w:rsidRPr="000923C3">
              <w:rPr>
                <w:b/>
                <w:bCs/>
                <w:color w:val="000000" w:themeColor="text1"/>
                <w:sz w:val="20"/>
              </w:rPr>
              <w:t>Mapping en toelichting</w:t>
            </w:r>
          </w:p>
        </w:tc>
      </w:tr>
      <w:tr w:rsidR="00F70688" w:rsidRPr="00F70688" w14:paraId="6E2EB712" w14:textId="77777777" w:rsidTr="002A6CAA">
        <w:tc>
          <w:tcPr>
            <w:tcW w:w="6771" w:type="dxa"/>
          </w:tcPr>
          <w:p w14:paraId="19241D5C" w14:textId="77777777" w:rsidR="00DB433B" w:rsidRPr="00CF528D" w:rsidRDefault="00DB433B" w:rsidP="00DB433B">
            <w:pPr>
              <w:suppressAutoHyphens/>
              <w:ind w:left="284" w:hanging="284"/>
              <w:outlineLvl w:val="0"/>
              <w:rPr>
                <w:rFonts w:cs="Arial"/>
                <w:color w:val="800080"/>
                <w:sz w:val="20"/>
                <w:u w:val="single"/>
              </w:rPr>
            </w:pPr>
            <w:bookmarkStart w:id="368" w:name="_Toc157006563"/>
            <w:r w:rsidRPr="00CF528D">
              <w:rPr>
                <w:rFonts w:cs="Arial"/>
                <w:color w:val="800080"/>
                <w:sz w:val="20"/>
                <w:u w:val="single"/>
              </w:rPr>
              <w:t>WOONPLAATS</w:t>
            </w:r>
            <w:bookmarkEnd w:id="368"/>
          </w:p>
          <w:p w14:paraId="19872419" w14:textId="6FA3146A" w:rsidR="00DB433B" w:rsidRPr="00252AB6" w:rsidRDefault="00DB433B" w:rsidP="00DB433B">
            <w:pPr>
              <w:suppressAutoHyphens/>
              <w:rPr>
                <w:rFonts w:cs="Arial"/>
                <w:color w:val="800080"/>
                <w:sz w:val="20"/>
              </w:rPr>
            </w:pPr>
            <w:r w:rsidRPr="00252AB6">
              <w:rPr>
                <w:rFonts w:cs="Arial"/>
                <w:color w:val="800080"/>
                <w:sz w:val="20"/>
              </w:rPr>
              <w:t xml:space="preserve">De </w:t>
            </w:r>
            <w:ins w:id="369" w:author="Willems, Igor" w:date="2025-11-11T13:15:00Z">
              <w:r w:rsidR="00E96831" w:rsidRPr="00E96831">
                <w:rPr>
                  <w:rFonts w:cs="Arial"/>
                  <w:color w:val="800080"/>
                  <w:sz w:val="20"/>
                </w:rPr>
                <w:t>comparanten/personen</w:t>
              </w:r>
            </w:ins>
            <w:del w:id="370" w:author="Willems, Igor" w:date="2025-11-11T13:15:00Z" w16du:dateUtc="2025-11-11T12:15:00Z">
              <w:r w:rsidRPr="00252AB6" w:rsidDel="00E96831">
                <w:rPr>
                  <w:rFonts w:cs="Arial"/>
                  <w:color w:val="800080"/>
                  <w:sz w:val="20"/>
                </w:rPr>
                <w:delText>comparanten</w:delText>
              </w:r>
            </w:del>
            <w:r w:rsidRPr="00252AB6">
              <w:rPr>
                <w:rFonts w:cs="Arial"/>
                <w:color w:val="800080"/>
                <w:sz w:val="20"/>
              </w:rPr>
              <w:t xml:space="preserve"> verklaren te dezer zake woonplaats te kiezen ten kantore van de notaris, bewaarder dezer akte.</w:t>
            </w:r>
          </w:p>
          <w:p w14:paraId="41CEE69F" w14:textId="233BD154" w:rsidR="00F70688" w:rsidRPr="002A6CAA" w:rsidRDefault="00F70688" w:rsidP="00F7068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outlineLvl w:val="0"/>
              <w:rPr>
                <w:bCs/>
              </w:rPr>
            </w:pPr>
          </w:p>
        </w:tc>
        <w:tc>
          <w:tcPr>
            <w:tcW w:w="7371" w:type="dxa"/>
          </w:tcPr>
          <w:p w14:paraId="55EDD3E5" w14:textId="77777777" w:rsidR="00F70688" w:rsidRPr="002A4B22" w:rsidRDefault="00F70688" w:rsidP="00F70688">
            <w:pPr>
              <w:spacing w:before="72"/>
              <w:rPr>
                <w:szCs w:val="18"/>
              </w:rPr>
            </w:pPr>
            <w:r w:rsidRPr="002A4B22">
              <w:rPr>
                <w:szCs w:val="18"/>
              </w:rPr>
              <w:t>Optionele tekst. De woonplaatskeuze is verplicht wanneer één van de personen uit één van de partijen een buitenlands adres heeft (het modeldocument en de stylesheet dwingen dit niet af).</w:t>
            </w:r>
          </w:p>
          <w:p w14:paraId="1FE6D3AE" w14:textId="77777777" w:rsidR="00F70688" w:rsidRPr="002A4B22" w:rsidRDefault="00F70688" w:rsidP="00F70688">
            <w:pPr>
              <w:keepNext/>
              <w:spacing w:before="72"/>
              <w:rPr>
                <w:szCs w:val="18"/>
              </w:rPr>
            </w:pPr>
          </w:p>
          <w:p w14:paraId="75538BBB" w14:textId="77777777" w:rsidR="00F70688" w:rsidRDefault="00F70688" w:rsidP="00F70688">
            <w:pPr>
              <w:keepNext/>
              <w:spacing w:before="72"/>
              <w:rPr>
                <w:ins w:id="371" w:author="Willems, Igor" w:date="2025-11-11T13:18:00Z" w16du:dateUtc="2025-11-11T12:18:00Z"/>
                <w:szCs w:val="18"/>
              </w:rPr>
            </w:pPr>
            <w:r w:rsidRPr="002A4B22">
              <w:rPr>
                <w:szCs w:val="18"/>
              </w:rPr>
              <w:t>De woonplaatskeuze heeft betrekking op alle comparanten, zowel de geldgever als de geldnemer of hypotheekgever.</w:t>
            </w:r>
          </w:p>
          <w:p w14:paraId="14DA253A" w14:textId="77777777" w:rsidR="00E96831" w:rsidRDefault="00E96831" w:rsidP="00F70688">
            <w:pPr>
              <w:keepNext/>
              <w:spacing w:before="72"/>
              <w:rPr>
                <w:ins w:id="372" w:author="Willems, Igor" w:date="2025-11-11T13:18:00Z" w16du:dateUtc="2025-11-11T12:18:00Z"/>
                <w:szCs w:val="18"/>
              </w:rPr>
            </w:pPr>
          </w:p>
          <w:p w14:paraId="07987A33" w14:textId="649708FD" w:rsidR="00E96831" w:rsidRPr="002A4B22" w:rsidRDefault="00E96831" w:rsidP="00F70688">
            <w:pPr>
              <w:keepNext/>
              <w:spacing w:before="72"/>
              <w:rPr>
                <w:szCs w:val="18"/>
              </w:rPr>
            </w:pPr>
            <w:ins w:id="373" w:author="Willems, Igor" w:date="2025-11-11T13:18:00Z" w16du:dateUtc="2025-11-11T12:18:00Z">
              <w:r>
                <w:rPr>
                  <w:szCs w:val="18"/>
                </w:rPr>
                <w:t>Als de woonplaatskeuze wordt opgenomen moet een keuze worden gemaakt tussen “</w:t>
              </w:r>
            </w:ins>
            <w:ins w:id="374" w:author="Willems, Igor" w:date="2025-11-11T13:19:00Z" w16du:dateUtc="2025-11-11T12:19:00Z">
              <w:r>
                <w:rPr>
                  <w:szCs w:val="18"/>
                </w:rPr>
                <w:t>comparanten</w:t>
              </w:r>
            </w:ins>
            <w:ins w:id="375" w:author="Willems, Igor" w:date="2025-11-11T13:18:00Z" w16du:dateUtc="2025-11-11T12:18:00Z">
              <w:r>
                <w:rPr>
                  <w:szCs w:val="18"/>
                </w:rPr>
                <w:t>” of “</w:t>
              </w:r>
            </w:ins>
            <w:ins w:id="376" w:author="Willems, Igor" w:date="2025-11-11T13:19:00Z" w16du:dateUtc="2025-11-11T12:19:00Z">
              <w:r>
                <w:rPr>
                  <w:szCs w:val="18"/>
                </w:rPr>
                <w:t>personen</w:t>
              </w:r>
            </w:ins>
            <w:ins w:id="377" w:author="Willems, Igor" w:date="2025-11-11T13:18:00Z" w16du:dateUtc="2025-11-11T12:18:00Z">
              <w:r>
                <w:rPr>
                  <w:szCs w:val="18"/>
                </w:rPr>
                <w:t>”.</w:t>
              </w:r>
            </w:ins>
          </w:p>
          <w:p w14:paraId="212476C0" w14:textId="77777777" w:rsidR="00F70688" w:rsidRPr="002A4B22" w:rsidRDefault="00F70688" w:rsidP="00F70688">
            <w:pPr>
              <w:keepNext/>
              <w:spacing w:before="72"/>
              <w:rPr>
                <w:szCs w:val="18"/>
              </w:rPr>
            </w:pPr>
          </w:p>
          <w:p w14:paraId="0EEC7A4C" w14:textId="77777777" w:rsidR="00F70688" w:rsidRPr="002A4B22" w:rsidRDefault="00F70688" w:rsidP="00F70688">
            <w:pPr>
              <w:keepNext/>
              <w:rPr>
                <w:szCs w:val="18"/>
                <w:u w:val="single"/>
              </w:rPr>
            </w:pPr>
            <w:r w:rsidRPr="002A4B22">
              <w:rPr>
                <w:szCs w:val="18"/>
                <w:u w:val="single"/>
              </w:rPr>
              <w:t>Mapping:</w:t>
            </w:r>
          </w:p>
          <w:p w14:paraId="211C6138" w14:textId="77777777" w:rsidR="00F70688" w:rsidRPr="002A4B22" w:rsidRDefault="00F70688" w:rsidP="00F70688">
            <w:pPr>
              <w:keepNext/>
              <w:rPr>
                <w:sz w:val="16"/>
                <w:szCs w:val="16"/>
              </w:rPr>
            </w:pPr>
            <w:r w:rsidRPr="002A4B22">
              <w:rPr>
                <w:sz w:val="16"/>
                <w:szCs w:val="16"/>
              </w:rPr>
              <w:t>//IMKAD_AangebodenStuk/tia_TekstKeuze</w:t>
            </w:r>
          </w:p>
          <w:p w14:paraId="58CA703E" w14:textId="77777777" w:rsidR="00F70688" w:rsidRPr="002A4B22" w:rsidRDefault="00F70688" w:rsidP="00F70688">
            <w:pPr>
              <w:keepNext/>
              <w:ind w:left="227"/>
              <w:rPr>
                <w:sz w:val="16"/>
                <w:szCs w:val="16"/>
              </w:rPr>
            </w:pPr>
            <w:r w:rsidRPr="002A4B22">
              <w:rPr>
                <w:sz w:val="16"/>
                <w:szCs w:val="16"/>
              </w:rPr>
              <w:t>./tagNaam(‘k_Woonplaatskeuze’)</w:t>
            </w:r>
          </w:p>
          <w:p w14:paraId="6940DEA0" w14:textId="77777777" w:rsidR="00F70688" w:rsidRPr="002A4B22" w:rsidRDefault="00F70688" w:rsidP="00F70688">
            <w:pPr>
              <w:keepNext/>
              <w:autoSpaceDE w:val="0"/>
              <w:autoSpaceDN w:val="0"/>
              <w:adjustRightInd w:val="0"/>
              <w:ind w:left="227"/>
              <w:rPr>
                <w:i/>
                <w:sz w:val="16"/>
                <w:szCs w:val="16"/>
              </w:rPr>
            </w:pPr>
            <w:r w:rsidRPr="002A4B22">
              <w:rPr>
                <w:sz w:val="16"/>
                <w:szCs w:val="16"/>
              </w:rPr>
              <w:t>./tekst</w:t>
            </w:r>
            <w:r w:rsidRPr="002A4B22">
              <w:rPr>
                <w:i/>
                <w:sz w:val="16"/>
                <w:szCs w:val="16"/>
              </w:rPr>
              <w:t>(met de gekozen tekst zonder de koptekst)</w:t>
            </w:r>
          </w:p>
          <w:p w14:paraId="78A993BC" w14:textId="77777777" w:rsidR="00F70688" w:rsidRPr="002A4B22" w:rsidRDefault="00F70688" w:rsidP="00F70688">
            <w:pPr>
              <w:keepNext/>
              <w:autoSpaceDE w:val="0"/>
              <w:autoSpaceDN w:val="0"/>
              <w:adjustRightInd w:val="0"/>
              <w:rPr>
                <w:i/>
                <w:sz w:val="16"/>
                <w:szCs w:val="16"/>
              </w:rPr>
            </w:pPr>
          </w:p>
          <w:p w14:paraId="39723A2E" w14:textId="1C959DEB" w:rsidR="00F70688" w:rsidRPr="002A6CAA" w:rsidRDefault="00F70688" w:rsidP="00F70688">
            <w:pPr>
              <w:spacing w:before="72"/>
              <w:rPr>
                <w:bCs/>
              </w:rPr>
            </w:pPr>
            <w:r w:rsidRPr="002A4B22">
              <w:rPr>
                <w:i/>
                <w:sz w:val="16"/>
                <w:szCs w:val="16"/>
              </w:rPr>
              <w:t>-de koptekst ‘</w:t>
            </w:r>
            <w:r w:rsidRPr="002A4B22">
              <w:rPr>
                <w:i/>
                <w:sz w:val="16"/>
                <w:szCs w:val="16"/>
                <w:u w:val="single"/>
              </w:rPr>
              <w:t xml:space="preserve">Woonplaatskeuze </w:t>
            </w:r>
            <w:r w:rsidRPr="002A4B22">
              <w:rPr>
                <w:i/>
                <w:sz w:val="16"/>
                <w:szCs w:val="16"/>
              </w:rPr>
              <w:t>’wordt niet in de keuzetekst opgenomen, maar dient getoond te worden als de ‘tekst’ bij de betreffende tagnaam is ingevuld.</w:t>
            </w:r>
          </w:p>
        </w:tc>
      </w:tr>
    </w:tbl>
    <w:p w14:paraId="4AD8D9F0" w14:textId="77777777" w:rsidR="000F550B" w:rsidRDefault="000F550B" w:rsidP="00C14AE7">
      <w:pPr>
        <w:pStyle w:val="Kop2"/>
        <w:tabs>
          <w:tab w:val="clear" w:pos="680"/>
        </w:tabs>
      </w:pPr>
      <w:bookmarkStart w:id="378" w:name="_Toc157003279"/>
      <w:bookmarkStart w:id="379" w:name="_Toc157003697"/>
      <w:bookmarkStart w:id="380" w:name="_Toc157004110"/>
      <w:bookmarkStart w:id="381" w:name="_Toc157004523"/>
      <w:bookmarkStart w:id="382" w:name="_Toc157004941"/>
      <w:bookmarkStart w:id="383" w:name="_Toc157005349"/>
      <w:bookmarkStart w:id="384" w:name="_Toc157005757"/>
      <w:bookmarkStart w:id="385" w:name="_Toc157006170"/>
      <w:bookmarkStart w:id="386" w:name="_Toc157006577"/>
      <w:bookmarkStart w:id="387" w:name="_Toc454288177"/>
      <w:bookmarkStart w:id="388" w:name="_Toc157006578"/>
      <w:bookmarkEnd w:id="378"/>
      <w:bookmarkEnd w:id="379"/>
      <w:bookmarkEnd w:id="380"/>
      <w:bookmarkEnd w:id="381"/>
      <w:bookmarkEnd w:id="382"/>
      <w:bookmarkEnd w:id="383"/>
      <w:bookmarkEnd w:id="384"/>
      <w:bookmarkEnd w:id="385"/>
      <w:bookmarkEnd w:id="386"/>
      <w:r>
        <w:lastRenderedPageBreak/>
        <w:t>Einde kadasterdeel</w:t>
      </w:r>
      <w:bookmarkEnd w:id="387"/>
      <w:bookmarkEnd w:id="388"/>
    </w:p>
    <w:p w14:paraId="7C2DA3A0" w14:textId="77777777" w:rsidR="000F550B" w:rsidRPr="000F550B" w:rsidRDefault="000F550B" w:rsidP="000F550B">
      <w:pPr>
        <w:rPr>
          <w:lang w:val="nl"/>
        </w:rPr>
      </w:pP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C80891" w:rsidRPr="00343045" w14:paraId="2F07AB11" w14:textId="77777777" w:rsidTr="002A4B22">
        <w:tc>
          <w:tcPr>
            <w:tcW w:w="6771" w:type="dxa"/>
          </w:tcPr>
          <w:p w14:paraId="7DEB305A" w14:textId="77777777" w:rsidR="00C80891" w:rsidRPr="002A4B22" w:rsidRDefault="00D23C77" w:rsidP="002A4B2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rPr>
                <w:color w:val="FF0000"/>
                <w:szCs w:val="18"/>
              </w:rPr>
            </w:pPr>
            <w:r w:rsidRPr="002A4B22">
              <w:rPr>
                <w:color w:val="FF0000"/>
                <w:szCs w:val="18"/>
              </w:rPr>
              <w:t>EINDE KADASTERDEEL</w:t>
            </w:r>
          </w:p>
        </w:tc>
        <w:tc>
          <w:tcPr>
            <w:tcW w:w="7371" w:type="dxa"/>
          </w:tcPr>
          <w:p w14:paraId="5A5C1AB0" w14:textId="77777777" w:rsidR="00C80891" w:rsidRDefault="00865E4C" w:rsidP="001754C0">
            <w:pPr>
              <w:rPr>
                <w:szCs w:val="18"/>
              </w:rPr>
            </w:pPr>
            <w:r w:rsidRPr="002A4B22">
              <w:rPr>
                <w:szCs w:val="18"/>
              </w:rPr>
              <w:t xml:space="preserve">Vaste </w:t>
            </w:r>
            <w:r w:rsidR="0000015B" w:rsidRPr="002A4B22">
              <w:rPr>
                <w:szCs w:val="18"/>
              </w:rPr>
              <w:t>tekst.</w:t>
            </w:r>
          </w:p>
          <w:p w14:paraId="42AAD705" w14:textId="77777777" w:rsidR="00D668A6" w:rsidRPr="002A4B22" w:rsidRDefault="00D668A6" w:rsidP="001754C0">
            <w:pPr>
              <w:rPr>
                <w:szCs w:val="18"/>
              </w:rPr>
            </w:pPr>
          </w:p>
        </w:tc>
      </w:tr>
    </w:tbl>
    <w:p w14:paraId="66C6E8ED" w14:textId="746113B1" w:rsidR="0000015B" w:rsidRDefault="00AB0E2C" w:rsidP="00AB0E2C">
      <w:pPr>
        <w:pStyle w:val="Kop2"/>
        <w:rPr>
          <w:lang w:val="en-US"/>
        </w:rPr>
      </w:pPr>
      <w:bookmarkStart w:id="389" w:name="_Toc157003281"/>
      <w:bookmarkStart w:id="390" w:name="_Toc157003699"/>
      <w:bookmarkStart w:id="391" w:name="_Toc157004112"/>
      <w:bookmarkStart w:id="392" w:name="_Toc157004525"/>
      <w:bookmarkStart w:id="393" w:name="_Toc157004943"/>
      <w:bookmarkStart w:id="394" w:name="_Toc157005351"/>
      <w:bookmarkStart w:id="395" w:name="_Toc157005759"/>
      <w:bookmarkStart w:id="396" w:name="_Toc157006172"/>
      <w:bookmarkStart w:id="397" w:name="_Toc157006579"/>
      <w:bookmarkEnd w:id="389"/>
      <w:bookmarkEnd w:id="390"/>
      <w:bookmarkEnd w:id="391"/>
      <w:bookmarkEnd w:id="392"/>
      <w:bookmarkEnd w:id="393"/>
      <w:bookmarkEnd w:id="394"/>
      <w:bookmarkEnd w:id="395"/>
      <w:bookmarkEnd w:id="396"/>
      <w:bookmarkEnd w:id="397"/>
      <w:r w:rsidRPr="00AB0E2C">
        <w:rPr>
          <w:lang w:val="en-US"/>
        </w:rPr>
        <w:t xml:space="preserve"> </w:t>
      </w:r>
      <w:bookmarkStart w:id="398" w:name="_Toc157006580"/>
      <w:r w:rsidRPr="00AB0E2C">
        <w:rPr>
          <w:lang w:val="en-US"/>
        </w:rPr>
        <w:t>Vrije gedeelte</w:t>
      </w:r>
      <w:bookmarkEnd w:id="398"/>
    </w:p>
    <w:p w14:paraId="11DC8704" w14:textId="77777777" w:rsidR="00AB0E2C" w:rsidRPr="00576E9F" w:rsidRDefault="00AB0E2C" w:rsidP="00576E9F">
      <w:pPr>
        <w:rPr>
          <w:lang w:val="en-US"/>
        </w:rPr>
      </w:pPr>
    </w:p>
    <w:tbl>
      <w:tblPr>
        <w:tblW w:w="14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C0" w:firstRow="0" w:lastRow="1" w:firstColumn="1" w:lastColumn="1" w:noHBand="0" w:noVBand="0"/>
      </w:tblPr>
      <w:tblGrid>
        <w:gridCol w:w="6771"/>
        <w:gridCol w:w="7371"/>
      </w:tblGrid>
      <w:tr w:rsidR="0000015B" w:rsidRPr="00A10B2A" w14:paraId="469D09B2" w14:textId="77777777" w:rsidTr="002A4B22">
        <w:tc>
          <w:tcPr>
            <w:tcW w:w="6771" w:type="dxa"/>
          </w:tcPr>
          <w:p w14:paraId="77E2B49F" w14:textId="77777777" w:rsidR="0000015B" w:rsidRPr="002A4B22" w:rsidRDefault="0000015B" w:rsidP="00012F09">
            <w:pPr>
              <w:rPr>
                <w:rFonts w:cs="Arial"/>
                <w:color w:val="999999"/>
              </w:rPr>
            </w:pPr>
          </w:p>
        </w:tc>
        <w:tc>
          <w:tcPr>
            <w:tcW w:w="7371" w:type="dxa"/>
          </w:tcPr>
          <w:p w14:paraId="4F382083" w14:textId="77777777" w:rsidR="0000015B" w:rsidRPr="00343045" w:rsidRDefault="0000015B" w:rsidP="002A4B22">
            <w:pPr>
              <w:spacing w:before="72"/>
            </w:pPr>
            <w:r w:rsidRPr="00343045">
              <w:t>Dit is vrije tekst, die als geheel opgenomen kan worden in het es</w:t>
            </w:r>
            <w:r>
              <w:t xml:space="preserve">sentialiabestand. Het Kadaster </w:t>
            </w:r>
            <w:r w:rsidRPr="00343045">
              <w:t>doet hier niets mee.</w:t>
            </w:r>
          </w:p>
          <w:p w14:paraId="37441908" w14:textId="77777777" w:rsidR="0000015B" w:rsidRDefault="0000015B" w:rsidP="002A4B22">
            <w:pPr>
              <w:spacing w:before="72"/>
            </w:pPr>
            <w:r>
              <w:t>De Kadaster stylesheet</w:t>
            </w:r>
            <w:r w:rsidRPr="00343045">
              <w:t xml:space="preserve"> biedt geen ondersteuning voor het invullen van variabelen uit dit tekstdeel.</w:t>
            </w:r>
            <w:r w:rsidRPr="00A10B2A">
              <w:t xml:space="preserve"> </w:t>
            </w:r>
          </w:p>
          <w:p w14:paraId="4A8120C5" w14:textId="77777777" w:rsidR="00266366" w:rsidRDefault="00266366" w:rsidP="002A4B22">
            <w:pPr>
              <w:spacing w:before="72"/>
            </w:pPr>
          </w:p>
          <w:p w14:paraId="56D30FBD" w14:textId="77777777" w:rsidR="00266366" w:rsidRPr="002A4B22" w:rsidRDefault="00266366" w:rsidP="002A4B22">
            <w:pPr>
              <w:spacing w:before="72"/>
              <w:rPr>
                <w:u w:val="single"/>
              </w:rPr>
            </w:pPr>
            <w:r w:rsidRPr="002A4B22">
              <w:rPr>
                <w:u w:val="single"/>
              </w:rPr>
              <w:t>Mapping:</w:t>
            </w:r>
          </w:p>
          <w:p w14:paraId="7A0FAE42" w14:textId="77777777" w:rsidR="00266366" w:rsidRPr="00A10B2A" w:rsidRDefault="00266366" w:rsidP="002A4B22">
            <w:pPr>
              <w:keepNext/>
            </w:pPr>
            <w:r w:rsidRPr="002A4B22">
              <w:rPr>
                <w:sz w:val="16"/>
                <w:szCs w:val="16"/>
              </w:rPr>
              <w:t>//IMKAD_Aangebodenstuk/tia_TekstTweedeDeel</w:t>
            </w:r>
          </w:p>
        </w:tc>
      </w:tr>
      <w:bookmarkEnd w:id="366"/>
    </w:tbl>
    <w:p w14:paraId="1189C4EA" w14:textId="77777777" w:rsidR="00E31BE8" w:rsidRDefault="00E31BE8" w:rsidP="0099378C">
      <w:pPr>
        <w:tabs>
          <w:tab w:val="left" w:pos="-1440"/>
          <w:tab w:val="left" w:pos="-720"/>
          <w:tab w:val="left" w:pos="425"/>
        </w:tabs>
        <w:suppressAutoHyphens/>
      </w:pPr>
    </w:p>
    <w:p w14:paraId="6D53F0EA" w14:textId="77777777" w:rsidR="00E31BE8" w:rsidRPr="008E4889" w:rsidRDefault="00E31BE8" w:rsidP="00B75D8D">
      <w:pPr>
        <w:tabs>
          <w:tab w:val="left" w:pos="-1440"/>
          <w:tab w:val="left" w:pos="-720"/>
          <w:tab w:val="left" w:pos="425"/>
        </w:tabs>
        <w:suppressAutoHyphens/>
      </w:pPr>
    </w:p>
    <w:sectPr w:rsidR="00E31BE8" w:rsidRPr="008E4889" w:rsidSect="00923174">
      <w:headerReference w:type="default" r:id="rId11"/>
      <w:pgSz w:w="16838" w:h="11906" w:orient="landscape" w:code="9"/>
      <w:pgMar w:top="2977" w:right="2977" w:bottom="1304" w:left="1304" w:header="567" w:footer="431" w:gutter="0"/>
      <w:cols w:space="708"/>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64E13" w14:textId="77777777" w:rsidR="007E473F" w:rsidRDefault="007E473F">
      <w:r>
        <w:separator/>
      </w:r>
    </w:p>
  </w:endnote>
  <w:endnote w:type="continuationSeparator" w:id="0">
    <w:p w14:paraId="273B2781" w14:textId="77777777" w:rsidR="007E473F" w:rsidRDefault="007E47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ssent Proforma">
    <w:altName w:val="Arial"/>
    <w:charset w:val="00"/>
    <w:family w:val="auto"/>
    <w:pitch w:val="variable"/>
    <w:sig w:usb0="80000027" w:usb1="0000004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sap">
    <w:altName w:val="Calibri"/>
    <w:panose1 w:val="00000000000000000000"/>
    <w:charset w:val="00"/>
    <w:family w:val="modern"/>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C9E95" w14:textId="77777777" w:rsidR="007E473F" w:rsidRDefault="007E473F">
      <w:r>
        <w:separator/>
      </w:r>
    </w:p>
  </w:footnote>
  <w:footnote w:type="continuationSeparator" w:id="0">
    <w:p w14:paraId="4247967F" w14:textId="77777777" w:rsidR="007E473F" w:rsidRDefault="007E47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61EC2" w14:textId="524D8EF5" w:rsidR="00AD02F4" w:rsidRDefault="00AD02F4">
    <w:pPr>
      <w:pStyle w:val="Koptekst"/>
    </w:pPr>
    <w:bookmarkStart w:id="16" w:name="bmLogo_K"/>
    <w:r>
      <w:rPr>
        <w:noProof/>
        <w:lang w:eastAsia="nl-NL"/>
      </w:rPr>
      <mc:AlternateContent>
        <mc:Choice Requires="wps">
          <w:drawing>
            <wp:anchor distT="0" distB="0" distL="114300" distR="114300" simplePos="0" relativeHeight="251659264" behindDoc="0" locked="0" layoutInCell="1" allowOverlap="1" wp14:anchorId="02E9ADA7" wp14:editId="4CAEEF09">
              <wp:simplePos x="0" y="0"/>
              <wp:positionH relativeFrom="page">
                <wp:posOffset>4730750</wp:posOffset>
              </wp:positionH>
              <wp:positionV relativeFrom="page">
                <wp:posOffset>64770</wp:posOffset>
              </wp:positionV>
              <wp:extent cx="1670400" cy="1317600"/>
              <wp:effectExtent l="0" t="0" r="6350" b="0"/>
              <wp:wrapNone/>
              <wp:docPr id="5" name="Logo"/>
              <wp:cNvGraphicFramePr/>
              <a:graphic xmlns:a="http://schemas.openxmlformats.org/drawingml/2006/main">
                <a:graphicData uri="http://schemas.microsoft.com/office/word/2010/wordprocessingShape">
                  <wps:wsp>
                    <wps:cNvSpPr txBox="1"/>
                    <wps:spPr>
                      <a:xfrm>
                        <a:off x="0" y="0"/>
                        <a:ext cx="1670400" cy="1317600"/>
                      </a:xfrm>
                      <a:prstGeom prst="rect">
                        <a:avLst/>
                      </a:prstGeom>
                      <a:solidFill>
                        <a:schemeClr val="lt1"/>
                      </a:solidFill>
                      <a:ln w="6350">
                        <a:noFill/>
                      </a:ln>
                    </wps:spPr>
                    <wps:txbx>
                      <w:txbxContent>
                        <w:p w14:paraId="75685E0F" w14:textId="5569FE6C" w:rsidR="00AD02F4" w:rsidRDefault="00AD02F4" w:rsidP="005C5431">
                          <w:bookmarkStart w:id="17" w:name="_Hlk189482263"/>
                          <w:bookmarkEnd w:id="17"/>
                          <w:r w:rsidDel="00AD02F4">
                            <w:rPr>
                              <w:noProof/>
                            </w:rPr>
                            <w:drawing>
                              <wp:inline distT="0" distB="0" distL="0" distR="0" wp14:anchorId="10F16E63" wp14:editId="1D991BD2">
                                <wp:extent cx="1392555" cy="1212577"/>
                                <wp:effectExtent l="0" t="0" r="0" b="6985"/>
                                <wp:docPr id="2" name="Afbeelding 1" descr="H:\Sjablonen\Afgehandeld\M en K\Kadaster beeldmerk wimpel RGB 2kleur-01.jpg"/>
                                <wp:cNvGraphicFramePr/>
                                <a:graphic xmlns:a="http://schemas.openxmlformats.org/drawingml/2006/main">
                                  <a:graphicData uri="http://schemas.openxmlformats.org/drawingml/2006/picture">
                                    <pic:pic xmlns:pic="http://schemas.openxmlformats.org/drawingml/2006/picture">
                                      <pic:nvPicPr>
                                        <pic:cNvPr id="4" name="Afbeelding 4" descr="H:\Sjablonen\Afgehandeld\M en K\Kadaster beeldmerk wimpel RGB 2kleur-01.jp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00336" cy="121935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E9ADA7" id="_x0000_t202" coordsize="21600,21600" o:spt="202" path="m,l,21600r21600,l21600,xe">
              <v:stroke joinstyle="miter"/>
              <v:path gradientshapeok="t" o:connecttype="rect"/>
            </v:shapetype>
            <v:shape id="Logo" o:spid="_x0000_s1026" type="#_x0000_t202" style="position:absolute;margin-left:372.5pt;margin-top:5.1pt;width:131.55pt;height:103.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" fillcolor="white [3201]" stroked="f" strokeweight=".5pt">
              <v:textbox>
                <w:txbxContent>
                  <w:p w14:paraId="75685E0F" w14:textId="5569FE6C" w:rsidR="00AD02F4" w:rsidRDefault="00AD02F4" w:rsidP="005C5431">
                    <w:bookmarkStart w:id="18" w:name="_Hlk189482263"/>
                    <w:bookmarkEnd w:id="18"/>
                    <w:r w:rsidDel="00AD02F4">
                      <w:rPr>
                        <w:noProof/>
                      </w:rPr>
                      <w:drawing>
                        <wp:inline distT="0" distB="0" distL="0" distR="0" wp14:anchorId="10F16E63" wp14:editId="1D991BD2">
                          <wp:extent cx="1392555" cy="1212577"/>
                          <wp:effectExtent l="0" t="0" r="0" b="6985"/>
                          <wp:docPr id="2" name="Afbeelding 1" descr="H:\Sjablonen\Afgehandeld\M en K\Kadaster beeldmerk wimpel RGB 2kleur-01.jpg"/>
                          <wp:cNvGraphicFramePr/>
                          <a:graphic xmlns:a="http://schemas.openxmlformats.org/drawingml/2006/main">
                            <a:graphicData uri="http://schemas.openxmlformats.org/drawingml/2006/picture">
                              <pic:pic xmlns:pic="http://schemas.openxmlformats.org/drawingml/2006/picture">
                                <pic:nvPicPr>
                                  <pic:cNvPr id="4" name="Afbeelding 4" descr="H:\Sjablonen\Afgehandeld\M en K\Kadaster beeldmerk wimpel RGB 2kleur-01.jp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00336" cy="1219352"/>
                                  </a:xfrm>
                                  <a:prstGeom prst="rect">
                                    <a:avLst/>
                                  </a:prstGeom>
                                  <a:noFill/>
                                  <a:ln>
                                    <a:noFill/>
                                  </a:ln>
                                </pic:spPr>
                              </pic:pic>
                            </a:graphicData>
                          </a:graphic>
                        </wp:inline>
                      </w:drawing>
                    </w:r>
                  </w:p>
                </w:txbxContent>
              </v:textbox>
              <w10:wrap anchorx="page" anchory="page"/>
            </v:shape>
          </w:pict>
        </mc:Fallback>
      </mc:AlternateContent>
    </w:r>
    <w:bookmarkEnd w:id="16"/>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vertAnchor="page" w:horzAnchor="page" w:tblpX="6826" w:tblpY="625"/>
      <w:tblW w:w="0" w:type="auto"/>
      <w:tblCellMar>
        <w:left w:w="70" w:type="dxa"/>
        <w:right w:w="70" w:type="dxa"/>
      </w:tblCellMar>
      <w:tblLook w:val="0000" w:firstRow="0" w:lastRow="0" w:firstColumn="0" w:lastColumn="0" w:noHBand="0" w:noVBand="0"/>
    </w:tblPr>
    <w:tblGrid>
      <w:gridCol w:w="4181"/>
    </w:tblGrid>
    <w:tr w:rsidR="00BE14F0" w14:paraId="2409B44F" w14:textId="77777777" w:rsidTr="00FC7E3B">
      <w:tc>
        <w:tcPr>
          <w:tcW w:w="4181" w:type="dxa"/>
        </w:tcPr>
        <w:p w14:paraId="72C2537C" w14:textId="77777777" w:rsidR="00AF5F3D" w:rsidRPr="00DA4D38" w:rsidRDefault="00AF5F3D" w:rsidP="00BE14F0">
          <w:pPr>
            <w:pStyle w:val="tussenkopje"/>
            <w:spacing w:before="0"/>
            <w:rPr>
              <w:b/>
              <w:bCs/>
            </w:rPr>
          </w:pPr>
          <w:r w:rsidRPr="00DA4D38">
            <w:rPr>
              <w:b/>
              <w:bCs/>
            </w:rPr>
            <w:t>Datum</w:t>
          </w:r>
        </w:p>
      </w:tc>
    </w:tr>
    <w:bookmarkStart w:id="54" w:name="Datum"/>
    <w:tr w:rsidR="00BE14F0" w14:paraId="5C0FA295" w14:textId="77777777" w:rsidTr="00FC7E3B">
      <w:tc>
        <w:tcPr>
          <w:tcW w:w="4181" w:type="dxa"/>
        </w:tcPr>
        <w:p w14:paraId="235702B5" w14:textId="2A4B1EE0" w:rsidR="00AF5F3D" w:rsidRDefault="00AF5F3D" w:rsidP="00BE14F0">
          <w:pPr>
            <w:spacing w:line="240" w:lineRule="atLeast"/>
          </w:pPr>
          <w:r>
            <w:fldChar w:fldCharType="begin"/>
          </w:r>
          <w:r>
            <w:instrText xml:space="preserve"> STYLEREF Datumopmaakprofiel\l  \* MERGEFORMAT </w:instrText>
          </w:r>
          <w:r>
            <w:fldChar w:fldCharType="separate"/>
          </w:r>
          <w:r w:rsidR="00374F7E">
            <w:rPr>
              <w:noProof/>
            </w:rPr>
            <w:t>11 november 2025</w:t>
          </w:r>
          <w:r>
            <w:fldChar w:fldCharType="end"/>
          </w:r>
          <w:bookmarkEnd w:id="54"/>
        </w:p>
      </w:tc>
    </w:tr>
    <w:tr w:rsidR="00BE14F0" w14:paraId="63B7E209" w14:textId="77777777" w:rsidTr="00FC7E3B">
      <w:tc>
        <w:tcPr>
          <w:tcW w:w="4181" w:type="dxa"/>
        </w:tcPr>
        <w:p w14:paraId="5EDD1D3F" w14:textId="77777777" w:rsidR="00AF5F3D" w:rsidRPr="00DA4D38" w:rsidRDefault="00AF5F3D" w:rsidP="00DA4D38">
          <w:pPr>
            <w:pStyle w:val="tussenkopje"/>
            <w:spacing w:before="0"/>
            <w:rPr>
              <w:b/>
              <w:bCs/>
            </w:rPr>
          </w:pPr>
          <w:r w:rsidRPr="00DA4D38">
            <w:rPr>
              <w:b/>
              <w:bCs/>
            </w:rPr>
            <w:t>Titel</w:t>
          </w:r>
        </w:p>
      </w:tc>
    </w:tr>
    <w:tr w:rsidR="00BE14F0" w14:paraId="38C91D08" w14:textId="77777777" w:rsidTr="00FC7E3B">
      <w:tc>
        <w:tcPr>
          <w:tcW w:w="4181" w:type="dxa"/>
        </w:tcPr>
        <w:p w14:paraId="20675F8B" w14:textId="6964EEA0" w:rsidR="00AF5F3D" w:rsidRPr="00435110" w:rsidRDefault="00E96831" w:rsidP="00BE14F0">
          <w:pPr>
            <w:spacing w:line="240" w:lineRule="atLeast"/>
          </w:pPr>
          <w:fldSimple w:instr=" STYLEREF Titel \* MERGEFORMAT ">
            <w:r w:rsidR="00374F7E">
              <w:rPr>
                <w:noProof/>
              </w:rPr>
              <w:t>Toelichting modeldocument Obvion hypotheek v5.0</w:t>
            </w:r>
          </w:fldSimple>
        </w:p>
      </w:tc>
    </w:tr>
    <w:tr w:rsidR="00BE14F0" w14:paraId="35D8AF07" w14:textId="77777777" w:rsidTr="00FC7E3B">
      <w:tc>
        <w:tcPr>
          <w:tcW w:w="4181" w:type="dxa"/>
        </w:tcPr>
        <w:p w14:paraId="166B84F7" w14:textId="77777777" w:rsidR="00AF5F3D" w:rsidRPr="00DA4D38" w:rsidRDefault="00AF5F3D" w:rsidP="00DA4D38">
          <w:pPr>
            <w:pStyle w:val="tussenkopje"/>
            <w:spacing w:before="0"/>
            <w:rPr>
              <w:b/>
              <w:bCs/>
            </w:rPr>
          </w:pPr>
          <w:r w:rsidRPr="00DA4D38">
            <w:rPr>
              <w:b/>
              <w:bCs/>
            </w:rPr>
            <w:t>Versie</w:t>
          </w:r>
        </w:p>
      </w:tc>
    </w:tr>
    <w:bookmarkStart w:id="55" w:name="Versie"/>
    <w:tr w:rsidR="00BE14F0" w14:paraId="50EB32E9" w14:textId="77777777" w:rsidTr="00FC7E3B">
      <w:tc>
        <w:tcPr>
          <w:tcW w:w="4181" w:type="dxa"/>
        </w:tcPr>
        <w:p w14:paraId="54BF7B54" w14:textId="4A233D7D" w:rsidR="00AF5F3D" w:rsidRDefault="00AF5F3D" w:rsidP="00BE14F0">
          <w:pPr>
            <w:spacing w:line="240" w:lineRule="atLeast"/>
          </w:pPr>
          <w:r>
            <w:fldChar w:fldCharType="begin"/>
          </w:r>
          <w:r>
            <w:instrText xml:space="preserve"> STYLEREF Versie\l  \* MERGEFORMAT </w:instrText>
          </w:r>
          <w:r>
            <w:fldChar w:fldCharType="separate"/>
          </w:r>
          <w:r w:rsidR="00374F7E">
            <w:rPr>
              <w:noProof/>
            </w:rPr>
            <w:t>6.0</w:t>
          </w:r>
          <w:r>
            <w:fldChar w:fldCharType="end"/>
          </w:r>
          <w:bookmarkEnd w:id="55"/>
        </w:p>
      </w:tc>
    </w:tr>
    <w:tr w:rsidR="00BE14F0" w14:paraId="0E454FCA" w14:textId="77777777" w:rsidTr="00FC7E3B">
      <w:tc>
        <w:tcPr>
          <w:tcW w:w="4181" w:type="dxa"/>
        </w:tcPr>
        <w:p w14:paraId="6A0CF5F9" w14:textId="77777777" w:rsidR="00AF5F3D" w:rsidRPr="00DA4D38" w:rsidRDefault="00AF5F3D" w:rsidP="00DA4D38">
          <w:pPr>
            <w:pStyle w:val="tussenkopje"/>
            <w:spacing w:before="0"/>
            <w:rPr>
              <w:b/>
              <w:bCs/>
            </w:rPr>
          </w:pPr>
          <w:r w:rsidRPr="00DA4D38">
            <w:rPr>
              <w:b/>
              <w:bCs/>
            </w:rPr>
            <w:t>Blad</w:t>
          </w:r>
        </w:p>
      </w:tc>
    </w:tr>
    <w:tr w:rsidR="00BE14F0" w14:paraId="2CC2184D" w14:textId="77777777" w:rsidTr="00FC7E3B">
      <w:tc>
        <w:tcPr>
          <w:tcW w:w="4181" w:type="dxa"/>
        </w:tcPr>
        <w:p w14:paraId="1412B54D" w14:textId="795FEB9A" w:rsidR="00AF5F3D" w:rsidRDefault="00AF5F3D" w:rsidP="00BE14F0">
          <w:pPr>
            <w:spacing w:line="240" w:lineRule="atLeast"/>
          </w:pPr>
          <w:r>
            <w:fldChar w:fldCharType="begin"/>
          </w:r>
          <w:r>
            <w:instrText xml:space="preserve"> PAGE  \* MERGEFORMAT </w:instrText>
          </w:r>
          <w:r>
            <w:fldChar w:fldCharType="separate"/>
          </w:r>
          <w:r w:rsidR="008632AC">
            <w:rPr>
              <w:noProof/>
            </w:rPr>
            <w:t>5</w:t>
          </w:r>
          <w:r>
            <w:fldChar w:fldCharType="end"/>
          </w:r>
          <w:r>
            <w:t xml:space="preserve"> van </w:t>
          </w:r>
          <w:r>
            <w:fldChar w:fldCharType="begin"/>
          </w:r>
          <w:r>
            <w:instrText xml:space="preserve"> = 1+</w:instrText>
          </w:r>
          <w:fldSimple w:instr=" NUMPAGES   \* MERGEFORMAT ">
            <w:r w:rsidR="00374F7E">
              <w:rPr>
                <w:noProof/>
              </w:rPr>
              <w:instrText>16</w:instrText>
            </w:r>
          </w:fldSimple>
          <w:r>
            <w:instrText xml:space="preserve"> </w:instrText>
          </w:r>
          <w:r>
            <w:fldChar w:fldCharType="separate"/>
          </w:r>
          <w:r w:rsidR="00374F7E">
            <w:rPr>
              <w:noProof/>
            </w:rPr>
            <w:t>17</w:t>
          </w:r>
          <w:r>
            <w:fldChar w:fldCharType="end"/>
          </w:r>
          <w:r>
            <w:t xml:space="preserve"> </w:t>
          </w:r>
        </w:p>
      </w:tc>
    </w:tr>
  </w:tbl>
  <w:p w14:paraId="2D2B06D5" w14:textId="6D2949F6" w:rsidR="00AF5F3D" w:rsidRDefault="00AF5F3D" w:rsidP="00FC7E3B">
    <w:pPr>
      <w:pStyle w:val="Koptekst"/>
      <w:tabs>
        <w:tab w:val="clear" w:pos="4536"/>
        <w:tab w:val="clear" w:pos="9072"/>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vertAnchor="page" w:horzAnchor="page" w:tblpX="11329" w:tblpY="625"/>
      <w:tblW w:w="0" w:type="auto"/>
      <w:tblCellMar>
        <w:left w:w="70" w:type="dxa"/>
        <w:right w:w="70" w:type="dxa"/>
      </w:tblCellMar>
      <w:tblLook w:val="0000" w:firstRow="0" w:lastRow="0" w:firstColumn="0" w:lastColumn="0" w:noHBand="0" w:noVBand="0"/>
    </w:tblPr>
    <w:tblGrid>
      <w:gridCol w:w="4181"/>
    </w:tblGrid>
    <w:tr w:rsidR="00BE14F0" w14:paraId="40233D07" w14:textId="77777777" w:rsidTr="00FC7E3B">
      <w:tc>
        <w:tcPr>
          <w:tcW w:w="4181" w:type="dxa"/>
        </w:tcPr>
        <w:p w14:paraId="744CC4B5" w14:textId="5E98CE9B" w:rsidR="00AF5F3D" w:rsidRDefault="00AF5F3D" w:rsidP="00BE14F0">
          <w:pPr>
            <w:pStyle w:val="tussenkopje"/>
            <w:spacing w:before="0"/>
          </w:pPr>
          <w:r>
            <w:t>Datum</w:t>
          </w:r>
        </w:p>
      </w:tc>
    </w:tr>
    <w:tr w:rsidR="00BE14F0" w14:paraId="6330A690" w14:textId="77777777" w:rsidTr="00FC7E3B">
      <w:tc>
        <w:tcPr>
          <w:tcW w:w="4181" w:type="dxa"/>
        </w:tcPr>
        <w:p w14:paraId="22E91754" w14:textId="1D66A698" w:rsidR="00AF5F3D" w:rsidRDefault="00E96831" w:rsidP="00BE14F0">
          <w:pPr>
            <w:spacing w:line="240" w:lineRule="atLeast"/>
          </w:pPr>
          <w:fldSimple w:instr=" STYLEREF Datumopmaakprofiel\l  \* MERGEFORMAT ">
            <w:r w:rsidR="00374F7E">
              <w:rPr>
                <w:noProof/>
              </w:rPr>
              <w:t>11 november 2025</w:t>
            </w:r>
          </w:fldSimple>
        </w:p>
      </w:tc>
    </w:tr>
    <w:tr w:rsidR="00BE14F0" w14:paraId="3C1E4E02" w14:textId="77777777" w:rsidTr="00FC7E3B">
      <w:tc>
        <w:tcPr>
          <w:tcW w:w="4181" w:type="dxa"/>
        </w:tcPr>
        <w:p w14:paraId="5C72D33A" w14:textId="77777777" w:rsidR="00AF5F3D" w:rsidRDefault="00AF5F3D" w:rsidP="00BE14F0">
          <w:pPr>
            <w:pStyle w:val="tussenkopje"/>
          </w:pPr>
          <w:r>
            <w:t>Titel</w:t>
          </w:r>
        </w:p>
      </w:tc>
    </w:tr>
    <w:tr w:rsidR="00BE14F0" w14:paraId="275EDED1" w14:textId="77777777" w:rsidTr="00FC7E3B">
      <w:tc>
        <w:tcPr>
          <w:tcW w:w="4181" w:type="dxa"/>
        </w:tcPr>
        <w:p w14:paraId="71A378D1" w14:textId="768BE0F5" w:rsidR="00AF5F3D" w:rsidRPr="00435110" w:rsidRDefault="00E96831" w:rsidP="00BE14F0">
          <w:pPr>
            <w:spacing w:line="240" w:lineRule="atLeast"/>
          </w:pPr>
          <w:fldSimple w:instr=" STYLEREF Titel \* MERGEFORMAT ">
            <w:r w:rsidR="00374F7E">
              <w:rPr>
                <w:noProof/>
              </w:rPr>
              <w:t>Toelichting modeldocument Obvion hypotheek v5.0</w:t>
            </w:r>
          </w:fldSimple>
        </w:p>
      </w:tc>
    </w:tr>
    <w:tr w:rsidR="00BE14F0" w14:paraId="1A4B484C" w14:textId="77777777" w:rsidTr="00FC7E3B">
      <w:tc>
        <w:tcPr>
          <w:tcW w:w="4181" w:type="dxa"/>
        </w:tcPr>
        <w:p w14:paraId="7D96B92F" w14:textId="77777777" w:rsidR="00AF5F3D" w:rsidRDefault="00AF5F3D" w:rsidP="00BE14F0">
          <w:pPr>
            <w:pStyle w:val="tussenkopje"/>
          </w:pPr>
          <w:r>
            <w:t>Versie</w:t>
          </w:r>
        </w:p>
      </w:tc>
    </w:tr>
    <w:tr w:rsidR="00BE14F0" w14:paraId="78CB71A9" w14:textId="77777777" w:rsidTr="00FC7E3B">
      <w:tc>
        <w:tcPr>
          <w:tcW w:w="4181" w:type="dxa"/>
        </w:tcPr>
        <w:p w14:paraId="552147C7" w14:textId="552DC1D3" w:rsidR="00AF5F3D" w:rsidRDefault="00E96831" w:rsidP="00BE14F0">
          <w:pPr>
            <w:spacing w:line="240" w:lineRule="atLeast"/>
          </w:pPr>
          <w:fldSimple w:instr=" STYLEREF Versie\l  \* MERGEFORMAT ">
            <w:r w:rsidR="00374F7E">
              <w:rPr>
                <w:noProof/>
              </w:rPr>
              <w:t>6.0</w:t>
            </w:r>
          </w:fldSimple>
        </w:p>
      </w:tc>
    </w:tr>
    <w:tr w:rsidR="00BE14F0" w14:paraId="7ED2FE9F" w14:textId="77777777" w:rsidTr="00FC7E3B">
      <w:tc>
        <w:tcPr>
          <w:tcW w:w="4181" w:type="dxa"/>
        </w:tcPr>
        <w:p w14:paraId="2FD44E77" w14:textId="77777777" w:rsidR="00AF5F3D" w:rsidRDefault="00AF5F3D" w:rsidP="00BE14F0">
          <w:pPr>
            <w:pStyle w:val="tussenkopje"/>
          </w:pPr>
          <w:r>
            <w:t>Blad</w:t>
          </w:r>
        </w:p>
      </w:tc>
    </w:tr>
    <w:tr w:rsidR="00BE14F0" w14:paraId="4B083F69" w14:textId="77777777" w:rsidTr="00FC7E3B">
      <w:tc>
        <w:tcPr>
          <w:tcW w:w="4181" w:type="dxa"/>
        </w:tcPr>
        <w:p w14:paraId="7F7F2054" w14:textId="7E94C7B9" w:rsidR="00AF5F3D" w:rsidRDefault="00AF5F3D" w:rsidP="00BE14F0">
          <w:pPr>
            <w:spacing w:line="240" w:lineRule="atLeast"/>
          </w:pPr>
          <w:r>
            <w:fldChar w:fldCharType="begin"/>
          </w:r>
          <w:r>
            <w:instrText xml:space="preserve"> PAGE  \* MERGEFORMAT </w:instrText>
          </w:r>
          <w:r>
            <w:fldChar w:fldCharType="separate"/>
          </w:r>
          <w:r w:rsidR="008632AC">
            <w:rPr>
              <w:noProof/>
            </w:rPr>
            <w:t>5</w:t>
          </w:r>
          <w:r>
            <w:fldChar w:fldCharType="end"/>
          </w:r>
          <w:r>
            <w:t xml:space="preserve"> van </w:t>
          </w:r>
          <w:r>
            <w:fldChar w:fldCharType="begin"/>
          </w:r>
          <w:r>
            <w:instrText xml:space="preserve"> = 1+</w:instrText>
          </w:r>
          <w:fldSimple w:instr=" NUMPAGES   \* MERGEFORMAT ">
            <w:r w:rsidR="00374F7E">
              <w:rPr>
                <w:noProof/>
              </w:rPr>
              <w:instrText>16</w:instrText>
            </w:r>
          </w:fldSimple>
          <w:r>
            <w:instrText xml:space="preserve"> </w:instrText>
          </w:r>
          <w:r>
            <w:fldChar w:fldCharType="separate"/>
          </w:r>
          <w:r w:rsidR="00374F7E">
            <w:rPr>
              <w:noProof/>
            </w:rPr>
            <w:t>17</w:t>
          </w:r>
          <w:r>
            <w:fldChar w:fldCharType="end"/>
          </w:r>
          <w:r>
            <w:t xml:space="preserve"> </w:t>
          </w:r>
        </w:p>
      </w:tc>
    </w:tr>
  </w:tbl>
  <w:p w14:paraId="16757397" w14:textId="117B01DC" w:rsidR="00AF5F3D" w:rsidRDefault="00AF5F3D" w:rsidP="00FC7E3B">
    <w:pPr>
      <w:pStyle w:val="Koptekst"/>
      <w:tabs>
        <w:tab w:val="clear" w:pos="4536"/>
        <w:tab w:val="clear" w:pos="907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238"/>
    <w:multiLevelType w:val="hybridMultilevel"/>
    <w:tmpl w:val="91F02242"/>
    <w:lvl w:ilvl="0" w:tplc="C4D01D42">
      <w:start w:val="1"/>
      <w:numFmt w:val="bullet"/>
      <w:pStyle w:val="streepje"/>
      <w:lvlText w:val="-"/>
      <w:lvlJc w:val="left"/>
      <w:pPr>
        <w:tabs>
          <w:tab w:val="num" w:pos="284"/>
        </w:tabs>
        <w:ind w:left="284" w:hanging="284"/>
      </w:pPr>
      <w:rPr>
        <w:rFonts w:hint="default"/>
      </w:rPr>
    </w:lvl>
    <w:lvl w:ilvl="1" w:tplc="312E2B6A">
      <w:numFmt w:val="bullet"/>
      <w:lvlText w:val="-"/>
      <w:lvlJc w:val="left"/>
      <w:pPr>
        <w:tabs>
          <w:tab w:val="num" w:pos="1440"/>
        </w:tabs>
        <w:ind w:left="1440" w:hanging="360"/>
      </w:pPr>
      <w:rPr>
        <w:rFonts w:ascii="Arial" w:eastAsia="Times New Roman" w:hAnsi="Arial" w:cs="Arial"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8446C5"/>
    <w:multiLevelType w:val="hybridMultilevel"/>
    <w:tmpl w:val="EB9A23D4"/>
    <w:lvl w:ilvl="0" w:tplc="4D260C8C">
      <w:start w:val="1"/>
      <w:numFmt w:val="bullet"/>
      <w:lvlText w:val="-"/>
      <w:lvlJc w:val="left"/>
      <w:pPr>
        <w:tabs>
          <w:tab w:val="num" w:pos="587"/>
        </w:tabs>
        <w:ind w:left="587" w:hanging="360"/>
      </w:pPr>
      <w:rPr>
        <w:rFonts w:ascii="Arial" w:hAnsi="Arial" w:hint="default"/>
      </w:rPr>
    </w:lvl>
    <w:lvl w:ilvl="1" w:tplc="04130003">
      <w:start w:val="1"/>
      <w:numFmt w:val="bullet"/>
      <w:lvlText w:val="o"/>
      <w:lvlJc w:val="left"/>
      <w:pPr>
        <w:tabs>
          <w:tab w:val="num" w:pos="1667"/>
        </w:tabs>
        <w:ind w:left="1667" w:hanging="360"/>
      </w:pPr>
      <w:rPr>
        <w:rFonts w:ascii="Courier New" w:hAnsi="Courier New" w:cs="Courier New" w:hint="default"/>
      </w:rPr>
    </w:lvl>
    <w:lvl w:ilvl="2" w:tplc="04130005" w:tentative="1">
      <w:start w:val="1"/>
      <w:numFmt w:val="bullet"/>
      <w:lvlText w:val=""/>
      <w:lvlJc w:val="left"/>
      <w:pPr>
        <w:tabs>
          <w:tab w:val="num" w:pos="2387"/>
        </w:tabs>
        <w:ind w:left="2387" w:hanging="360"/>
      </w:pPr>
      <w:rPr>
        <w:rFonts w:ascii="Wingdings" w:hAnsi="Wingdings" w:hint="default"/>
      </w:rPr>
    </w:lvl>
    <w:lvl w:ilvl="3" w:tplc="04130001" w:tentative="1">
      <w:start w:val="1"/>
      <w:numFmt w:val="bullet"/>
      <w:lvlText w:val=""/>
      <w:lvlJc w:val="left"/>
      <w:pPr>
        <w:tabs>
          <w:tab w:val="num" w:pos="3107"/>
        </w:tabs>
        <w:ind w:left="3107" w:hanging="360"/>
      </w:pPr>
      <w:rPr>
        <w:rFonts w:ascii="Symbol" w:hAnsi="Symbol" w:hint="default"/>
      </w:rPr>
    </w:lvl>
    <w:lvl w:ilvl="4" w:tplc="04130003" w:tentative="1">
      <w:start w:val="1"/>
      <w:numFmt w:val="bullet"/>
      <w:lvlText w:val="o"/>
      <w:lvlJc w:val="left"/>
      <w:pPr>
        <w:tabs>
          <w:tab w:val="num" w:pos="3827"/>
        </w:tabs>
        <w:ind w:left="3827" w:hanging="360"/>
      </w:pPr>
      <w:rPr>
        <w:rFonts w:ascii="Courier New" w:hAnsi="Courier New" w:cs="Courier New" w:hint="default"/>
      </w:rPr>
    </w:lvl>
    <w:lvl w:ilvl="5" w:tplc="04130005" w:tentative="1">
      <w:start w:val="1"/>
      <w:numFmt w:val="bullet"/>
      <w:lvlText w:val=""/>
      <w:lvlJc w:val="left"/>
      <w:pPr>
        <w:tabs>
          <w:tab w:val="num" w:pos="4547"/>
        </w:tabs>
        <w:ind w:left="4547" w:hanging="360"/>
      </w:pPr>
      <w:rPr>
        <w:rFonts w:ascii="Wingdings" w:hAnsi="Wingdings" w:hint="default"/>
      </w:rPr>
    </w:lvl>
    <w:lvl w:ilvl="6" w:tplc="04130001" w:tentative="1">
      <w:start w:val="1"/>
      <w:numFmt w:val="bullet"/>
      <w:lvlText w:val=""/>
      <w:lvlJc w:val="left"/>
      <w:pPr>
        <w:tabs>
          <w:tab w:val="num" w:pos="5267"/>
        </w:tabs>
        <w:ind w:left="5267" w:hanging="360"/>
      </w:pPr>
      <w:rPr>
        <w:rFonts w:ascii="Symbol" w:hAnsi="Symbol" w:hint="default"/>
      </w:rPr>
    </w:lvl>
    <w:lvl w:ilvl="7" w:tplc="04130003" w:tentative="1">
      <w:start w:val="1"/>
      <w:numFmt w:val="bullet"/>
      <w:lvlText w:val="o"/>
      <w:lvlJc w:val="left"/>
      <w:pPr>
        <w:tabs>
          <w:tab w:val="num" w:pos="5987"/>
        </w:tabs>
        <w:ind w:left="5987" w:hanging="360"/>
      </w:pPr>
      <w:rPr>
        <w:rFonts w:ascii="Courier New" w:hAnsi="Courier New" w:cs="Courier New" w:hint="default"/>
      </w:rPr>
    </w:lvl>
    <w:lvl w:ilvl="8" w:tplc="04130005" w:tentative="1">
      <w:start w:val="1"/>
      <w:numFmt w:val="bullet"/>
      <w:lvlText w:val=""/>
      <w:lvlJc w:val="left"/>
      <w:pPr>
        <w:tabs>
          <w:tab w:val="num" w:pos="6707"/>
        </w:tabs>
        <w:ind w:left="6707" w:hanging="360"/>
      </w:pPr>
      <w:rPr>
        <w:rFonts w:ascii="Wingdings" w:hAnsi="Wingdings" w:hint="default"/>
      </w:rPr>
    </w:lvl>
  </w:abstractNum>
  <w:abstractNum w:abstractNumId="2" w15:restartNumberingAfterBreak="0">
    <w:nsid w:val="37E57E4E"/>
    <w:multiLevelType w:val="hybridMultilevel"/>
    <w:tmpl w:val="B4CEB762"/>
    <w:lvl w:ilvl="0" w:tplc="DBAE1FD8">
      <w:start w:val="1"/>
      <w:numFmt w:val="lowerLetter"/>
      <w:lvlText w:val="%1."/>
      <w:lvlJc w:val="left"/>
      <w:pPr>
        <w:tabs>
          <w:tab w:val="num" w:pos="360"/>
        </w:tabs>
        <w:ind w:left="360" w:hanging="360"/>
      </w:pPr>
      <w:rPr>
        <w:rFonts w:hint="default"/>
      </w:rPr>
    </w:lvl>
    <w:lvl w:ilvl="1" w:tplc="04130019" w:tentative="1">
      <w:start w:val="1"/>
      <w:numFmt w:val="lowerLetter"/>
      <w:lvlText w:val="%2."/>
      <w:lvlJc w:val="left"/>
      <w:pPr>
        <w:tabs>
          <w:tab w:val="num" w:pos="1080"/>
        </w:tabs>
        <w:ind w:left="1080" w:hanging="360"/>
      </w:pPr>
    </w:lvl>
    <w:lvl w:ilvl="2" w:tplc="0413001B" w:tentative="1">
      <w:start w:val="1"/>
      <w:numFmt w:val="lowerRoman"/>
      <w:lvlText w:val="%3."/>
      <w:lvlJc w:val="right"/>
      <w:pPr>
        <w:tabs>
          <w:tab w:val="num" w:pos="1800"/>
        </w:tabs>
        <w:ind w:left="1800" w:hanging="180"/>
      </w:pPr>
    </w:lvl>
    <w:lvl w:ilvl="3" w:tplc="0413000F" w:tentative="1">
      <w:start w:val="1"/>
      <w:numFmt w:val="decimal"/>
      <w:lvlText w:val="%4."/>
      <w:lvlJc w:val="left"/>
      <w:pPr>
        <w:tabs>
          <w:tab w:val="num" w:pos="2520"/>
        </w:tabs>
        <w:ind w:left="2520" w:hanging="360"/>
      </w:pPr>
    </w:lvl>
    <w:lvl w:ilvl="4" w:tplc="04130019" w:tentative="1">
      <w:start w:val="1"/>
      <w:numFmt w:val="lowerLetter"/>
      <w:lvlText w:val="%5."/>
      <w:lvlJc w:val="left"/>
      <w:pPr>
        <w:tabs>
          <w:tab w:val="num" w:pos="3240"/>
        </w:tabs>
        <w:ind w:left="3240" w:hanging="360"/>
      </w:pPr>
    </w:lvl>
    <w:lvl w:ilvl="5" w:tplc="0413001B" w:tentative="1">
      <w:start w:val="1"/>
      <w:numFmt w:val="lowerRoman"/>
      <w:lvlText w:val="%6."/>
      <w:lvlJc w:val="right"/>
      <w:pPr>
        <w:tabs>
          <w:tab w:val="num" w:pos="3960"/>
        </w:tabs>
        <w:ind w:left="3960" w:hanging="180"/>
      </w:pPr>
    </w:lvl>
    <w:lvl w:ilvl="6" w:tplc="0413000F" w:tentative="1">
      <w:start w:val="1"/>
      <w:numFmt w:val="decimal"/>
      <w:lvlText w:val="%7."/>
      <w:lvlJc w:val="left"/>
      <w:pPr>
        <w:tabs>
          <w:tab w:val="num" w:pos="4680"/>
        </w:tabs>
        <w:ind w:left="4680" w:hanging="360"/>
      </w:pPr>
    </w:lvl>
    <w:lvl w:ilvl="7" w:tplc="04130019" w:tentative="1">
      <w:start w:val="1"/>
      <w:numFmt w:val="lowerLetter"/>
      <w:lvlText w:val="%8."/>
      <w:lvlJc w:val="left"/>
      <w:pPr>
        <w:tabs>
          <w:tab w:val="num" w:pos="5400"/>
        </w:tabs>
        <w:ind w:left="5400" w:hanging="360"/>
      </w:pPr>
    </w:lvl>
    <w:lvl w:ilvl="8" w:tplc="0413001B" w:tentative="1">
      <w:start w:val="1"/>
      <w:numFmt w:val="lowerRoman"/>
      <w:lvlText w:val="%9."/>
      <w:lvlJc w:val="right"/>
      <w:pPr>
        <w:tabs>
          <w:tab w:val="num" w:pos="6120"/>
        </w:tabs>
        <w:ind w:left="6120" w:hanging="180"/>
      </w:pPr>
    </w:lvl>
  </w:abstractNum>
  <w:abstractNum w:abstractNumId="3" w15:restartNumberingAfterBreak="0">
    <w:nsid w:val="44633B4B"/>
    <w:multiLevelType w:val="hybridMultilevel"/>
    <w:tmpl w:val="1EC4BBD2"/>
    <w:lvl w:ilvl="0" w:tplc="C4D01D42">
      <w:start w:val="1"/>
      <w:numFmt w:val="bullet"/>
      <w:pStyle w:val="streepjeInspr"/>
      <w:lvlText w:val="-"/>
      <w:lvlJc w:val="left"/>
      <w:pPr>
        <w:tabs>
          <w:tab w:val="num" w:pos="587"/>
        </w:tabs>
        <w:ind w:left="454" w:hanging="227"/>
      </w:pPr>
      <w:rPr>
        <w:rFonts w:ascii="Helvetica" w:hAnsi="Helvetica" w:hint="default"/>
      </w:rPr>
    </w:lvl>
    <w:lvl w:ilvl="1" w:tplc="04130003">
      <w:start w:val="1"/>
      <w:numFmt w:val="bullet"/>
      <w:lvlText w:val="o"/>
      <w:lvlJc w:val="left"/>
      <w:pPr>
        <w:tabs>
          <w:tab w:val="num" w:pos="1080"/>
        </w:tabs>
        <w:ind w:left="1080" w:hanging="360"/>
      </w:pPr>
      <w:rPr>
        <w:rFonts w:ascii="Courier New" w:hAnsi="Courier New" w:hint="default"/>
      </w:rPr>
    </w:lvl>
    <w:lvl w:ilvl="2" w:tplc="04130005">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4BF53334"/>
    <w:multiLevelType w:val="hybridMultilevel"/>
    <w:tmpl w:val="8A1CD428"/>
    <w:lvl w:ilvl="0" w:tplc="C4D01D42">
      <w:start w:val="3"/>
      <w:numFmt w:val="bullet"/>
      <w:lvlText w:val="-"/>
      <w:lvlJc w:val="left"/>
      <w:pPr>
        <w:tabs>
          <w:tab w:val="num" w:pos="720"/>
        </w:tabs>
        <w:ind w:left="720" w:hanging="360"/>
      </w:pPr>
      <w:rPr>
        <w:rFonts w:ascii="Arial" w:eastAsia="Times New Roman" w:hAnsi="Arial" w:cs="Arial"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5">
      <w:start w:val="1"/>
      <w:numFmt w:val="bullet"/>
      <w:lvlText w:val=""/>
      <w:lvlJc w:val="left"/>
      <w:pPr>
        <w:tabs>
          <w:tab w:val="num" w:pos="2160"/>
        </w:tabs>
        <w:ind w:left="2160" w:hanging="360"/>
      </w:pPr>
      <w:rPr>
        <w:rFonts w:ascii="Wingdings" w:hAnsi="Wingdings" w:hint="default"/>
      </w:rPr>
    </w:lvl>
    <w:lvl w:ilvl="3" w:tplc="04130001">
      <w:start w:val="1"/>
      <w:numFmt w:val="bullet"/>
      <w:lvlText w:val=""/>
      <w:lvlJc w:val="left"/>
      <w:pPr>
        <w:tabs>
          <w:tab w:val="num" w:pos="2880"/>
        </w:tabs>
        <w:ind w:left="2880" w:hanging="360"/>
      </w:pPr>
      <w:rPr>
        <w:rFonts w:ascii="Symbol" w:hAnsi="Symbol" w:hint="default"/>
      </w:rPr>
    </w:lvl>
    <w:lvl w:ilvl="4" w:tplc="04130003">
      <w:start w:val="1"/>
      <w:numFmt w:val="bullet"/>
      <w:lvlText w:val="o"/>
      <w:lvlJc w:val="left"/>
      <w:pPr>
        <w:tabs>
          <w:tab w:val="num" w:pos="3600"/>
        </w:tabs>
        <w:ind w:left="3600" w:hanging="360"/>
      </w:pPr>
      <w:rPr>
        <w:rFonts w:ascii="Courier New" w:hAnsi="Courier New" w:cs="Courier New" w:hint="default"/>
      </w:rPr>
    </w:lvl>
    <w:lvl w:ilvl="5" w:tplc="04130005">
      <w:start w:val="1"/>
      <w:numFmt w:val="bullet"/>
      <w:lvlText w:val=""/>
      <w:lvlJc w:val="left"/>
      <w:pPr>
        <w:tabs>
          <w:tab w:val="num" w:pos="4320"/>
        </w:tabs>
        <w:ind w:left="4320" w:hanging="360"/>
      </w:pPr>
      <w:rPr>
        <w:rFonts w:ascii="Wingdings" w:hAnsi="Wingdings" w:hint="default"/>
      </w:rPr>
    </w:lvl>
    <w:lvl w:ilvl="6" w:tplc="0413000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F8F66AB"/>
    <w:multiLevelType w:val="hybridMultilevel"/>
    <w:tmpl w:val="0B4EEC08"/>
    <w:lvl w:ilvl="0" w:tplc="0C78BB88">
      <w:start w:val="18"/>
      <w:numFmt w:val="bullet"/>
      <w:lvlText w:val="-"/>
      <w:lvlJc w:val="left"/>
      <w:pPr>
        <w:tabs>
          <w:tab w:val="num" w:pos="720"/>
        </w:tabs>
        <w:ind w:left="720" w:hanging="360"/>
      </w:pPr>
      <w:rPr>
        <w:rFonts w:ascii="Arial" w:eastAsia="Times New Roman" w:hAnsi="Arial" w:cs="Aria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A516419"/>
    <w:multiLevelType w:val="hybridMultilevel"/>
    <w:tmpl w:val="CA34EC30"/>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BF73067"/>
    <w:multiLevelType w:val="hybridMultilevel"/>
    <w:tmpl w:val="DDD6ECC2"/>
    <w:lvl w:ilvl="0" w:tplc="FFFFFFFF">
      <w:start w:val="1"/>
      <w:numFmt w:val="bullet"/>
      <w:pStyle w:val="opsomInspr"/>
      <w:lvlText w:val=""/>
      <w:lvlJc w:val="left"/>
      <w:pPr>
        <w:tabs>
          <w:tab w:val="num" w:pos="587"/>
        </w:tabs>
        <w:ind w:left="454" w:hanging="227"/>
      </w:pPr>
      <w:rPr>
        <w:rFonts w:ascii="Symbol" w:hAnsi="Symbol" w:hint="default"/>
        <w:sz w:val="18"/>
      </w:rPr>
    </w:lvl>
    <w:lvl w:ilvl="1" w:tplc="FFFFFFFF">
      <w:start w:val="1"/>
      <w:numFmt w:val="bullet"/>
      <w:lvlText w:val="o"/>
      <w:lvlJc w:val="left"/>
      <w:pPr>
        <w:tabs>
          <w:tab w:val="num" w:pos="366"/>
        </w:tabs>
        <w:ind w:left="366" w:hanging="360"/>
      </w:pPr>
      <w:rPr>
        <w:rFonts w:ascii="Courier New" w:hAnsi="Courier New" w:hint="default"/>
      </w:rPr>
    </w:lvl>
    <w:lvl w:ilvl="2" w:tplc="FFFFFFFF">
      <w:start w:val="1"/>
      <w:numFmt w:val="bullet"/>
      <w:lvlText w:val=""/>
      <w:lvlJc w:val="left"/>
      <w:pPr>
        <w:tabs>
          <w:tab w:val="num" w:pos="1086"/>
        </w:tabs>
        <w:ind w:left="1086" w:hanging="360"/>
      </w:pPr>
      <w:rPr>
        <w:rFonts w:ascii="Wingdings" w:hAnsi="Wingdings" w:hint="default"/>
      </w:rPr>
    </w:lvl>
    <w:lvl w:ilvl="3" w:tplc="FFFFFFFF" w:tentative="1">
      <w:start w:val="1"/>
      <w:numFmt w:val="bullet"/>
      <w:lvlText w:val=""/>
      <w:lvlJc w:val="left"/>
      <w:pPr>
        <w:tabs>
          <w:tab w:val="num" w:pos="1806"/>
        </w:tabs>
        <w:ind w:left="1806" w:hanging="360"/>
      </w:pPr>
      <w:rPr>
        <w:rFonts w:ascii="Symbol" w:hAnsi="Symbol" w:hint="default"/>
      </w:rPr>
    </w:lvl>
    <w:lvl w:ilvl="4" w:tplc="FFFFFFFF" w:tentative="1">
      <w:start w:val="1"/>
      <w:numFmt w:val="bullet"/>
      <w:lvlText w:val="o"/>
      <w:lvlJc w:val="left"/>
      <w:pPr>
        <w:tabs>
          <w:tab w:val="num" w:pos="2526"/>
        </w:tabs>
        <w:ind w:left="2526" w:hanging="360"/>
      </w:pPr>
      <w:rPr>
        <w:rFonts w:ascii="Courier New" w:hAnsi="Courier New" w:hint="default"/>
      </w:rPr>
    </w:lvl>
    <w:lvl w:ilvl="5" w:tplc="FFFFFFFF" w:tentative="1">
      <w:start w:val="1"/>
      <w:numFmt w:val="bullet"/>
      <w:lvlText w:val=""/>
      <w:lvlJc w:val="left"/>
      <w:pPr>
        <w:tabs>
          <w:tab w:val="num" w:pos="3246"/>
        </w:tabs>
        <w:ind w:left="3246" w:hanging="360"/>
      </w:pPr>
      <w:rPr>
        <w:rFonts w:ascii="Wingdings" w:hAnsi="Wingdings" w:hint="default"/>
      </w:rPr>
    </w:lvl>
    <w:lvl w:ilvl="6" w:tplc="FFFFFFFF" w:tentative="1">
      <w:start w:val="1"/>
      <w:numFmt w:val="bullet"/>
      <w:lvlText w:val=""/>
      <w:lvlJc w:val="left"/>
      <w:pPr>
        <w:tabs>
          <w:tab w:val="num" w:pos="3966"/>
        </w:tabs>
        <w:ind w:left="3966" w:hanging="360"/>
      </w:pPr>
      <w:rPr>
        <w:rFonts w:ascii="Symbol" w:hAnsi="Symbol" w:hint="default"/>
      </w:rPr>
    </w:lvl>
    <w:lvl w:ilvl="7" w:tplc="FFFFFFFF" w:tentative="1">
      <w:start w:val="1"/>
      <w:numFmt w:val="bullet"/>
      <w:lvlText w:val="o"/>
      <w:lvlJc w:val="left"/>
      <w:pPr>
        <w:tabs>
          <w:tab w:val="num" w:pos="4686"/>
        </w:tabs>
        <w:ind w:left="4686" w:hanging="360"/>
      </w:pPr>
      <w:rPr>
        <w:rFonts w:ascii="Courier New" w:hAnsi="Courier New" w:hint="default"/>
      </w:rPr>
    </w:lvl>
    <w:lvl w:ilvl="8" w:tplc="FFFFFFFF" w:tentative="1">
      <w:start w:val="1"/>
      <w:numFmt w:val="bullet"/>
      <w:lvlText w:val=""/>
      <w:lvlJc w:val="left"/>
      <w:pPr>
        <w:tabs>
          <w:tab w:val="num" w:pos="5406"/>
        </w:tabs>
        <w:ind w:left="5406" w:hanging="360"/>
      </w:pPr>
      <w:rPr>
        <w:rFonts w:ascii="Wingdings" w:hAnsi="Wingdings" w:hint="default"/>
      </w:rPr>
    </w:lvl>
  </w:abstractNum>
  <w:abstractNum w:abstractNumId="8" w15:restartNumberingAfterBreak="0">
    <w:nsid w:val="6E1A1DD1"/>
    <w:multiLevelType w:val="multilevel"/>
    <w:tmpl w:val="2180B12C"/>
    <w:lvl w:ilvl="0">
      <w:start w:val="1"/>
      <w:numFmt w:val="decimal"/>
      <w:pStyle w:val="Kop1"/>
      <w:lvlText w:val="%1"/>
      <w:lvlJc w:val="left"/>
      <w:pPr>
        <w:tabs>
          <w:tab w:val="num" w:pos="680"/>
        </w:tabs>
        <w:ind w:left="680" w:hanging="680"/>
      </w:pPr>
      <w:rPr>
        <w:rFonts w:hint="default"/>
      </w:rPr>
    </w:lvl>
    <w:lvl w:ilvl="1">
      <w:start w:val="1"/>
      <w:numFmt w:val="decimal"/>
      <w:pStyle w:val="Kop2"/>
      <w:lvlText w:val="%1.%2"/>
      <w:lvlJc w:val="left"/>
      <w:pPr>
        <w:tabs>
          <w:tab w:val="num" w:pos="680"/>
        </w:tabs>
        <w:ind w:left="680" w:hanging="680"/>
      </w:pPr>
      <w:rPr>
        <w:rFonts w:hint="default"/>
      </w:rPr>
    </w:lvl>
    <w:lvl w:ilvl="2">
      <w:start w:val="1"/>
      <w:numFmt w:val="decimal"/>
      <w:pStyle w:val="Kop3"/>
      <w:lvlText w:val="%1.%2.%3"/>
      <w:lvlJc w:val="left"/>
      <w:pPr>
        <w:tabs>
          <w:tab w:val="num" w:pos="680"/>
        </w:tabs>
        <w:ind w:left="680" w:hanging="680"/>
      </w:pPr>
      <w:rPr>
        <w:rFonts w:hint="default"/>
      </w:rPr>
    </w:lvl>
    <w:lvl w:ilvl="3">
      <w:start w:val="1"/>
      <w:numFmt w:val="decimal"/>
      <w:pStyle w:val="Kop4"/>
      <w:lvlText w:val="%1.%2.%3.%4"/>
      <w:lvlJc w:val="left"/>
      <w:pPr>
        <w:tabs>
          <w:tab w:val="num" w:pos="864"/>
        </w:tabs>
        <w:ind w:left="864" w:hanging="864"/>
      </w:pPr>
      <w:rPr>
        <w:rFonts w:hint="default"/>
      </w:rPr>
    </w:lvl>
    <w:lvl w:ilvl="4">
      <w:start w:val="1"/>
      <w:numFmt w:val="decimal"/>
      <w:pStyle w:val="Kop5"/>
      <w:lvlText w:val="%1.%2.%3.%4.%5"/>
      <w:lvlJc w:val="left"/>
      <w:pPr>
        <w:tabs>
          <w:tab w:val="num" w:pos="1008"/>
        </w:tabs>
        <w:ind w:left="1008" w:hanging="1008"/>
      </w:pPr>
      <w:rPr>
        <w:rFonts w:hint="default"/>
      </w:rPr>
    </w:lvl>
    <w:lvl w:ilvl="5">
      <w:start w:val="1"/>
      <w:numFmt w:val="decimal"/>
      <w:pStyle w:val="Kop6"/>
      <w:lvlText w:val="%1.%2.%3.%4.%5.%6"/>
      <w:lvlJc w:val="left"/>
      <w:pPr>
        <w:tabs>
          <w:tab w:val="num" w:pos="1152"/>
        </w:tabs>
        <w:ind w:left="1152" w:hanging="1152"/>
      </w:pPr>
      <w:rPr>
        <w:rFonts w:hint="default"/>
      </w:rPr>
    </w:lvl>
    <w:lvl w:ilvl="6">
      <w:start w:val="1"/>
      <w:numFmt w:val="decimal"/>
      <w:pStyle w:val="Kop7"/>
      <w:lvlText w:val="%1.%2.%3.%4.%5.%6.%7"/>
      <w:lvlJc w:val="left"/>
      <w:pPr>
        <w:tabs>
          <w:tab w:val="num" w:pos="1296"/>
        </w:tabs>
        <w:ind w:left="1296" w:hanging="1296"/>
      </w:pPr>
      <w:rPr>
        <w:rFonts w:hint="default"/>
      </w:rPr>
    </w:lvl>
    <w:lvl w:ilvl="7">
      <w:start w:val="1"/>
      <w:numFmt w:val="decimal"/>
      <w:pStyle w:val="Kop8"/>
      <w:lvlText w:val="%1.%2.%3.%4.%5.%6.%7.%8"/>
      <w:lvlJc w:val="left"/>
      <w:pPr>
        <w:tabs>
          <w:tab w:val="num" w:pos="1440"/>
        </w:tabs>
        <w:ind w:left="1440" w:hanging="1440"/>
      </w:pPr>
      <w:rPr>
        <w:rFonts w:hint="default"/>
      </w:rPr>
    </w:lvl>
    <w:lvl w:ilvl="8">
      <w:start w:val="1"/>
      <w:numFmt w:val="decimal"/>
      <w:pStyle w:val="Kop9"/>
      <w:lvlText w:val="%1.%2.%3.%4.%5.%6.%7.%8.%9"/>
      <w:lvlJc w:val="left"/>
      <w:pPr>
        <w:tabs>
          <w:tab w:val="num" w:pos="1584"/>
        </w:tabs>
        <w:ind w:left="1584" w:hanging="1584"/>
      </w:pPr>
      <w:rPr>
        <w:rFonts w:hint="default"/>
      </w:rPr>
    </w:lvl>
  </w:abstractNum>
  <w:abstractNum w:abstractNumId="9" w15:restartNumberingAfterBreak="0">
    <w:nsid w:val="6F5B4973"/>
    <w:multiLevelType w:val="hybridMultilevel"/>
    <w:tmpl w:val="59464AC8"/>
    <w:lvl w:ilvl="0" w:tplc="6E485B50">
      <w:start w:val="1"/>
      <w:numFmt w:val="upperRoman"/>
      <w:lvlText w:val="%1."/>
      <w:lvlJc w:val="left"/>
      <w:pPr>
        <w:tabs>
          <w:tab w:val="num" w:pos="717"/>
        </w:tabs>
        <w:ind w:left="717" w:hanging="357"/>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0" w15:restartNumberingAfterBreak="0">
    <w:nsid w:val="70343E0D"/>
    <w:multiLevelType w:val="hybridMultilevel"/>
    <w:tmpl w:val="BDF63792"/>
    <w:lvl w:ilvl="0" w:tplc="0413000F">
      <w:start w:val="1"/>
      <w:numFmt w:val="decimal"/>
      <w:lvlText w:val="%1."/>
      <w:lvlJc w:val="left"/>
      <w:pPr>
        <w:tabs>
          <w:tab w:val="num" w:pos="360"/>
        </w:tabs>
        <w:ind w:left="360" w:hanging="360"/>
      </w:pPr>
      <w:rPr>
        <w:rFont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5F2175A"/>
    <w:multiLevelType w:val="hybridMultilevel"/>
    <w:tmpl w:val="FDA2B70C"/>
    <w:lvl w:ilvl="0" w:tplc="E94A459A">
      <w:start w:val="1"/>
      <w:numFmt w:val="lowerLetter"/>
      <w:lvlText w:val="%1."/>
      <w:lvlJc w:val="left"/>
      <w:pPr>
        <w:tabs>
          <w:tab w:val="num" w:pos="2340"/>
        </w:tabs>
        <w:ind w:left="234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num w:numId="1" w16cid:durableId="83572967">
    <w:abstractNumId w:val="8"/>
  </w:num>
  <w:num w:numId="2" w16cid:durableId="2142989839">
    <w:abstractNumId w:val="8"/>
  </w:num>
  <w:num w:numId="3" w16cid:durableId="535778098">
    <w:abstractNumId w:val="7"/>
  </w:num>
  <w:num w:numId="4" w16cid:durableId="1297371576">
    <w:abstractNumId w:val="3"/>
  </w:num>
  <w:num w:numId="5" w16cid:durableId="2043552124">
    <w:abstractNumId w:val="0"/>
  </w:num>
  <w:num w:numId="6" w16cid:durableId="701321320">
    <w:abstractNumId w:val="1"/>
  </w:num>
  <w:num w:numId="7" w16cid:durableId="2054502877">
    <w:abstractNumId w:val="9"/>
  </w:num>
  <w:num w:numId="8" w16cid:durableId="1676223293">
    <w:abstractNumId w:val="2"/>
  </w:num>
  <w:num w:numId="9" w16cid:durableId="258218636">
    <w:abstractNumId w:val="6"/>
  </w:num>
  <w:num w:numId="10" w16cid:durableId="371806531">
    <w:abstractNumId w:val="5"/>
  </w:num>
  <w:num w:numId="11" w16cid:durableId="395903343">
    <w:abstractNumId w:val="11"/>
  </w:num>
  <w:num w:numId="12" w16cid:durableId="1837185435">
    <w:abstractNumId w:val="8"/>
  </w:num>
  <w:num w:numId="13" w16cid:durableId="1457531478">
    <w:abstractNumId w:val="8"/>
  </w:num>
  <w:num w:numId="14" w16cid:durableId="2114207359">
    <w:abstractNumId w:val="8"/>
  </w:num>
  <w:num w:numId="15" w16cid:durableId="2020351413">
    <w:abstractNumId w:val="8"/>
  </w:num>
  <w:num w:numId="16" w16cid:durableId="830177107">
    <w:abstractNumId w:val="8"/>
  </w:num>
  <w:num w:numId="17" w16cid:durableId="373312114">
    <w:abstractNumId w:val="8"/>
  </w:num>
  <w:num w:numId="18" w16cid:durableId="564803526">
    <w:abstractNumId w:val="0"/>
  </w:num>
  <w:num w:numId="19" w16cid:durableId="1670400590">
    <w:abstractNumId w:val="0"/>
  </w:num>
  <w:num w:numId="20" w16cid:durableId="1862468876">
    <w:abstractNumId w:val="4"/>
  </w:num>
  <w:num w:numId="21" w16cid:durableId="1882861355">
    <w:abstractNumId w:val="10"/>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lems, Igor">
    <w15:presenceInfo w15:providerId="AD" w15:userId="S::Igor.Willems@kadaster.nl::44891f55-7cd7-4f3f-b95c-f9bc4d48270f"/>
  </w15:person>
  <w15:person w15:author="Groot, Karina de">
    <w15:presenceInfo w15:providerId="None" w15:userId="Groot, Karina 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nl-NL" w:vendorID="9" w:dllVersion="512" w:checkStyle="1"/>
  <w:activeWritingStyle w:appName="MSWord" w:lang="nl-NL" w:vendorID="1" w:dllVersion="512" w:checkStyle="1"/>
  <w:activeWritingStyle w:appName="MSWord" w:lang="nl" w:vendorID="1"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227"/>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aper1stTray" w:val="Blanco"/>
    <w:docVar w:name="Paper2ndTray" w:val="Blanco"/>
  </w:docVars>
  <w:rsids>
    <w:rsidRoot w:val="004A1631"/>
    <w:rsid w:val="0000015B"/>
    <w:rsid w:val="00001DA5"/>
    <w:rsid w:val="00002261"/>
    <w:rsid w:val="000022F8"/>
    <w:rsid w:val="00003165"/>
    <w:rsid w:val="000037F0"/>
    <w:rsid w:val="00005407"/>
    <w:rsid w:val="000064D4"/>
    <w:rsid w:val="00006CD8"/>
    <w:rsid w:val="00010577"/>
    <w:rsid w:val="00010AA1"/>
    <w:rsid w:val="00011618"/>
    <w:rsid w:val="00012F09"/>
    <w:rsid w:val="0001338A"/>
    <w:rsid w:val="00013A7C"/>
    <w:rsid w:val="0001524B"/>
    <w:rsid w:val="000168C1"/>
    <w:rsid w:val="00017916"/>
    <w:rsid w:val="00017959"/>
    <w:rsid w:val="000214A5"/>
    <w:rsid w:val="00021522"/>
    <w:rsid w:val="000216FE"/>
    <w:rsid w:val="00021FB6"/>
    <w:rsid w:val="000221DD"/>
    <w:rsid w:val="0002427D"/>
    <w:rsid w:val="0002539C"/>
    <w:rsid w:val="00025AA2"/>
    <w:rsid w:val="00025B0C"/>
    <w:rsid w:val="00026BBD"/>
    <w:rsid w:val="000274A9"/>
    <w:rsid w:val="000278CB"/>
    <w:rsid w:val="00030190"/>
    <w:rsid w:val="00030CF3"/>
    <w:rsid w:val="000327FE"/>
    <w:rsid w:val="000400E1"/>
    <w:rsid w:val="0004124D"/>
    <w:rsid w:val="000459CD"/>
    <w:rsid w:val="00046BDB"/>
    <w:rsid w:val="00047231"/>
    <w:rsid w:val="000479C9"/>
    <w:rsid w:val="00050715"/>
    <w:rsid w:val="0005138B"/>
    <w:rsid w:val="00051F75"/>
    <w:rsid w:val="00052234"/>
    <w:rsid w:val="00052254"/>
    <w:rsid w:val="000523FA"/>
    <w:rsid w:val="00052956"/>
    <w:rsid w:val="00052EA3"/>
    <w:rsid w:val="0005347B"/>
    <w:rsid w:val="00054004"/>
    <w:rsid w:val="000544E7"/>
    <w:rsid w:val="00055A87"/>
    <w:rsid w:val="00055EF9"/>
    <w:rsid w:val="000564E7"/>
    <w:rsid w:val="00056536"/>
    <w:rsid w:val="00056C53"/>
    <w:rsid w:val="00057378"/>
    <w:rsid w:val="000579C5"/>
    <w:rsid w:val="00057A9E"/>
    <w:rsid w:val="000605CD"/>
    <w:rsid w:val="00060B40"/>
    <w:rsid w:val="00060B61"/>
    <w:rsid w:val="00061D50"/>
    <w:rsid w:val="00063294"/>
    <w:rsid w:val="00063A89"/>
    <w:rsid w:val="000657C0"/>
    <w:rsid w:val="000670F8"/>
    <w:rsid w:val="000671DB"/>
    <w:rsid w:val="00067720"/>
    <w:rsid w:val="000677AC"/>
    <w:rsid w:val="00067812"/>
    <w:rsid w:val="0006794F"/>
    <w:rsid w:val="00067BB3"/>
    <w:rsid w:val="00071954"/>
    <w:rsid w:val="00072278"/>
    <w:rsid w:val="00073639"/>
    <w:rsid w:val="000749AD"/>
    <w:rsid w:val="00074B38"/>
    <w:rsid w:val="00075CF1"/>
    <w:rsid w:val="00076DC4"/>
    <w:rsid w:val="00077617"/>
    <w:rsid w:val="00077A26"/>
    <w:rsid w:val="00082A23"/>
    <w:rsid w:val="00083121"/>
    <w:rsid w:val="00084C0A"/>
    <w:rsid w:val="00085E96"/>
    <w:rsid w:val="0008708F"/>
    <w:rsid w:val="00090725"/>
    <w:rsid w:val="000911E2"/>
    <w:rsid w:val="000923C3"/>
    <w:rsid w:val="0009268D"/>
    <w:rsid w:val="00093CFA"/>
    <w:rsid w:val="00093DCF"/>
    <w:rsid w:val="000955EA"/>
    <w:rsid w:val="000974F6"/>
    <w:rsid w:val="000A01CD"/>
    <w:rsid w:val="000A0356"/>
    <w:rsid w:val="000A0E63"/>
    <w:rsid w:val="000A0EA1"/>
    <w:rsid w:val="000A45F3"/>
    <w:rsid w:val="000A70AC"/>
    <w:rsid w:val="000A77B3"/>
    <w:rsid w:val="000A787C"/>
    <w:rsid w:val="000B1694"/>
    <w:rsid w:val="000B530F"/>
    <w:rsid w:val="000B691C"/>
    <w:rsid w:val="000B74F1"/>
    <w:rsid w:val="000C4C66"/>
    <w:rsid w:val="000D1B5D"/>
    <w:rsid w:val="000D1FDF"/>
    <w:rsid w:val="000D1FE3"/>
    <w:rsid w:val="000D3BDA"/>
    <w:rsid w:val="000D3C60"/>
    <w:rsid w:val="000D417E"/>
    <w:rsid w:val="000D4206"/>
    <w:rsid w:val="000D4B08"/>
    <w:rsid w:val="000D5E8B"/>
    <w:rsid w:val="000D6CAC"/>
    <w:rsid w:val="000E079F"/>
    <w:rsid w:val="000E0CF2"/>
    <w:rsid w:val="000E0DE1"/>
    <w:rsid w:val="000E2D2E"/>
    <w:rsid w:val="000E39C4"/>
    <w:rsid w:val="000E4058"/>
    <w:rsid w:val="000E43B2"/>
    <w:rsid w:val="000E4BB4"/>
    <w:rsid w:val="000F0D7F"/>
    <w:rsid w:val="000F0EA5"/>
    <w:rsid w:val="000F1AB4"/>
    <w:rsid w:val="000F550B"/>
    <w:rsid w:val="000F6D2F"/>
    <w:rsid w:val="000F702C"/>
    <w:rsid w:val="000F79A2"/>
    <w:rsid w:val="00101970"/>
    <w:rsid w:val="00102295"/>
    <w:rsid w:val="00106786"/>
    <w:rsid w:val="00106F44"/>
    <w:rsid w:val="001078CB"/>
    <w:rsid w:val="0011065F"/>
    <w:rsid w:val="00110CA7"/>
    <w:rsid w:val="00114244"/>
    <w:rsid w:val="00115C3E"/>
    <w:rsid w:val="0011696F"/>
    <w:rsid w:val="00116C5D"/>
    <w:rsid w:val="0011798B"/>
    <w:rsid w:val="00117B86"/>
    <w:rsid w:val="001219DE"/>
    <w:rsid w:val="00123774"/>
    <w:rsid w:val="00124E96"/>
    <w:rsid w:val="0012509E"/>
    <w:rsid w:val="00133C71"/>
    <w:rsid w:val="00134AAB"/>
    <w:rsid w:val="00135DA4"/>
    <w:rsid w:val="00136E60"/>
    <w:rsid w:val="00137AD2"/>
    <w:rsid w:val="00137BBF"/>
    <w:rsid w:val="001427C4"/>
    <w:rsid w:val="00142B34"/>
    <w:rsid w:val="0014344B"/>
    <w:rsid w:val="00144B08"/>
    <w:rsid w:val="00145092"/>
    <w:rsid w:val="00145406"/>
    <w:rsid w:val="001461D9"/>
    <w:rsid w:val="0014622E"/>
    <w:rsid w:val="001469A9"/>
    <w:rsid w:val="00150FAF"/>
    <w:rsid w:val="001514FA"/>
    <w:rsid w:val="00152351"/>
    <w:rsid w:val="00152FAD"/>
    <w:rsid w:val="00154B89"/>
    <w:rsid w:val="0015507F"/>
    <w:rsid w:val="001567E6"/>
    <w:rsid w:val="00156B8A"/>
    <w:rsid w:val="00156B93"/>
    <w:rsid w:val="00161192"/>
    <w:rsid w:val="00161B8D"/>
    <w:rsid w:val="001638FF"/>
    <w:rsid w:val="00167E83"/>
    <w:rsid w:val="00170D29"/>
    <w:rsid w:val="00171107"/>
    <w:rsid w:val="00171114"/>
    <w:rsid w:val="0017212E"/>
    <w:rsid w:val="00173D7E"/>
    <w:rsid w:val="00173E4A"/>
    <w:rsid w:val="001743D2"/>
    <w:rsid w:val="001754C0"/>
    <w:rsid w:val="00175FD3"/>
    <w:rsid w:val="00176FDA"/>
    <w:rsid w:val="0018011A"/>
    <w:rsid w:val="00182410"/>
    <w:rsid w:val="00183622"/>
    <w:rsid w:val="00187530"/>
    <w:rsid w:val="001909FD"/>
    <w:rsid w:val="00192CB3"/>
    <w:rsid w:val="001948B9"/>
    <w:rsid w:val="00194EA5"/>
    <w:rsid w:val="001951D6"/>
    <w:rsid w:val="0019702F"/>
    <w:rsid w:val="00197230"/>
    <w:rsid w:val="00197A69"/>
    <w:rsid w:val="001A0476"/>
    <w:rsid w:val="001A0CC3"/>
    <w:rsid w:val="001A2B0C"/>
    <w:rsid w:val="001A2E0E"/>
    <w:rsid w:val="001A33F5"/>
    <w:rsid w:val="001A4C08"/>
    <w:rsid w:val="001A52DD"/>
    <w:rsid w:val="001A5981"/>
    <w:rsid w:val="001A72F0"/>
    <w:rsid w:val="001A7EEA"/>
    <w:rsid w:val="001B0354"/>
    <w:rsid w:val="001B0DF9"/>
    <w:rsid w:val="001B35AA"/>
    <w:rsid w:val="001B439C"/>
    <w:rsid w:val="001B48BB"/>
    <w:rsid w:val="001B5749"/>
    <w:rsid w:val="001B6420"/>
    <w:rsid w:val="001B7E02"/>
    <w:rsid w:val="001C2750"/>
    <w:rsid w:val="001C4839"/>
    <w:rsid w:val="001C6F72"/>
    <w:rsid w:val="001C722D"/>
    <w:rsid w:val="001C72DF"/>
    <w:rsid w:val="001C77FB"/>
    <w:rsid w:val="001C7DCC"/>
    <w:rsid w:val="001D03C7"/>
    <w:rsid w:val="001D0A65"/>
    <w:rsid w:val="001D0E69"/>
    <w:rsid w:val="001D0F74"/>
    <w:rsid w:val="001D1884"/>
    <w:rsid w:val="001D2DD6"/>
    <w:rsid w:val="001D5ECE"/>
    <w:rsid w:val="001D7FEC"/>
    <w:rsid w:val="001E03D6"/>
    <w:rsid w:val="001E0F5F"/>
    <w:rsid w:val="001E18FB"/>
    <w:rsid w:val="001E1B49"/>
    <w:rsid w:val="001E2BC9"/>
    <w:rsid w:val="001E5C53"/>
    <w:rsid w:val="001E7703"/>
    <w:rsid w:val="001F0E67"/>
    <w:rsid w:val="001F3EAD"/>
    <w:rsid w:val="001F46A7"/>
    <w:rsid w:val="001F7092"/>
    <w:rsid w:val="001F711F"/>
    <w:rsid w:val="001F79D4"/>
    <w:rsid w:val="001F7DAA"/>
    <w:rsid w:val="00200E32"/>
    <w:rsid w:val="00203E69"/>
    <w:rsid w:val="00210539"/>
    <w:rsid w:val="0021075A"/>
    <w:rsid w:val="00210E51"/>
    <w:rsid w:val="0021170D"/>
    <w:rsid w:val="0021478F"/>
    <w:rsid w:val="0021646D"/>
    <w:rsid w:val="0021680B"/>
    <w:rsid w:val="002222C7"/>
    <w:rsid w:val="00222497"/>
    <w:rsid w:val="00222BF9"/>
    <w:rsid w:val="0022338C"/>
    <w:rsid w:val="00226576"/>
    <w:rsid w:val="00227854"/>
    <w:rsid w:val="00230AF8"/>
    <w:rsid w:val="002311A6"/>
    <w:rsid w:val="002318D3"/>
    <w:rsid w:val="00231954"/>
    <w:rsid w:val="002319CA"/>
    <w:rsid w:val="00232007"/>
    <w:rsid w:val="00232021"/>
    <w:rsid w:val="002323D1"/>
    <w:rsid w:val="00236AF8"/>
    <w:rsid w:val="00240B8C"/>
    <w:rsid w:val="002428E4"/>
    <w:rsid w:val="002433FD"/>
    <w:rsid w:val="00244A4B"/>
    <w:rsid w:val="00244CE3"/>
    <w:rsid w:val="0024626E"/>
    <w:rsid w:val="00246D91"/>
    <w:rsid w:val="00247519"/>
    <w:rsid w:val="00247E61"/>
    <w:rsid w:val="0025138A"/>
    <w:rsid w:val="00251994"/>
    <w:rsid w:val="00252A99"/>
    <w:rsid w:val="002544F0"/>
    <w:rsid w:val="00254B68"/>
    <w:rsid w:val="00254C4D"/>
    <w:rsid w:val="0025553B"/>
    <w:rsid w:val="00255C34"/>
    <w:rsid w:val="00255DE0"/>
    <w:rsid w:val="002606D8"/>
    <w:rsid w:val="002616DF"/>
    <w:rsid w:val="002623DE"/>
    <w:rsid w:val="002624D9"/>
    <w:rsid w:val="0026424A"/>
    <w:rsid w:val="00264552"/>
    <w:rsid w:val="0026511B"/>
    <w:rsid w:val="002654CD"/>
    <w:rsid w:val="0026576D"/>
    <w:rsid w:val="00266366"/>
    <w:rsid w:val="00273437"/>
    <w:rsid w:val="00273BA4"/>
    <w:rsid w:val="0027554A"/>
    <w:rsid w:val="00275FC6"/>
    <w:rsid w:val="00276333"/>
    <w:rsid w:val="002764A9"/>
    <w:rsid w:val="00280B9A"/>
    <w:rsid w:val="002812ED"/>
    <w:rsid w:val="00283475"/>
    <w:rsid w:val="00283C4A"/>
    <w:rsid w:val="00284690"/>
    <w:rsid w:val="00285BAF"/>
    <w:rsid w:val="00286F0E"/>
    <w:rsid w:val="00287C40"/>
    <w:rsid w:val="00287CB3"/>
    <w:rsid w:val="00294DC4"/>
    <w:rsid w:val="00295D48"/>
    <w:rsid w:val="002A010E"/>
    <w:rsid w:val="002A1A93"/>
    <w:rsid w:val="002A3524"/>
    <w:rsid w:val="002A3A2A"/>
    <w:rsid w:val="002A4B22"/>
    <w:rsid w:val="002A4B2B"/>
    <w:rsid w:val="002A4EBD"/>
    <w:rsid w:val="002A61D1"/>
    <w:rsid w:val="002A66ED"/>
    <w:rsid w:val="002A6CAA"/>
    <w:rsid w:val="002A73CA"/>
    <w:rsid w:val="002A78C8"/>
    <w:rsid w:val="002A7BBF"/>
    <w:rsid w:val="002A7EF0"/>
    <w:rsid w:val="002B2C9F"/>
    <w:rsid w:val="002B2EFF"/>
    <w:rsid w:val="002B5054"/>
    <w:rsid w:val="002B627D"/>
    <w:rsid w:val="002B6BB8"/>
    <w:rsid w:val="002B7FF0"/>
    <w:rsid w:val="002C01BF"/>
    <w:rsid w:val="002C023F"/>
    <w:rsid w:val="002C0368"/>
    <w:rsid w:val="002C177B"/>
    <w:rsid w:val="002C3665"/>
    <w:rsid w:val="002C53A4"/>
    <w:rsid w:val="002C68F9"/>
    <w:rsid w:val="002C7327"/>
    <w:rsid w:val="002D29FE"/>
    <w:rsid w:val="002D38C8"/>
    <w:rsid w:val="002D5FC4"/>
    <w:rsid w:val="002D6CC8"/>
    <w:rsid w:val="002D6F14"/>
    <w:rsid w:val="002E048A"/>
    <w:rsid w:val="002E0C80"/>
    <w:rsid w:val="002E0D2E"/>
    <w:rsid w:val="002E0F5E"/>
    <w:rsid w:val="002E52D0"/>
    <w:rsid w:val="002E5438"/>
    <w:rsid w:val="002E71D9"/>
    <w:rsid w:val="002E7245"/>
    <w:rsid w:val="002E729C"/>
    <w:rsid w:val="002F3F0E"/>
    <w:rsid w:val="002F4536"/>
    <w:rsid w:val="002F4EA2"/>
    <w:rsid w:val="002F552A"/>
    <w:rsid w:val="003008D7"/>
    <w:rsid w:val="00301055"/>
    <w:rsid w:val="0030620A"/>
    <w:rsid w:val="003064B2"/>
    <w:rsid w:val="003067B8"/>
    <w:rsid w:val="0031090A"/>
    <w:rsid w:val="00311849"/>
    <w:rsid w:val="003137E5"/>
    <w:rsid w:val="003146A3"/>
    <w:rsid w:val="00314C5B"/>
    <w:rsid w:val="00321695"/>
    <w:rsid w:val="00322024"/>
    <w:rsid w:val="0032279F"/>
    <w:rsid w:val="003228A3"/>
    <w:rsid w:val="003232CB"/>
    <w:rsid w:val="00323A41"/>
    <w:rsid w:val="0032463E"/>
    <w:rsid w:val="003271EF"/>
    <w:rsid w:val="00327795"/>
    <w:rsid w:val="00327851"/>
    <w:rsid w:val="00330790"/>
    <w:rsid w:val="00330EC1"/>
    <w:rsid w:val="003311E8"/>
    <w:rsid w:val="003313DD"/>
    <w:rsid w:val="00333AE2"/>
    <w:rsid w:val="00334298"/>
    <w:rsid w:val="00334569"/>
    <w:rsid w:val="00336895"/>
    <w:rsid w:val="00336FD9"/>
    <w:rsid w:val="00337F83"/>
    <w:rsid w:val="00342950"/>
    <w:rsid w:val="003429F5"/>
    <w:rsid w:val="00343045"/>
    <w:rsid w:val="00346394"/>
    <w:rsid w:val="00346D2E"/>
    <w:rsid w:val="00347F1C"/>
    <w:rsid w:val="00350244"/>
    <w:rsid w:val="003505C8"/>
    <w:rsid w:val="00351269"/>
    <w:rsid w:val="00352B64"/>
    <w:rsid w:val="00352F14"/>
    <w:rsid w:val="00354EB8"/>
    <w:rsid w:val="003555B3"/>
    <w:rsid w:val="003557FA"/>
    <w:rsid w:val="00357804"/>
    <w:rsid w:val="0035789A"/>
    <w:rsid w:val="00360A30"/>
    <w:rsid w:val="00362D45"/>
    <w:rsid w:val="00365364"/>
    <w:rsid w:val="003657ED"/>
    <w:rsid w:val="00367AE9"/>
    <w:rsid w:val="00367E8B"/>
    <w:rsid w:val="003704C1"/>
    <w:rsid w:val="00371DED"/>
    <w:rsid w:val="003724DE"/>
    <w:rsid w:val="003743B2"/>
    <w:rsid w:val="00374E43"/>
    <w:rsid w:val="00374F7E"/>
    <w:rsid w:val="00375206"/>
    <w:rsid w:val="00377B4A"/>
    <w:rsid w:val="003801DE"/>
    <w:rsid w:val="00381059"/>
    <w:rsid w:val="00382478"/>
    <w:rsid w:val="00386F1D"/>
    <w:rsid w:val="00394A27"/>
    <w:rsid w:val="00395998"/>
    <w:rsid w:val="003A00AA"/>
    <w:rsid w:val="003A2043"/>
    <w:rsid w:val="003A3BF5"/>
    <w:rsid w:val="003A3E4B"/>
    <w:rsid w:val="003A4165"/>
    <w:rsid w:val="003A5ADD"/>
    <w:rsid w:val="003B0BED"/>
    <w:rsid w:val="003B0CDC"/>
    <w:rsid w:val="003B149A"/>
    <w:rsid w:val="003B22EF"/>
    <w:rsid w:val="003B236B"/>
    <w:rsid w:val="003B3F21"/>
    <w:rsid w:val="003B4767"/>
    <w:rsid w:val="003B4D38"/>
    <w:rsid w:val="003B589C"/>
    <w:rsid w:val="003B755A"/>
    <w:rsid w:val="003C0D49"/>
    <w:rsid w:val="003C10E9"/>
    <w:rsid w:val="003C2F33"/>
    <w:rsid w:val="003C335E"/>
    <w:rsid w:val="003C350C"/>
    <w:rsid w:val="003C40F8"/>
    <w:rsid w:val="003C71C6"/>
    <w:rsid w:val="003D001E"/>
    <w:rsid w:val="003D1F7E"/>
    <w:rsid w:val="003D2811"/>
    <w:rsid w:val="003D297C"/>
    <w:rsid w:val="003D3F1D"/>
    <w:rsid w:val="003D6744"/>
    <w:rsid w:val="003E02D2"/>
    <w:rsid w:val="003E0444"/>
    <w:rsid w:val="003E1358"/>
    <w:rsid w:val="003E1B71"/>
    <w:rsid w:val="003E1B85"/>
    <w:rsid w:val="003E3D52"/>
    <w:rsid w:val="003E4811"/>
    <w:rsid w:val="003E7298"/>
    <w:rsid w:val="003E7B00"/>
    <w:rsid w:val="003F29FF"/>
    <w:rsid w:val="003F4E96"/>
    <w:rsid w:val="003F56B0"/>
    <w:rsid w:val="003F57C4"/>
    <w:rsid w:val="003F628D"/>
    <w:rsid w:val="00402BAD"/>
    <w:rsid w:val="00403EF7"/>
    <w:rsid w:val="004055F3"/>
    <w:rsid w:val="00407923"/>
    <w:rsid w:val="0041098C"/>
    <w:rsid w:val="00410E29"/>
    <w:rsid w:val="004112A3"/>
    <w:rsid w:val="00413575"/>
    <w:rsid w:val="00413F3C"/>
    <w:rsid w:val="00414114"/>
    <w:rsid w:val="00414CB1"/>
    <w:rsid w:val="0041690C"/>
    <w:rsid w:val="00422E80"/>
    <w:rsid w:val="00423584"/>
    <w:rsid w:val="00423D45"/>
    <w:rsid w:val="00424109"/>
    <w:rsid w:val="004247E2"/>
    <w:rsid w:val="004250DC"/>
    <w:rsid w:val="00430AF7"/>
    <w:rsid w:val="00431E1C"/>
    <w:rsid w:val="00432145"/>
    <w:rsid w:val="00432C02"/>
    <w:rsid w:val="00433741"/>
    <w:rsid w:val="00433D41"/>
    <w:rsid w:val="00434E6E"/>
    <w:rsid w:val="00435110"/>
    <w:rsid w:val="00440164"/>
    <w:rsid w:val="00441820"/>
    <w:rsid w:val="00442132"/>
    <w:rsid w:val="00444458"/>
    <w:rsid w:val="004457A2"/>
    <w:rsid w:val="00445C03"/>
    <w:rsid w:val="00445C14"/>
    <w:rsid w:val="0044662A"/>
    <w:rsid w:val="004471D6"/>
    <w:rsid w:val="00447EB0"/>
    <w:rsid w:val="00450C54"/>
    <w:rsid w:val="00451113"/>
    <w:rsid w:val="00455CB3"/>
    <w:rsid w:val="00456E66"/>
    <w:rsid w:val="00456FA0"/>
    <w:rsid w:val="00460231"/>
    <w:rsid w:val="00461839"/>
    <w:rsid w:val="00462DFD"/>
    <w:rsid w:val="00462F19"/>
    <w:rsid w:val="0046378E"/>
    <w:rsid w:val="00465153"/>
    <w:rsid w:val="00466E91"/>
    <w:rsid w:val="00467C17"/>
    <w:rsid w:val="00470565"/>
    <w:rsid w:val="00470E00"/>
    <w:rsid w:val="00470FC9"/>
    <w:rsid w:val="00472F6D"/>
    <w:rsid w:val="00473278"/>
    <w:rsid w:val="00473655"/>
    <w:rsid w:val="00475FFA"/>
    <w:rsid w:val="0048161E"/>
    <w:rsid w:val="00481DDE"/>
    <w:rsid w:val="00481ED4"/>
    <w:rsid w:val="00482205"/>
    <w:rsid w:val="00482E89"/>
    <w:rsid w:val="0048327F"/>
    <w:rsid w:val="0048391A"/>
    <w:rsid w:val="00484488"/>
    <w:rsid w:val="004868E4"/>
    <w:rsid w:val="00490150"/>
    <w:rsid w:val="004905BC"/>
    <w:rsid w:val="0049193B"/>
    <w:rsid w:val="00493382"/>
    <w:rsid w:val="00494397"/>
    <w:rsid w:val="00494482"/>
    <w:rsid w:val="0049725F"/>
    <w:rsid w:val="004977A4"/>
    <w:rsid w:val="004A1631"/>
    <w:rsid w:val="004A1A02"/>
    <w:rsid w:val="004A29E9"/>
    <w:rsid w:val="004A3412"/>
    <w:rsid w:val="004A72B5"/>
    <w:rsid w:val="004A7A56"/>
    <w:rsid w:val="004B1525"/>
    <w:rsid w:val="004B1940"/>
    <w:rsid w:val="004B23A7"/>
    <w:rsid w:val="004B294C"/>
    <w:rsid w:val="004B4235"/>
    <w:rsid w:val="004B5A78"/>
    <w:rsid w:val="004B6BCA"/>
    <w:rsid w:val="004B6E45"/>
    <w:rsid w:val="004C0C11"/>
    <w:rsid w:val="004C31B3"/>
    <w:rsid w:val="004C431D"/>
    <w:rsid w:val="004C6309"/>
    <w:rsid w:val="004C6C22"/>
    <w:rsid w:val="004C7DF9"/>
    <w:rsid w:val="004D01ED"/>
    <w:rsid w:val="004D0487"/>
    <w:rsid w:val="004D2C41"/>
    <w:rsid w:val="004D2C96"/>
    <w:rsid w:val="004D3E80"/>
    <w:rsid w:val="004D4029"/>
    <w:rsid w:val="004D42E8"/>
    <w:rsid w:val="004D4A64"/>
    <w:rsid w:val="004D6A6A"/>
    <w:rsid w:val="004D7113"/>
    <w:rsid w:val="004D7494"/>
    <w:rsid w:val="004D7774"/>
    <w:rsid w:val="004E19A6"/>
    <w:rsid w:val="004E29FD"/>
    <w:rsid w:val="004E48F7"/>
    <w:rsid w:val="004E5144"/>
    <w:rsid w:val="004E516B"/>
    <w:rsid w:val="004E5200"/>
    <w:rsid w:val="004E6389"/>
    <w:rsid w:val="004E6464"/>
    <w:rsid w:val="004E6747"/>
    <w:rsid w:val="004E7352"/>
    <w:rsid w:val="004E74BB"/>
    <w:rsid w:val="004E7C99"/>
    <w:rsid w:val="004F0BEA"/>
    <w:rsid w:val="004F163F"/>
    <w:rsid w:val="004F29C8"/>
    <w:rsid w:val="004F40D2"/>
    <w:rsid w:val="004F6006"/>
    <w:rsid w:val="004F6658"/>
    <w:rsid w:val="004F7C98"/>
    <w:rsid w:val="00500158"/>
    <w:rsid w:val="00501476"/>
    <w:rsid w:val="005024DA"/>
    <w:rsid w:val="005044B4"/>
    <w:rsid w:val="00504B56"/>
    <w:rsid w:val="005079CE"/>
    <w:rsid w:val="005101F6"/>
    <w:rsid w:val="00511282"/>
    <w:rsid w:val="00511FE3"/>
    <w:rsid w:val="005121C0"/>
    <w:rsid w:val="0051376E"/>
    <w:rsid w:val="0051435A"/>
    <w:rsid w:val="0051696E"/>
    <w:rsid w:val="005170F7"/>
    <w:rsid w:val="0052049A"/>
    <w:rsid w:val="00520E34"/>
    <w:rsid w:val="005217FC"/>
    <w:rsid w:val="00526035"/>
    <w:rsid w:val="00530050"/>
    <w:rsid w:val="00531A3F"/>
    <w:rsid w:val="00531FA6"/>
    <w:rsid w:val="0053442D"/>
    <w:rsid w:val="00535779"/>
    <w:rsid w:val="0053644F"/>
    <w:rsid w:val="0053650E"/>
    <w:rsid w:val="0053769B"/>
    <w:rsid w:val="00537B39"/>
    <w:rsid w:val="00542330"/>
    <w:rsid w:val="0054259B"/>
    <w:rsid w:val="005425E4"/>
    <w:rsid w:val="005429FD"/>
    <w:rsid w:val="0054368D"/>
    <w:rsid w:val="00543B8D"/>
    <w:rsid w:val="00545E42"/>
    <w:rsid w:val="00545F53"/>
    <w:rsid w:val="00546569"/>
    <w:rsid w:val="005502A2"/>
    <w:rsid w:val="0055443F"/>
    <w:rsid w:val="00554C1F"/>
    <w:rsid w:val="00555525"/>
    <w:rsid w:val="005555A9"/>
    <w:rsid w:val="00557D72"/>
    <w:rsid w:val="0056022E"/>
    <w:rsid w:val="00560389"/>
    <w:rsid w:val="005606FC"/>
    <w:rsid w:val="005608A8"/>
    <w:rsid w:val="00561641"/>
    <w:rsid w:val="005638C7"/>
    <w:rsid w:val="00563964"/>
    <w:rsid w:val="0056417F"/>
    <w:rsid w:val="00564910"/>
    <w:rsid w:val="00564CA5"/>
    <w:rsid w:val="00565CD0"/>
    <w:rsid w:val="0056737C"/>
    <w:rsid w:val="00567733"/>
    <w:rsid w:val="0057194F"/>
    <w:rsid w:val="005734AC"/>
    <w:rsid w:val="00573B44"/>
    <w:rsid w:val="00575DBE"/>
    <w:rsid w:val="00575E7C"/>
    <w:rsid w:val="00576E9F"/>
    <w:rsid w:val="00582089"/>
    <w:rsid w:val="00582B1F"/>
    <w:rsid w:val="00582CBF"/>
    <w:rsid w:val="00583EC9"/>
    <w:rsid w:val="005855A5"/>
    <w:rsid w:val="00590757"/>
    <w:rsid w:val="005907B8"/>
    <w:rsid w:val="0059099B"/>
    <w:rsid w:val="00590FA3"/>
    <w:rsid w:val="0059427B"/>
    <w:rsid w:val="005942AA"/>
    <w:rsid w:val="00594EE3"/>
    <w:rsid w:val="00594F7E"/>
    <w:rsid w:val="005969C8"/>
    <w:rsid w:val="00596AF6"/>
    <w:rsid w:val="00597241"/>
    <w:rsid w:val="005A27A3"/>
    <w:rsid w:val="005A29D8"/>
    <w:rsid w:val="005A3A06"/>
    <w:rsid w:val="005A3E17"/>
    <w:rsid w:val="005A56B6"/>
    <w:rsid w:val="005A6E00"/>
    <w:rsid w:val="005A7FE9"/>
    <w:rsid w:val="005B0440"/>
    <w:rsid w:val="005B090E"/>
    <w:rsid w:val="005B1532"/>
    <w:rsid w:val="005B27C3"/>
    <w:rsid w:val="005B27E9"/>
    <w:rsid w:val="005B3511"/>
    <w:rsid w:val="005B4409"/>
    <w:rsid w:val="005B48B3"/>
    <w:rsid w:val="005B6C76"/>
    <w:rsid w:val="005C2220"/>
    <w:rsid w:val="005C59D8"/>
    <w:rsid w:val="005C63A5"/>
    <w:rsid w:val="005C6D02"/>
    <w:rsid w:val="005D5CAA"/>
    <w:rsid w:val="005D5EB8"/>
    <w:rsid w:val="005D66F2"/>
    <w:rsid w:val="005D6866"/>
    <w:rsid w:val="005D7EC4"/>
    <w:rsid w:val="005E12E7"/>
    <w:rsid w:val="005E1382"/>
    <w:rsid w:val="005E45C1"/>
    <w:rsid w:val="005E4756"/>
    <w:rsid w:val="005E4A74"/>
    <w:rsid w:val="005E5755"/>
    <w:rsid w:val="005E58C8"/>
    <w:rsid w:val="005E60ED"/>
    <w:rsid w:val="005E62AD"/>
    <w:rsid w:val="005E7E8E"/>
    <w:rsid w:val="005F07D4"/>
    <w:rsid w:val="005F0AD1"/>
    <w:rsid w:val="005F2FEA"/>
    <w:rsid w:val="005F3260"/>
    <w:rsid w:val="005F3F78"/>
    <w:rsid w:val="005F47C4"/>
    <w:rsid w:val="005F63FF"/>
    <w:rsid w:val="005F76D4"/>
    <w:rsid w:val="00600490"/>
    <w:rsid w:val="00602DFD"/>
    <w:rsid w:val="00612C81"/>
    <w:rsid w:val="006132C8"/>
    <w:rsid w:val="006137B5"/>
    <w:rsid w:val="006149A9"/>
    <w:rsid w:val="00614FA5"/>
    <w:rsid w:val="00616CF2"/>
    <w:rsid w:val="00616D7E"/>
    <w:rsid w:val="006174A3"/>
    <w:rsid w:val="00620140"/>
    <w:rsid w:val="006211F3"/>
    <w:rsid w:val="00621C6F"/>
    <w:rsid w:val="00623747"/>
    <w:rsid w:val="006241C2"/>
    <w:rsid w:val="00624680"/>
    <w:rsid w:val="00625687"/>
    <w:rsid w:val="0062641F"/>
    <w:rsid w:val="00626EA6"/>
    <w:rsid w:val="00627198"/>
    <w:rsid w:val="00630963"/>
    <w:rsid w:val="00634341"/>
    <w:rsid w:val="00635924"/>
    <w:rsid w:val="00636E87"/>
    <w:rsid w:val="006373AB"/>
    <w:rsid w:val="00640670"/>
    <w:rsid w:val="00641FD0"/>
    <w:rsid w:val="00643277"/>
    <w:rsid w:val="006434A2"/>
    <w:rsid w:val="006434FE"/>
    <w:rsid w:val="0064486E"/>
    <w:rsid w:val="00645042"/>
    <w:rsid w:val="00645F51"/>
    <w:rsid w:val="00647241"/>
    <w:rsid w:val="006504B4"/>
    <w:rsid w:val="006505B3"/>
    <w:rsid w:val="00650A9D"/>
    <w:rsid w:val="00651E07"/>
    <w:rsid w:val="00654D50"/>
    <w:rsid w:val="00655A3D"/>
    <w:rsid w:val="00660770"/>
    <w:rsid w:val="00665404"/>
    <w:rsid w:val="0067044B"/>
    <w:rsid w:val="006706C0"/>
    <w:rsid w:val="00672CA7"/>
    <w:rsid w:val="00674638"/>
    <w:rsid w:val="0067509B"/>
    <w:rsid w:val="0067567D"/>
    <w:rsid w:val="00680BA3"/>
    <w:rsid w:val="00680FDB"/>
    <w:rsid w:val="0068128C"/>
    <w:rsid w:val="00681649"/>
    <w:rsid w:val="006828F7"/>
    <w:rsid w:val="006835AE"/>
    <w:rsid w:val="00685089"/>
    <w:rsid w:val="0068609A"/>
    <w:rsid w:val="00686B57"/>
    <w:rsid w:val="00686F66"/>
    <w:rsid w:val="006870A4"/>
    <w:rsid w:val="006905DE"/>
    <w:rsid w:val="00690CAE"/>
    <w:rsid w:val="006915CA"/>
    <w:rsid w:val="0069213E"/>
    <w:rsid w:val="00692DC4"/>
    <w:rsid w:val="00692E0C"/>
    <w:rsid w:val="00693300"/>
    <w:rsid w:val="00693529"/>
    <w:rsid w:val="006935BD"/>
    <w:rsid w:val="006947F3"/>
    <w:rsid w:val="00696D9D"/>
    <w:rsid w:val="006A0719"/>
    <w:rsid w:val="006A2B59"/>
    <w:rsid w:val="006A5F93"/>
    <w:rsid w:val="006A6706"/>
    <w:rsid w:val="006A7006"/>
    <w:rsid w:val="006A7079"/>
    <w:rsid w:val="006A799E"/>
    <w:rsid w:val="006B0731"/>
    <w:rsid w:val="006B0DD1"/>
    <w:rsid w:val="006B1016"/>
    <w:rsid w:val="006B184F"/>
    <w:rsid w:val="006B1B9A"/>
    <w:rsid w:val="006B24BB"/>
    <w:rsid w:val="006B2B18"/>
    <w:rsid w:val="006C1E75"/>
    <w:rsid w:val="006C1E89"/>
    <w:rsid w:val="006C34AB"/>
    <w:rsid w:val="006C3613"/>
    <w:rsid w:val="006C3E37"/>
    <w:rsid w:val="006C416B"/>
    <w:rsid w:val="006C60D4"/>
    <w:rsid w:val="006C616D"/>
    <w:rsid w:val="006C772B"/>
    <w:rsid w:val="006C7780"/>
    <w:rsid w:val="006D1058"/>
    <w:rsid w:val="006D11BD"/>
    <w:rsid w:val="006D1A30"/>
    <w:rsid w:val="006D3268"/>
    <w:rsid w:val="006D3C48"/>
    <w:rsid w:val="006D663A"/>
    <w:rsid w:val="006E26A8"/>
    <w:rsid w:val="006E3C6D"/>
    <w:rsid w:val="006E78AB"/>
    <w:rsid w:val="006F1254"/>
    <w:rsid w:val="006F27A9"/>
    <w:rsid w:val="006F3164"/>
    <w:rsid w:val="006F3BC1"/>
    <w:rsid w:val="006F41C7"/>
    <w:rsid w:val="006F4259"/>
    <w:rsid w:val="006F425A"/>
    <w:rsid w:val="006F4504"/>
    <w:rsid w:val="006F67B2"/>
    <w:rsid w:val="006F67DC"/>
    <w:rsid w:val="00700FE8"/>
    <w:rsid w:val="007016EF"/>
    <w:rsid w:val="00701B83"/>
    <w:rsid w:val="00702E1F"/>
    <w:rsid w:val="00704BF2"/>
    <w:rsid w:val="0070517C"/>
    <w:rsid w:val="00705A8A"/>
    <w:rsid w:val="0071272A"/>
    <w:rsid w:val="00712F54"/>
    <w:rsid w:val="0071493B"/>
    <w:rsid w:val="00714B8D"/>
    <w:rsid w:val="00714E98"/>
    <w:rsid w:val="00715320"/>
    <w:rsid w:val="00716D74"/>
    <w:rsid w:val="00720A13"/>
    <w:rsid w:val="00721ACE"/>
    <w:rsid w:val="007224C4"/>
    <w:rsid w:val="00723052"/>
    <w:rsid w:val="00723E21"/>
    <w:rsid w:val="00724CA2"/>
    <w:rsid w:val="00725F82"/>
    <w:rsid w:val="007260A0"/>
    <w:rsid w:val="0072655F"/>
    <w:rsid w:val="00726BDC"/>
    <w:rsid w:val="00726E71"/>
    <w:rsid w:val="00730F1D"/>
    <w:rsid w:val="007312B4"/>
    <w:rsid w:val="007316B3"/>
    <w:rsid w:val="00732597"/>
    <w:rsid w:val="0073474E"/>
    <w:rsid w:val="00734961"/>
    <w:rsid w:val="00735290"/>
    <w:rsid w:val="007356AC"/>
    <w:rsid w:val="0073637B"/>
    <w:rsid w:val="007363AA"/>
    <w:rsid w:val="00736ED2"/>
    <w:rsid w:val="00737BA7"/>
    <w:rsid w:val="0074002C"/>
    <w:rsid w:val="00740D1F"/>
    <w:rsid w:val="00741213"/>
    <w:rsid w:val="00742157"/>
    <w:rsid w:val="00743795"/>
    <w:rsid w:val="007533B1"/>
    <w:rsid w:val="00754564"/>
    <w:rsid w:val="007554EB"/>
    <w:rsid w:val="00755C3E"/>
    <w:rsid w:val="00761024"/>
    <w:rsid w:val="0076266B"/>
    <w:rsid w:val="0076352A"/>
    <w:rsid w:val="0076481B"/>
    <w:rsid w:val="00765439"/>
    <w:rsid w:val="0076689E"/>
    <w:rsid w:val="0076737C"/>
    <w:rsid w:val="00770911"/>
    <w:rsid w:val="00771385"/>
    <w:rsid w:val="007723BF"/>
    <w:rsid w:val="007728AE"/>
    <w:rsid w:val="0077441D"/>
    <w:rsid w:val="007744CB"/>
    <w:rsid w:val="00776031"/>
    <w:rsid w:val="007765D4"/>
    <w:rsid w:val="00776604"/>
    <w:rsid w:val="00776818"/>
    <w:rsid w:val="00777D1F"/>
    <w:rsid w:val="00777D39"/>
    <w:rsid w:val="00781F53"/>
    <w:rsid w:val="007823B9"/>
    <w:rsid w:val="00782BAC"/>
    <w:rsid w:val="007836F7"/>
    <w:rsid w:val="007848CE"/>
    <w:rsid w:val="00785704"/>
    <w:rsid w:val="00787F3E"/>
    <w:rsid w:val="0079196B"/>
    <w:rsid w:val="00794F7E"/>
    <w:rsid w:val="0079728D"/>
    <w:rsid w:val="007A0772"/>
    <w:rsid w:val="007A1DC6"/>
    <w:rsid w:val="007A1DE6"/>
    <w:rsid w:val="007A3235"/>
    <w:rsid w:val="007A4533"/>
    <w:rsid w:val="007A4EDD"/>
    <w:rsid w:val="007B15F8"/>
    <w:rsid w:val="007B195A"/>
    <w:rsid w:val="007B3630"/>
    <w:rsid w:val="007B4DB6"/>
    <w:rsid w:val="007B7475"/>
    <w:rsid w:val="007B78E2"/>
    <w:rsid w:val="007C0720"/>
    <w:rsid w:val="007C0CD7"/>
    <w:rsid w:val="007C0DA8"/>
    <w:rsid w:val="007C0DEF"/>
    <w:rsid w:val="007C0E64"/>
    <w:rsid w:val="007C2323"/>
    <w:rsid w:val="007C24B7"/>
    <w:rsid w:val="007C342E"/>
    <w:rsid w:val="007C40F2"/>
    <w:rsid w:val="007D1472"/>
    <w:rsid w:val="007D1C8D"/>
    <w:rsid w:val="007D22F5"/>
    <w:rsid w:val="007D3375"/>
    <w:rsid w:val="007D5E19"/>
    <w:rsid w:val="007E1766"/>
    <w:rsid w:val="007E337C"/>
    <w:rsid w:val="007E384F"/>
    <w:rsid w:val="007E3A85"/>
    <w:rsid w:val="007E4196"/>
    <w:rsid w:val="007E4227"/>
    <w:rsid w:val="007E473F"/>
    <w:rsid w:val="007E57C6"/>
    <w:rsid w:val="007E5B24"/>
    <w:rsid w:val="007E61AF"/>
    <w:rsid w:val="007E7050"/>
    <w:rsid w:val="007E725F"/>
    <w:rsid w:val="007E7B46"/>
    <w:rsid w:val="007F0E2A"/>
    <w:rsid w:val="007F1398"/>
    <w:rsid w:val="007F1EA1"/>
    <w:rsid w:val="007F304E"/>
    <w:rsid w:val="007F3A76"/>
    <w:rsid w:val="007F50E6"/>
    <w:rsid w:val="007F7C8E"/>
    <w:rsid w:val="0080057B"/>
    <w:rsid w:val="008012D9"/>
    <w:rsid w:val="00801612"/>
    <w:rsid w:val="008016B8"/>
    <w:rsid w:val="00802F16"/>
    <w:rsid w:val="008036E1"/>
    <w:rsid w:val="00803FB4"/>
    <w:rsid w:val="00804E07"/>
    <w:rsid w:val="008051D8"/>
    <w:rsid w:val="00805603"/>
    <w:rsid w:val="008058D2"/>
    <w:rsid w:val="008060A8"/>
    <w:rsid w:val="00810374"/>
    <w:rsid w:val="00810686"/>
    <w:rsid w:val="00810AC1"/>
    <w:rsid w:val="00810BED"/>
    <w:rsid w:val="008124C2"/>
    <w:rsid w:val="00812C0D"/>
    <w:rsid w:val="00813558"/>
    <w:rsid w:val="00813806"/>
    <w:rsid w:val="00813D11"/>
    <w:rsid w:val="00813F05"/>
    <w:rsid w:val="008174B4"/>
    <w:rsid w:val="008175CC"/>
    <w:rsid w:val="008215D2"/>
    <w:rsid w:val="0082410C"/>
    <w:rsid w:val="00827835"/>
    <w:rsid w:val="00827CAE"/>
    <w:rsid w:val="008315FB"/>
    <w:rsid w:val="0083186D"/>
    <w:rsid w:val="00834366"/>
    <w:rsid w:val="00834A2B"/>
    <w:rsid w:val="00834F63"/>
    <w:rsid w:val="00835E23"/>
    <w:rsid w:val="00837F88"/>
    <w:rsid w:val="0084312D"/>
    <w:rsid w:val="0084351E"/>
    <w:rsid w:val="008444C3"/>
    <w:rsid w:val="00850854"/>
    <w:rsid w:val="0085155A"/>
    <w:rsid w:val="0085169E"/>
    <w:rsid w:val="008525D3"/>
    <w:rsid w:val="00853AAE"/>
    <w:rsid w:val="008541CA"/>
    <w:rsid w:val="0085637E"/>
    <w:rsid w:val="00857117"/>
    <w:rsid w:val="00860282"/>
    <w:rsid w:val="00860295"/>
    <w:rsid w:val="00862260"/>
    <w:rsid w:val="008632AC"/>
    <w:rsid w:val="00863CA0"/>
    <w:rsid w:val="00864FC2"/>
    <w:rsid w:val="00865E4C"/>
    <w:rsid w:val="008669CB"/>
    <w:rsid w:val="008671BD"/>
    <w:rsid w:val="00870088"/>
    <w:rsid w:val="0087021F"/>
    <w:rsid w:val="00870A9E"/>
    <w:rsid w:val="00871317"/>
    <w:rsid w:val="00871454"/>
    <w:rsid w:val="00871E15"/>
    <w:rsid w:val="00873579"/>
    <w:rsid w:val="00877DBB"/>
    <w:rsid w:val="00880280"/>
    <w:rsid w:val="008802D1"/>
    <w:rsid w:val="00881020"/>
    <w:rsid w:val="00882D7A"/>
    <w:rsid w:val="008834FC"/>
    <w:rsid w:val="0088569A"/>
    <w:rsid w:val="00886AAA"/>
    <w:rsid w:val="00887860"/>
    <w:rsid w:val="00887E2F"/>
    <w:rsid w:val="008904B7"/>
    <w:rsid w:val="00890B4B"/>
    <w:rsid w:val="00891073"/>
    <w:rsid w:val="00891650"/>
    <w:rsid w:val="00891DCE"/>
    <w:rsid w:val="00892AA3"/>
    <w:rsid w:val="00892DF9"/>
    <w:rsid w:val="00893251"/>
    <w:rsid w:val="00894123"/>
    <w:rsid w:val="0089567D"/>
    <w:rsid w:val="00896F5F"/>
    <w:rsid w:val="00897F39"/>
    <w:rsid w:val="008A1977"/>
    <w:rsid w:val="008A2FB0"/>
    <w:rsid w:val="008A36D0"/>
    <w:rsid w:val="008A4126"/>
    <w:rsid w:val="008A4390"/>
    <w:rsid w:val="008A441D"/>
    <w:rsid w:val="008A4CE1"/>
    <w:rsid w:val="008A5DB7"/>
    <w:rsid w:val="008A6166"/>
    <w:rsid w:val="008A64F1"/>
    <w:rsid w:val="008A74EE"/>
    <w:rsid w:val="008A7B9C"/>
    <w:rsid w:val="008B0190"/>
    <w:rsid w:val="008B0F2B"/>
    <w:rsid w:val="008B32CE"/>
    <w:rsid w:val="008B4421"/>
    <w:rsid w:val="008B4CF2"/>
    <w:rsid w:val="008B50A0"/>
    <w:rsid w:val="008B571F"/>
    <w:rsid w:val="008B6518"/>
    <w:rsid w:val="008B6D4D"/>
    <w:rsid w:val="008C022A"/>
    <w:rsid w:val="008C1658"/>
    <w:rsid w:val="008C39DC"/>
    <w:rsid w:val="008C3AB2"/>
    <w:rsid w:val="008C5EE3"/>
    <w:rsid w:val="008C6569"/>
    <w:rsid w:val="008C70F2"/>
    <w:rsid w:val="008C748D"/>
    <w:rsid w:val="008D0530"/>
    <w:rsid w:val="008D0862"/>
    <w:rsid w:val="008D186D"/>
    <w:rsid w:val="008D32BA"/>
    <w:rsid w:val="008D35B0"/>
    <w:rsid w:val="008D3FA0"/>
    <w:rsid w:val="008D50EA"/>
    <w:rsid w:val="008D55C9"/>
    <w:rsid w:val="008D590F"/>
    <w:rsid w:val="008D67DD"/>
    <w:rsid w:val="008D6F0F"/>
    <w:rsid w:val="008D7768"/>
    <w:rsid w:val="008E258E"/>
    <w:rsid w:val="008E29EC"/>
    <w:rsid w:val="008E3710"/>
    <w:rsid w:val="008E4889"/>
    <w:rsid w:val="008E49AE"/>
    <w:rsid w:val="008E785D"/>
    <w:rsid w:val="008F0647"/>
    <w:rsid w:val="008F0950"/>
    <w:rsid w:val="008F0DBB"/>
    <w:rsid w:val="008F1FDF"/>
    <w:rsid w:val="008F5BF0"/>
    <w:rsid w:val="008F5C75"/>
    <w:rsid w:val="00900234"/>
    <w:rsid w:val="00900625"/>
    <w:rsid w:val="00900C94"/>
    <w:rsid w:val="00902996"/>
    <w:rsid w:val="00902EDD"/>
    <w:rsid w:val="00903477"/>
    <w:rsid w:val="00904BB1"/>
    <w:rsid w:val="00905BA6"/>
    <w:rsid w:val="00905F2E"/>
    <w:rsid w:val="00906CFB"/>
    <w:rsid w:val="0090722A"/>
    <w:rsid w:val="00907259"/>
    <w:rsid w:val="00907AA1"/>
    <w:rsid w:val="009103E1"/>
    <w:rsid w:val="00910DA3"/>
    <w:rsid w:val="00911D9A"/>
    <w:rsid w:val="00912E18"/>
    <w:rsid w:val="00913F97"/>
    <w:rsid w:val="009153C9"/>
    <w:rsid w:val="00922AD1"/>
    <w:rsid w:val="00923174"/>
    <w:rsid w:val="00924EA1"/>
    <w:rsid w:val="009254F9"/>
    <w:rsid w:val="009267CE"/>
    <w:rsid w:val="009278FE"/>
    <w:rsid w:val="009316DE"/>
    <w:rsid w:val="00932622"/>
    <w:rsid w:val="00935028"/>
    <w:rsid w:val="0093783C"/>
    <w:rsid w:val="00940930"/>
    <w:rsid w:val="00941010"/>
    <w:rsid w:val="00941407"/>
    <w:rsid w:val="00941713"/>
    <w:rsid w:val="009419D9"/>
    <w:rsid w:val="00943446"/>
    <w:rsid w:val="00943EC1"/>
    <w:rsid w:val="00944D65"/>
    <w:rsid w:val="00945297"/>
    <w:rsid w:val="00945B46"/>
    <w:rsid w:val="009516CA"/>
    <w:rsid w:val="00951C88"/>
    <w:rsid w:val="0095242D"/>
    <w:rsid w:val="00952E2E"/>
    <w:rsid w:val="00953FBA"/>
    <w:rsid w:val="009546C6"/>
    <w:rsid w:val="00957634"/>
    <w:rsid w:val="0095798E"/>
    <w:rsid w:val="00957AA9"/>
    <w:rsid w:val="00960C13"/>
    <w:rsid w:val="0096239F"/>
    <w:rsid w:val="00963592"/>
    <w:rsid w:val="00963CAF"/>
    <w:rsid w:val="00964DC8"/>
    <w:rsid w:val="00966198"/>
    <w:rsid w:val="00967C22"/>
    <w:rsid w:val="00967F72"/>
    <w:rsid w:val="0097071F"/>
    <w:rsid w:val="00970BF3"/>
    <w:rsid w:val="009712DC"/>
    <w:rsid w:val="0097161C"/>
    <w:rsid w:val="00971E22"/>
    <w:rsid w:val="009725DF"/>
    <w:rsid w:val="00975FF6"/>
    <w:rsid w:val="00976172"/>
    <w:rsid w:val="0098160A"/>
    <w:rsid w:val="00981735"/>
    <w:rsid w:val="00981826"/>
    <w:rsid w:val="00981B09"/>
    <w:rsid w:val="00982252"/>
    <w:rsid w:val="00982FF9"/>
    <w:rsid w:val="0098430A"/>
    <w:rsid w:val="009843B9"/>
    <w:rsid w:val="00984700"/>
    <w:rsid w:val="0098493B"/>
    <w:rsid w:val="00984C51"/>
    <w:rsid w:val="00985AD4"/>
    <w:rsid w:val="00987520"/>
    <w:rsid w:val="0098771A"/>
    <w:rsid w:val="00987D5A"/>
    <w:rsid w:val="00987FE9"/>
    <w:rsid w:val="00993532"/>
    <w:rsid w:val="0099378C"/>
    <w:rsid w:val="00993DFE"/>
    <w:rsid w:val="0099488A"/>
    <w:rsid w:val="00994D6A"/>
    <w:rsid w:val="00995BCD"/>
    <w:rsid w:val="0099627E"/>
    <w:rsid w:val="0099720E"/>
    <w:rsid w:val="009975AA"/>
    <w:rsid w:val="009A0155"/>
    <w:rsid w:val="009A1023"/>
    <w:rsid w:val="009A13AD"/>
    <w:rsid w:val="009A21A5"/>
    <w:rsid w:val="009A3629"/>
    <w:rsid w:val="009A53F9"/>
    <w:rsid w:val="009A7909"/>
    <w:rsid w:val="009B15D1"/>
    <w:rsid w:val="009B1DE1"/>
    <w:rsid w:val="009B5FC8"/>
    <w:rsid w:val="009B6496"/>
    <w:rsid w:val="009C2330"/>
    <w:rsid w:val="009C3875"/>
    <w:rsid w:val="009C4077"/>
    <w:rsid w:val="009C4D4E"/>
    <w:rsid w:val="009C6E48"/>
    <w:rsid w:val="009D0ED2"/>
    <w:rsid w:val="009D19DE"/>
    <w:rsid w:val="009D59B7"/>
    <w:rsid w:val="009E015D"/>
    <w:rsid w:val="009E15EA"/>
    <w:rsid w:val="009E18A9"/>
    <w:rsid w:val="009E1DC6"/>
    <w:rsid w:val="009E4B5D"/>
    <w:rsid w:val="009E4CC3"/>
    <w:rsid w:val="009E7D32"/>
    <w:rsid w:val="009F0AF9"/>
    <w:rsid w:val="009F11B0"/>
    <w:rsid w:val="009F183E"/>
    <w:rsid w:val="009F1A2A"/>
    <w:rsid w:val="009F1F59"/>
    <w:rsid w:val="009F3487"/>
    <w:rsid w:val="009F656E"/>
    <w:rsid w:val="00A03E3E"/>
    <w:rsid w:val="00A0596D"/>
    <w:rsid w:val="00A06A27"/>
    <w:rsid w:val="00A06FC5"/>
    <w:rsid w:val="00A104D4"/>
    <w:rsid w:val="00A10DB5"/>
    <w:rsid w:val="00A10DDD"/>
    <w:rsid w:val="00A13BD9"/>
    <w:rsid w:val="00A14E63"/>
    <w:rsid w:val="00A15158"/>
    <w:rsid w:val="00A15E89"/>
    <w:rsid w:val="00A165FB"/>
    <w:rsid w:val="00A17253"/>
    <w:rsid w:val="00A17517"/>
    <w:rsid w:val="00A176EE"/>
    <w:rsid w:val="00A2016A"/>
    <w:rsid w:val="00A20509"/>
    <w:rsid w:val="00A224AF"/>
    <w:rsid w:val="00A2420D"/>
    <w:rsid w:val="00A24232"/>
    <w:rsid w:val="00A24805"/>
    <w:rsid w:val="00A254B6"/>
    <w:rsid w:val="00A260D9"/>
    <w:rsid w:val="00A26C4E"/>
    <w:rsid w:val="00A31CF6"/>
    <w:rsid w:val="00A34CA6"/>
    <w:rsid w:val="00A353B6"/>
    <w:rsid w:val="00A3728D"/>
    <w:rsid w:val="00A41B7F"/>
    <w:rsid w:val="00A425A7"/>
    <w:rsid w:val="00A427EF"/>
    <w:rsid w:val="00A4458A"/>
    <w:rsid w:val="00A455B9"/>
    <w:rsid w:val="00A50006"/>
    <w:rsid w:val="00A5100F"/>
    <w:rsid w:val="00A520FB"/>
    <w:rsid w:val="00A542F5"/>
    <w:rsid w:val="00A56CA3"/>
    <w:rsid w:val="00A577DF"/>
    <w:rsid w:val="00A57C37"/>
    <w:rsid w:val="00A60133"/>
    <w:rsid w:val="00A60F54"/>
    <w:rsid w:val="00A6260D"/>
    <w:rsid w:val="00A646D8"/>
    <w:rsid w:val="00A65BE0"/>
    <w:rsid w:val="00A6747B"/>
    <w:rsid w:val="00A7152A"/>
    <w:rsid w:val="00A747B2"/>
    <w:rsid w:val="00A75B31"/>
    <w:rsid w:val="00A75BCD"/>
    <w:rsid w:val="00A77031"/>
    <w:rsid w:val="00A77D46"/>
    <w:rsid w:val="00A808B0"/>
    <w:rsid w:val="00A80986"/>
    <w:rsid w:val="00A82849"/>
    <w:rsid w:val="00A84C5E"/>
    <w:rsid w:val="00A862F6"/>
    <w:rsid w:val="00A908CE"/>
    <w:rsid w:val="00A909FA"/>
    <w:rsid w:val="00A90D72"/>
    <w:rsid w:val="00A9324F"/>
    <w:rsid w:val="00A93C75"/>
    <w:rsid w:val="00A94258"/>
    <w:rsid w:val="00A95868"/>
    <w:rsid w:val="00A961DE"/>
    <w:rsid w:val="00A96AA7"/>
    <w:rsid w:val="00AA0C8B"/>
    <w:rsid w:val="00AA1E30"/>
    <w:rsid w:val="00AA41A3"/>
    <w:rsid w:val="00AA4F98"/>
    <w:rsid w:val="00AA6946"/>
    <w:rsid w:val="00AB05B9"/>
    <w:rsid w:val="00AB0E2C"/>
    <w:rsid w:val="00AB3619"/>
    <w:rsid w:val="00AB4182"/>
    <w:rsid w:val="00AB4C6A"/>
    <w:rsid w:val="00AB51F1"/>
    <w:rsid w:val="00AC15F5"/>
    <w:rsid w:val="00AC1C0D"/>
    <w:rsid w:val="00AC1CA7"/>
    <w:rsid w:val="00AC242C"/>
    <w:rsid w:val="00AC391E"/>
    <w:rsid w:val="00AC7455"/>
    <w:rsid w:val="00AC7EAD"/>
    <w:rsid w:val="00AD02F4"/>
    <w:rsid w:val="00AD0366"/>
    <w:rsid w:val="00AD091E"/>
    <w:rsid w:val="00AD0C0B"/>
    <w:rsid w:val="00AD2810"/>
    <w:rsid w:val="00AD31C0"/>
    <w:rsid w:val="00AD4645"/>
    <w:rsid w:val="00AD53AD"/>
    <w:rsid w:val="00AD6971"/>
    <w:rsid w:val="00AD706A"/>
    <w:rsid w:val="00AD775A"/>
    <w:rsid w:val="00AD78E4"/>
    <w:rsid w:val="00AE1F33"/>
    <w:rsid w:val="00AE7522"/>
    <w:rsid w:val="00AF1485"/>
    <w:rsid w:val="00AF26BC"/>
    <w:rsid w:val="00AF2DB4"/>
    <w:rsid w:val="00AF4AC3"/>
    <w:rsid w:val="00AF5C22"/>
    <w:rsid w:val="00AF5F3D"/>
    <w:rsid w:val="00AF6089"/>
    <w:rsid w:val="00AF709B"/>
    <w:rsid w:val="00AF7D11"/>
    <w:rsid w:val="00B01BF3"/>
    <w:rsid w:val="00B030A1"/>
    <w:rsid w:val="00B036FC"/>
    <w:rsid w:val="00B03909"/>
    <w:rsid w:val="00B06143"/>
    <w:rsid w:val="00B06521"/>
    <w:rsid w:val="00B06926"/>
    <w:rsid w:val="00B06C58"/>
    <w:rsid w:val="00B07321"/>
    <w:rsid w:val="00B07718"/>
    <w:rsid w:val="00B10333"/>
    <w:rsid w:val="00B13F36"/>
    <w:rsid w:val="00B153EF"/>
    <w:rsid w:val="00B15C82"/>
    <w:rsid w:val="00B16CC4"/>
    <w:rsid w:val="00B17C14"/>
    <w:rsid w:val="00B23EE9"/>
    <w:rsid w:val="00B24E92"/>
    <w:rsid w:val="00B252B0"/>
    <w:rsid w:val="00B31AD5"/>
    <w:rsid w:val="00B31F44"/>
    <w:rsid w:val="00B34BFB"/>
    <w:rsid w:val="00B3612E"/>
    <w:rsid w:val="00B36240"/>
    <w:rsid w:val="00B377EF"/>
    <w:rsid w:val="00B37A61"/>
    <w:rsid w:val="00B42C78"/>
    <w:rsid w:val="00B43E81"/>
    <w:rsid w:val="00B454AF"/>
    <w:rsid w:val="00B45BF1"/>
    <w:rsid w:val="00B466C6"/>
    <w:rsid w:val="00B46A96"/>
    <w:rsid w:val="00B471F0"/>
    <w:rsid w:val="00B50010"/>
    <w:rsid w:val="00B50068"/>
    <w:rsid w:val="00B526E2"/>
    <w:rsid w:val="00B52AF5"/>
    <w:rsid w:val="00B5508E"/>
    <w:rsid w:val="00B56C9E"/>
    <w:rsid w:val="00B56E10"/>
    <w:rsid w:val="00B57422"/>
    <w:rsid w:val="00B57AD5"/>
    <w:rsid w:val="00B60321"/>
    <w:rsid w:val="00B611B5"/>
    <w:rsid w:val="00B61A23"/>
    <w:rsid w:val="00B61F35"/>
    <w:rsid w:val="00B651CE"/>
    <w:rsid w:val="00B67BD7"/>
    <w:rsid w:val="00B70FFC"/>
    <w:rsid w:val="00B71379"/>
    <w:rsid w:val="00B71F4A"/>
    <w:rsid w:val="00B734DA"/>
    <w:rsid w:val="00B7446A"/>
    <w:rsid w:val="00B74916"/>
    <w:rsid w:val="00B755F1"/>
    <w:rsid w:val="00B75A63"/>
    <w:rsid w:val="00B75D8D"/>
    <w:rsid w:val="00B76BFE"/>
    <w:rsid w:val="00B77A6F"/>
    <w:rsid w:val="00B77C3A"/>
    <w:rsid w:val="00B80334"/>
    <w:rsid w:val="00B80742"/>
    <w:rsid w:val="00B80E18"/>
    <w:rsid w:val="00B810B2"/>
    <w:rsid w:val="00B81AC2"/>
    <w:rsid w:val="00B82B46"/>
    <w:rsid w:val="00B82DB8"/>
    <w:rsid w:val="00B83BBD"/>
    <w:rsid w:val="00B92D59"/>
    <w:rsid w:val="00B93B24"/>
    <w:rsid w:val="00B94F44"/>
    <w:rsid w:val="00B95D2F"/>
    <w:rsid w:val="00B95E5B"/>
    <w:rsid w:val="00B973B7"/>
    <w:rsid w:val="00B977A5"/>
    <w:rsid w:val="00BA0BFF"/>
    <w:rsid w:val="00BA160C"/>
    <w:rsid w:val="00BA1EAB"/>
    <w:rsid w:val="00BA29F9"/>
    <w:rsid w:val="00BA312F"/>
    <w:rsid w:val="00BA368A"/>
    <w:rsid w:val="00BA3907"/>
    <w:rsid w:val="00BA53C4"/>
    <w:rsid w:val="00BA66CE"/>
    <w:rsid w:val="00BA6F05"/>
    <w:rsid w:val="00BA7BFC"/>
    <w:rsid w:val="00BA7E48"/>
    <w:rsid w:val="00BB06FA"/>
    <w:rsid w:val="00BB1196"/>
    <w:rsid w:val="00BB1429"/>
    <w:rsid w:val="00BB2356"/>
    <w:rsid w:val="00BB31A2"/>
    <w:rsid w:val="00BB3B4E"/>
    <w:rsid w:val="00BB62EE"/>
    <w:rsid w:val="00BC0C76"/>
    <w:rsid w:val="00BC1341"/>
    <w:rsid w:val="00BC1796"/>
    <w:rsid w:val="00BC1E9A"/>
    <w:rsid w:val="00BC739A"/>
    <w:rsid w:val="00BC7AB3"/>
    <w:rsid w:val="00BC7F78"/>
    <w:rsid w:val="00BD0EF8"/>
    <w:rsid w:val="00BD103F"/>
    <w:rsid w:val="00BD2EC4"/>
    <w:rsid w:val="00BD58B7"/>
    <w:rsid w:val="00BE0AD2"/>
    <w:rsid w:val="00BE122F"/>
    <w:rsid w:val="00BE14F0"/>
    <w:rsid w:val="00BE4437"/>
    <w:rsid w:val="00BE53D9"/>
    <w:rsid w:val="00BE6340"/>
    <w:rsid w:val="00BE6AD0"/>
    <w:rsid w:val="00BE726A"/>
    <w:rsid w:val="00BF029E"/>
    <w:rsid w:val="00BF1540"/>
    <w:rsid w:val="00BF1548"/>
    <w:rsid w:val="00BF18B4"/>
    <w:rsid w:val="00BF25DD"/>
    <w:rsid w:val="00BF3565"/>
    <w:rsid w:val="00BF6098"/>
    <w:rsid w:val="00BF6551"/>
    <w:rsid w:val="00BF6BB9"/>
    <w:rsid w:val="00C0203F"/>
    <w:rsid w:val="00C07528"/>
    <w:rsid w:val="00C07899"/>
    <w:rsid w:val="00C10BF2"/>
    <w:rsid w:val="00C10E20"/>
    <w:rsid w:val="00C1110B"/>
    <w:rsid w:val="00C1144F"/>
    <w:rsid w:val="00C12CC8"/>
    <w:rsid w:val="00C13BE9"/>
    <w:rsid w:val="00C14AE7"/>
    <w:rsid w:val="00C15569"/>
    <w:rsid w:val="00C15CF7"/>
    <w:rsid w:val="00C170F4"/>
    <w:rsid w:val="00C214D8"/>
    <w:rsid w:val="00C21877"/>
    <w:rsid w:val="00C22D47"/>
    <w:rsid w:val="00C2417A"/>
    <w:rsid w:val="00C26BE6"/>
    <w:rsid w:val="00C2731B"/>
    <w:rsid w:val="00C30BF5"/>
    <w:rsid w:val="00C343A8"/>
    <w:rsid w:val="00C346B8"/>
    <w:rsid w:val="00C34D8A"/>
    <w:rsid w:val="00C35591"/>
    <w:rsid w:val="00C378E0"/>
    <w:rsid w:val="00C4166F"/>
    <w:rsid w:val="00C417D7"/>
    <w:rsid w:val="00C418F7"/>
    <w:rsid w:val="00C41F4D"/>
    <w:rsid w:val="00C423D6"/>
    <w:rsid w:val="00C43294"/>
    <w:rsid w:val="00C44E25"/>
    <w:rsid w:val="00C45D8C"/>
    <w:rsid w:val="00C474CB"/>
    <w:rsid w:val="00C4795E"/>
    <w:rsid w:val="00C50B45"/>
    <w:rsid w:val="00C50C08"/>
    <w:rsid w:val="00C52A00"/>
    <w:rsid w:val="00C53068"/>
    <w:rsid w:val="00C533F0"/>
    <w:rsid w:val="00C57CCC"/>
    <w:rsid w:val="00C626FA"/>
    <w:rsid w:val="00C62C21"/>
    <w:rsid w:val="00C64197"/>
    <w:rsid w:val="00C64AD9"/>
    <w:rsid w:val="00C64D37"/>
    <w:rsid w:val="00C65477"/>
    <w:rsid w:val="00C663A8"/>
    <w:rsid w:val="00C66ACB"/>
    <w:rsid w:val="00C70B2A"/>
    <w:rsid w:val="00C70C13"/>
    <w:rsid w:val="00C70CBC"/>
    <w:rsid w:val="00C712FB"/>
    <w:rsid w:val="00C723C4"/>
    <w:rsid w:val="00C724AE"/>
    <w:rsid w:val="00C7291E"/>
    <w:rsid w:val="00C72AF1"/>
    <w:rsid w:val="00C72DC7"/>
    <w:rsid w:val="00C73176"/>
    <w:rsid w:val="00C764CA"/>
    <w:rsid w:val="00C800DB"/>
    <w:rsid w:val="00C8032C"/>
    <w:rsid w:val="00C80891"/>
    <w:rsid w:val="00C809A8"/>
    <w:rsid w:val="00C80E82"/>
    <w:rsid w:val="00C81662"/>
    <w:rsid w:val="00C81878"/>
    <w:rsid w:val="00C81DE6"/>
    <w:rsid w:val="00C81EE3"/>
    <w:rsid w:val="00C871F6"/>
    <w:rsid w:val="00C90551"/>
    <w:rsid w:val="00C91CF7"/>
    <w:rsid w:val="00C91F36"/>
    <w:rsid w:val="00C92F87"/>
    <w:rsid w:val="00C939BA"/>
    <w:rsid w:val="00C94212"/>
    <w:rsid w:val="00C94C2E"/>
    <w:rsid w:val="00C95ABD"/>
    <w:rsid w:val="00C97F6E"/>
    <w:rsid w:val="00CA2832"/>
    <w:rsid w:val="00CA2E64"/>
    <w:rsid w:val="00CA5888"/>
    <w:rsid w:val="00CB0856"/>
    <w:rsid w:val="00CB156C"/>
    <w:rsid w:val="00CB1DD5"/>
    <w:rsid w:val="00CB4E99"/>
    <w:rsid w:val="00CB53A9"/>
    <w:rsid w:val="00CB5622"/>
    <w:rsid w:val="00CB72AE"/>
    <w:rsid w:val="00CC0276"/>
    <w:rsid w:val="00CC0F8A"/>
    <w:rsid w:val="00CC109B"/>
    <w:rsid w:val="00CC2543"/>
    <w:rsid w:val="00CC27FB"/>
    <w:rsid w:val="00CC2D21"/>
    <w:rsid w:val="00CC4494"/>
    <w:rsid w:val="00CC44C5"/>
    <w:rsid w:val="00CC4BB7"/>
    <w:rsid w:val="00CC6BC9"/>
    <w:rsid w:val="00CC6D18"/>
    <w:rsid w:val="00CC7F46"/>
    <w:rsid w:val="00CD02CF"/>
    <w:rsid w:val="00CD0B96"/>
    <w:rsid w:val="00CD1549"/>
    <w:rsid w:val="00CD1A91"/>
    <w:rsid w:val="00CD47B7"/>
    <w:rsid w:val="00CD521B"/>
    <w:rsid w:val="00CD567B"/>
    <w:rsid w:val="00CD732D"/>
    <w:rsid w:val="00CE066E"/>
    <w:rsid w:val="00CE091C"/>
    <w:rsid w:val="00CE45CE"/>
    <w:rsid w:val="00CE4A43"/>
    <w:rsid w:val="00CE52B1"/>
    <w:rsid w:val="00CE5DF9"/>
    <w:rsid w:val="00CE5E87"/>
    <w:rsid w:val="00CE7706"/>
    <w:rsid w:val="00CF10EB"/>
    <w:rsid w:val="00CF2030"/>
    <w:rsid w:val="00CF34AC"/>
    <w:rsid w:val="00CF3754"/>
    <w:rsid w:val="00CF40D5"/>
    <w:rsid w:val="00CF56E2"/>
    <w:rsid w:val="00CF5E6E"/>
    <w:rsid w:val="00CF65DD"/>
    <w:rsid w:val="00CF70CF"/>
    <w:rsid w:val="00CF78AF"/>
    <w:rsid w:val="00CF7DBB"/>
    <w:rsid w:val="00CF7F30"/>
    <w:rsid w:val="00D00D96"/>
    <w:rsid w:val="00D02FC1"/>
    <w:rsid w:val="00D03245"/>
    <w:rsid w:val="00D049D4"/>
    <w:rsid w:val="00D05632"/>
    <w:rsid w:val="00D058E1"/>
    <w:rsid w:val="00D05E3F"/>
    <w:rsid w:val="00D067D0"/>
    <w:rsid w:val="00D07EE0"/>
    <w:rsid w:val="00D106BC"/>
    <w:rsid w:val="00D11BCE"/>
    <w:rsid w:val="00D121C2"/>
    <w:rsid w:val="00D13197"/>
    <w:rsid w:val="00D13680"/>
    <w:rsid w:val="00D14577"/>
    <w:rsid w:val="00D17A67"/>
    <w:rsid w:val="00D204BE"/>
    <w:rsid w:val="00D2146E"/>
    <w:rsid w:val="00D224AB"/>
    <w:rsid w:val="00D2346E"/>
    <w:rsid w:val="00D23C77"/>
    <w:rsid w:val="00D2552B"/>
    <w:rsid w:val="00D26F24"/>
    <w:rsid w:val="00D27289"/>
    <w:rsid w:val="00D275C8"/>
    <w:rsid w:val="00D3236F"/>
    <w:rsid w:val="00D324EB"/>
    <w:rsid w:val="00D325BD"/>
    <w:rsid w:val="00D32AE2"/>
    <w:rsid w:val="00D332F2"/>
    <w:rsid w:val="00D339CB"/>
    <w:rsid w:val="00D356F3"/>
    <w:rsid w:val="00D358DF"/>
    <w:rsid w:val="00D36084"/>
    <w:rsid w:val="00D3761A"/>
    <w:rsid w:val="00D37D81"/>
    <w:rsid w:val="00D40164"/>
    <w:rsid w:val="00D4071D"/>
    <w:rsid w:val="00D40FC8"/>
    <w:rsid w:val="00D41505"/>
    <w:rsid w:val="00D41E36"/>
    <w:rsid w:val="00D425CA"/>
    <w:rsid w:val="00D42612"/>
    <w:rsid w:val="00D431B1"/>
    <w:rsid w:val="00D4592B"/>
    <w:rsid w:val="00D45F78"/>
    <w:rsid w:val="00D46098"/>
    <w:rsid w:val="00D463D2"/>
    <w:rsid w:val="00D47F4B"/>
    <w:rsid w:val="00D53029"/>
    <w:rsid w:val="00D5437D"/>
    <w:rsid w:val="00D54669"/>
    <w:rsid w:val="00D5570A"/>
    <w:rsid w:val="00D55752"/>
    <w:rsid w:val="00D55DDB"/>
    <w:rsid w:val="00D5660E"/>
    <w:rsid w:val="00D61C6F"/>
    <w:rsid w:val="00D6439C"/>
    <w:rsid w:val="00D668A6"/>
    <w:rsid w:val="00D67864"/>
    <w:rsid w:val="00D678E5"/>
    <w:rsid w:val="00D71087"/>
    <w:rsid w:val="00D71B56"/>
    <w:rsid w:val="00D75068"/>
    <w:rsid w:val="00D75B53"/>
    <w:rsid w:val="00D77047"/>
    <w:rsid w:val="00D77500"/>
    <w:rsid w:val="00D776D1"/>
    <w:rsid w:val="00D80785"/>
    <w:rsid w:val="00D83CCC"/>
    <w:rsid w:val="00D841A8"/>
    <w:rsid w:val="00D84466"/>
    <w:rsid w:val="00D8472C"/>
    <w:rsid w:val="00D847B9"/>
    <w:rsid w:val="00D84FD1"/>
    <w:rsid w:val="00D858B0"/>
    <w:rsid w:val="00D858F1"/>
    <w:rsid w:val="00D85E42"/>
    <w:rsid w:val="00D912FD"/>
    <w:rsid w:val="00D93191"/>
    <w:rsid w:val="00D935DF"/>
    <w:rsid w:val="00D94093"/>
    <w:rsid w:val="00D94578"/>
    <w:rsid w:val="00D946B3"/>
    <w:rsid w:val="00DA2B05"/>
    <w:rsid w:val="00DA2D8A"/>
    <w:rsid w:val="00DA3505"/>
    <w:rsid w:val="00DA3542"/>
    <w:rsid w:val="00DA3B4A"/>
    <w:rsid w:val="00DA4D38"/>
    <w:rsid w:val="00DA5F5F"/>
    <w:rsid w:val="00DA7367"/>
    <w:rsid w:val="00DB024B"/>
    <w:rsid w:val="00DB06FE"/>
    <w:rsid w:val="00DB1969"/>
    <w:rsid w:val="00DB3AF1"/>
    <w:rsid w:val="00DB433B"/>
    <w:rsid w:val="00DB6076"/>
    <w:rsid w:val="00DB69EB"/>
    <w:rsid w:val="00DB7594"/>
    <w:rsid w:val="00DB7EEE"/>
    <w:rsid w:val="00DC12C2"/>
    <w:rsid w:val="00DC2861"/>
    <w:rsid w:val="00DC2B12"/>
    <w:rsid w:val="00DD104A"/>
    <w:rsid w:val="00DD1E5E"/>
    <w:rsid w:val="00DD2376"/>
    <w:rsid w:val="00DD3945"/>
    <w:rsid w:val="00DD3A48"/>
    <w:rsid w:val="00DD5789"/>
    <w:rsid w:val="00DD6C4D"/>
    <w:rsid w:val="00DD7E3A"/>
    <w:rsid w:val="00DE0CC7"/>
    <w:rsid w:val="00DE113A"/>
    <w:rsid w:val="00DE4C27"/>
    <w:rsid w:val="00DE5238"/>
    <w:rsid w:val="00DE5429"/>
    <w:rsid w:val="00DE65F6"/>
    <w:rsid w:val="00DE6F98"/>
    <w:rsid w:val="00DE7191"/>
    <w:rsid w:val="00DF04CE"/>
    <w:rsid w:val="00DF2635"/>
    <w:rsid w:val="00DF29B0"/>
    <w:rsid w:val="00DF3838"/>
    <w:rsid w:val="00DF716E"/>
    <w:rsid w:val="00DF73F0"/>
    <w:rsid w:val="00DF7C3E"/>
    <w:rsid w:val="00E01066"/>
    <w:rsid w:val="00E01BE8"/>
    <w:rsid w:val="00E01DA1"/>
    <w:rsid w:val="00E03058"/>
    <w:rsid w:val="00E035F9"/>
    <w:rsid w:val="00E0364C"/>
    <w:rsid w:val="00E03EC6"/>
    <w:rsid w:val="00E04482"/>
    <w:rsid w:val="00E0465D"/>
    <w:rsid w:val="00E05B9C"/>
    <w:rsid w:val="00E106F9"/>
    <w:rsid w:val="00E1071B"/>
    <w:rsid w:val="00E1172D"/>
    <w:rsid w:val="00E118D0"/>
    <w:rsid w:val="00E13CCD"/>
    <w:rsid w:val="00E1645D"/>
    <w:rsid w:val="00E16FAF"/>
    <w:rsid w:val="00E20E39"/>
    <w:rsid w:val="00E21ED4"/>
    <w:rsid w:val="00E23FD7"/>
    <w:rsid w:val="00E24B54"/>
    <w:rsid w:val="00E25068"/>
    <w:rsid w:val="00E253ED"/>
    <w:rsid w:val="00E266AB"/>
    <w:rsid w:val="00E26B32"/>
    <w:rsid w:val="00E2743B"/>
    <w:rsid w:val="00E30291"/>
    <w:rsid w:val="00E31BE8"/>
    <w:rsid w:val="00E335DA"/>
    <w:rsid w:val="00E337FF"/>
    <w:rsid w:val="00E34C5A"/>
    <w:rsid w:val="00E35E0C"/>
    <w:rsid w:val="00E4082E"/>
    <w:rsid w:val="00E41284"/>
    <w:rsid w:val="00E414C6"/>
    <w:rsid w:val="00E445ED"/>
    <w:rsid w:val="00E44FDF"/>
    <w:rsid w:val="00E45F7C"/>
    <w:rsid w:val="00E463AB"/>
    <w:rsid w:val="00E47405"/>
    <w:rsid w:val="00E509D4"/>
    <w:rsid w:val="00E52E3F"/>
    <w:rsid w:val="00E54C73"/>
    <w:rsid w:val="00E550F3"/>
    <w:rsid w:val="00E562BC"/>
    <w:rsid w:val="00E5680E"/>
    <w:rsid w:val="00E61992"/>
    <w:rsid w:val="00E61A1E"/>
    <w:rsid w:val="00E61D9B"/>
    <w:rsid w:val="00E622E6"/>
    <w:rsid w:val="00E64BFC"/>
    <w:rsid w:val="00E7092E"/>
    <w:rsid w:val="00E72DE8"/>
    <w:rsid w:val="00E74084"/>
    <w:rsid w:val="00E74CA5"/>
    <w:rsid w:val="00E77709"/>
    <w:rsid w:val="00E777EF"/>
    <w:rsid w:val="00E8274E"/>
    <w:rsid w:val="00E83F75"/>
    <w:rsid w:val="00E8566C"/>
    <w:rsid w:val="00E91926"/>
    <w:rsid w:val="00E91932"/>
    <w:rsid w:val="00E92D89"/>
    <w:rsid w:val="00E92DB7"/>
    <w:rsid w:val="00E9460F"/>
    <w:rsid w:val="00E9465E"/>
    <w:rsid w:val="00E94D30"/>
    <w:rsid w:val="00E95C16"/>
    <w:rsid w:val="00E96831"/>
    <w:rsid w:val="00E96872"/>
    <w:rsid w:val="00EA0C3C"/>
    <w:rsid w:val="00EA4CEA"/>
    <w:rsid w:val="00EA6360"/>
    <w:rsid w:val="00EA6BA1"/>
    <w:rsid w:val="00EA7A23"/>
    <w:rsid w:val="00EB0093"/>
    <w:rsid w:val="00EB0C23"/>
    <w:rsid w:val="00EB0F1D"/>
    <w:rsid w:val="00EB1C67"/>
    <w:rsid w:val="00EB1DF0"/>
    <w:rsid w:val="00EB5734"/>
    <w:rsid w:val="00EB5DA4"/>
    <w:rsid w:val="00EB6720"/>
    <w:rsid w:val="00EB6D63"/>
    <w:rsid w:val="00EB7248"/>
    <w:rsid w:val="00EB7E83"/>
    <w:rsid w:val="00EC1315"/>
    <w:rsid w:val="00EC3AE9"/>
    <w:rsid w:val="00EC51F1"/>
    <w:rsid w:val="00ED0C44"/>
    <w:rsid w:val="00ED11D4"/>
    <w:rsid w:val="00ED1632"/>
    <w:rsid w:val="00ED1833"/>
    <w:rsid w:val="00ED20A1"/>
    <w:rsid w:val="00ED75C4"/>
    <w:rsid w:val="00EE0A26"/>
    <w:rsid w:val="00EE11DA"/>
    <w:rsid w:val="00EE1956"/>
    <w:rsid w:val="00EE31E2"/>
    <w:rsid w:val="00EE3CF7"/>
    <w:rsid w:val="00EE4433"/>
    <w:rsid w:val="00EE5B68"/>
    <w:rsid w:val="00EE5C91"/>
    <w:rsid w:val="00EE7009"/>
    <w:rsid w:val="00EE7F04"/>
    <w:rsid w:val="00EF0E92"/>
    <w:rsid w:val="00EF2FF0"/>
    <w:rsid w:val="00EF395F"/>
    <w:rsid w:val="00EF4136"/>
    <w:rsid w:val="00EF4155"/>
    <w:rsid w:val="00EF5285"/>
    <w:rsid w:val="00EF68AD"/>
    <w:rsid w:val="00EF709C"/>
    <w:rsid w:val="00EF7EEF"/>
    <w:rsid w:val="00F0385E"/>
    <w:rsid w:val="00F039DC"/>
    <w:rsid w:val="00F04E05"/>
    <w:rsid w:val="00F04E20"/>
    <w:rsid w:val="00F04F48"/>
    <w:rsid w:val="00F065C8"/>
    <w:rsid w:val="00F07079"/>
    <w:rsid w:val="00F0712A"/>
    <w:rsid w:val="00F07617"/>
    <w:rsid w:val="00F111CE"/>
    <w:rsid w:val="00F13E75"/>
    <w:rsid w:val="00F169B1"/>
    <w:rsid w:val="00F20055"/>
    <w:rsid w:val="00F20AD1"/>
    <w:rsid w:val="00F20C45"/>
    <w:rsid w:val="00F2175A"/>
    <w:rsid w:val="00F22F9C"/>
    <w:rsid w:val="00F2384A"/>
    <w:rsid w:val="00F23ABD"/>
    <w:rsid w:val="00F26DD3"/>
    <w:rsid w:val="00F272C4"/>
    <w:rsid w:val="00F2766B"/>
    <w:rsid w:val="00F33082"/>
    <w:rsid w:val="00F33B42"/>
    <w:rsid w:val="00F35A90"/>
    <w:rsid w:val="00F35ABB"/>
    <w:rsid w:val="00F36B99"/>
    <w:rsid w:val="00F36D96"/>
    <w:rsid w:val="00F37CAB"/>
    <w:rsid w:val="00F401D3"/>
    <w:rsid w:val="00F417B9"/>
    <w:rsid w:val="00F41988"/>
    <w:rsid w:val="00F436F8"/>
    <w:rsid w:val="00F44907"/>
    <w:rsid w:val="00F452C6"/>
    <w:rsid w:val="00F45F65"/>
    <w:rsid w:val="00F50E83"/>
    <w:rsid w:val="00F50F6F"/>
    <w:rsid w:val="00F510A4"/>
    <w:rsid w:val="00F53159"/>
    <w:rsid w:val="00F539BC"/>
    <w:rsid w:val="00F53B19"/>
    <w:rsid w:val="00F53B32"/>
    <w:rsid w:val="00F544D4"/>
    <w:rsid w:val="00F560A3"/>
    <w:rsid w:val="00F608FA"/>
    <w:rsid w:val="00F60A2B"/>
    <w:rsid w:val="00F620A5"/>
    <w:rsid w:val="00F6213C"/>
    <w:rsid w:val="00F621E1"/>
    <w:rsid w:val="00F62DF7"/>
    <w:rsid w:val="00F638DE"/>
    <w:rsid w:val="00F63D38"/>
    <w:rsid w:val="00F65CE4"/>
    <w:rsid w:val="00F665CB"/>
    <w:rsid w:val="00F66AB7"/>
    <w:rsid w:val="00F66C83"/>
    <w:rsid w:val="00F67B67"/>
    <w:rsid w:val="00F70363"/>
    <w:rsid w:val="00F70688"/>
    <w:rsid w:val="00F71561"/>
    <w:rsid w:val="00F738E9"/>
    <w:rsid w:val="00F81DB3"/>
    <w:rsid w:val="00F82666"/>
    <w:rsid w:val="00F83654"/>
    <w:rsid w:val="00F83CC8"/>
    <w:rsid w:val="00F847F8"/>
    <w:rsid w:val="00F85066"/>
    <w:rsid w:val="00F85806"/>
    <w:rsid w:val="00F85838"/>
    <w:rsid w:val="00F86040"/>
    <w:rsid w:val="00F8685C"/>
    <w:rsid w:val="00F8703F"/>
    <w:rsid w:val="00F92038"/>
    <w:rsid w:val="00F92C56"/>
    <w:rsid w:val="00F948D6"/>
    <w:rsid w:val="00F95D3A"/>
    <w:rsid w:val="00F97B70"/>
    <w:rsid w:val="00FA106D"/>
    <w:rsid w:val="00FA1A99"/>
    <w:rsid w:val="00FA1F06"/>
    <w:rsid w:val="00FA24C2"/>
    <w:rsid w:val="00FA2DAE"/>
    <w:rsid w:val="00FA592E"/>
    <w:rsid w:val="00FB2038"/>
    <w:rsid w:val="00FB2D4E"/>
    <w:rsid w:val="00FB3E20"/>
    <w:rsid w:val="00FB3FD6"/>
    <w:rsid w:val="00FB5E12"/>
    <w:rsid w:val="00FB6CC0"/>
    <w:rsid w:val="00FB7917"/>
    <w:rsid w:val="00FC0BF6"/>
    <w:rsid w:val="00FC17D9"/>
    <w:rsid w:val="00FC2059"/>
    <w:rsid w:val="00FC3085"/>
    <w:rsid w:val="00FC3903"/>
    <w:rsid w:val="00FC69AD"/>
    <w:rsid w:val="00FC7CCE"/>
    <w:rsid w:val="00FC7E3B"/>
    <w:rsid w:val="00FD1381"/>
    <w:rsid w:val="00FD13DF"/>
    <w:rsid w:val="00FD18B0"/>
    <w:rsid w:val="00FD3009"/>
    <w:rsid w:val="00FD42C6"/>
    <w:rsid w:val="00FD752F"/>
    <w:rsid w:val="00FD7D31"/>
    <w:rsid w:val="00FE0E86"/>
    <w:rsid w:val="00FE5B33"/>
    <w:rsid w:val="00FF1A06"/>
    <w:rsid w:val="00FF2943"/>
    <w:rsid w:val="00FF3F50"/>
    <w:rsid w:val="00FF4AF4"/>
    <w:rsid w:val="00FF4E1B"/>
    <w:rsid w:val="00FF5909"/>
    <w:rsid w:val="00FF5A0D"/>
    <w:rsid w:val="00FF5B44"/>
    <w:rsid w:val="00FF7308"/>
    <w:rsid w:val="00FF752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027442"/>
  <w15:chartTrackingRefBased/>
  <w15:docId w15:val="{8DB260B2-6C34-43B0-990F-FDC4F51DC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aliases w:val="Voor:  3,6 pt"/>
    <w:qFormat/>
    <w:rsid w:val="00CD02CF"/>
    <w:rPr>
      <w:rFonts w:ascii="Arial" w:hAnsi="Arial"/>
      <w:snapToGrid w:val="0"/>
      <w:kern w:val="28"/>
      <w:sz w:val="18"/>
      <w:lang w:eastAsia="en-US"/>
    </w:rPr>
  </w:style>
  <w:style w:type="paragraph" w:styleId="Kop1">
    <w:name w:val="heading 1"/>
    <w:basedOn w:val="Standaard"/>
    <w:next w:val="Standaard"/>
    <w:link w:val="Kop1Char"/>
    <w:qFormat/>
    <w:pPr>
      <w:keepNext/>
      <w:pageBreakBefore/>
      <w:numPr>
        <w:numId w:val="2"/>
      </w:numPr>
      <w:overflowPunct w:val="0"/>
      <w:autoSpaceDE w:val="0"/>
      <w:autoSpaceDN w:val="0"/>
      <w:adjustRightInd w:val="0"/>
      <w:spacing w:before="240" w:after="60" w:line="240" w:lineRule="exact"/>
      <w:textAlignment w:val="baseline"/>
      <w:outlineLvl w:val="0"/>
    </w:pPr>
    <w:rPr>
      <w:b/>
      <w:bCs/>
      <w:sz w:val="20"/>
      <w:lang w:val="nl"/>
    </w:rPr>
  </w:style>
  <w:style w:type="paragraph" w:styleId="Kop2">
    <w:name w:val="heading 2"/>
    <w:basedOn w:val="Kop1"/>
    <w:next w:val="Standaard"/>
    <w:qFormat/>
    <w:pPr>
      <w:pageBreakBefore w:val="0"/>
      <w:numPr>
        <w:ilvl w:val="1"/>
      </w:numPr>
      <w:spacing w:after="0" w:line="280" w:lineRule="atLeast"/>
      <w:outlineLvl w:val="1"/>
    </w:pPr>
    <w:rPr>
      <w:bCs w:val="0"/>
      <w:sz w:val="18"/>
    </w:rPr>
  </w:style>
  <w:style w:type="paragraph" w:styleId="Kop3">
    <w:name w:val="heading 3"/>
    <w:basedOn w:val="Kop2"/>
    <w:next w:val="Standaard"/>
    <w:qFormat/>
    <w:pPr>
      <w:numPr>
        <w:ilvl w:val="2"/>
      </w:numPr>
      <w:outlineLvl w:val="2"/>
    </w:pPr>
    <w:rPr>
      <w:b w:val="0"/>
      <w:bCs/>
      <w:szCs w:val="26"/>
    </w:rPr>
  </w:style>
  <w:style w:type="paragraph" w:styleId="Kop4">
    <w:name w:val="heading 4"/>
    <w:basedOn w:val="Standaard"/>
    <w:next w:val="Standaard"/>
    <w:qFormat/>
    <w:pPr>
      <w:keepNext/>
      <w:numPr>
        <w:ilvl w:val="3"/>
        <w:numId w:val="2"/>
      </w:numPr>
      <w:tabs>
        <w:tab w:val="clear" w:pos="864"/>
        <w:tab w:val="left" w:pos="1588"/>
      </w:tabs>
      <w:spacing w:before="240"/>
      <w:ind w:left="680" w:firstLine="0"/>
      <w:outlineLvl w:val="3"/>
    </w:pPr>
    <w:rPr>
      <w:i/>
      <w:szCs w:val="28"/>
    </w:rPr>
  </w:style>
  <w:style w:type="paragraph" w:styleId="Kop5">
    <w:name w:val="heading 5"/>
    <w:basedOn w:val="Kop4"/>
    <w:next w:val="Standaard"/>
    <w:qFormat/>
    <w:pPr>
      <w:numPr>
        <w:ilvl w:val="4"/>
      </w:numPr>
      <w:tabs>
        <w:tab w:val="clear" w:pos="1008"/>
      </w:tabs>
      <w:ind w:left="680" w:firstLine="0"/>
      <w:outlineLvl w:val="4"/>
    </w:pPr>
    <w:rPr>
      <w:iCs/>
      <w:szCs w:val="26"/>
    </w:rPr>
  </w:style>
  <w:style w:type="paragraph" w:styleId="Kop6">
    <w:name w:val="heading 6"/>
    <w:basedOn w:val="Standaard"/>
    <w:next w:val="Standaard"/>
    <w:qFormat/>
    <w:pPr>
      <w:numPr>
        <w:ilvl w:val="5"/>
        <w:numId w:val="2"/>
      </w:numPr>
      <w:spacing w:before="240" w:after="60" w:line="240" w:lineRule="exact"/>
      <w:outlineLvl w:val="5"/>
    </w:pPr>
    <w:rPr>
      <w:rFonts w:ascii="Times New Roman" w:hAnsi="Times New Roman"/>
      <w:b/>
      <w:sz w:val="22"/>
      <w:szCs w:val="22"/>
    </w:rPr>
  </w:style>
  <w:style w:type="paragraph" w:styleId="Kop7">
    <w:name w:val="heading 7"/>
    <w:basedOn w:val="Standaard"/>
    <w:next w:val="Standaard"/>
    <w:qFormat/>
    <w:pPr>
      <w:numPr>
        <w:ilvl w:val="6"/>
        <w:numId w:val="2"/>
      </w:numPr>
      <w:spacing w:before="240" w:after="60" w:line="240" w:lineRule="exact"/>
      <w:outlineLvl w:val="6"/>
    </w:pPr>
    <w:rPr>
      <w:rFonts w:ascii="Times New Roman" w:hAnsi="Times New Roman"/>
      <w:bCs/>
      <w:sz w:val="24"/>
    </w:rPr>
  </w:style>
  <w:style w:type="paragraph" w:styleId="Kop8">
    <w:name w:val="heading 8"/>
    <w:basedOn w:val="Standaard"/>
    <w:next w:val="Standaard"/>
    <w:qFormat/>
    <w:pPr>
      <w:numPr>
        <w:ilvl w:val="7"/>
        <w:numId w:val="2"/>
      </w:numPr>
      <w:spacing w:before="240" w:after="60" w:line="240" w:lineRule="exact"/>
      <w:outlineLvl w:val="7"/>
    </w:pPr>
    <w:rPr>
      <w:rFonts w:ascii="Times New Roman" w:hAnsi="Times New Roman"/>
      <w:bCs/>
      <w:i/>
      <w:iCs/>
      <w:sz w:val="24"/>
    </w:rPr>
  </w:style>
  <w:style w:type="paragraph" w:styleId="Kop9">
    <w:name w:val="heading 9"/>
    <w:basedOn w:val="Standaard"/>
    <w:next w:val="Standaard"/>
    <w:qFormat/>
    <w:pPr>
      <w:numPr>
        <w:ilvl w:val="8"/>
        <w:numId w:val="2"/>
      </w:numPr>
      <w:spacing w:before="240" w:after="60" w:line="240" w:lineRule="exact"/>
      <w:outlineLvl w:val="8"/>
    </w:pPr>
    <w:rPr>
      <w:bCs/>
      <w:sz w:val="22"/>
      <w:szCs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pPr>
      <w:tabs>
        <w:tab w:val="center" w:pos="4536"/>
        <w:tab w:val="right" w:pos="9072"/>
      </w:tabs>
      <w:spacing w:line="240" w:lineRule="exact"/>
    </w:pPr>
    <w:rPr>
      <w:bCs/>
      <w:sz w:val="20"/>
    </w:rPr>
  </w:style>
  <w:style w:type="paragraph" w:styleId="Voettekst">
    <w:name w:val="footer"/>
    <w:basedOn w:val="Standaard"/>
    <w:pPr>
      <w:tabs>
        <w:tab w:val="center" w:pos="4536"/>
        <w:tab w:val="right" w:pos="9072"/>
      </w:tabs>
    </w:pPr>
  </w:style>
  <w:style w:type="character" w:styleId="Paginanummer">
    <w:name w:val="page number"/>
    <w:basedOn w:val="Standaardalinea-lettertype"/>
  </w:style>
  <w:style w:type="paragraph" w:styleId="Datum">
    <w:name w:val="Date"/>
    <w:basedOn w:val="Standaard"/>
    <w:next w:val="Standaard"/>
    <w:pPr>
      <w:spacing w:line="240" w:lineRule="exact"/>
    </w:pPr>
    <w:rPr>
      <w:bCs/>
      <w:sz w:val="20"/>
    </w:rPr>
  </w:style>
  <w:style w:type="paragraph" w:customStyle="1" w:styleId="onderwerp">
    <w:name w:val="onderwerp"/>
    <w:basedOn w:val="Standaard"/>
    <w:pPr>
      <w:framePr w:hSpace="142" w:wrap="around" w:vAnchor="page" w:hAnchor="margin" w:xAlign="right" w:y="625"/>
      <w:spacing w:line="240" w:lineRule="atLeast"/>
    </w:pPr>
    <w:rPr>
      <w:bCs/>
      <w:sz w:val="20"/>
      <w:lang w:val="nl"/>
    </w:rPr>
  </w:style>
  <w:style w:type="paragraph" w:customStyle="1" w:styleId="vergadering">
    <w:name w:val="vergadering"/>
    <w:basedOn w:val="onderwerp"/>
    <w:pPr>
      <w:framePr w:wrap="around" w:vAnchor="margin" w:hAnchor="page" w:x="7212"/>
    </w:pPr>
    <w:rPr>
      <w:rFonts w:ascii="Helvetica" w:hAnsi="Helvetica"/>
      <w:bCs w:val="0"/>
    </w:rPr>
  </w:style>
  <w:style w:type="paragraph" w:customStyle="1" w:styleId="vergaderdatum">
    <w:name w:val="vergaderdatum"/>
    <w:basedOn w:val="Standaard"/>
    <w:pPr>
      <w:framePr w:hSpace="142" w:wrap="around" w:vAnchor="page" w:hAnchor="page" w:x="7212" w:y="625"/>
      <w:spacing w:line="240" w:lineRule="atLeast"/>
    </w:pPr>
    <w:rPr>
      <w:sz w:val="14"/>
      <w:lang w:val="nl"/>
    </w:rPr>
  </w:style>
  <w:style w:type="paragraph" w:customStyle="1" w:styleId="Vertrouwelijk">
    <w:name w:val="Vertrouwelijk"/>
    <w:basedOn w:val="Standaard"/>
    <w:next w:val="Standaard"/>
    <w:pPr>
      <w:framePr w:wrap="around" w:vAnchor="page" w:hAnchor="page" w:x="7212" w:y="625"/>
      <w:spacing w:line="240" w:lineRule="atLeast"/>
    </w:pPr>
    <w:rPr>
      <w:b/>
    </w:rPr>
  </w:style>
  <w:style w:type="paragraph" w:customStyle="1" w:styleId="Sjabloonnaam">
    <w:name w:val="Sjabloonnaam"/>
    <w:basedOn w:val="Standaard"/>
    <w:pPr>
      <w:keepNext/>
      <w:framePr w:wrap="around" w:vAnchor="page" w:hAnchor="page" w:x="7212" w:y="625"/>
      <w:spacing w:line="240" w:lineRule="atLeast"/>
      <w:outlineLvl w:val="1"/>
    </w:pPr>
    <w:rPr>
      <w:b/>
      <w:bCs/>
      <w:sz w:val="20"/>
      <w:lang w:val="nl"/>
    </w:rPr>
  </w:style>
  <w:style w:type="paragraph" w:customStyle="1" w:styleId="Eenheid">
    <w:name w:val="Eenheid"/>
    <w:basedOn w:val="Standaard"/>
    <w:next w:val="Standaard"/>
    <w:pPr>
      <w:spacing w:line="280" w:lineRule="exact"/>
    </w:pPr>
    <w:rPr>
      <w:b/>
      <w:sz w:val="20"/>
    </w:rPr>
  </w:style>
  <w:style w:type="paragraph" w:styleId="Voetnoottekst">
    <w:name w:val="footnote text"/>
    <w:basedOn w:val="Standaard"/>
    <w:semiHidden/>
    <w:rPr>
      <w:sz w:val="16"/>
    </w:rPr>
  </w:style>
  <w:style w:type="paragraph" w:customStyle="1" w:styleId="streepje">
    <w:name w:val="streepje"/>
    <w:basedOn w:val="Standaard"/>
    <w:pPr>
      <w:numPr>
        <w:numId w:val="5"/>
      </w:numPr>
      <w:tabs>
        <w:tab w:val="left" w:pos="227"/>
        <w:tab w:val="left" w:pos="454"/>
      </w:tabs>
    </w:pPr>
    <w:rPr>
      <w:lang w:val="nl"/>
    </w:rPr>
  </w:style>
  <w:style w:type="paragraph" w:customStyle="1" w:styleId="Trefwoordenregister">
    <w:name w:val="Trefwoordenregister"/>
    <w:basedOn w:val="Standaard"/>
    <w:next w:val="Standaard"/>
    <w:rPr>
      <w:b/>
      <w:bCs/>
      <w:sz w:val="20"/>
      <w:lang w:val="nl"/>
    </w:rPr>
  </w:style>
  <w:style w:type="paragraph" w:customStyle="1" w:styleId="bullet">
    <w:name w:val="bullet"/>
    <w:basedOn w:val="Standaard"/>
    <w:pPr>
      <w:tabs>
        <w:tab w:val="left" w:pos="227"/>
        <w:tab w:val="left" w:pos="454"/>
      </w:tabs>
    </w:pPr>
    <w:rPr>
      <w:bCs/>
    </w:rPr>
  </w:style>
  <w:style w:type="paragraph" w:customStyle="1" w:styleId="Afdeling">
    <w:name w:val="Afdeling"/>
    <w:basedOn w:val="Standaard"/>
    <w:rPr>
      <w:b/>
      <w:bCs/>
      <w:lang w:val="nl"/>
    </w:rPr>
  </w:style>
  <w:style w:type="paragraph" w:styleId="Titel">
    <w:name w:val="Title"/>
    <w:basedOn w:val="Standaard"/>
    <w:qFormat/>
    <w:rPr>
      <w:b/>
      <w:bCs/>
      <w:sz w:val="20"/>
      <w:lang w:val="fr-FR"/>
    </w:rPr>
  </w:style>
  <w:style w:type="paragraph" w:styleId="Ondertitel">
    <w:name w:val="Subtitle"/>
    <w:basedOn w:val="Koptekst"/>
    <w:qFormat/>
    <w:pPr>
      <w:tabs>
        <w:tab w:val="clear" w:pos="4536"/>
        <w:tab w:val="clear" w:pos="9072"/>
      </w:tabs>
    </w:pPr>
    <w:rPr>
      <w:lang w:val="es-ES_tradnl"/>
    </w:rPr>
  </w:style>
  <w:style w:type="paragraph" w:styleId="Inhopg1">
    <w:name w:val="toc 1"/>
    <w:basedOn w:val="Standaard"/>
    <w:next w:val="Standaard"/>
    <w:autoRedefine/>
    <w:uiPriority w:val="39"/>
    <w:rsid w:val="000D4206"/>
    <w:pPr>
      <w:tabs>
        <w:tab w:val="left" w:pos="680"/>
        <w:tab w:val="right" w:leader="dot" w:pos="8778"/>
      </w:tabs>
      <w:spacing w:before="240"/>
      <w:ind w:left="680" w:hanging="680"/>
    </w:pPr>
    <w:rPr>
      <w:b/>
      <w:bCs/>
      <w:noProof/>
    </w:rPr>
  </w:style>
  <w:style w:type="paragraph" w:styleId="Inhopg2">
    <w:name w:val="toc 2"/>
    <w:basedOn w:val="Inhopg1"/>
    <w:next w:val="Standaard"/>
    <w:autoRedefine/>
    <w:uiPriority w:val="39"/>
    <w:rsid w:val="000D4206"/>
    <w:pPr>
      <w:spacing w:before="0"/>
    </w:pPr>
    <w:rPr>
      <w:b w:val="0"/>
      <w:bCs w:val="0"/>
      <w:szCs w:val="18"/>
    </w:rPr>
  </w:style>
  <w:style w:type="paragraph" w:styleId="Inhopg3">
    <w:name w:val="toc 3"/>
    <w:basedOn w:val="Inhopg2"/>
    <w:next w:val="Standaard"/>
    <w:autoRedefine/>
    <w:uiPriority w:val="39"/>
  </w:style>
  <w:style w:type="paragraph" w:styleId="Inhopg4">
    <w:name w:val="toc 4"/>
    <w:basedOn w:val="Inhopg3"/>
    <w:next w:val="Standaard"/>
    <w:autoRedefine/>
    <w:semiHidden/>
    <w:pPr>
      <w:tabs>
        <w:tab w:val="clear" w:pos="680"/>
        <w:tab w:val="clear" w:pos="8778"/>
        <w:tab w:val="left" w:pos="1701"/>
        <w:tab w:val="right" w:pos="8777"/>
      </w:tabs>
      <w:ind w:left="1701" w:hanging="1021"/>
    </w:pPr>
    <w:rPr>
      <w:i/>
      <w:lang w:val="nl"/>
    </w:rPr>
  </w:style>
  <w:style w:type="paragraph" w:styleId="Inhopg5">
    <w:name w:val="toc 5"/>
    <w:basedOn w:val="Inhopg4"/>
    <w:next w:val="Standaard"/>
    <w:autoRedefine/>
    <w:semiHidden/>
  </w:style>
  <w:style w:type="paragraph" w:styleId="Inhopg6">
    <w:name w:val="toc 6"/>
    <w:basedOn w:val="Standaard"/>
    <w:next w:val="Standaard"/>
    <w:autoRedefine/>
    <w:semiHidden/>
    <w:pPr>
      <w:ind w:left="900"/>
    </w:pPr>
  </w:style>
  <w:style w:type="paragraph" w:styleId="Inhopg7">
    <w:name w:val="toc 7"/>
    <w:basedOn w:val="Standaard"/>
    <w:next w:val="Standaard"/>
    <w:autoRedefine/>
    <w:semiHidden/>
    <w:pPr>
      <w:ind w:left="1080"/>
    </w:pPr>
  </w:style>
  <w:style w:type="paragraph" w:styleId="Inhopg8">
    <w:name w:val="toc 8"/>
    <w:basedOn w:val="Standaard"/>
    <w:next w:val="Standaard"/>
    <w:autoRedefine/>
    <w:semiHidden/>
    <w:pPr>
      <w:ind w:left="1260"/>
    </w:pPr>
  </w:style>
  <w:style w:type="paragraph" w:styleId="Inhopg9">
    <w:name w:val="toc 9"/>
    <w:basedOn w:val="Standaard"/>
    <w:next w:val="Standaard"/>
    <w:autoRedefine/>
    <w:semiHidden/>
    <w:pPr>
      <w:ind w:left="1440"/>
    </w:pPr>
  </w:style>
  <w:style w:type="character" w:styleId="Hyperlink">
    <w:name w:val="Hyperlink"/>
    <w:uiPriority w:val="99"/>
    <w:rPr>
      <w:color w:val="0000FF"/>
      <w:u w:val="single"/>
    </w:rPr>
  </w:style>
  <w:style w:type="paragraph" w:customStyle="1" w:styleId="versie">
    <w:name w:val="versie"/>
    <w:basedOn w:val="Standaard"/>
    <w:pPr>
      <w:framePr w:hSpace="142" w:wrap="around" w:vAnchor="page" w:hAnchor="page" w:x="7212" w:y="625"/>
      <w:spacing w:line="240" w:lineRule="atLeast"/>
    </w:pPr>
    <w:rPr>
      <w:lang w:val="nl"/>
    </w:rPr>
  </w:style>
  <w:style w:type="paragraph" w:customStyle="1" w:styleId="opsomInspr">
    <w:name w:val="opsomInspr"/>
    <w:basedOn w:val="Standaard"/>
    <w:pPr>
      <w:numPr>
        <w:numId w:val="3"/>
      </w:numPr>
      <w:tabs>
        <w:tab w:val="clear" w:pos="587"/>
        <w:tab w:val="left" w:pos="680"/>
        <w:tab w:val="left" w:pos="907"/>
      </w:tabs>
      <w:ind w:left="680" w:hanging="226"/>
    </w:pPr>
  </w:style>
  <w:style w:type="paragraph" w:customStyle="1" w:styleId="streepjeInspr">
    <w:name w:val="streepjeInspr"/>
    <w:basedOn w:val="Standaard"/>
    <w:pPr>
      <w:numPr>
        <w:numId w:val="4"/>
      </w:numPr>
      <w:tabs>
        <w:tab w:val="clear" w:pos="587"/>
        <w:tab w:val="left" w:pos="454"/>
        <w:tab w:val="left" w:pos="680"/>
      </w:tabs>
    </w:pPr>
  </w:style>
  <w:style w:type="paragraph" w:styleId="Index1">
    <w:name w:val="index 1"/>
    <w:basedOn w:val="Standaard"/>
    <w:next w:val="Standaard"/>
    <w:autoRedefine/>
    <w:semiHidden/>
    <w:pPr>
      <w:tabs>
        <w:tab w:val="right" w:pos="2447"/>
      </w:tabs>
      <w:ind w:left="180" w:hanging="180"/>
    </w:pPr>
    <w:rPr>
      <w:rFonts w:cs="Arial"/>
      <w:noProof/>
      <w:szCs w:val="21"/>
      <w:lang w:val="nl"/>
    </w:rPr>
  </w:style>
  <w:style w:type="paragraph" w:styleId="Indexkop">
    <w:name w:val="index heading"/>
    <w:basedOn w:val="Standaard"/>
    <w:next w:val="Index1"/>
    <w:semiHidden/>
    <w:pPr>
      <w:keepNext/>
      <w:tabs>
        <w:tab w:val="right" w:pos="2447"/>
      </w:tabs>
      <w:spacing w:before="360" w:after="240"/>
    </w:pPr>
    <w:rPr>
      <w:b/>
      <w:bCs/>
      <w:noProof/>
      <w:sz w:val="20"/>
      <w:szCs w:val="31"/>
    </w:rPr>
  </w:style>
  <w:style w:type="paragraph" w:customStyle="1" w:styleId="kopje">
    <w:name w:val="kopje"/>
    <w:basedOn w:val="Standaard"/>
    <w:next w:val="Standaard"/>
    <w:pPr>
      <w:spacing w:before="120" w:line="281" w:lineRule="auto"/>
    </w:pPr>
    <w:rPr>
      <w:b/>
    </w:rPr>
  </w:style>
  <w:style w:type="paragraph" w:customStyle="1" w:styleId="tussenkopje">
    <w:name w:val="tussenkopje"/>
    <w:basedOn w:val="Standaard"/>
    <w:pPr>
      <w:spacing w:before="90" w:line="240" w:lineRule="atLeast"/>
    </w:pPr>
    <w:rPr>
      <w:sz w:val="14"/>
      <w:lang w:val="nl"/>
    </w:rPr>
  </w:style>
  <w:style w:type="paragraph" w:customStyle="1" w:styleId="Kop">
    <w:name w:val="Kop"/>
    <w:basedOn w:val="Kop2"/>
    <w:pPr>
      <w:framePr w:wrap="around" w:vAnchor="page" w:hAnchor="page" w:x="7212" w:y="625"/>
      <w:numPr>
        <w:ilvl w:val="0"/>
        <w:numId w:val="0"/>
      </w:numPr>
      <w:spacing w:line="240" w:lineRule="atLeast"/>
    </w:pPr>
  </w:style>
  <w:style w:type="paragraph" w:customStyle="1" w:styleId="Bijlagenblad">
    <w:name w:val="Bijlagenblad"/>
    <w:basedOn w:val="Standaard"/>
    <w:next w:val="Standaard"/>
    <w:rPr>
      <w:b/>
      <w:bCs/>
      <w:sz w:val="20"/>
      <w:lang w:val="nl"/>
    </w:rPr>
  </w:style>
  <w:style w:type="character" w:customStyle="1" w:styleId="Versie0">
    <w:name w:val="Versie"/>
    <w:rPr>
      <w:rFonts w:ascii="Helvetica" w:hAnsi="Helvetica"/>
      <w:sz w:val="18"/>
      <w:lang w:val="nl-NL"/>
    </w:rPr>
  </w:style>
  <w:style w:type="character" w:customStyle="1" w:styleId="Datumopmaakprofiel">
    <w:name w:val="Datumopmaakprofiel"/>
    <w:basedOn w:val="Versie0"/>
    <w:rPr>
      <w:rFonts w:ascii="Helvetica" w:hAnsi="Helvetica"/>
      <w:sz w:val="18"/>
      <w:lang w:val="nl-NL"/>
    </w:rPr>
  </w:style>
  <w:style w:type="paragraph" w:customStyle="1" w:styleId="Verzendlijst">
    <w:name w:val="Verzendlijst"/>
    <w:basedOn w:val="Standaard"/>
    <w:next w:val="Standaard"/>
    <w:rPr>
      <w:b/>
      <w:sz w:val="20"/>
      <w:lang w:val="nl"/>
    </w:rPr>
  </w:style>
  <w:style w:type="character" w:styleId="Voetnootmarkering">
    <w:name w:val="footnote reference"/>
    <w:semiHidden/>
    <w:rPr>
      <w:vertAlign w:val="superscript"/>
    </w:rPr>
  </w:style>
  <w:style w:type="paragraph" w:styleId="Tekstopmerking">
    <w:name w:val="annotation text"/>
    <w:basedOn w:val="Standaard"/>
    <w:semiHidden/>
    <w:rsid w:val="00E445ED"/>
    <w:pPr>
      <w:widowControl w:val="0"/>
    </w:pPr>
    <w:rPr>
      <w:rFonts w:ascii="Courier New" w:hAnsi="Courier New"/>
      <w:kern w:val="0"/>
      <w:sz w:val="20"/>
      <w:lang w:eastAsia="nl-NL"/>
    </w:rPr>
  </w:style>
  <w:style w:type="paragraph" w:styleId="Ballontekst">
    <w:name w:val="Balloon Text"/>
    <w:basedOn w:val="Standaard"/>
    <w:semiHidden/>
    <w:rsid w:val="00E445ED"/>
    <w:rPr>
      <w:rFonts w:ascii="Tahoma" w:hAnsi="Tahoma" w:cs="Tahoma"/>
      <w:snapToGrid/>
      <w:kern w:val="0"/>
      <w:sz w:val="16"/>
      <w:szCs w:val="16"/>
      <w:lang w:eastAsia="nl-NL"/>
    </w:rPr>
  </w:style>
  <w:style w:type="paragraph" w:customStyle="1" w:styleId="Style1">
    <w:name w:val="Style 1"/>
    <w:basedOn w:val="Standaard"/>
    <w:rsid w:val="00E445ED"/>
    <w:pPr>
      <w:widowControl w:val="0"/>
      <w:autoSpaceDE w:val="0"/>
      <w:autoSpaceDN w:val="0"/>
      <w:adjustRightInd w:val="0"/>
    </w:pPr>
    <w:rPr>
      <w:rFonts w:ascii="Times New Roman" w:hAnsi="Times New Roman"/>
      <w:snapToGrid/>
      <w:kern w:val="0"/>
      <w:sz w:val="24"/>
      <w:szCs w:val="24"/>
      <w:lang w:eastAsia="nl-NL"/>
    </w:rPr>
  </w:style>
  <w:style w:type="table" w:styleId="Tabelraster">
    <w:name w:val="Table Grid"/>
    <w:basedOn w:val="Standaardtabel"/>
    <w:rsid w:val="00E445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rofessioneletabel">
    <w:name w:val="Table Professional"/>
    <w:basedOn w:val="Standaardtabel"/>
    <w:rsid w:val="00093CFA"/>
    <w:pPr>
      <w:spacing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styleId="Verwijzingopmerking">
    <w:name w:val="annotation reference"/>
    <w:semiHidden/>
    <w:rsid w:val="00A254B6"/>
    <w:rPr>
      <w:sz w:val="16"/>
      <w:szCs w:val="16"/>
    </w:rPr>
  </w:style>
  <w:style w:type="paragraph" w:styleId="Onderwerpvanopmerking">
    <w:name w:val="annotation subject"/>
    <w:basedOn w:val="Tekstopmerking"/>
    <w:next w:val="Tekstopmerking"/>
    <w:semiHidden/>
    <w:rsid w:val="00F04E05"/>
    <w:pPr>
      <w:widowControl/>
      <w:spacing w:line="280" w:lineRule="atLeast"/>
    </w:pPr>
    <w:rPr>
      <w:rFonts w:ascii="Arial" w:hAnsi="Arial"/>
      <w:b/>
      <w:bCs/>
      <w:kern w:val="28"/>
      <w:lang w:eastAsia="en-US"/>
    </w:rPr>
  </w:style>
  <w:style w:type="character" w:styleId="Zwaar">
    <w:name w:val="Strong"/>
    <w:qFormat/>
    <w:rsid w:val="00857117"/>
    <w:rPr>
      <w:b/>
      <w:bCs/>
    </w:rPr>
  </w:style>
  <w:style w:type="character" w:styleId="Nadruk">
    <w:name w:val="Emphasis"/>
    <w:qFormat/>
    <w:rsid w:val="00857117"/>
    <w:rPr>
      <w:i/>
      <w:iCs/>
    </w:rPr>
  </w:style>
  <w:style w:type="paragraph" w:styleId="Documentstructuur">
    <w:name w:val="Document Map"/>
    <w:basedOn w:val="Standaard"/>
    <w:semiHidden/>
    <w:rsid w:val="004D7494"/>
    <w:pPr>
      <w:shd w:val="clear" w:color="auto" w:fill="000080"/>
    </w:pPr>
    <w:rPr>
      <w:rFonts w:ascii="Tahoma" w:hAnsi="Tahoma" w:cs="Tahoma"/>
      <w:sz w:val="20"/>
    </w:rPr>
  </w:style>
  <w:style w:type="character" w:styleId="GevolgdeHyperlink">
    <w:name w:val="FollowedHyperlink"/>
    <w:rsid w:val="00E035F9"/>
    <w:rPr>
      <w:color w:val="800080"/>
      <w:u w:val="single"/>
    </w:rPr>
  </w:style>
  <w:style w:type="character" w:customStyle="1" w:styleId="Tabelkopje">
    <w:name w:val="Tabelkopje"/>
    <w:rsid w:val="003743B2"/>
    <w:rPr>
      <w:rFonts w:ascii="Arial" w:hAnsi="Arial"/>
      <w:b/>
      <w:bCs/>
      <w:sz w:val="16"/>
    </w:rPr>
  </w:style>
  <w:style w:type="character" w:customStyle="1" w:styleId="Kop1Char">
    <w:name w:val="Kop 1 Char"/>
    <w:link w:val="Kop1"/>
    <w:rsid w:val="00470FC9"/>
    <w:rPr>
      <w:rFonts w:ascii="Arial" w:hAnsi="Arial"/>
      <w:b/>
      <w:bCs/>
      <w:snapToGrid w:val="0"/>
      <w:kern w:val="28"/>
      <w:lang w:val="nl" w:eastAsia="en-US" w:bidi="ar-SA"/>
    </w:rPr>
  </w:style>
  <w:style w:type="paragraph" w:customStyle="1" w:styleId="Toelichting">
    <w:name w:val="Toelichting"/>
    <w:basedOn w:val="Standaard"/>
    <w:next w:val="Standaard"/>
    <w:rsid w:val="00470FC9"/>
    <w:pPr>
      <w:widowControl w:val="0"/>
      <w:overflowPunct w:val="0"/>
      <w:autoSpaceDE w:val="0"/>
      <w:autoSpaceDN w:val="0"/>
      <w:adjustRightInd w:val="0"/>
      <w:spacing w:line="300" w:lineRule="atLeast"/>
      <w:textAlignment w:val="baseline"/>
    </w:pPr>
    <w:rPr>
      <w:rFonts w:ascii="Essent Proforma" w:hAnsi="Essent Proforma"/>
      <w:i/>
      <w:snapToGrid/>
      <w:kern w:val="0"/>
      <w:sz w:val="23"/>
      <w:szCs w:val="24"/>
      <w:lang w:eastAsia="nl-NL"/>
    </w:rPr>
  </w:style>
  <w:style w:type="paragraph" w:customStyle="1" w:styleId="tabelkopje0">
    <w:name w:val="tabelkopje"/>
    <w:basedOn w:val="Standaard"/>
    <w:autoRedefine/>
    <w:rsid w:val="00470FC9"/>
    <w:pPr>
      <w:overflowPunct w:val="0"/>
      <w:autoSpaceDE w:val="0"/>
      <w:autoSpaceDN w:val="0"/>
      <w:adjustRightInd w:val="0"/>
      <w:textAlignment w:val="baseline"/>
    </w:pPr>
    <w:rPr>
      <w:rFonts w:ascii="Essent Proforma" w:hAnsi="Essent Proforma"/>
      <w:b/>
      <w:bCs/>
      <w:snapToGrid/>
      <w:kern w:val="0"/>
      <w:sz w:val="23"/>
      <w:szCs w:val="24"/>
      <w:lang w:val="en-GB" w:eastAsia="nl-NL"/>
    </w:rPr>
  </w:style>
  <w:style w:type="paragraph" w:styleId="Revisie">
    <w:name w:val="Revision"/>
    <w:hidden/>
    <w:uiPriority w:val="99"/>
    <w:semiHidden/>
    <w:rsid w:val="006F27A9"/>
    <w:rPr>
      <w:rFonts w:ascii="Arial" w:hAnsi="Arial"/>
      <w:snapToGrid w:val="0"/>
      <w:kern w:val="28"/>
      <w:sz w:val="18"/>
      <w:lang w:eastAsia="en-US"/>
    </w:rPr>
  </w:style>
  <w:style w:type="paragraph" w:styleId="Kopvaninhoudsopgave">
    <w:name w:val="TOC Heading"/>
    <w:basedOn w:val="Kop1"/>
    <w:next w:val="Standaard"/>
    <w:uiPriority w:val="39"/>
    <w:unhideWhenUsed/>
    <w:qFormat/>
    <w:rsid w:val="00D935DF"/>
    <w:pPr>
      <w:keepLines/>
      <w:pageBreakBefore w:val="0"/>
      <w:numPr>
        <w:numId w:val="0"/>
      </w:numPr>
      <w:overflowPunct/>
      <w:autoSpaceDE/>
      <w:autoSpaceDN/>
      <w:adjustRightInd/>
      <w:spacing w:after="0" w:line="259" w:lineRule="auto"/>
      <w:textAlignment w:val="auto"/>
      <w:outlineLvl w:val="9"/>
    </w:pPr>
    <w:rPr>
      <w:rFonts w:asciiTheme="majorHAnsi" w:eastAsiaTheme="majorEastAsia" w:hAnsiTheme="majorHAnsi" w:cstheme="majorBidi"/>
      <w:b w:val="0"/>
      <w:bCs w:val="0"/>
      <w:snapToGrid/>
      <w:color w:val="2E74B5" w:themeColor="accent1" w:themeShade="BF"/>
      <w:kern w:val="0"/>
      <w:sz w:val="32"/>
      <w:szCs w:val="32"/>
      <w:lang w:val="nl-NL" w:eastAsia="nl-NL"/>
    </w:rPr>
  </w:style>
  <w:style w:type="character" w:customStyle="1" w:styleId="Ondertitel1">
    <w:name w:val="Ondertitel1"/>
    <w:rsid w:val="00AD02F4"/>
    <w:rPr>
      <w:rFonts w:ascii="Arial" w:hAnsi="Arial"/>
      <w:b/>
      <w:color w:val="007EA9"/>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782236">
      <w:bodyDiv w:val="1"/>
      <w:marLeft w:val="0"/>
      <w:marRight w:val="0"/>
      <w:marTop w:val="0"/>
      <w:marBottom w:val="0"/>
      <w:divBdr>
        <w:top w:val="none" w:sz="0" w:space="0" w:color="auto"/>
        <w:left w:val="none" w:sz="0" w:space="0" w:color="auto"/>
        <w:bottom w:val="none" w:sz="0" w:space="0" w:color="auto"/>
        <w:right w:val="none" w:sz="0" w:space="0" w:color="auto"/>
      </w:divBdr>
    </w:div>
    <w:div w:id="2012105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A548A-0053-424A-9B57-5953697BD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3423</TotalTime>
  <Pages>16</Pages>
  <Words>3615</Words>
  <Characters>19883</Characters>
  <Application>Microsoft Office Word</Application>
  <DocSecurity>0</DocSecurity>
  <Lines>165</Lines>
  <Paragraphs>46</Paragraphs>
  <ScaleCrop>false</ScaleCrop>
  <HeadingPairs>
    <vt:vector size="2" baseType="variant">
      <vt:variant>
        <vt:lpstr>Titel</vt:lpstr>
      </vt:variant>
      <vt:variant>
        <vt:i4>1</vt:i4>
      </vt:variant>
    </vt:vector>
  </HeadingPairs>
  <TitlesOfParts>
    <vt:vector size="1" baseType="lpstr">
      <vt:lpstr>Rapport</vt:lpstr>
    </vt:vector>
  </TitlesOfParts>
  <Company/>
  <LinksUpToDate>false</LinksUpToDate>
  <CharactersWithSpaces>23452</CharactersWithSpaces>
  <SharedDoc>false</SharedDoc>
  <HLinks>
    <vt:vector size="132" baseType="variant">
      <vt:variant>
        <vt:i4>2031673</vt:i4>
      </vt:variant>
      <vt:variant>
        <vt:i4>131</vt:i4>
      </vt:variant>
      <vt:variant>
        <vt:i4>0</vt:i4>
      </vt:variant>
      <vt:variant>
        <vt:i4>5</vt:i4>
      </vt:variant>
      <vt:variant>
        <vt:lpwstr/>
      </vt:variant>
      <vt:variant>
        <vt:lpwstr>_Toc454288178</vt:lpwstr>
      </vt:variant>
      <vt:variant>
        <vt:i4>2031673</vt:i4>
      </vt:variant>
      <vt:variant>
        <vt:i4>125</vt:i4>
      </vt:variant>
      <vt:variant>
        <vt:i4>0</vt:i4>
      </vt:variant>
      <vt:variant>
        <vt:i4>5</vt:i4>
      </vt:variant>
      <vt:variant>
        <vt:lpwstr/>
      </vt:variant>
      <vt:variant>
        <vt:lpwstr>_Toc454288177</vt:lpwstr>
      </vt:variant>
      <vt:variant>
        <vt:i4>2031673</vt:i4>
      </vt:variant>
      <vt:variant>
        <vt:i4>119</vt:i4>
      </vt:variant>
      <vt:variant>
        <vt:i4>0</vt:i4>
      </vt:variant>
      <vt:variant>
        <vt:i4>5</vt:i4>
      </vt:variant>
      <vt:variant>
        <vt:lpwstr/>
      </vt:variant>
      <vt:variant>
        <vt:lpwstr>_Toc454288176</vt:lpwstr>
      </vt:variant>
      <vt:variant>
        <vt:i4>2031673</vt:i4>
      </vt:variant>
      <vt:variant>
        <vt:i4>113</vt:i4>
      </vt:variant>
      <vt:variant>
        <vt:i4>0</vt:i4>
      </vt:variant>
      <vt:variant>
        <vt:i4>5</vt:i4>
      </vt:variant>
      <vt:variant>
        <vt:lpwstr/>
      </vt:variant>
      <vt:variant>
        <vt:lpwstr>_Toc454288175</vt:lpwstr>
      </vt:variant>
      <vt:variant>
        <vt:i4>2031673</vt:i4>
      </vt:variant>
      <vt:variant>
        <vt:i4>107</vt:i4>
      </vt:variant>
      <vt:variant>
        <vt:i4>0</vt:i4>
      </vt:variant>
      <vt:variant>
        <vt:i4>5</vt:i4>
      </vt:variant>
      <vt:variant>
        <vt:lpwstr/>
      </vt:variant>
      <vt:variant>
        <vt:lpwstr>_Toc454288174</vt:lpwstr>
      </vt:variant>
      <vt:variant>
        <vt:i4>2031673</vt:i4>
      </vt:variant>
      <vt:variant>
        <vt:i4>101</vt:i4>
      </vt:variant>
      <vt:variant>
        <vt:i4>0</vt:i4>
      </vt:variant>
      <vt:variant>
        <vt:i4>5</vt:i4>
      </vt:variant>
      <vt:variant>
        <vt:lpwstr/>
      </vt:variant>
      <vt:variant>
        <vt:lpwstr>_Toc454288173</vt:lpwstr>
      </vt:variant>
      <vt:variant>
        <vt:i4>2031673</vt:i4>
      </vt:variant>
      <vt:variant>
        <vt:i4>95</vt:i4>
      </vt:variant>
      <vt:variant>
        <vt:i4>0</vt:i4>
      </vt:variant>
      <vt:variant>
        <vt:i4>5</vt:i4>
      </vt:variant>
      <vt:variant>
        <vt:lpwstr/>
      </vt:variant>
      <vt:variant>
        <vt:lpwstr>_Toc454288172</vt:lpwstr>
      </vt:variant>
      <vt:variant>
        <vt:i4>2031673</vt:i4>
      </vt:variant>
      <vt:variant>
        <vt:i4>89</vt:i4>
      </vt:variant>
      <vt:variant>
        <vt:i4>0</vt:i4>
      </vt:variant>
      <vt:variant>
        <vt:i4>5</vt:i4>
      </vt:variant>
      <vt:variant>
        <vt:lpwstr/>
      </vt:variant>
      <vt:variant>
        <vt:lpwstr>_Toc454288171</vt:lpwstr>
      </vt:variant>
      <vt:variant>
        <vt:i4>2031673</vt:i4>
      </vt:variant>
      <vt:variant>
        <vt:i4>83</vt:i4>
      </vt:variant>
      <vt:variant>
        <vt:i4>0</vt:i4>
      </vt:variant>
      <vt:variant>
        <vt:i4>5</vt:i4>
      </vt:variant>
      <vt:variant>
        <vt:lpwstr/>
      </vt:variant>
      <vt:variant>
        <vt:lpwstr>_Toc454288170</vt:lpwstr>
      </vt:variant>
      <vt:variant>
        <vt:i4>1966137</vt:i4>
      </vt:variant>
      <vt:variant>
        <vt:i4>77</vt:i4>
      </vt:variant>
      <vt:variant>
        <vt:i4>0</vt:i4>
      </vt:variant>
      <vt:variant>
        <vt:i4>5</vt:i4>
      </vt:variant>
      <vt:variant>
        <vt:lpwstr/>
      </vt:variant>
      <vt:variant>
        <vt:lpwstr>_Toc454288169</vt:lpwstr>
      </vt:variant>
      <vt:variant>
        <vt:i4>1966137</vt:i4>
      </vt:variant>
      <vt:variant>
        <vt:i4>71</vt:i4>
      </vt:variant>
      <vt:variant>
        <vt:i4>0</vt:i4>
      </vt:variant>
      <vt:variant>
        <vt:i4>5</vt:i4>
      </vt:variant>
      <vt:variant>
        <vt:lpwstr/>
      </vt:variant>
      <vt:variant>
        <vt:lpwstr>_Toc454288168</vt:lpwstr>
      </vt:variant>
      <vt:variant>
        <vt:i4>1966137</vt:i4>
      </vt:variant>
      <vt:variant>
        <vt:i4>65</vt:i4>
      </vt:variant>
      <vt:variant>
        <vt:i4>0</vt:i4>
      </vt:variant>
      <vt:variant>
        <vt:i4>5</vt:i4>
      </vt:variant>
      <vt:variant>
        <vt:lpwstr/>
      </vt:variant>
      <vt:variant>
        <vt:lpwstr>_Toc454288167</vt:lpwstr>
      </vt:variant>
      <vt:variant>
        <vt:i4>1966137</vt:i4>
      </vt:variant>
      <vt:variant>
        <vt:i4>59</vt:i4>
      </vt:variant>
      <vt:variant>
        <vt:i4>0</vt:i4>
      </vt:variant>
      <vt:variant>
        <vt:i4>5</vt:i4>
      </vt:variant>
      <vt:variant>
        <vt:lpwstr/>
      </vt:variant>
      <vt:variant>
        <vt:lpwstr>_Toc454288166</vt:lpwstr>
      </vt:variant>
      <vt:variant>
        <vt:i4>1966137</vt:i4>
      </vt:variant>
      <vt:variant>
        <vt:i4>53</vt:i4>
      </vt:variant>
      <vt:variant>
        <vt:i4>0</vt:i4>
      </vt:variant>
      <vt:variant>
        <vt:i4>5</vt:i4>
      </vt:variant>
      <vt:variant>
        <vt:lpwstr/>
      </vt:variant>
      <vt:variant>
        <vt:lpwstr>_Toc454288165</vt:lpwstr>
      </vt:variant>
      <vt:variant>
        <vt:i4>1966137</vt:i4>
      </vt:variant>
      <vt:variant>
        <vt:i4>47</vt:i4>
      </vt:variant>
      <vt:variant>
        <vt:i4>0</vt:i4>
      </vt:variant>
      <vt:variant>
        <vt:i4>5</vt:i4>
      </vt:variant>
      <vt:variant>
        <vt:lpwstr/>
      </vt:variant>
      <vt:variant>
        <vt:lpwstr>_Toc454288164</vt:lpwstr>
      </vt:variant>
      <vt:variant>
        <vt:i4>1966137</vt:i4>
      </vt:variant>
      <vt:variant>
        <vt:i4>41</vt:i4>
      </vt:variant>
      <vt:variant>
        <vt:i4>0</vt:i4>
      </vt:variant>
      <vt:variant>
        <vt:i4>5</vt:i4>
      </vt:variant>
      <vt:variant>
        <vt:lpwstr/>
      </vt:variant>
      <vt:variant>
        <vt:lpwstr>_Toc454288163</vt:lpwstr>
      </vt:variant>
      <vt:variant>
        <vt:i4>1966137</vt:i4>
      </vt:variant>
      <vt:variant>
        <vt:i4>35</vt:i4>
      </vt:variant>
      <vt:variant>
        <vt:i4>0</vt:i4>
      </vt:variant>
      <vt:variant>
        <vt:i4>5</vt:i4>
      </vt:variant>
      <vt:variant>
        <vt:lpwstr/>
      </vt:variant>
      <vt:variant>
        <vt:lpwstr>_Toc454288162</vt:lpwstr>
      </vt:variant>
      <vt:variant>
        <vt:i4>1966137</vt:i4>
      </vt:variant>
      <vt:variant>
        <vt:i4>29</vt:i4>
      </vt:variant>
      <vt:variant>
        <vt:i4>0</vt:i4>
      </vt:variant>
      <vt:variant>
        <vt:i4>5</vt:i4>
      </vt:variant>
      <vt:variant>
        <vt:lpwstr/>
      </vt:variant>
      <vt:variant>
        <vt:lpwstr>_Toc454288161</vt:lpwstr>
      </vt:variant>
      <vt:variant>
        <vt:i4>1966137</vt:i4>
      </vt:variant>
      <vt:variant>
        <vt:i4>23</vt:i4>
      </vt:variant>
      <vt:variant>
        <vt:i4>0</vt:i4>
      </vt:variant>
      <vt:variant>
        <vt:i4>5</vt:i4>
      </vt:variant>
      <vt:variant>
        <vt:lpwstr/>
      </vt:variant>
      <vt:variant>
        <vt:lpwstr>_Toc454288160</vt:lpwstr>
      </vt:variant>
      <vt:variant>
        <vt:i4>1900601</vt:i4>
      </vt:variant>
      <vt:variant>
        <vt:i4>17</vt:i4>
      </vt:variant>
      <vt:variant>
        <vt:i4>0</vt:i4>
      </vt:variant>
      <vt:variant>
        <vt:i4>5</vt:i4>
      </vt:variant>
      <vt:variant>
        <vt:lpwstr/>
      </vt:variant>
      <vt:variant>
        <vt:lpwstr>_Toc454288159</vt:lpwstr>
      </vt:variant>
      <vt:variant>
        <vt:i4>1900601</vt:i4>
      </vt:variant>
      <vt:variant>
        <vt:i4>11</vt:i4>
      </vt:variant>
      <vt:variant>
        <vt:i4>0</vt:i4>
      </vt:variant>
      <vt:variant>
        <vt:i4>5</vt:i4>
      </vt:variant>
      <vt:variant>
        <vt:lpwstr/>
      </vt:variant>
      <vt:variant>
        <vt:lpwstr>_Toc454288158</vt:lpwstr>
      </vt:variant>
      <vt:variant>
        <vt:i4>1900601</vt:i4>
      </vt:variant>
      <vt:variant>
        <vt:i4>5</vt:i4>
      </vt:variant>
      <vt:variant>
        <vt:i4>0</vt:i4>
      </vt:variant>
      <vt:variant>
        <vt:i4>5</vt:i4>
      </vt:variant>
      <vt:variant>
        <vt:lpwstr/>
      </vt:variant>
      <vt:variant>
        <vt:lpwstr>_Toc454288157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dc:title>
  <dc:subject/>
  <dc:creator>Kadaster ICT/AA/IE</dc:creator>
  <cp:keywords/>
  <dc:description/>
  <cp:lastModifiedBy>Willems, Igor</cp:lastModifiedBy>
  <cp:revision>88</cp:revision>
  <cp:lastPrinted>2014-08-22T12:00:00Z</cp:lastPrinted>
  <dcterms:created xsi:type="dcterms:W3CDTF">2020-09-23T08:10:00Z</dcterms:created>
  <dcterms:modified xsi:type="dcterms:W3CDTF">2025-11-12T08:15:00Z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propAfbeelding">
    <vt:lpwstr>Zichtbaar</vt:lpwstr>
  </property>
</Properties>
</file>